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5945" w:rsidRDefault="00A05945" w:rsidP="00364BC9">
      <w:pPr>
        <w:pStyle w:val="Heading1"/>
        <w:jc w:val="center"/>
      </w:pPr>
    </w:p>
    <w:p w:rsidR="007448B1" w:rsidRPr="00FD2F52" w:rsidRDefault="00FD2F52" w:rsidP="00FD2F52">
      <w:pPr>
        <w:pStyle w:val="Heading1"/>
        <w:tabs>
          <w:tab w:val="center" w:pos="4680"/>
          <w:tab w:val="right" w:pos="9360"/>
        </w:tabs>
        <w:rPr>
          <w:color w:val="548DD4" w:themeColor="text2" w:themeTint="99"/>
        </w:rPr>
      </w:pPr>
      <w:bookmarkStart w:id="0" w:name="_Toc264798535"/>
      <w:bookmarkStart w:id="1" w:name="_Toc264918445"/>
      <w:bookmarkStart w:id="2" w:name="_Toc264737168"/>
      <w:r>
        <w:tab/>
      </w:r>
      <w:r w:rsidR="00364BC9" w:rsidRPr="00DC62F2">
        <w:t>A Reinforcement Learning Based</w:t>
      </w:r>
      <w:r w:rsidR="00303708">
        <w:t xml:space="preserve"> </w:t>
      </w:r>
      <w:r w:rsidR="00303708" w:rsidRPr="00DC62F2">
        <w:t>Management</w:t>
      </w:r>
      <w:bookmarkEnd w:id="0"/>
      <w:bookmarkEnd w:id="1"/>
      <w:r w:rsidR="00303708" w:rsidRPr="00DC62F2">
        <w:t xml:space="preserve"> </w:t>
      </w:r>
      <w:r>
        <w:tab/>
      </w:r>
    </w:p>
    <w:p w:rsidR="007448B1" w:rsidRDefault="00303708" w:rsidP="00364BC9">
      <w:pPr>
        <w:pStyle w:val="Heading1"/>
        <w:jc w:val="center"/>
      </w:pPr>
      <w:bookmarkStart w:id="3" w:name="_Toc264798536"/>
      <w:bookmarkStart w:id="4" w:name="_Toc264918446"/>
      <w:r w:rsidRPr="00DC62F2">
        <w:t>Solutio</w:t>
      </w:r>
      <w:r>
        <w:t>n</w:t>
      </w:r>
      <w:r w:rsidR="00250DAA">
        <w:t xml:space="preserve"> </w:t>
      </w:r>
      <w:bookmarkStart w:id="5" w:name="_Toc264737169"/>
      <w:bookmarkEnd w:id="2"/>
      <w:r w:rsidR="00E82F04">
        <w:t>for</w:t>
      </w:r>
      <w:r>
        <w:t xml:space="preserve"> </w:t>
      </w:r>
      <w:r w:rsidR="00250DAA">
        <w:t>Context-Aware Environments</w:t>
      </w:r>
      <w:bookmarkEnd w:id="3"/>
      <w:bookmarkEnd w:id="4"/>
    </w:p>
    <w:p w:rsidR="00364BC9" w:rsidRPr="00DC62F2" w:rsidRDefault="00B047FA" w:rsidP="00364BC9">
      <w:pPr>
        <w:pStyle w:val="Heading1"/>
        <w:jc w:val="center"/>
      </w:pPr>
      <w:bookmarkStart w:id="6" w:name="_Toc264798537"/>
      <w:bookmarkStart w:id="7" w:name="_Toc264918447"/>
      <w:r>
        <w:t>Applied on Gr</w:t>
      </w:r>
      <w:r w:rsidR="007448B1">
        <w:t>een Datacenters</w:t>
      </w:r>
      <w:bookmarkEnd w:id="6"/>
      <w:bookmarkEnd w:id="7"/>
      <w:r w:rsidR="00364BC9" w:rsidRPr="00DC62F2">
        <w:t xml:space="preserve"> </w:t>
      </w:r>
      <w:bookmarkEnd w:id="5"/>
    </w:p>
    <w:p w:rsidR="00364BC9" w:rsidRPr="00364BC9" w:rsidRDefault="008F037D" w:rsidP="00364BC9">
      <w:pPr>
        <w:pStyle w:val="Heading2"/>
        <w:jc w:val="center"/>
        <w:rPr>
          <w:b w:val="0"/>
        </w:rPr>
      </w:pPr>
      <w:bookmarkStart w:id="8" w:name="_Toc264737170"/>
      <w:bookmarkStart w:id="9" w:name="_Toc264798538"/>
      <w:bookmarkStart w:id="10" w:name="_Toc264918448"/>
      <w:r>
        <w:rPr>
          <w:b w:val="0"/>
        </w:rPr>
        <w:t xml:space="preserve">Context </w:t>
      </w:r>
      <w:r w:rsidR="00364BC9" w:rsidRPr="00364BC9">
        <w:rPr>
          <w:b w:val="0"/>
        </w:rPr>
        <w:t>Data Gathering,</w:t>
      </w:r>
      <w:r w:rsidR="0013622A" w:rsidRPr="0013622A">
        <w:rPr>
          <w:b w:val="0"/>
        </w:rPr>
        <w:t xml:space="preserve"> </w:t>
      </w:r>
      <w:r w:rsidR="0013622A" w:rsidRPr="00364BC9">
        <w:rPr>
          <w:b w:val="0"/>
        </w:rPr>
        <w:t>Context Representation</w:t>
      </w:r>
      <w:bookmarkEnd w:id="8"/>
      <w:bookmarkEnd w:id="9"/>
      <w:bookmarkEnd w:id="10"/>
    </w:p>
    <w:p w:rsidR="00364BC9" w:rsidRPr="00364BC9" w:rsidRDefault="00D53B25" w:rsidP="00364BC9">
      <w:pPr>
        <w:pStyle w:val="Heading2"/>
        <w:jc w:val="center"/>
        <w:rPr>
          <w:b w:val="0"/>
        </w:rPr>
      </w:pPr>
      <w:bookmarkStart w:id="11" w:name="_Toc264737171"/>
      <w:bookmarkStart w:id="12" w:name="_Toc264798539"/>
      <w:bookmarkStart w:id="13" w:name="_Toc264918449"/>
      <w:r>
        <w:rPr>
          <w:b w:val="0"/>
        </w:rPr>
        <w:t>a</w:t>
      </w:r>
      <w:r w:rsidR="0013622A">
        <w:rPr>
          <w:b w:val="0"/>
        </w:rPr>
        <w:t xml:space="preserve">nd </w:t>
      </w:r>
      <w:r w:rsidR="00364BC9" w:rsidRPr="00364BC9">
        <w:rPr>
          <w:b w:val="0"/>
        </w:rPr>
        <w:t>Fuz</w:t>
      </w:r>
      <w:r w:rsidR="0013622A">
        <w:rPr>
          <w:b w:val="0"/>
        </w:rPr>
        <w:t>zy Logic Policy Negotiation</w:t>
      </w:r>
      <w:bookmarkEnd w:id="11"/>
      <w:bookmarkEnd w:id="12"/>
      <w:bookmarkEnd w:id="13"/>
    </w:p>
    <w:p w:rsidR="00F502C9" w:rsidRDefault="00F502C9" w:rsidP="00594F20">
      <w:pPr>
        <w:pStyle w:val="Title"/>
        <w:jc w:val="center"/>
        <w:rPr>
          <w:rFonts w:eastAsiaTheme="minorEastAsia"/>
        </w:rPr>
      </w:pPr>
    </w:p>
    <w:p w:rsidR="00A05945" w:rsidRPr="00A05945" w:rsidRDefault="00A05945" w:rsidP="00A05945"/>
    <w:p w:rsidR="00594F20" w:rsidRDefault="00594F20" w:rsidP="00594F20">
      <w:pPr>
        <w:jc w:val="center"/>
      </w:pPr>
      <w:r>
        <w:t>Daniel Moldovan</w:t>
      </w:r>
    </w:p>
    <w:p w:rsidR="00594F20" w:rsidRPr="00594F20" w:rsidRDefault="00594F20" w:rsidP="00594F20">
      <w:pPr>
        <w:jc w:val="center"/>
      </w:pPr>
      <w:r>
        <w:t>June, 22, 2010</w:t>
      </w: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DC4A4F" w:rsidRDefault="00DC4A4F" w:rsidP="00DC4A4F"/>
    <w:p w:rsidR="00FD2F52" w:rsidRDefault="00FD2F52" w:rsidP="00DC4A4F"/>
    <w:p w:rsidR="00F502C9" w:rsidRPr="00594F20" w:rsidRDefault="00594F20" w:rsidP="00594F20">
      <w:pPr>
        <w:pStyle w:val="TOCHeading"/>
        <w:jc w:val="center"/>
        <w:rPr>
          <w:rFonts w:eastAsiaTheme="minorEastAsia" w:cs="Times New Roman"/>
          <w:bCs/>
          <w:smallCaps/>
          <w:spacing w:val="0"/>
          <w:sz w:val="22"/>
          <w:szCs w:val="22"/>
        </w:rPr>
      </w:pPr>
      <w:r w:rsidRPr="00594F20">
        <w:rPr>
          <w:rFonts w:eastAsiaTheme="minorEastAsia" w:cs="Times New Roman"/>
          <w:bCs/>
          <w:smallCaps/>
          <w:spacing w:val="0"/>
          <w:sz w:val="22"/>
          <w:szCs w:val="22"/>
        </w:rPr>
        <w:t>Abstract</w:t>
      </w:r>
    </w:p>
    <w:p w:rsidR="00594F20" w:rsidRPr="00594F20" w:rsidRDefault="00594F20" w:rsidP="00594F20"/>
    <w:p w:rsidR="00F502C9" w:rsidRDefault="00BA7CC8" w:rsidP="00C30B30">
      <w:pPr>
        <w:ind w:firstLine="720"/>
        <w:rPr>
          <w:rFonts w:eastAsiaTheme="minorEastAsia"/>
        </w:rPr>
      </w:pPr>
      <w:r>
        <w:rPr>
          <w:rFonts w:eastAsiaTheme="minorEastAsia"/>
        </w:rPr>
        <w:t xml:space="preserve">This </w:t>
      </w:r>
      <w:r w:rsidR="00B1117C">
        <w:rPr>
          <w:rFonts w:eastAsiaTheme="minorEastAsia"/>
        </w:rPr>
        <w:t>report</w:t>
      </w:r>
      <w:r>
        <w:rPr>
          <w:rFonts w:eastAsiaTheme="minorEastAsia"/>
        </w:rPr>
        <w:t xml:space="preserve"> presents a framework for building </w:t>
      </w:r>
      <w:r w:rsidR="002848EE">
        <w:rPr>
          <w:rFonts w:eastAsiaTheme="minorEastAsia"/>
        </w:rPr>
        <w:t xml:space="preserve">agent-based </w:t>
      </w:r>
      <w:r>
        <w:rPr>
          <w:rFonts w:eastAsiaTheme="minorEastAsia"/>
        </w:rPr>
        <w:t>autonomic</w:t>
      </w:r>
      <w:r w:rsidR="00150FCE">
        <w:rPr>
          <w:rFonts w:eastAsiaTheme="minorEastAsia"/>
        </w:rPr>
        <w:t xml:space="preserve"> </w:t>
      </w:r>
      <w:r w:rsidR="00E321B1">
        <w:rPr>
          <w:rFonts w:eastAsiaTheme="minorEastAsia"/>
        </w:rPr>
        <w:t>context-aware</w:t>
      </w:r>
      <w:r w:rsidR="00531A22">
        <w:rPr>
          <w:rFonts w:eastAsiaTheme="minorEastAsia"/>
        </w:rPr>
        <w:t xml:space="preserve"> </w:t>
      </w:r>
      <w:r w:rsidR="00150FCE">
        <w:rPr>
          <w:rFonts w:eastAsiaTheme="minorEastAsia"/>
        </w:rPr>
        <w:t>systems</w:t>
      </w:r>
      <w:r w:rsidR="005A42A5">
        <w:rPr>
          <w:rFonts w:eastAsiaTheme="minorEastAsia"/>
        </w:rPr>
        <w:t>.</w:t>
      </w:r>
      <w:r>
        <w:rPr>
          <w:rFonts w:eastAsiaTheme="minorEastAsia"/>
        </w:rPr>
        <w:t xml:space="preserve"> </w:t>
      </w:r>
      <w:r w:rsidR="00E025D0">
        <w:rPr>
          <w:rFonts w:eastAsiaTheme="minorEastAsia"/>
        </w:rPr>
        <w:t xml:space="preserve">The solution uses ontology representations for context modeling and policies </w:t>
      </w:r>
      <w:r w:rsidR="003D6AB6">
        <w:rPr>
          <w:rFonts w:eastAsiaTheme="minorEastAsia"/>
        </w:rPr>
        <w:t>for rule</w:t>
      </w:r>
      <w:r w:rsidR="001C56B9">
        <w:rPr>
          <w:rFonts w:eastAsiaTheme="minorEastAsia"/>
        </w:rPr>
        <w:t xml:space="preserve"> enforcement. </w:t>
      </w:r>
      <w:r w:rsidR="0083666E">
        <w:rPr>
          <w:rFonts w:eastAsiaTheme="minorEastAsia"/>
        </w:rPr>
        <w:t xml:space="preserve">For determining policy violations and quantifying their severity the concept </w:t>
      </w:r>
      <w:r w:rsidR="00FD7837">
        <w:rPr>
          <w:rFonts w:eastAsiaTheme="minorEastAsia"/>
        </w:rPr>
        <w:t xml:space="preserve">of entropy is defined and used. </w:t>
      </w:r>
      <w:r w:rsidR="00C30B30">
        <w:rPr>
          <w:rFonts w:eastAsiaTheme="minorEastAsia"/>
        </w:rPr>
        <w:t>An extensible data gathering mechanism is provided for retrieving information about context resources</w:t>
      </w:r>
      <w:r w:rsidR="0090230E">
        <w:rPr>
          <w:rFonts w:eastAsiaTheme="minorEastAsia"/>
        </w:rPr>
        <w:t xml:space="preserve"> and feeding that information in the ontology context representation</w:t>
      </w:r>
      <w:r w:rsidR="00C30B30">
        <w:rPr>
          <w:rFonts w:eastAsiaTheme="minorEastAsia"/>
        </w:rPr>
        <w:t>.</w:t>
      </w:r>
      <w:r w:rsidR="0090230E">
        <w:rPr>
          <w:rFonts w:eastAsiaTheme="minorEastAsia"/>
        </w:rPr>
        <w:t xml:space="preserve"> </w:t>
      </w:r>
      <w:r w:rsidR="00191162">
        <w:rPr>
          <w:rFonts w:eastAsiaTheme="minorEastAsia"/>
        </w:rPr>
        <w:t xml:space="preserve">An action enforcement mechanism </w:t>
      </w:r>
      <w:r w:rsidR="005D5C75">
        <w:rPr>
          <w:rFonts w:eastAsiaTheme="minorEastAsia"/>
        </w:rPr>
        <w:t>is constructed which uses web service invocation for maximum flexibility.</w:t>
      </w:r>
      <w:r w:rsidR="00D03FEA">
        <w:rPr>
          <w:rFonts w:eastAsiaTheme="minorEastAsia"/>
        </w:rPr>
        <w:t xml:space="preserve"> </w:t>
      </w:r>
      <w:r w:rsidR="00327EFB">
        <w:rPr>
          <w:rFonts w:eastAsiaTheme="minorEastAsia"/>
        </w:rPr>
        <w:t>For finding the best sequence of acti</w:t>
      </w:r>
      <w:r w:rsidR="00FB5A03">
        <w:rPr>
          <w:rFonts w:eastAsiaTheme="minorEastAsia"/>
        </w:rPr>
        <w:t>ons which brings the context into an accepted state an action search algorithm based on reinforcement learning</w:t>
      </w:r>
      <w:r w:rsidR="005D5C75">
        <w:rPr>
          <w:rFonts w:eastAsiaTheme="minorEastAsia"/>
        </w:rPr>
        <w:t xml:space="preserve"> </w:t>
      </w:r>
      <w:r w:rsidR="00FB5A03">
        <w:rPr>
          <w:rFonts w:eastAsiaTheme="minorEastAsia"/>
        </w:rPr>
        <w:t xml:space="preserve">is introduced. </w:t>
      </w:r>
      <w:r w:rsidR="006B19F5">
        <w:rPr>
          <w:rFonts w:eastAsiaTheme="minorEastAsia"/>
        </w:rPr>
        <w:t>A method for negotiating between</w:t>
      </w:r>
      <w:r w:rsidR="00B10E37">
        <w:rPr>
          <w:rFonts w:eastAsiaTheme="minorEastAsia"/>
        </w:rPr>
        <w:t xml:space="preserve"> multi-valued</w:t>
      </w:r>
      <w:r w:rsidR="006B19F5">
        <w:rPr>
          <w:rFonts w:eastAsiaTheme="minorEastAsia"/>
        </w:rPr>
        <w:t xml:space="preserve"> </w:t>
      </w:r>
      <w:r w:rsidR="000B45CB">
        <w:rPr>
          <w:rFonts w:eastAsiaTheme="minorEastAsia"/>
        </w:rPr>
        <w:t xml:space="preserve">conflicting policies is defined and implemented using fuzzy logic. </w:t>
      </w:r>
      <w:r w:rsidR="000F3D5B">
        <w:rPr>
          <w:rFonts w:eastAsiaTheme="minorEastAsia"/>
        </w:rPr>
        <w:t xml:space="preserve">The proposed framework is </w:t>
      </w:r>
      <w:r w:rsidR="00773B6B">
        <w:rPr>
          <w:rFonts w:eastAsiaTheme="minorEastAsia"/>
        </w:rPr>
        <w:t>applied</w:t>
      </w:r>
      <w:r w:rsidR="000F3D5B">
        <w:rPr>
          <w:rFonts w:eastAsiaTheme="minorEastAsia"/>
        </w:rPr>
        <w:t xml:space="preserve"> on a simulated smart laboratory in order to assess the overhead and correctness of the reasoning process. </w:t>
      </w:r>
      <w:r w:rsidR="00E3128A">
        <w:rPr>
          <w:rFonts w:eastAsiaTheme="minorEastAsia"/>
        </w:rPr>
        <w:t>The</w:t>
      </w:r>
      <w:r w:rsidR="00306C2C">
        <w:rPr>
          <w:rFonts w:eastAsiaTheme="minorEastAsia"/>
        </w:rPr>
        <w:t xml:space="preserve"> framework</w:t>
      </w:r>
      <w:r w:rsidR="00780ECF">
        <w:rPr>
          <w:rFonts w:eastAsiaTheme="minorEastAsia"/>
        </w:rPr>
        <w:t xml:space="preserve"> is fur</w:t>
      </w:r>
      <w:r w:rsidR="008F0BB9">
        <w:rPr>
          <w:rFonts w:eastAsiaTheme="minorEastAsia"/>
        </w:rPr>
        <w:t xml:space="preserve">ther </w:t>
      </w:r>
      <w:r w:rsidR="00773B6B">
        <w:rPr>
          <w:rFonts w:eastAsiaTheme="minorEastAsia"/>
        </w:rPr>
        <w:t>evaluated</w:t>
      </w:r>
      <w:r w:rsidR="008F0BB9">
        <w:rPr>
          <w:rFonts w:eastAsiaTheme="minorEastAsia"/>
        </w:rPr>
        <w:t xml:space="preserve"> in the context of an </w:t>
      </w:r>
      <w:r w:rsidR="00780ECF">
        <w:rPr>
          <w:rFonts w:eastAsiaTheme="minorEastAsia"/>
        </w:rPr>
        <w:t>energy-efficient datacenter management.</w:t>
      </w:r>
      <w:r w:rsidR="008F0BB9">
        <w:rPr>
          <w:rFonts w:eastAsiaTheme="minorEastAsia"/>
        </w:rPr>
        <w:t xml:space="preserve"> The datacenter </w:t>
      </w:r>
      <w:r w:rsidR="00773B6B">
        <w:rPr>
          <w:rFonts w:eastAsiaTheme="minorEastAsia"/>
        </w:rPr>
        <w:t>evaluation</w:t>
      </w:r>
      <w:r w:rsidR="008F0BB9">
        <w:rPr>
          <w:rFonts w:eastAsiaTheme="minorEastAsia"/>
        </w:rPr>
        <w:t xml:space="preserve"> is performed on both simulated and real-world datacenters.</w:t>
      </w: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F502C9"/>
    <w:p w:rsidR="00F502C9" w:rsidRDefault="00F502C9" w:rsidP="00F502C9"/>
    <w:p w:rsidR="00F502C9" w:rsidRDefault="00F502C9" w:rsidP="00F502C9"/>
    <w:p w:rsidR="00F502C9" w:rsidRDefault="00F502C9" w:rsidP="00F502C9"/>
    <w:p w:rsidR="00F502C9" w:rsidRDefault="00F502C9" w:rsidP="00F502C9"/>
    <w:p w:rsidR="00F502C9" w:rsidRDefault="00F502C9" w:rsidP="00F502C9"/>
    <w:p w:rsidR="00F502C9" w:rsidRDefault="00F502C9" w:rsidP="00F502C9"/>
    <w:p w:rsidR="00F502C9" w:rsidRDefault="00F502C9" w:rsidP="00F502C9"/>
    <w:p w:rsidR="00F502C9" w:rsidRDefault="00F502C9" w:rsidP="00F502C9"/>
    <w:p w:rsidR="00625560" w:rsidRPr="00CF554C" w:rsidRDefault="00625560" w:rsidP="00625560">
      <w:pPr>
        <w:rPr>
          <w:rFonts w:cs="Times New Roman"/>
        </w:rPr>
      </w:pPr>
    </w:p>
    <w:p w:rsidR="00625560" w:rsidRDefault="00625560" w:rsidP="00625560">
      <w:pPr>
        <w:rPr>
          <w:rFonts w:cs="Times New Roman"/>
        </w:rPr>
      </w:pPr>
    </w:p>
    <w:sdt>
      <w:sdtPr>
        <w:rPr>
          <w:b w:val="0"/>
          <w:spacing w:val="0"/>
          <w:sz w:val="24"/>
          <w:szCs w:val="22"/>
        </w:rPr>
        <w:id w:val="9792550"/>
        <w:docPartObj>
          <w:docPartGallery w:val="Table of Contents"/>
          <w:docPartUnique/>
        </w:docPartObj>
      </w:sdtPr>
      <w:sdtContent>
        <w:p w:rsidR="00DC4A4F" w:rsidRDefault="00DC4A4F">
          <w:pPr>
            <w:pStyle w:val="TOCHeading"/>
          </w:pPr>
          <w:r>
            <w:t>Table of Contents</w:t>
          </w:r>
        </w:p>
        <w:p w:rsidR="00DC4A4F" w:rsidRDefault="007267FF" w:rsidP="007F15D4">
          <w:pPr>
            <w:pStyle w:val="TOC1"/>
            <w:tabs>
              <w:tab w:val="right" w:leader="dot" w:pos="9350"/>
            </w:tabs>
            <w:rPr>
              <w:rFonts w:asciiTheme="minorHAnsi" w:eastAsiaTheme="minorEastAsia" w:hAnsiTheme="minorHAnsi" w:cstheme="minorBidi"/>
              <w:noProof/>
              <w:sz w:val="22"/>
              <w:lang w:bidi="ar-SA"/>
            </w:rPr>
          </w:pPr>
          <w:r>
            <w:fldChar w:fldCharType="begin"/>
          </w:r>
          <w:r w:rsidR="00DC4A4F">
            <w:instrText xml:space="preserve"> TOC \o "1-3" \h \z \u </w:instrText>
          </w:r>
          <w:r>
            <w:fldChar w:fldCharType="separate"/>
          </w:r>
        </w:p>
        <w:p w:rsidR="00DC4A4F" w:rsidRDefault="007267FF">
          <w:pPr>
            <w:pStyle w:val="TOC1"/>
            <w:tabs>
              <w:tab w:val="left" w:pos="440"/>
              <w:tab w:val="right" w:leader="dot" w:pos="9350"/>
            </w:tabs>
            <w:rPr>
              <w:rFonts w:asciiTheme="minorHAnsi" w:eastAsiaTheme="minorEastAsia" w:hAnsiTheme="minorHAnsi" w:cstheme="minorBidi"/>
              <w:noProof/>
              <w:sz w:val="22"/>
              <w:lang w:bidi="ar-SA"/>
            </w:rPr>
          </w:pPr>
          <w:hyperlink w:anchor="_Toc264918450" w:history="1">
            <w:r w:rsidR="00DC4A4F" w:rsidRPr="00200D26">
              <w:rPr>
                <w:rStyle w:val="Hyperlink"/>
                <w:rFonts w:cs="Times New Roman"/>
                <w:noProof/>
              </w:rPr>
              <w:t>1</w:t>
            </w:r>
            <w:r w:rsidR="00DC4A4F">
              <w:rPr>
                <w:rFonts w:asciiTheme="minorHAnsi" w:eastAsiaTheme="minorEastAsia" w:hAnsiTheme="minorHAnsi" w:cstheme="minorBidi"/>
                <w:noProof/>
                <w:sz w:val="22"/>
                <w:lang w:bidi="ar-SA"/>
              </w:rPr>
              <w:tab/>
            </w:r>
            <w:r w:rsidR="00DC4A4F" w:rsidRPr="00200D26">
              <w:rPr>
                <w:rStyle w:val="Hyperlink"/>
                <w:rFonts w:cs="Times New Roman"/>
                <w:noProof/>
              </w:rPr>
              <w:t>Introduction</w:t>
            </w:r>
            <w:r w:rsidR="00DC4A4F">
              <w:rPr>
                <w:noProof/>
                <w:webHidden/>
              </w:rPr>
              <w:tab/>
            </w:r>
            <w:r>
              <w:rPr>
                <w:noProof/>
                <w:webHidden/>
              </w:rPr>
              <w:fldChar w:fldCharType="begin"/>
            </w:r>
            <w:r w:rsidR="00DC4A4F">
              <w:rPr>
                <w:noProof/>
                <w:webHidden/>
              </w:rPr>
              <w:instrText xml:space="preserve"> PAGEREF _Toc264918450 \h </w:instrText>
            </w:r>
            <w:r>
              <w:rPr>
                <w:noProof/>
                <w:webHidden/>
              </w:rPr>
            </w:r>
            <w:r>
              <w:rPr>
                <w:noProof/>
                <w:webHidden/>
              </w:rPr>
              <w:fldChar w:fldCharType="separate"/>
            </w:r>
            <w:r w:rsidR="00FD2F52">
              <w:rPr>
                <w:noProof/>
                <w:webHidden/>
              </w:rPr>
              <w:t>1</w:t>
            </w:r>
            <w:r>
              <w:rPr>
                <w:noProof/>
                <w:webHidden/>
              </w:rPr>
              <w:fldChar w:fldCharType="end"/>
            </w:r>
          </w:hyperlink>
        </w:p>
        <w:p w:rsidR="00DC4A4F" w:rsidRDefault="007267FF">
          <w:pPr>
            <w:pStyle w:val="TOC2"/>
            <w:tabs>
              <w:tab w:val="left" w:pos="880"/>
              <w:tab w:val="right" w:leader="dot" w:pos="9350"/>
            </w:tabs>
            <w:rPr>
              <w:rFonts w:asciiTheme="minorHAnsi" w:eastAsiaTheme="minorEastAsia" w:hAnsiTheme="minorHAnsi" w:cstheme="minorBidi"/>
              <w:noProof/>
              <w:sz w:val="22"/>
              <w:lang w:bidi="ar-SA"/>
            </w:rPr>
          </w:pPr>
          <w:hyperlink w:anchor="_Toc264918451" w:history="1">
            <w:r w:rsidR="00DC4A4F" w:rsidRPr="00200D26">
              <w:rPr>
                <w:rStyle w:val="Hyperlink"/>
                <w:rFonts w:cs="Times New Roman"/>
                <w:noProof/>
              </w:rPr>
              <w:t>1.1</w:t>
            </w:r>
            <w:r w:rsidR="00DC4A4F">
              <w:rPr>
                <w:rFonts w:asciiTheme="minorHAnsi" w:eastAsiaTheme="minorEastAsia" w:hAnsiTheme="minorHAnsi" w:cstheme="minorBidi"/>
                <w:noProof/>
                <w:sz w:val="22"/>
                <w:lang w:bidi="ar-SA"/>
              </w:rPr>
              <w:tab/>
            </w:r>
            <w:r w:rsidR="00DC4A4F" w:rsidRPr="00200D26">
              <w:rPr>
                <w:rStyle w:val="Hyperlink"/>
                <w:rFonts w:cs="Times New Roman"/>
                <w:noProof/>
              </w:rPr>
              <w:t>Motivation</w:t>
            </w:r>
            <w:r w:rsidR="00DC4A4F">
              <w:rPr>
                <w:noProof/>
                <w:webHidden/>
              </w:rPr>
              <w:tab/>
            </w:r>
            <w:r>
              <w:rPr>
                <w:noProof/>
                <w:webHidden/>
              </w:rPr>
              <w:fldChar w:fldCharType="begin"/>
            </w:r>
            <w:r w:rsidR="00DC4A4F">
              <w:rPr>
                <w:noProof/>
                <w:webHidden/>
              </w:rPr>
              <w:instrText xml:space="preserve"> PAGEREF _Toc264918451 \h </w:instrText>
            </w:r>
            <w:r>
              <w:rPr>
                <w:noProof/>
                <w:webHidden/>
              </w:rPr>
            </w:r>
            <w:r>
              <w:rPr>
                <w:noProof/>
                <w:webHidden/>
              </w:rPr>
              <w:fldChar w:fldCharType="separate"/>
            </w:r>
            <w:r w:rsidR="00FD2F52">
              <w:rPr>
                <w:noProof/>
                <w:webHidden/>
              </w:rPr>
              <w:t>1</w:t>
            </w:r>
            <w:r>
              <w:rPr>
                <w:noProof/>
                <w:webHidden/>
              </w:rPr>
              <w:fldChar w:fldCharType="end"/>
            </w:r>
          </w:hyperlink>
        </w:p>
        <w:p w:rsidR="00DC4A4F" w:rsidRDefault="007267FF">
          <w:pPr>
            <w:pStyle w:val="TOC2"/>
            <w:tabs>
              <w:tab w:val="left" w:pos="880"/>
              <w:tab w:val="right" w:leader="dot" w:pos="9350"/>
            </w:tabs>
            <w:rPr>
              <w:rFonts w:asciiTheme="minorHAnsi" w:eastAsiaTheme="minorEastAsia" w:hAnsiTheme="minorHAnsi" w:cstheme="minorBidi"/>
              <w:noProof/>
              <w:sz w:val="22"/>
              <w:lang w:bidi="ar-SA"/>
            </w:rPr>
          </w:pPr>
          <w:hyperlink w:anchor="_Toc264918452" w:history="1">
            <w:r w:rsidR="00DC4A4F" w:rsidRPr="00200D26">
              <w:rPr>
                <w:rStyle w:val="Hyperlink"/>
                <w:rFonts w:cs="Times New Roman"/>
                <w:noProof/>
              </w:rPr>
              <w:t>1.2</w:t>
            </w:r>
            <w:r w:rsidR="00DC4A4F">
              <w:rPr>
                <w:rFonts w:asciiTheme="minorHAnsi" w:eastAsiaTheme="minorEastAsia" w:hAnsiTheme="minorHAnsi" w:cstheme="minorBidi"/>
                <w:noProof/>
                <w:sz w:val="22"/>
                <w:lang w:bidi="ar-SA"/>
              </w:rPr>
              <w:tab/>
            </w:r>
            <w:r w:rsidR="00DC4A4F" w:rsidRPr="00200D26">
              <w:rPr>
                <w:rStyle w:val="Hyperlink"/>
                <w:rFonts w:cs="Times New Roman"/>
                <w:noProof/>
              </w:rPr>
              <w:t>Contributions</w:t>
            </w:r>
            <w:r w:rsidR="00DC4A4F">
              <w:rPr>
                <w:noProof/>
                <w:webHidden/>
              </w:rPr>
              <w:tab/>
            </w:r>
            <w:r>
              <w:rPr>
                <w:noProof/>
                <w:webHidden/>
              </w:rPr>
              <w:fldChar w:fldCharType="begin"/>
            </w:r>
            <w:r w:rsidR="00DC4A4F">
              <w:rPr>
                <w:noProof/>
                <w:webHidden/>
              </w:rPr>
              <w:instrText xml:space="preserve"> PAGEREF _Toc264918452 \h </w:instrText>
            </w:r>
            <w:r>
              <w:rPr>
                <w:noProof/>
                <w:webHidden/>
              </w:rPr>
            </w:r>
            <w:r>
              <w:rPr>
                <w:noProof/>
                <w:webHidden/>
              </w:rPr>
              <w:fldChar w:fldCharType="separate"/>
            </w:r>
            <w:r w:rsidR="00FD2F52">
              <w:rPr>
                <w:noProof/>
                <w:webHidden/>
              </w:rPr>
              <w:t>2</w:t>
            </w:r>
            <w:r>
              <w:rPr>
                <w:noProof/>
                <w:webHidden/>
              </w:rPr>
              <w:fldChar w:fldCharType="end"/>
            </w:r>
          </w:hyperlink>
        </w:p>
        <w:p w:rsidR="00DC4A4F" w:rsidRDefault="007267FF">
          <w:pPr>
            <w:pStyle w:val="TOC2"/>
            <w:tabs>
              <w:tab w:val="left" w:pos="880"/>
              <w:tab w:val="right" w:leader="dot" w:pos="9350"/>
            </w:tabs>
            <w:rPr>
              <w:rFonts w:asciiTheme="minorHAnsi" w:eastAsiaTheme="minorEastAsia" w:hAnsiTheme="minorHAnsi" w:cstheme="minorBidi"/>
              <w:noProof/>
              <w:sz w:val="22"/>
              <w:lang w:bidi="ar-SA"/>
            </w:rPr>
          </w:pPr>
          <w:hyperlink w:anchor="_Toc264918453" w:history="1">
            <w:r w:rsidR="00DC4A4F" w:rsidRPr="00200D26">
              <w:rPr>
                <w:rStyle w:val="Hyperlink"/>
                <w:rFonts w:cs="Times New Roman"/>
                <w:noProof/>
              </w:rPr>
              <w:t>1.3</w:t>
            </w:r>
            <w:r w:rsidR="00DC4A4F">
              <w:rPr>
                <w:rFonts w:asciiTheme="minorHAnsi" w:eastAsiaTheme="minorEastAsia" w:hAnsiTheme="minorHAnsi" w:cstheme="minorBidi"/>
                <w:noProof/>
                <w:sz w:val="22"/>
                <w:lang w:bidi="ar-SA"/>
              </w:rPr>
              <w:tab/>
            </w:r>
            <w:r w:rsidR="00DC4A4F" w:rsidRPr="00200D26">
              <w:rPr>
                <w:rStyle w:val="Hyperlink"/>
                <w:rFonts w:cs="Times New Roman"/>
                <w:noProof/>
              </w:rPr>
              <w:t>Publications</w:t>
            </w:r>
            <w:r w:rsidR="00DC4A4F">
              <w:rPr>
                <w:noProof/>
                <w:webHidden/>
              </w:rPr>
              <w:tab/>
            </w:r>
            <w:r>
              <w:rPr>
                <w:noProof/>
                <w:webHidden/>
              </w:rPr>
              <w:fldChar w:fldCharType="begin"/>
            </w:r>
            <w:r w:rsidR="00DC4A4F">
              <w:rPr>
                <w:noProof/>
                <w:webHidden/>
              </w:rPr>
              <w:instrText xml:space="preserve"> PAGEREF _Toc264918453 \h </w:instrText>
            </w:r>
            <w:r>
              <w:rPr>
                <w:noProof/>
                <w:webHidden/>
              </w:rPr>
            </w:r>
            <w:r>
              <w:rPr>
                <w:noProof/>
                <w:webHidden/>
              </w:rPr>
              <w:fldChar w:fldCharType="separate"/>
            </w:r>
            <w:r w:rsidR="00FD2F52">
              <w:rPr>
                <w:noProof/>
                <w:webHidden/>
              </w:rPr>
              <w:t>2</w:t>
            </w:r>
            <w:r>
              <w:rPr>
                <w:noProof/>
                <w:webHidden/>
              </w:rPr>
              <w:fldChar w:fldCharType="end"/>
            </w:r>
          </w:hyperlink>
        </w:p>
        <w:p w:rsidR="00DC4A4F" w:rsidRDefault="007267FF">
          <w:pPr>
            <w:pStyle w:val="TOC2"/>
            <w:tabs>
              <w:tab w:val="left" w:pos="880"/>
              <w:tab w:val="right" w:leader="dot" w:pos="9350"/>
            </w:tabs>
            <w:rPr>
              <w:rFonts w:asciiTheme="minorHAnsi" w:eastAsiaTheme="minorEastAsia" w:hAnsiTheme="minorHAnsi" w:cstheme="minorBidi"/>
              <w:noProof/>
              <w:sz w:val="22"/>
              <w:lang w:bidi="ar-SA"/>
            </w:rPr>
          </w:pPr>
          <w:hyperlink w:anchor="_Toc264918457" w:history="1">
            <w:r w:rsidR="00DC4A4F" w:rsidRPr="00200D26">
              <w:rPr>
                <w:rStyle w:val="Hyperlink"/>
                <w:noProof/>
              </w:rPr>
              <w:t>1.3.</w:t>
            </w:r>
            <w:r w:rsidR="00DC4A4F">
              <w:rPr>
                <w:rFonts w:asciiTheme="minorHAnsi" w:eastAsiaTheme="minorEastAsia" w:hAnsiTheme="minorHAnsi" w:cstheme="minorBidi"/>
                <w:noProof/>
                <w:sz w:val="22"/>
                <w:lang w:bidi="ar-SA"/>
              </w:rPr>
              <w:tab/>
            </w:r>
            <w:r w:rsidR="00DC4A4F" w:rsidRPr="00200D26">
              <w:rPr>
                <w:rStyle w:val="Hyperlink"/>
                <w:noProof/>
              </w:rPr>
              <w:t>Problem Statement and Goals</w:t>
            </w:r>
            <w:r w:rsidR="00DC4A4F">
              <w:rPr>
                <w:noProof/>
                <w:webHidden/>
              </w:rPr>
              <w:tab/>
            </w:r>
            <w:r>
              <w:rPr>
                <w:noProof/>
                <w:webHidden/>
              </w:rPr>
              <w:fldChar w:fldCharType="begin"/>
            </w:r>
            <w:r w:rsidR="00DC4A4F">
              <w:rPr>
                <w:noProof/>
                <w:webHidden/>
              </w:rPr>
              <w:instrText xml:space="preserve"> PAGEREF _Toc264918457 \h </w:instrText>
            </w:r>
            <w:r>
              <w:rPr>
                <w:noProof/>
                <w:webHidden/>
              </w:rPr>
            </w:r>
            <w:r>
              <w:rPr>
                <w:noProof/>
                <w:webHidden/>
              </w:rPr>
              <w:fldChar w:fldCharType="separate"/>
            </w:r>
            <w:r w:rsidR="00FD2F52">
              <w:rPr>
                <w:noProof/>
                <w:webHidden/>
              </w:rPr>
              <w:t>3</w:t>
            </w:r>
            <w:r>
              <w:rPr>
                <w:noProof/>
                <w:webHidden/>
              </w:rPr>
              <w:fldChar w:fldCharType="end"/>
            </w:r>
          </w:hyperlink>
        </w:p>
        <w:p w:rsidR="00DC4A4F" w:rsidRDefault="007267FF">
          <w:pPr>
            <w:pStyle w:val="TOC3"/>
            <w:tabs>
              <w:tab w:val="left" w:pos="1320"/>
              <w:tab w:val="right" w:leader="dot" w:pos="9350"/>
            </w:tabs>
            <w:rPr>
              <w:rFonts w:asciiTheme="minorHAnsi" w:eastAsiaTheme="minorEastAsia" w:hAnsiTheme="minorHAnsi" w:cstheme="minorBidi"/>
              <w:noProof/>
              <w:sz w:val="22"/>
              <w:lang w:bidi="ar-SA"/>
            </w:rPr>
          </w:pPr>
          <w:hyperlink w:anchor="_Toc264918458" w:history="1">
            <w:r w:rsidR="00DC4A4F" w:rsidRPr="00200D26">
              <w:rPr>
                <w:rStyle w:val="Hyperlink"/>
                <w:noProof/>
              </w:rPr>
              <w:t>1.3.1.</w:t>
            </w:r>
            <w:r w:rsidR="00DC4A4F">
              <w:rPr>
                <w:rFonts w:asciiTheme="minorHAnsi" w:eastAsiaTheme="minorEastAsia" w:hAnsiTheme="minorHAnsi" w:cstheme="minorBidi"/>
                <w:noProof/>
                <w:sz w:val="22"/>
                <w:lang w:bidi="ar-SA"/>
              </w:rPr>
              <w:tab/>
            </w:r>
            <w:r w:rsidR="00DC4A4F" w:rsidRPr="00200D26">
              <w:rPr>
                <w:rStyle w:val="Hyperlink"/>
                <w:noProof/>
              </w:rPr>
              <w:t>Problem Statement</w:t>
            </w:r>
            <w:r w:rsidR="00DC4A4F">
              <w:rPr>
                <w:noProof/>
                <w:webHidden/>
              </w:rPr>
              <w:tab/>
            </w:r>
            <w:r>
              <w:rPr>
                <w:noProof/>
                <w:webHidden/>
              </w:rPr>
              <w:fldChar w:fldCharType="begin"/>
            </w:r>
            <w:r w:rsidR="00DC4A4F">
              <w:rPr>
                <w:noProof/>
                <w:webHidden/>
              </w:rPr>
              <w:instrText xml:space="preserve"> PAGEREF _Toc264918458 \h </w:instrText>
            </w:r>
            <w:r>
              <w:rPr>
                <w:noProof/>
                <w:webHidden/>
              </w:rPr>
            </w:r>
            <w:r>
              <w:rPr>
                <w:noProof/>
                <w:webHidden/>
              </w:rPr>
              <w:fldChar w:fldCharType="separate"/>
            </w:r>
            <w:r w:rsidR="00FD2F52">
              <w:rPr>
                <w:noProof/>
                <w:webHidden/>
              </w:rPr>
              <w:t>3</w:t>
            </w:r>
            <w:r>
              <w:rPr>
                <w:noProof/>
                <w:webHidden/>
              </w:rPr>
              <w:fldChar w:fldCharType="end"/>
            </w:r>
          </w:hyperlink>
        </w:p>
        <w:p w:rsidR="00DC4A4F" w:rsidRDefault="007267FF">
          <w:pPr>
            <w:pStyle w:val="TOC3"/>
            <w:tabs>
              <w:tab w:val="left" w:pos="1320"/>
              <w:tab w:val="right" w:leader="dot" w:pos="9350"/>
            </w:tabs>
            <w:rPr>
              <w:rFonts w:asciiTheme="minorHAnsi" w:eastAsiaTheme="minorEastAsia" w:hAnsiTheme="minorHAnsi" w:cstheme="minorBidi"/>
              <w:noProof/>
              <w:sz w:val="22"/>
              <w:lang w:bidi="ar-SA"/>
            </w:rPr>
          </w:pPr>
          <w:hyperlink w:anchor="_Toc264918459" w:history="1">
            <w:r w:rsidR="00DC4A4F" w:rsidRPr="00200D26">
              <w:rPr>
                <w:rStyle w:val="Hyperlink"/>
                <w:noProof/>
              </w:rPr>
              <w:t>1.3.2.</w:t>
            </w:r>
            <w:r w:rsidR="00DC4A4F">
              <w:rPr>
                <w:rFonts w:asciiTheme="minorHAnsi" w:eastAsiaTheme="minorEastAsia" w:hAnsiTheme="minorHAnsi" w:cstheme="minorBidi"/>
                <w:noProof/>
                <w:sz w:val="22"/>
                <w:lang w:bidi="ar-SA"/>
              </w:rPr>
              <w:tab/>
            </w:r>
            <w:r w:rsidR="00DC4A4F" w:rsidRPr="00200D26">
              <w:rPr>
                <w:rStyle w:val="Hyperlink"/>
                <w:noProof/>
              </w:rPr>
              <w:t>Problem Goals</w:t>
            </w:r>
            <w:r w:rsidR="00DC4A4F">
              <w:rPr>
                <w:noProof/>
                <w:webHidden/>
              </w:rPr>
              <w:tab/>
            </w:r>
            <w:r>
              <w:rPr>
                <w:noProof/>
                <w:webHidden/>
              </w:rPr>
              <w:fldChar w:fldCharType="begin"/>
            </w:r>
            <w:r w:rsidR="00DC4A4F">
              <w:rPr>
                <w:noProof/>
                <w:webHidden/>
              </w:rPr>
              <w:instrText xml:space="preserve"> PAGEREF _Toc264918459 \h </w:instrText>
            </w:r>
            <w:r>
              <w:rPr>
                <w:noProof/>
                <w:webHidden/>
              </w:rPr>
            </w:r>
            <w:r>
              <w:rPr>
                <w:noProof/>
                <w:webHidden/>
              </w:rPr>
              <w:fldChar w:fldCharType="separate"/>
            </w:r>
            <w:r w:rsidR="00FD2F52">
              <w:rPr>
                <w:noProof/>
                <w:webHidden/>
              </w:rPr>
              <w:t>3</w:t>
            </w:r>
            <w:r>
              <w:rPr>
                <w:noProof/>
                <w:webHidden/>
              </w:rPr>
              <w:fldChar w:fldCharType="end"/>
            </w:r>
          </w:hyperlink>
        </w:p>
        <w:p w:rsidR="00DC4A4F" w:rsidRDefault="007267FF">
          <w:pPr>
            <w:pStyle w:val="TOC2"/>
            <w:tabs>
              <w:tab w:val="left" w:pos="880"/>
              <w:tab w:val="right" w:leader="dot" w:pos="9350"/>
            </w:tabs>
            <w:rPr>
              <w:rFonts w:asciiTheme="minorHAnsi" w:eastAsiaTheme="minorEastAsia" w:hAnsiTheme="minorHAnsi" w:cstheme="minorBidi"/>
              <w:noProof/>
              <w:sz w:val="22"/>
              <w:lang w:bidi="ar-SA"/>
            </w:rPr>
          </w:pPr>
          <w:hyperlink w:anchor="_Toc264918460" w:history="1">
            <w:r w:rsidR="00DC4A4F" w:rsidRPr="00200D26">
              <w:rPr>
                <w:rStyle w:val="Hyperlink"/>
                <w:rFonts w:cs="Times New Roman"/>
                <w:noProof/>
              </w:rPr>
              <w:t>2.1</w:t>
            </w:r>
            <w:r w:rsidR="00DC4A4F">
              <w:rPr>
                <w:rFonts w:asciiTheme="minorHAnsi" w:eastAsiaTheme="minorEastAsia" w:hAnsiTheme="minorHAnsi" w:cstheme="minorBidi"/>
                <w:noProof/>
                <w:sz w:val="22"/>
                <w:lang w:bidi="ar-SA"/>
              </w:rPr>
              <w:tab/>
            </w:r>
            <w:r w:rsidR="00DC4A4F" w:rsidRPr="00200D26">
              <w:rPr>
                <w:rStyle w:val="Hyperlink"/>
                <w:rFonts w:cs="Times New Roman"/>
                <w:noProof/>
              </w:rPr>
              <w:t>Background</w:t>
            </w:r>
            <w:r w:rsidR="00DC4A4F">
              <w:rPr>
                <w:noProof/>
                <w:webHidden/>
              </w:rPr>
              <w:tab/>
            </w:r>
            <w:r>
              <w:rPr>
                <w:noProof/>
                <w:webHidden/>
              </w:rPr>
              <w:fldChar w:fldCharType="begin"/>
            </w:r>
            <w:r w:rsidR="00DC4A4F">
              <w:rPr>
                <w:noProof/>
                <w:webHidden/>
              </w:rPr>
              <w:instrText xml:space="preserve"> PAGEREF _Toc264918460 \h </w:instrText>
            </w:r>
            <w:r>
              <w:rPr>
                <w:noProof/>
                <w:webHidden/>
              </w:rPr>
            </w:r>
            <w:r>
              <w:rPr>
                <w:noProof/>
                <w:webHidden/>
              </w:rPr>
              <w:fldChar w:fldCharType="separate"/>
            </w:r>
            <w:r w:rsidR="00FD2F52">
              <w:rPr>
                <w:noProof/>
                <w:webHidden/>
              </w:rPr>
              <w:t>6</w:t>
            </w:r>
            <w:r>
              <w:rPr>
                <w:noProof/>
                <w:webHidden/>
              </w:rPr>
              <w:fldChar w:fldCharType="end"/>
            </w:r>
          </w:hyperlink>
        </w:p>
        <w:p w:rsidR="00DC4A4F" w:rsidRDefault="007267FF">
          <w:pPr>
            <w:pStyle w:val="TOC3"/>
            <w:tabs>
              <w:tab w:val="left" w:pos="1320"/>
              <w:tab w:val="right" w:leader="dot" w:pos="9350"/>
            </w:tabs>
            <w:rPr>
              <w:rFonts w:asciiTheme="minorHAnsi" w:eastAsiaTheme="minorEastAsia" w:hAnsiTheme="minorHAnsi" w:cstheme="minorBidi"/>
              <w:noProof/>
              <w:sz w:val="22"/>
              <w:lang w:bidi="ar-SA"/>
            </w:rPr>
          </w:pPr>
          <w:hyperlink w:anchor="_Toc264918461" w:history="1">
            <w:r w:rsidR="00DC4A4F" w:rsidRPr="00200D26">
              <w:rPr>
                <w:rStyle w:val="Hyperlink"/>
                <w:rFonts w:cs="Times New Roman"/>
                <w:noProof/>
              </w:rPr>
              <w:t>2.1.1</w:t>
            </w:r>
            <w:r w:rsidR="00DC4A4F">
              <w:rPr>
                <w:rFonts w:asciiTheme="minorHAnsi" w:eastAsiaTheme="minorEastAsia" w:hAnsiTheme="minorHAnsi" w:cstheme="minorBidi"/>
                <w:noProof/>
                <w:sz w:val="22"/>
                <w:lang w:bidi="ar-SA"/>
              </w:rPr>
              <w:tab/>
            </w:r>
            <w:r w:rsidR="00DC4A4F" w:rsidRPr="00200D26">
              <w:rPr>
                <w:rStyle w:val="Hyperlink"/>
                <w:rFonts w:cs="Times New Roman"/>
                <w:noProof/>
              </w:rPr>
              <w:t>Advanced Object- Oriented Concepts and Principles</w:t>
            </w:r>
            <w:r w:rsidR="00DC4A4F">
              <w:rPr>
                <w:noProof/>
                <w:webHidden/>
              </w:rPr>
              <w:tab/>
            </w:r>
            <w:r>
              <w:rPr>
                <w:noProof/>
                <w:webHidden/>
              </w:rPr>
              <w:fldChar w:fldCharType="begin"/>
            </w:r>
            <w:r w:rsidR="00DC4A4F">
              <w:rPr>
                <w:noProof/>
                <w:webHidden/>
              </w:rPr>
              <w:instrText xml:space="preserve"> PAGEREF _Toc264918461 \h </w:instrText>
            </w:r>
            <w:r>
              <w:rPr>
                <w:noProof/>
                <w:webHidden/>
              </w:rPr>
            </w:r>
            <w:r>
              <w:rPr>
                <w:noProof/>
                <w:webHidden/>
              </w:rPr>
              <w:fldChar w:fldCharType="separate"/>
            </w:r>
            <w:r w:rsidR="00FD2F52">
              <w:rPr>
                <w:noProof/>
                <w:webHidden/>
              </w:rPr>
              <w:t>6</w:t>
            </w:r>
            <w:r>
              <w:rPr>
                <w:noProof/>
                <w:webHidden/>
              </w:rPr>
              <w:fldChar w:fldCharType="end"/>
            </w:r>
          </w:hyperlink>
        </w:p>
        <w:p w:rsidR="00DC4A4F" w:rsidRDefault="007267FF">
          <w:pPr>
            <w:pStyle w:val="TOC3"/>
            <w:tabs>
              <w:tab w:val="left" w:pos="1320"/>
              <w:tab w:val="right" w:leader="dot" w:pos="9350"/>
            </w:tabs>
            <w:rPr>
              <w:rFonts w:asciiTheme="minorHAnsi" w:eastAsiaTheme="minorEastAsia" w:hAnsiTheme="minorHAnsi" w:cstheme="minorBidi"/>
              <w:noProof/>
              <w:sz w:val="22"/>
              <w:lang w:bidi="ar-SA"/>
            </w:rPr>
          </w:pPr>
          <w:hyperlink w:anchor="_Toc264918462" w:history="1">
            <w:r w:rsidR="00DC4A4F" w:rsidRPr="00200D26">
              <w:rPr>
                <w:rStyle w:val="Hyperlink"/>
                <w:rFonts w:cs="Times New Roman"/>
                <w:noProof/>
              </w:rPr>
              <w:t>2.1.2</w:t>
            </w:r>
            <w:r w:rsidR="00DC4A4F">
              <w:rPr>
                <w:rFonts w:asciiTheme="minorHAnsi" w:eastAsiaTheme="minorEastAsia" w:hAnsiTheme="minorHAnsi" w:cstheme="minorBidi"/>
                <w:noProof/>
                <w:sz w:val="22"/>
                <w:lang w:bidi="ar-SA"/>
              </w:rPr>
              <w:tab/>
            </w:r>
            <w:r w:rsidR="00DC4A4F" w:rsidRPr="00200D26">
              <w:rPr>
                <w:rStyle w:val="Hyperlink"/>
                <w:rFonts w:cs="Times New Roman"/>
                <w:noProof/>
              </w:rPr>
              <w:t>Autonomic Computing Paradigm and Autonomic Systems</w:t>
            </w:r>
            <w:r w:rsidR="00DC4A4F">
              <w:rPr>
                <w:noProof/>
                <w:webHidden/>
              </w:rPr>
              <w:tab/>
            </w:r>
            <w:r>
              <w:rPr>
                <w:noProof/>
                <w:webHidden/>
              </w:rPr>
              <w:fldChar w:fldCharType="begin"/>
            </w:r>
            <w:r w:rsidR="00DC4A4F">
              <w:rPr>
                <w:noProof/>
                <w:webHidden/>
              </w:rPr>
              <w:instrText xml:space="preserve"> PAGEREF _Toc264918462 \h </w:instrText>
            </w:r>
            <w:r>
              <w:rPr>
                <w:noProof/>
                <w:webHidden/>
              </w:rPr>
            </w:r>
            <w:r>
              <w:rPr>
                <w:noProof/>
                <w:webHidden/>
              </w:rPr>
              <w:fldChar w:fldCharType="separate"/>
            </w:r>
            <w:r w:rsidR="00FD2F52">
              <w:rPr>
                <w:noProof/>
                <w:webHidden/>
              </w:rPr>
              <w:t>7</w:t>
            </w:r>
            <w:r>
              <w:rPr>
                <w:noProof/>
                <w:webHidden/>
              </w:rPr>
              <w:fldChar w:fldCharType="end"/>
            </w:r>
          </w:hyperlink>
        </w:p>
        <w:p w:rsidR="00DC4A4F" w:rsidRDefault="007267FF">
          <w:pPr>
            <w:pStyle w:val="TOC3"/>
            <w:tabs>
              <w:tab w:val="left" w:pos="1320"/>
              <w:tab w:val="right" w:leader="dot" w:pos="9350"/>
            </w:tabs>
            <w:rPr>
              <w:rFonts w:asciiTheme="minorHAnsi" w:eastAsiaTheme="minorEastAsia" w:hAnsiTheme="minorHAnsi" w:cstheme="minorBidi"/>
              <w:noProof/>
              <w:sz w:val="22"/>
              <w:lang w:bidi="ar-SA"/>
            </w:rPr>
          </w:pPr>
          <w:hyperlink w:anchor="_Toc264918463" w:history="1">
            <w:r w:rsidR="00DC4A4F" w:rsidRPr="00200D26">
              <w:rPr>
                <w:rStyle w:val="Hyperlink"/>
                <w:rFonts w:cs="Times New Roman"/>
                <w:noProof/>
              </w:rPr>
              <w:t>2.1.3</w:t>
            </w:r>
            <w:r w:rsidR="00DC4A4F">
              <w:rPr>
                <w:rFonts w:asciiTheme="minorHAnsi" w:eastAsiaTheme="minorEastAsia" w:hAnsiTheme="minorHAnsi" w:cstheme="minorBidi"/>
                <w:noProof/>
                <w:sz w:val="22"/>
                <w:lang w:bidi="ar-SA"/>
              </w:rPr>
              <w:tab/>
            </w:r>
            <w:r w:rsidR="00DC4A4F" w:rsidRPr="00200D26">
              <w:rPr>
                <w:rStyle w:val="Hyperlink"/>
                <w:rFonts w:cs="Times New Roman"/>
                <w:noProof/>
              </w:rPr>
              <w:t>Intelligent Agents and Pervasive Computing</w:t>
            </w:r>
            <w:r w:rsidR="00DC4A4F">
              <w:rPr>
                <w:noProof/>
                <w:webHidden/>
              </w:rPr>
              <w:tab/>
            </w:r>
            <w:r>
              <w:rPr>
                <w:noProof/>
                <w:webHidden/>
              </w:rPr>
              <w:fldChar w:fldCharType="begin"/>
            </w:r>
            <w:r w:rsidR="00DC4A4F">
              <w:rPr>
                <w:noProof/>
                <w:webHidden/>
              </w:rPr>
              <w:instrText xml:space="preserve"> PAGEREF _Toc264918463 \h </w:instrText>
            </w:r>
            <w:r>
              <w:rPr>
                <w:noProof/>
                <w:webHidden/>
              </w:rPr>
            </w:r>
            <w:r>
              <w:rPr>
                <w:noProof/>
                <w:webHidden/>
              </w:rPr>
              <w:fldChar w:fldCharType="separate"/>
            </w:r>
            <w:r w:rsidR="00FD2F52">
              <w:rPr>
                <w:noProof/>
                <w:webHidden/>
              </w:rPr>
              <w:t>8</w:t>
            </w:r>
            <w:r>
              <w:rPr>
                <w:noProof/>
                <w:webHidden/>
              </w:rPr>
              <w:fldChar w:fldCharType="end"/>
            </w:r>
          </w:hyperlink>
        </w:p>
        <w:p w:rsidR="00DC4A4F" w:rsidRDefault="007267FF">
          <w:pPr>
            <w:pStyle w:val="TOC3"/>
            <w:tabs>
              <w:tab w:val="left" w:pos="1320"/>
              <w:tab w:val="right" w:leader="dot" w:pos="9350"/>
            </w:tabs>
            <w:rPr>
              <w:rFonts w:asciiTheme="minorHAnsi" w:eastAsiaTheme="minorEastAsia" w:hAnsiTheme="minorHAnsi" w:cstheme="minorBidi"/>
              <w:noProof/>
              <w:sz w:val="22"/>
              <w:lang w:bidi="ar-SA"/>
            </w:rPr>
          </w:pPr>
          <w:hyperlink w:anchor="_Toc264918464" w:history="1">
            <w:r w:rsidR="00DC4A4F" w:rsidRPr="00200D26">
              <w:rPr>
                <w:rStyle w:val="Hyperlink"/>
                <w:rFonts w:cs="Times New Roman"/>
                <w:noProof/>
              </w:rPr>
              <w:t>2.1.4</w:t>
            </w:r>
            <w:r w:rsidR="00DC4A4F">
              <w:rPr>
                <w:rFonts w:asciiTheme="minorHAnsi" w:eastAsiaTheme="minorEastAsia" w:hAnsiTheme="minorHAnsi" w:cstheme="minorBidi"/>
                <w:noProof/>
                <w:sz w:val="22"/>
                <w:lang w:bidi="ar-SA"/>
              </w:rPr>
              <w:tab/>
            </w:r>
            <w:r w:rsidR="00DC4A4F" w:rsidRPr="00200D26">
              <w:rPr>
                <w:rStyle w:val="Hyperlink"/>
                <w:rFonts w:cs="Times New Roman"/>
                <w:noProof/>
              </w:rPr>
              <w:t>Artificial Intelligence Learning, Knowledge Representation and Reasoning</w:t>
            </w:r>
            <w:r w:rsidR="00DC4A4F">
              <w:rPr>
                <w:noProof/>
                <w:webHidden/>
              </w:rPr>
              <w:tab/>
            </w:r>
            <w:r>
              <w:rPr>
                <w:noProof/>
                <w:webHidden/>
              </w:rPr>
              <w:fldChar w:fldCharType="begin"/>
            </w:r>
            <w:r w:rsidR="00DC4A4F">
              <w:rPr>
                <w:noProof/>
                <w:webHidden/>
              </w:rPr>
              <w:instrText xml:space="preserve"> PAGEREF _Toc264918464 \h </w:instrText>
            </w:r>
            <w:r>
              <w:rPr>
                <w:noProof/>
                <w:webHidden/>
              </w:rPr>
            </w:r>
            <w:r>
              <w:rPr>
                <w:noProof/>
                <w:webHidden/>
              </w:rPr>
              <w:fldChar w:fldCharType="separate"/>
            </w:r>
            <w:r w:rsidR="00FD2F52">
              <w:rPr>
                <w:noProof/>
                <w:webHidden/>
              </w:rPr>
              <w:t>9</w:t>
            </w:r>
            <w:r>
              <w:rPr>
                <w:noProof/>
                <w:webHidden/>
              </w:rPr>
              <w:fldChar w:fldCharType="end"/>
            </w:r>
          </w:hyperlink>
        </w:p>
        <w:p w:rsidR="00DC4A4F" w:rsidRDefault="007267FF">
          <w:pPr>
            <w:pStyle w:val="TOC3"/>
            <w:tabs>
              <w:tab w:val="left" w:pos="1320"/>
              <w:tab w:val="right" w:leader="dot" w:pos="9350"/>
            </w:tabs>
            <w:rPr>
              <w:rFonts w:asciiTheme="minorHAnsi" w:eastAsiaTheme="minorEastAsia" w:hAnsiTheme="minorHAnsi" w:cstheme="minorBidi"/>
              <w:noProof/>
              <w:sz w:val="22"/>
              <w:lang w:bidi="ar-SA"/>
            </w:rPr>
          </w:pPr>
          <w:hyperlink w:anchor="_Toc264918465" w:history="1">
            <w:r w:rsidR="00DC4A4F" w:rsidRPr="00200D26">
              <w:rPr>
                <w:rStyle w:val="Hyperlink"/>
                <w:rFonts w:cs="Times New Roman"/>
                <w:noProof/>
              </w:rPr>
              <w:t>2.1.5</w:t>
            </w:r>
            <w:r w:rsidR="00DC4A4F">
              <w:rPr>
                <w:rFonts w:asciiTheme="minorHAnsi" w:eastAsiaTheme="minorEastAsia" w:hAnsiTheme="minorHAnsi" w:cstheme="minorBidi"/>
                <w:noProof/>
                <w:sz w:val="22"/>
                <w:lang w:bidi="ar-SA"/>
              </w:rPr>
              <w:tab/>
            </w:r>
            <w:r w:rsidR="00DC4A4F" w:rsidRPr="00200D26">
              <w:rPr>
                <w:rStyle w:val="Hyperlink"/>
                <w:rFonts w:cs="Times New Roman"/>
                <w:noProof/>
              </w:rPr>
              <w:t>An introduction to Green Computing, Virtualization and Server Consolidation</w:t>
            </w:r>
            <w:r w:rsidR="00DC4A4F">
              <w:rPr>
                <w:noProof/>
                <w:webHidden/>
              </w:rPr>
              <w:tab/>
            </w:r>
            <w:r>
              <w:rPr>
                <w:noProof/>
                <w:webHidden/>
              </w:rPr>
              <w:fldChar w:fldCharType="begin"/>
            </w:r>
            <w:r w:rsidR="00DC4A4F">
              <w:rPr>
                <w:noProof/>
                <w:webHidden/>
              </w:rPr>
              <w:instrText xml:space="preserve"> PAGEREF _Toc264918465 \h </w:instrText>
            </w:r>
            <w:r>
              <w:rPr>
                <w:noProof/>
                <w:webHidden/>
              </w:rPr>
            </w:r>
            <w:r>
              <w:rPr>
                <w:noProof/>
                <w:webHidden/>
              </w:rPr>
              <w:fldChar w:fldCharType="separate"/>
            </w:r>
            <w:r w:rsidR="00FD2F52">
              <w:rPr>
                <w:noProof/>
                <w:webHidden/>
              </w:rPr>
              <w:t>10</w:t>
            </w:r>
            <w:r>
              <w:rPr>
                <w:noProof/>
                <w:webHidden/>
              </w:rPr>
              <w:fldChar w:fldCharType="end"/>
            </w:r>
          </w:hyperlink>
        </w:p>
        <w:p w:rsidR="00DC4A4F" w:rsidRDefault="007267FF">
          <w:pPr>
            <w:pStyle w:val="TOC1"/>
            <w:tabs>
              <w:tab w:val="left" w:pos="440"/>
              <w:tab w:val="right" w:leader="dot" w:pos="9350"/>
            </w:tabs>
            <w:rPr>
              <w:rFonts w:asciiTheme="minorHAnsi" w:eastAsiaTheme="minorEastAsia" w:hAnsiTheme="minorHAnsi" w:cstheme="minorBidi"/>
              <w:noProof/>
              <w:sz w:val="22"/>
              <w:lang w:bidi="ar-SA"/>
            </w:rPr>
          </w:pPr>
          <w:hyperlink w:anchor="_Toc264918466" w:history="1">
            <w:r w:rsidR="00DC4A4F" w:rsidRPr="00200D26">
              <w:rPr>
                <w:rStyle w:val="Hyperlink"/>
                <w:rFonts w:cs="Times New Roman"/>
                <w:noProof/>
              </w:rPr>
              <w:t>3</w:t>
            </w:r>
            <w:r w:rsidR="00DC4A4F">
              <w:rPr>
                <w:rFonts w:asciiTheme="minorHAnsi" w:eastAsiaTheme="minorEastAsia" w:hAnsiTheme="minorHAnsi" w:cstheme="minorBidi"/>
                <w:noProof/>
                <w:sz w:val="22"/>
                <w:lang w:bidi="ar-SA"/>
              </w:rPr>
              <w:tab/>
            </w:r>
            <w:r w:rsidR="00DC4A4F" w:rsidRPr="00200D26">
              <w:rPr>
                <w:rStyle w:val="Hyperlink"/>
                <w:rFonts w:cs="Times New Roman"/>
                <w:noProof/>
              </w:rPr>
              <w:t>Related Work</w:t>
            </w:r>
            <w:r w:rsidR="00DC4A4F">
              <w:rPr>
                <w:noProof/>
                <w:webHidden/>
              </w:rPr>
              <w:tab/>
            </w:r>
            <w:r>
              <w:rPr>
                <w:noProof/>
                <w:webHidden/>
              </w:rPr>
              <w:fldChar w:fldCharType="begin"/>
            </w:r>
            <w:r w:rsidR="00DC4A4F">
              <w:rPr>
                <w:noProof/>
                <w:webHidden/>
              </w:rPr>
              <w:instrText xml:space="preserve"> PAGEREF _Toc264918466 \h </w:instrText>
            </w:r>
            <w:r>
              <w:rPr>
                <w:noProof/>
                <w:webHidden/>
              </w:rPr>
            </w:r>
            <w:r>
              <w:rPr>
                <w:noProof/>
                <w:webHidden/>
              </w:rPr>
              <w:fldChar w:fldCharType="separate"/>
            </w:r>
            <w:r w:rsidR="00FD2F52">
              <w:rPr>
                <w:noProof/>
                <w:webHidden/>
              </w:rPr>
              <w:t>12</w:t>
            </w:r>
            <w:r>
              <w:rPr>
                <w:noProof/>
                <w:webHidden/>
              </w:rPr>
              <w:fldChar w:fldCharType="end"/>
            </w:r>
          </w:hyperlink>
        </w:p>
        <w:p w:rsidR="00DC4A4F" w:rsidRDefault="007267FF">
          <w:pPr>
            <w:pStyle w:val="TOC2"/>
            <w:tabs>
              <w:tab w:val="left" w:pos="880"/>
              <w:tab w:val="right" w:leader="dot" w:pos="9350"/>
            </w:tabs>
            <w:rPr>
              <w:rFonts w:asciiTheme="minorHAnsi" w:eastAsiaTheme="minorEastAsia" w:hAnsiTheme="minorHAnsi" w:cstheme="minorBidi"/>
              <w:noProof/>
              <w:sz w:val="22"/>
              <w:lang w:bidi="ar-SA"/>
            </w:rPr>
          </w:pPr>
          <w:hyperlink w:anchor="_Toc264918467" w:history="1">
            <w:r w:rsidR="00DC4A4F" w:rsidRPr="00200D26">
              <w:rPr>
                <w:rStyle w:val="Hyperlink"/>
                <w:rFonts w:cs="Times New Roman"/>
                <w:noProof/>
              </w:rPr>
              <w:t>3.1</w:t>
            </w:r>
            <w:r w:rsidR="00DC4A4F">
              <w:rPr>
                <w:rFonts w:asciiTheme="minorHAnsi" w:eastAsiaTheme="minorEastAsia" w:hAnsiTheme="minorHAnsi" w:cstheme="minorBidi"/>
                <w:noProof/>
                <w:sz w:val="22"/>
                <w:lang w:bidi="ar-SA"/>
              </w:rPr>
              <w:tab/>
            </w:r>
            <w:r w:rsidR="00DC4A4F" w:rsidRPr="00200D26">
              <w:rPr>
                <w:rStyle w:val="Hyperlink"/>
                <w:rFonts w:cs="Times New Roman"/>
                <w:noProof/>
              </w:rPr>
              <w:t>An overview of existing negotiation and bargaining solutions</w:t>
            </w:r>
            <w:r w:rsidR="00DC4A4F">
              <w:rPr>
                <w:noProof/>
                <w:webHidden/>
              </w:rPr>
              <w:tab/>
            </w:r>
            <w:r>
              <w:rPr>
                <w:noProof/>
                <w:webHidden/>
              </w:rPr>
              <w:fldChar w:fldCharType="begin"/>
            </w:r>
            <w:r w:rsidR="00DC4A4F">
              <w:rPr>
                <w:noProof/>
                <w:webHidden/>
              </w:rPr>
              <w:instrText xml:space="preserve"> PAGEREF _Toc264918467 \h </w:instrText>
            </w:r>
            <w:r>
              <w:rPr>
                <w:noProof/>
                <w:webHidden/>
              </w:rPr>
            </w:r>
            <w:r>
              <w:rPr>
                <w:noProof/>
                <w:webHidden/>
              </w:rPr>
              <w:fldChar w:fldCharType="separate"/>
            </w:r>
            <w:r w:rsidR="00FD2F52">
              <w:rPr>
                <w:noProof/>
                <w:webHidden/>
              </w:rPr>
              <w:t>12</w:t>
            </w:r>
            <w:r>
              <w:rPr>
                <w:noProof/>
                <w:webHidden/>
              </w:rPr>
              <w:fldChar w:fldCharType="end"/>
            </w:r>
          </w:hyperlink>
        </w:p>
        <w:p w:rsidR="00DC4A4F" w:rsidRDefault="007267FF">
          <w:pPr>
            <w:pStyle w:val="TOC2"/>
            <w:tabs>
              <w:tab w:val="left" w:pos="880"/>
              <w:tab w:val="right" w:leader="dot" w:pos="9350"/>
            </w:tabs>
            <w:rPr>
              <w:rFonts w:asciiTheme="minorHAnsi" w:eastAsiaTheme="minorEastAsia" w:hAnsiTheme="minorHAnsi" w:cstheme="minorBidi"/>
              <w:noProof/>
              <w:sz w:val="22"/>
              <w:lang w:bidi="ar-SA"/>
            </w:rPr>
          </w:pPr>
          <w:hyperlink w:anchor="_Toc264918468" w:history="1">
            <w:r w:rsidR="00DC4A4F" w:rsidRPr="00200D26">
              <w:rPr>
                <w:rStyle w:val="Hyperlink"/>
                <w:rFonts w:cs="Times New Roman"/>
                <w:noProof/>
              </w:rPr>
              <w:t>3.2</w:t>
            </w:r>
            <w:r w:rsidR="00DC4A4F">
              <w:rPr>
                <w:rFonts w:asciiTheme="minorHAnsi" w:eastAsiaTheme="minorEastAsia" w:hAnsiTheme="minorHAnsi" w:cstheme="minorBidi"/>
                <w:noProof/>
                <w:sz w:val="22"/>
                <w:lang w:bidi="ar-SA"/>
              </w:rPr>
              <w:tab/>
            </w:r>
            <w:r w:rsidR="00DC4A4F" w:rsidRPr="00200D26">
              <w:rPr>
                <w:rStyle w:val="Hyperlink"/>
                <w:rFonts w:cs="Times New Roman"/>
                <w:noProof/>
              </w:rPr>
              <w:t>An overview of existing self-adapting systems</w:t>
            </w:r>
            <w:r w:rsidR="00DC4A4F">
              <w:rPr>
                <w:noProof/>
                <w:webHidden/>
              </w:rPr>
              <w:tab/>
            </w:r>
            <w:r>
              <w:rPr>
                <w:noProof/>
                <w:webHidden/>
              </w:rPr>
              <w:fldChar w:fldCharType="begin"/>
            </w:r>
            <w:r w:rsidR="00DC4A4F">
              <w:rPr>
                <w:noProof/>
                <w:webHidden/>
              </w:rPr>
              <w:instrText xml:space="preserve"> PAGEREF _Toc264918468 \h </w:instrText>
            </w:r>
            <w:r>
              <w:rPr>
                <w:noProof/>
                <w:webHidden/>
              </w:rPr>
            </w:r>
            <w:r>
              <w:rPr>
                <w:noProof/>
                <w:webHidden/>
              </w:rPr>
              <w:fldChar w:fldCharType="separate"/>
            </w:r>
            <w:r w:rsidR="00FD2F52">
              <w:rPr>
                <w:noProof/>
                <w:webHidden/>
              </w:rPr>
              <w:t>13</w:t>
            </w:r>
            <w:r>
              <w:rPr>
                <w:noProof/>
                <w:webHidden/>
              </w:rPr>
              <w:fldChar w:fldCharType="end"/>
            </w:r>
          </w:hyperlink>
        </w:p>
        <w:p w:rsidR="00DC4A4F" w:rsidRDefault="007267FF">
          <w:pPr>
            <w:pStyle w:val="TOC1"/>
            <w:tabs>
              <w:tab w:val="left" w:pos="440"/>
              <w:tab w:val="right" w:leader="dot" w:pos="9350"/>
            </w:tabs>
            <w:rPr>
              <w:rFonts w:asciiTheme="minorHAnsi" w:eastAsiaTheme="minorEastAsia" w:hAnsiTheme="minorHAnsi" w:cstheme="minorBidi"/>
              <w:noProof/>
              <w:sz w:val="22"/>
              <w:lang w:bidi="ar-SA"/>
            </w:rPr>
          </w:pPr>
          <w:hyperlink w:anchor="_Toc264918469" w:history="1">
            <w:r w:rsidR="00DC4A4F" w:rsidRPr="00200D26">
              <w:rPr>
                <w:rStyle w:val="Hyperlink"/>
                <w:rFonts w:cs="Times New Roman"/>
                <w:noProof/>
              </w:rPr>
              <w:t>4</w:t>
            </w:r>
            <w:r w:rsidR="00DC4A4F">
              <w:rPr>
                <w:rFonts w:asciiTheme="minorHAnsi" w:eastAsiaTheme="minorEastAsia" w:hAnsiTheme="minorHAnsi" w:cstheme="minorBidi"/>
                <w:noProof/>
                <w:sz w:val="22"/>
                <w:lang w:bidi="ar-SA"/>
              </w:rPr>
              <w:tab/>
            </w:r>
            <w:r w:rsidR="00DC4A4F" w:rsidRPr="00200D26">
              <w:rPr>
                <w:rStyle w:val="Hyperlink"/>
                <w:rFonts w:cs="Times New Roman"/>
                <w:noProof/>
              </w:rPr>
              <w:t>Analysis and Design</w:t>
            </w:r>
            <w:r w:rsidR="00DC4A4F">
              <w:rPr>
                <w:noProof/>
                <w:webHidden/>
              </w:rPr>
              <w:tab/>
            </w:r>
            <w:r>
              <w:rPr>
                <w:noProof/>
                <w:webHidden/>
              </w:rPr>
              <w:fldChar w:fldCharType="begin"/>
            </w:r>
            <w:r w:rsidR="00DC4A4F">
              <w:rPr>
                <w:noProof/>
                <w:webHidden/>
              </w:rPr>
              <w:instrText xml:space="preserve"> PAGEREF _Toc264918469 \h </w:instrText>
            </w:r>
            <w:r>
              <w:rPr>
                <w:noProof/>
                <w:webHidden/>
              </w:rPr>
            </w:r>
            <w:r>
              <w:rPr>
                <w:noProof/>
                <w:webHidden/>
              </w:rPr>
              <w:fldChar w:fldCharType="separate"/>
            </w:r>
            <w:r w:rsidR="00FD2F52">
              <w:rPr>
                <w:noProof/>
                <w:webHidden/>
              </w:rPr>
              <w:t>16</w:t>
            </w:r>
            <w:r>
              <w:rPr>
                <w:noProof/>
                <w:webHidden/>
              </w:rPr>
              <w:fldChar w:fldCharType="end"/>
            </w:r>
          </w:hyperlink>
        </w:p>
        <w:p w:rsidR="00DC4A4F" w:rsidRDefault="007267FF">
          <w:pPr>
            <w:pStyle w:val="TOC2"/>
            <w:tabs>
              <w:tab w:val="left" w:pos="880"/>
              <w:tab w:val="right" w:leader="dot" w:pos="9350"/>
            </w:tabs>
            <w:rPr>
              <w:rFonts w:asciiTheme="minorHAnsi" w:eastAsiaTheme="minorEastAsia" w:hAnsiTheme="minorHAnsi" w:cstheme="minorBidi"/>
              <w:noProof/>
              <w:sz w:val="22"/>
              <w:lang w:bidi="ar-SA"/>
            </w:rPr>
          </w:pPr>
          <w:hyperlink w:anchor="_Toc264918470" w:history="1">
            <w:r w:rsidR="00DC4A4F" w:rsidRPr="00200D26">
              <w:rPr>
                <w:rStyle w:val="Hyperlink"/>
                <w:rFonts w:cs="Times New Roman"/>
                <w:noProof/>
              </w:rPr>
              <w:t>4.1</w:t>
            </w:r>
            <w:r w:rsidR="00DC4A4F">
              <w:rPr>
                <w:rFonts w:asciiTheme="minorHAnsi" w:eastAsiaTheme="minorEastAsia" w:hAnsiTheme="minorHAnsi" w:cstheme="minorBidi"/>
                <w:noProof/>
                <w:sz w:val="22"/>
                <w:lang w:bidi="ar-SA"/>
              </w:rPr>
              <w:tab/>
            </w:r>
            <w:r w:rsidR="00DC4A4F" w:rsidRPr="00200D26">
              <w:rPr>
                <w:rStyle w:val="Hyperlink"/>
                <w:rFonts w:cs="Times New Roman"/>
                <w:noProof/>
              </w:rPr>
              <w:t>The context model</w:t>
            </w:r>
            <w:r w:rsidR="00DC4A4F">
              <w:rPr>
                <w:noProof/>
                <w:webHidden/>
              </w:rPr>
              <w:tab/>
            </w:r>
            <w:r>
              <w:rPr>
                <w:noProof/>
                <w:webHidden/>
              </w:rPr>
              <w:fldChar w:fldCharType="begin"/>
            </w:r>
            <w:r w:rsidR="00DC4A4F">
              <w:rPr>
                <w:noProof/>
                <w:webHidden/>
              </w:rPr>
              <w:instrText xml:space="preserve"> PAGEREF _Toc264918470 \h </w:instrText>
            </w:r>
            <w:r>
              <w:rPr>
                <w:noProof/>
                <w:webHidden/>
              </w:rPr>
            </w:r>
            <w:r>
              <w:rPr>
                <w:noProof/>
                <w:webHidden/>
              </w:rPr>
              <w:fldChar w:fldCharType="separate"/>
            </w:r>
            <w:r w:rsidR="00FD2F52">
              <w:rPr>
                <w:noProof/>
                <w:webHidden/>
              </w:rPr>
              <w:t>16</w:t>
            </w:r>
            <w:r>
              <w:rPr>
                <w:noProof/>
                <w:webHidden/>
              </w:rPr>
              <w:fldChar w:fldCharType="end"/>
            </w:r>
          </w:hyperlink>
        </w:p>
        <w:p w:rsidR="00DC4A4F" w:rsidRDefault="007267FF">
          <w:pPr>
            <w:pStyle w:val="TOC3"/>
            <w:tabs>
              <w:tab w:val="left" w:pos="1320"/>
              <w:tab w:val="right" w:leader="dot" w:pos="9350"/>
            </w:tabs>
            <w:rPr>
              <w:rFonts w:asciiTheme="minorHAnsi" w:eastAsiaTheme="minorEastAsia" w:hAnsiTheme="minorHAnsi" w:cstheme="minorBidi"/>
              <w:noProof/>
              <w:sz w:val="22"/>
              <w:lang w:bidi="ar-SA"/>
            </w:rPr>
          </w:pPr>
          <w:hyperlink w:anchor="_Toc264918471" w:history="1">
            <w:r w:rsidR="00DC4A4F" w:rsidRPr="00200D26">
              <w:rPr>
                <w:rStyle w:val="Hyperlink"/>
                <w:rFonts w:cs="Times New Roman"/>
                <w:noProof/>
              </w:rPr>
              <w:t>4.1.1</w:t>
            </w:r>
            <w:r w:rsidR="00DC4A4F">
              <w:rPr>
                <w:rFonts w:asciiTheme="minorHAnsi" w:eastAsiaTheme="minorEastAsia" w:hAnsiTheme="minorHAnsi" w:cstheme="minorBidi"/>
                <w:noProof/>
                <w:sz w:val="22"/>
                <w:lang w:bidi="ar-SA"/>
              </w:rPr>
              <w:tab/>
            </w:r>
            <w:r w:rsidR="00DC4A4F" w:rsidRPr="00200D26">
              <w:rPr>
                <w:rStyle w:val="Hyperlink"/>
                <w:rFonts w:cs="Times New Roman"/>
                <w:noProof/>
              </w:rPr>
              <w:t>Context Ontology Representation</w:t>
            </w:r>
            <w:r w:rsidR="00DC4A4F">
              <w:rPr>
                <w:noProof/>
                <w:webHidden/>
              </w:rPr>
              <w:tab/>
            </w:r>
            <w:r>
              <w:rPr>
                <w:noProof/>
                <w:webHidden/>
              </w:rPr>
              <w:fldChar w:fldCharType="begin"/>
            </w:r>
            <w:r w:rsidR="00DC4A4F">
              <w:rPr>
                <w:noProof/>
                <w:webHidden/>
              </w:rPr>
              <w:instrText xml:space="preserve"> PAGEREF _Toc264918471 \h </w:instrText>
            </w:r>
            <w:r>
              <w:rPr>
                <w:noProof/>
                <w:webHidden/>
              </w:rPr>
            </w:r>
            <w:r>
              <w:rPr>
                <w:noProof/>
                <w:webHidden/>
              </w:rPr>
              <w:fldChar w:fldCharType="separate"/>
            </w:r>
            <w:r w:rsidR="00FD2F52">
              <w:rPr>
                <w:noProof/>
                <w:webHidden/>
              </w:rPr>
              <w:t>16</w:t>
            </w:r>
            <w:r>
              <w:rPr>
                <w:noProof/>
                <w:webHidden/>
              </w:rPr>
              <w:fldChar w:fldCharType="end"/>
            </w:r>
          </w:hyperlink>
        </w:p>
        <w:p w:rsidR="00DC4A4F" w:rsidRDefault="007267FF">
          <w:pPr>
            <w:pStyle w:val="TOC3"/>
            <w:tabs>
              <w:tab w:val="left" w:pos="1320"/>
              <w:tab w:val="right" w:leader="dot" w:pos="9350"/>
            </w:tabs>
            <w:rPr>
              <w:rFonts w:asciiTheme="minorHAnsi" w:eastAsiaTheme="minorEastAsia" w:hAnsiTheme="minorHAnsi" w:cstheme="minorBidi"/>
              <w:noProof/>
              <w:sz w:val="22"/>
              <w:lang w:bidi="ar-SA"/>
            </w:rPr>
          </w:pPr>
          <w:hyperlink w:anchor="_Toc264918472" w:history="1">
            <w:r w:rsidR="00DC4A4F" w:rsidRPr="00200D26">
              <w:rPr>
                <w:rStyle w:val="Hyperlink"/>
                <w:rFonts w:cs="Times New Roman"/>
                <w:noProof/>
              </w:rPr>
              <w:t>4.1.2</w:t>
            </w:r>
            <w:r w:rsidR="00DC4A4F">
              <w:rPr>
                <w:rFonts w:asciiTheme="minorHAnsi" w:eastAsiaTheme="minorEastAsia" w:hAnsiTheme="minorHAnsi" w:cstheme="minorBidi"/>
                <w:noProof/>
                <w:sz w:val="22"/>
                <w:lang w:bidi="ar-SA"/>
              </w:rPr>
              <w:tab/>
            </w:r>
            <w:r w:rsidR="00DC4A4F" w:rsidRPr="00200D26">
              <w:rPr>
                <w:rStyle w:val="Hyperlink"/>
                <w:rFonts w:cs="Times New Roman"/>
                <w:noProof/>
              </w:rPr>
              <w:t>Policies</w:t>
            </w:r>
            <w:r w:rsidR="00DC4A4F">
              <w:rPr>
                <w:noProof/>
                <w:webHidden/>
              </w:rPr>
              <w:tab/>
            </w:r>
            <w:r>
              <w:rPr>
                <w:noProof/>
                <w:webHidden/>
              </w:rPr>
              <w:fldChar w:fldCharType="begin"/>
            </w:r>
            <w:r w:rsidR="00DC4A4F">
              <w:rPr>
                <w:noProof/>
                <w:webHidden/>
              </w:rPr>
              <w:instrText xml:space="preserve"> PAGEREF _Toc264918472 \h </w:instrText>
            </w:r>
            <w:r>
              <w:rPr>
                <w:noProof/>
                <w:webHidden/>
              </w:rPr>
            </w:r>
            <w:r>
              <w:rPr>
                <w:noProof/>
                <w:webHidden/>
              </w:rPr>
              <w:fldChar w:fldCharType="separate"/>
            </w:r>
            <w:r w:rsidR="00FD2F52">
              <w:rPr>
                <w:noProof/>
                <w:webHidden/>
              </w:rPr>
              <w:t>17</w:t>
            </w:r>
            <w:r>
              <w:rPr>
                <w:noProof/>
                <w:webHidden/>
              </w:rPr>
              <w:fldChar w:fldCharType="end"/>
            </w:r>
          </w:hyperlink>
        </w:p>
        <w:p w:rsidR="00DC4A4F" w:rsidRDefault="007267FF">
          <w:pPr>
            <w:pStyle w:val="TOC3"/>
            <w:tabs>
              <w:tab w:val="left" w:pos="1320"/>
              <w:tab w:val="right" w:leader="dot" w:pos="9350"/>
            </w:tabs>
            <w:rPr>
              <w:rFonts w:asciiTheme="minorHAnsi" w:eastAsiaTheme="minorEastAsia" w:hAnsiTheme="minorHAnsi" w:cstheme="minorBidi"/>
              <w:noProof/>
              <w:sz w:val="22"/>
              <w:lang w:bidi="ar-SA"/>
            </w:rPr>
          </w:pPr>
          <w:hyperlink w:anchor="_Toc264918473" w:history="1">
            <w:r w:rsidR="00DC4A4F" w:rsidRPr="00200D26">
              <w:rPr>
                <w:rStyle w:val="Hyperlink"/>
                <w:rFonts w:cs="Times New Roman"/>
                <w:noProof/>
              </w:rPr>
              <w:t>4.1.3</w:t>
            </w:r>
            <w:r w:rsidR="00DC4A4F">
              <w:rPr>
                <w:rFonts w:asciiTheme="minorHAnsi" w:eastAsiaTheme="minorEastAsia" w:hAnsiTheme="minorHAnsi" w:cstheme="minorBidi"/>
                <w:noProof/>
                <w:sz w:val="22"/>
                <w:lang w:bidi="ar-SA"/>
              </w:rPr>
              <w:tab/>
            </w:r>
            <w:r w:rsidR="00DC4A4F" w:rsidRPr="00200D26">
              <w:rPr>
                <w:rStyle w:val="Hyperlink"/>
                <w:rFonts w:cs="Times New Roman"/>
                <w:noProof/>
              </w:rPr>
              <w:t>Context Entropy</w:t>
            </w:r>
            <w:r w:rsidR="00DC4A4F">
              <w:rPr>
                <w:noProof/>
                <w:webHidden/>
              </w:rPr>
              <w:tab/>
            </w:r>
            <w:r>
              <w:rPr>
                <w:noProof/>
                <w:webHidden/>
              </w:rPr>
              <w:fldChar w:fldCharType="begin"/>
            </w:r>
            <w:r w:rsidR="00DC4A4F">
              <w:rPr>
                <w:noProof/>
                <w:webHidden/>
              </w:rPr>
              <w:instrText xml:space="preserve"> PAGEREF _Toc264918473 \h </w:instrText>
            </w:r>
            <w:r>
              <w:rPr>
                <w:noProof/>
                <w:webHidden/>
              </w:rPr>
            </w:r>
            <w:r>
              <w:rPr>
                <w:noProof/>
                <w:webHidden/>
              </w:rPr>
              <w:fldChar w:fldCharType="separate"/>
            </w:r>
            <w:r w:rsidR="00FD2F52">
              <w:rPr>
                <w:noProof/>
                <w:webHidden/>
              </w:rPr>
              <w:t>18</w:t>
            </w:r>
            <w:r>
              <w:rPr>
                <w:noProof/>
                <w:webHidden/>
              </w:rPr>
              <w:fldChar w:fldCharType="end"/>
            </w:r>
          </w:hyperlink>
        </w:p>
        <w:p w:rsidR="00DC4A4F" w:rsidRDefault="007267FF">
          <w:pPr>
            <w:pStyle w:val="TOC3"/>
            <w:tabs>
              <w:tab w:val="left" w:pos="1320"/>
              <w:tab w:val="right" w:leader="dot" w:pos="9350"/>
            </w:tabs>
            <w:rPr>
              <w:rFonts w:asciiTheme="minorHAnsi" w:eastAsiaTheme="minorEastAsia" w:hAnsiTheme="minorHAnsi" w:cstheme="minorBidi"/>
              <w:noProof/>
              <w:sz w:val="22"/>
              <w:lang w:bidi="ar-SA"/>
            </w:rPr>
          </w:pPr>
          <w:hyperlink w:anchor="_Toc264918474" w:history="1">
            <w:r w:rsidR="00DC4A4F" w:rsidRPr="00200D26">
              <w:rPr>
                <w:rStyle w:val="Hyperlink"/>
                <w:rFonts w:cs="Times New Roman"/>
                <w:noProof/>
              </w:rPr>
              <w:t>4.1.4</w:t>
            </w:r>
            <w:r w:rsidR="00DC4A4F">
              <w:rPr>
                <w:rFonts w:asciiTheme="minorHAnsi" w:eastAsiaTheme="minorEastAsia" w:hAnsiTheme="minorHAnsi" w:cstheme="minorBidi"/>
                <w:noProof/>
                <w:sz w:val="22"/>
                <w:lang w:bidi="ar-SA"/>
              </w:rPr>
              <w:tab/>
            </w:r>
            <w:r w:rsidR="00DC4A4F" w:rsidRPr="00200D26">
              <w:rPr>
                <w:rStyle w:val="Hyperlink"/>
                <w:rFonts w:cs="Times New Roman"/>
                <w:noProof/>
              </w:rPr>
              <w:t>State reward</w:t>
            </w:r>
            <w:r w:rsidR="00DC4A4F">
              <w:rPr>
                <w:noProof/>
                <w:webHidden/>
              </w:rPr>
              <w:tab/>
            </w:r>
            <w:r>
              <w:rPr>
                <w:noProof/>
                <w:webHidden/>
              </w:rPr>
              <w:fldChar w:fldCharType="begin"/>
            </w:r>
            <w:r w:rsidR="00DC4A4F">
              <w:rPr>
                <w:noProof/>
                <w:webHidden/>
              </w:rPr>
              <w:instrText xml:space="preserve"> PAGEREF _Toc264918474 \h </w:instrText>
            </w:r>
            <w:r>
              <w:rPr>
                <w:noProof/>
                <w:webHidden/>
              </w:rPr>
            </w:r>
            <w:r>
              <w:rPr>
                <w:noProof/>
                <w:webHidden/>
              </w:rPr>
              <w:fldChar w:fldCharType="separate"/>
            </w:r>
            <w:r w:rsidR="00FD2F52">
              <w:rPr>
                <w:noProof/>
                <w:webHidden/>
              </w:rPr>
              <w:t>18</w:t>
            </w:r>
            <w:r>
              <w:rPr>
                <w:noProof/>
                <w:webHidden/>
              </w:rPr>
              <w:fldChar w:fldCharType="end"/>
            </w:r>
          </w:hyperlink>
        </w:p>
        <w:p w:rsidR="00DC4A4F" w:rsidRDefault="007267FF">
          <w:pPr>
            <w:pStyle w:val="TOC3"/>
            <w:tabs>
              <w:tab w:val="left" w:pos="1320"/>
              <w:tab w:val="right" w:leader="dot" w:pos="9350"/>
            </w:tabs>
            <w:rPr>
              <w:rFonts w:asciiTheme="minorHAnsi" w:eastAsiaTheme="minorEastAsia" w:hAnsiTheme="minorHAnsi" w:cstheme="minorBidi"/>
              <w:noProof/>
              <w:sz w:val="22"/>
              <w:lang w:bidi="ar-SA"/>
            </w:rPr>
          </w:pPr>
          <w:hyperlink w:anchor="_Toc264918475" w:history="1">
            <w:r w:rsidR="00DC4A4F" w:rsidRPr="00200D26">
              <w:rPr>
                <w:rStyle w:val="Hyperlink"/>
                <w:rFonts w:cs="Times New Roman"/>
                <w:noProof/>
              </w:rPr>
              <w:t>4.1.5</w:t>
            </w:r>
            <w:r w:rsidR="00DC4A4F">
              <w:rPr>
                <w:rFonts w:asciiTheme="minorHAnsi" w:eastAsiaTheme="minorEastAsia" w:hAnsiTheme="minorHAnsi" w:cstheme="minorBidi"/>
                <w:noProof/>
                <w:sz w:val="22"/>
                <w:lang w:bidi="ar-SA"/>
              </w:rPr>
              <w:tab/>
            </w:r>
            <w:r w:rsidR="00DC4A4F" w:rsidRPr="00200D26">
              <w:rPr>
                <w:rStyle w:val="Hyperlink"/>
                <w:rFonts w:cs="Times New Roman"/>
                <w:noProof/>
              </w:rPr>
              <w:t>Inter-Independent Resources Group</w:t>
            </w:r>
            <w:r w:rsidR="00DC4A4F">
              <w:rPr>
                <w:noProof/>
                <w:webHidden/>
              </w:rPr>
              <w:tab/>
            </w:r>
            <w:r>
              <w:rPr>
                <w:noProof/>
                <w:webHidden/>
              </w:rPr>
              <w:fldChar w:fldCharType="begin"/>
            </w:r>
            <w:r w:rsidR="00DC4A4F">
              <w:rPr>
                <w:noProof/>
                <w:webHidden/>
              </w:rPr>
              <w:instrText xml:space="preserve"> PAGEREF _Toc264918475 \h </w:instrText>
            </w:r>
            <w:r>
              <w:rPr>
                <w:noProof/>
                <w:webHidden/>
              </w:rPr>
            </w:r>
            <w:r>
              <w:rPr>
                <w:noProof/>
                <w:webHidden/>
              </w:rPr>
              <w:fldChar w:fldCharType="separate"/>
            </w:r>
            <w:r w:rsidR="00FD2F52">
              <w:rPr>
                <w:noProof/>
                <w:webHidden/>
              </w:rPr>
              <w:t>18</w:t>
            </w:r>
            <w:r>
              <w:rPr>
                <w:noProof/>
                <w:webHidden/>
              </w:rPr>
              <w:fldChar w:fldCharType="end"/>
            </w:r>
          </w:hyperlink>
        </w:p>
        <w:p w:rsidR="00DC4A4F" w:rsidRDefault="007267FF">
          <w:pPr>
            <w:pStyle w:val="TOC3"/>
            <w:tabs>
              <w:tab w:val="left" w:pos="1320"/>
              <w:tab w:val="right" w:leader="dot" w:pos="9350"/>
            </w:tabs>
            <w:rPr>
              <w:rFonts w:asciiTheme="minorHAnsi" w:eastAsiaTheme="minorEastAsia" w:hAnsiTheme="minorHAnsi" w:cstheme="minorBidi"/>
              <w:noProof/>
              <w:sz w:val="22"/>
              <w:lang w:bidi="ar-SA"/>
            </w:rPr>
          </w:pPr>
          <w:hyperlink w:anchor="_Toc264918476" w:history="1">
            <w:r w:rsidR="00DC4A4F" w:rsidRPr="00200D26">
              <w:rPr>
                <w:rStyle w:val="Hyperlink"/>
                <w:rFonts w:cs="Times New Roman"/>
                <w:noProof/>
              </w:rPr>
              <w:t>4.1.6</w:t>
            </w:r>
            <w:r w:rsidR="00DC4A4F">
              <w:rPr>
                <w:rFonts w:asciiTheme="minorHAnsi" w:eastAsiaTheme="minorEastAsia" w:hAnsiTheme="minorHAnsi" w:cstheme="minorBidi"/>
                <w:noProof/>
                <w:sz w:val="22"/>
                <w:lang w:bidi="ar-SA"/>
              </w:rPr>
              <w:tab/>
            </w:r>
            <w:r w:rsidR="00DC4A4F" w:rsidRPr="00200D26">
              <w:rPr>
                <w:rStyle w:val="Hyperlink"/>
                <w:rFonts w:cs="Times New Roman"/>
                <w:noProof/>
              </w:rPr>
              <w:t>RAP instantiation for the self-healing system</w:t>
            </w:r>
            <w:r w:rsidR="00DC4A4F">
              <w:rPr>
                <w:noProof/>
                <w:webHidden/>
              </w:rPr>
              <w:tab/>
            </w:r>
            <w:r>
              <w:rPr>
                <w:noProof/>
                <w:webHidden/>
              </w:rPr>
              <w:fldChar w:fldCharType="begin"/>
            </w:r>
            <w:r w:rsidR="00DC4A4F">
              <w:rPr>
                <w:noProof/>
                <w:webHidden/>
              </w:rPr>
              <w:instrText xml:space="preserve"> PAGEREF _Toc264918476 \h </w:instrText>
            </w:r>
            <w:r>
              <w:rPr>
                <w:noProof/>
                <w:webHidden/>
              </w:rPr>
            </w:r>
            <w:r>
              <w:rPr>
                <w:noProof/>
                <w:webHidden/>
              </w:rPr>
              <w:fldChar w:fldCharType="separate"/>
            </w:r>
            <w:r w:rsidR="00FD2F52">
              <w:rPr>
                <w:noProof/>
                <w:webHidden/>
              </w:rPr>
              <w:t>21</w:t>
            </w:r>
            <w:r>
              <w:rPr>
                <w:noProof/>
                <w:webHidden/>
              </w:rPr>
              <w:fldChar w:fldCharType="end"/>
            </w:r>
          </w:hyperlink>
        </w:p>
        <w:p w:rsidR="00DC4A4F" w:rsidRDefault="007267FF">
          <w:pPr>
            <w:pStyle w:val="TOC3"/>
            <w:tabs>
              <w:tab w:val="left" w:pos="1320"/>
              <w:tab w:val="right" w:leader="dot" w:pos="9350"/>
            </w:tabs>
            <w:rPr>
              <w:rFonts w:asciiTheme="minorHAnsi" w:eastAsiaTheme="minorEastAsia" w:hAnsiTheme="minorHAnsi" w:cstheme="minorBidi"/>
              <w:noProof/>
              <w:sz w:val="22"/>
              <w:lang w:bidi="ar-SA"/>
            </w:rPr>
          </w:pPr>
          <w:hyperlink w:anchor="_Toc264918483" w:history="1">
            <w:r w:rsidR="00DC4A4F" w:rsidRPr="00200D26">
              <w:rPr>
                <w:rStyle w:val="Hyperlink"/>
                <w:rFonts w:cs="Times New Roman"/>
                <w:noProof/>
              </w:rPr>
              <w:t>4.1.7</w:t>
            </w:r>
            <w:r w:rsidR="00DC4A4F">
              <w:rPr>
                <w:rFonts w:asciiTheme="minorHAnsi" w:eastAsiaTheme="minorEastAsia" w:hAnsiTheme="minorHAnsi" w:cstheme="minorBidi"/>
                <w:noProof/>
                <w:sz w:val="22"/>
                <w:lang w:bidi="ar-SA"/>
              </w:rPr>
              <w:tab/>
            </w:r>
            <w:r w:rsidR="00DC4A4F" w:rsidRPr="00200D26">
              <w:rPr>
                <w:rStyle w:val="Hyperlink"/>
                <w:rFonts w:cs="Times New Roman"/>
                <w:noProof/>
              </w:rPr>
              <w:t>RAP instantiation for the self-adapting datacenter</w:t>
            </w:r>
            <w:r w:rsidR="00DC4A4F">
              <w:rPr>
                <w:noProof/>
                <w:webHidden/>
              </w:rPr>
              <w:tab/>
            </w:r>
            <w:r>
              <w:rPr>
                <w:noProof/>
                <w:webHidden/>
              </w:rPr>
              <w:fldChar w:fldCharType="begin"/>
            </w:r>
            <w:r w:rsidR="00DC4A4F">
              <w:rPr>
                <w:noProof/>
                <w:webHidden/>
              </w:rPr>
              <w:instrText xml:space="preserve"> PAGEREF _Toc264918483 \h </w:instrText>
            </w:r>
            <w:r>
              <w:rPr>
                <w:noProof/>
                <w:webHidden/>
              </w:rPr>
            </w:r>
            <w:r>
              <w:rPr>
                <w:noProof/>
                <w:webHidden/>
              </w:rPr>
              <w:fldChar w:fldCharType="separate"/>
            </w:r>
            <w:r w:rsidR="00FD2F52">
              <w:rPr>
                <w:noProof/>
                <w:webHidden/>
              </w:rPr>
              <w:t>21</w:t>
            </w:r>
            <w:r>
              <w:rPr>
                <w:noProof/>
                <w:webHidden/>
              </w:rPr>
              <w:fldChar w:fldCharType="end"/>
            </w:r>
          </w:hyperlink>
        </w:p>
        <w:p w:rsidR="00DC4A4F" w:rsidRDefault="007267FF">
          <w:pPr>
            <w:pStyle w:val="TOC3"/>
            <w:tabs>
              <w:tab w:val="left" w:pos="1320"/>
              <w:tab w:val="right" w:leader="dot" w:pos="9350"/>
            </w:tabs>
            <w:rPr>
              <w:rFonts w:asciiTheme="minorHAnsi" w:eastAsiaTheme="minorEastAsia" w:hAnsiTheme="minorHAnsi" w:cstheme="minorBidi"/>
              <w:noProof/>
              <w:sz w:val="22"/>
              <w:lang w:bidi="ar-SA"/>
            </w:rPr>
          </w:pPr>
          <w:hyperlink w:anchor="_Toc264918484" w:history="1">
            <w:r w:rsidR="00DC4A4F" w:rsidRPr="00200D26">
              <w:rPr>
                <w:rStyle w:val="Hyperlink"/>
                <w:rFonts w:cs="Times New Roman"/>
                <w:noProof/>
              </w:rPr>
              <w:t>4.1.8</w:t>
            </w:r>
            <w:r w:rsidR="00DC4A4F">
              <w:rPr>
                <w:rFonts w:asciiTheme="minorHAnsi" w:eastAsiaTheme="minorEastAsia" w:hAnsiTheme="minorHAnsi" w:cstheme="minorBidi"/>
                <w:noProof/>
                <w:sz w:val="22"/>
                <w:lang w:bidi="ar-SA"/>
              </w:rPr>
              <w:tab/>
            </w:r>
            <w:r w:rsidR="00DC4A4F" w:rsidRPr="00200D26">
              <w:rPr>
                <w:rStyle w:val="Hyperlink"/>
                <w:rFonts w:cs="Times New Roman"/>
                <w:noProof/>
              </w:rPr>
              <w:t>Load Distribution Strategy</w:t>
            </w:r>
            <w:r w:rsidR="00DC4A4F">
              <w:rPr>
                <w:noProof/>
                <w:webHidden/>
              </w:rPr>
              <w:tab/>
            </w:r>
            <w:r>
              <w:rPr>
                <w:noProof/>
                <w:webHidden/>
              </w:rPr>
              <w:fldChar w:fldCharType="begin"/>
            </w:r>
            <w:r w:rsidR="00DC4A4F">
              <w:rPr>
                <w:noProof/>
                <w:webHidden/>
              </w:rPr>
              <w:instrText xml:space="preserve"> PAGEREF _Toc264918484 \h </w:instrText>
            </w:r>
            <w:r>
              <w:rPr>
                <w:noProof/>
                <w:webHidden/>
              </w:rPr>
            </w:r>
            <w:r>
              <w:rPr>
                <w:noProof/>
                <w:webHidden/>
              </w:rPr>
              <w:fldChar w:fldCharType="separate"/>
            </w:r>
            <w:r w:rsidR="00FD2F52">
              <w:rPr>
                <w:noProof/>
                <w:webHidden/>
              </w:rPr>
              <w:t>21</w:t>
            </w:r>
            <w:r>
              <w:rPr>
                <w:noProof/>
                <w:webHidden/>
              </w:rPr>
              <w:fldChar w:fldCharType="end"/>
            </w:r>
          </w:hyperlink>
        </w:p>
        <w:p w:rsidR="00DC4A4F" w:rsidRDefault="007267FF">
          <w:pPr>
            <w:pStyle w:val="TOC2"/>
            <w:tabs>
              <w:tab w:val="left" w:pos="880"/>
              <w:tab w:val="right" w:leader="dot" w:pos="9350"/>
            </w:tabs>
            <w:rPr>
              <w:rFonts w:asciiTheme="minorHAnsi" w:eastAsiaTheme="minorEastAsia" w:hAnsiTheme="minorHAnsi" w:cstheme="minorBidi"/>
              <w:noProof/>
              <w:sz w:val="22"/>
              <w:lang w:bidi="ar-SA"/>
            </w:rPr>
          </w:pPr>
          <w:hyperlink w:anchor="_Toc264918485" w:history="1">
            <w:r w:rsidR="00DC4A4F" w:rsidRPr="00200D26">
              <w:rPr>
                <w:rStyle w:val="Hyperlink"/>
                <w:rFonts w:cs="Times New Roman"/>
                <w:noProof/>
              </w:rPr>
              <w:t>4.2</w:t>
            </w:r>
            <w:r w:rsidR="00DC4A4F">
              <w:rPr>
                <w:rFonts w:asciiTheme="minorHAnsi" w:eastAsiaTheme="minorEastAsia" w:hAnsiTheme="minorHAnsi" w:cstheme="minorBidi"/>
                <w:noProof/>
                <w:sz w:val="22"/>
                <w:lang w:bidi="ar-SA"/>
              </w:rPr>
              <w:tab/>
            </w:r>
            <w:r w:rsidR="00DC4A4F" w:rsidRPr="00200D26">
              <w:rPr>
                <w:rStyle w:val="Hyperlink"/>
                <w:rFonts w:cs="Times New Roman"/>
                <w:noProof/>
              </w:rPr>
              <w:t>Reinforcement Learning Algorithm</w:t>
            </w:r>
            <w:r w:rsidR="00DC4A4F">
              <w:rPr>
                <w:noProof/>
                <w:webHidden/>
              </w:rPr>
              <w:tab/>
            </w:r>
            <w:r>
              <w:rPr>
                <w:noProof/>
                <w:webHidden/>
              </w:rPr>
              <w:fldChar w:fldCharType="begin"/>
            </w:r>
            <w:r w:rsidR="00DC4A4F">
              <w:rPr>
                <w:noProof/>
                <w:webHidden/>
              </w:rPr>
              <w:instrText xml:space="preserve"> PAGEREF _Toc264918485 \h </w:instrText>
            </w:r>
            <w:r>
              <w:rPr>
                <w:noProof/>
                <w:webHidden/>
              </w:rPr>
            </w:r>
            <w:r>
              <w:rPr>
                <w:noProof/>
                <w:webHidden/>
              </w:rPr>
              <w:fldChar w:fldCharType="separate"/>
            </w:r>
            <w:r w:rsidR="00FD2F52">
              <w:rPr>
                <w:noProof/>
                <w:webHidden/>
              </w:rPr>
              <w:t>22</w:t>
            </w:r>
            <w:r>
              <w:rPr>
                <w:noProof/>
                <w:webHidden/>
              </w:rPr>
              <w:fldChar w:fldCharType="end"/>
            </w:r>
          </w:hyperlink>
        </w:p>
        <w:p w:rsidR="00DC4A4F" w:rsidRDefault="007267FF">
          <w:pPr>
            <w:pStyle w:val="TOC2"/>
            <w:tabs>
              <w:tab w:val="left" w:pos="880"/>
              <w:tab w:val="right" w:leader="dot" w:pos="9350"/>
            </w:tabs>
            <w:rPr>
              <w:rFonts w:asciiTheme="minorHAnsi" w:eastAsiaTheme="minorEastAsia" w:hAnsiTheme="minorHAnsi" w:cstheme="minorBidi"/>
              <w:noProof/>
              <w:sz w:val="22"/>
              <w:lang w:bidi="ar-SA"/>
            </w:rPr>
          </w:pPr>
          <w:hyperlink w:anchor="_Toc264918486" w:history="1">
            <w:r w:rsidR="00DC4A4F" w:rsidRPr="00200D26">
              <w:rPr>
                <w:rStyle w:val="Hyperlink"/>
                <w:rFonts w:cs="Times New Roman"/>
                <w:noProof/>
              </w:rPr>
              <w:t>4.3</w:t>
            </w:r>
            <w:r w:rsidR="00DC4A4F">
              <w:rPr>
                <w:rFonts w:asciiTheme="minorHAnsi" w:eastAsiaTheme="minorEastAsia" w:hAnsiTheme="minorHAnsi" w:cstheme="minorBidi"/>
                <w:noProof/>
                <w:sz w:val="22"/>
                <w:lang w:bidi="ar-SA"/>
              </w:rPr>
              <w:tab/>
            </w:r>
            <w:r w:rsidR="00DC4A4F" w:rsidRPr="00200D26">
              <w:rPr>
                <w:rStyle w:val="Hyperlink"/>
                <w:rFonts w:cs="Times New Roman"/>
                <w:noProof/>
              </w:rPr>
              <w:t>QoS-Energy Consumption Negotiation</w:t>
            </w:r>
            <w:r w:rsidR="00DC4A4F">
              <w:rPr>
                <w:noProof/>
                <w:webHidden/>
              </w:rPr>
              <w:tab/>
            </w:r>
            <w:r>
              <w:rPr>
                <w:noProof/>
                <w:webHidden/>
              </w:rPr>
              <w:fldChar w:fldCharType="begin"/>
            </w:r>
            <w:r w:rsidR="00DC4A4F">
              <w:rPr>
                <w:noProof/>
                <w:webHidden/>
              </w:rPr>
              <w:instrText xml:space="preserve"> PAGEREF _Toc264918486 \h </w:instrText>
            </w:r>
            <w:r>
              <w:rPr>
                <w:noProof/>
                <w:webHidden/>
              </w:rPr>
            </w:r>
            <w:r>
              <w:rPr>
                <w:noProof/>
                <w:webHidden/>
              </w:rPr>
              <w:fldChar w:fldCharType="separate"/>
            </w:r>
            <w:r w:rsidR="00FD2F52">
              <w:rPr>
                <w:noProof/>
                <w:webHidden/>
              </w:rPr>
              <w:t>24</w:t>
            </w:r>
            <w:r>
              <w:rPr>
                <w:noProof/>
                <w:webHidden/>
              </w:rPr>
              <w:fldChar w:fldCharType="end"/>
            </w:r>
          </w:hyperlink>
        </w:p>
        <w:p w:rsidR="00DC4A4F" w:rsidRDefault="007267FF">
          <w:pPr>
            <w:pStyle w:val="TOC2"/>
            <w:tabs>
              <w:tab w:val="left" w:pos="880"/>
              <w:tab w:val="right" w:leader="dot" w:pos="9350"/>
            </w:tabs>
            <w:rPr>
              <w:rFonts w:asciiTheme="minorHAnsi" w:eastAsiaTheme="minorEastAsia" w:hAnsiTheme="minorHAnsi" w:cstheme="minorBidi"/>
              <w:noProof/>
              <w:sz w:val="22"/>
              <w:lang w:bidi="ar-SA"/>
            </w:rPr>
          </w:pPr>
          <w:hyperlink w:anchor="_Toc264918487" w:history="1">
            <w:r w:rsidR="00DC4A4F" w:rsidRPr="00200D26">
              <w:rPr>
                <w:rStyle w:val="Hyperlink"/>
                <w:rFonts w:cs="Times New Roman"/>
                <w:noProof/>
              </w:rPr>
              <w:t>4.4</w:t>
            </w:r>
            <w:r w:rsidR="00DC4A4F">
              <w:rPr>
                <w:rFonts w:asciiTheme="minorHAnsi" w:eastAsiaTheme="minorEastAsia" w:hAnsiTheme="minorHAnsi" w:cstheme="minorBidi"/>
                <w:noProof/>
                <w:sz w:val="22"/>
                <w:lang w:bidi="ar-SA"/>
              </w:rPr>
              <w:tab/>
            </w:r>
            <w:r w:rsidR="00DC4A4F" w:rsidRPr="00200D26">
              <w:rPr>
                <w:rStyle w:val="Hyperlink"/>
                <w:rFonts w:cs="Times New Roman"/>
                <w:noProof/>
              </w:rPr>
              <w:t>The Conceptual Architecture</w:t>
            </w:r>
            <w:r w:rsidR="00DC4A4F">
              <w:rPr>
                <w:noProof/>
                <w:webHidden/>
              </w:rPr>
              <w:tab/>
            </w:r>
            <w:r>
              <w:rPr>
                <w:noProof/>
                <w:webHidden/>
              </w:rPr>
              <w:fldChar w:fldCharType="begin"/>
            </w:r>
            <w:r w:rsidR="00DC4A4F">
              <w:rPr>
                <w:noProof/>
                <w:webHidden/>
              </w:rPr>
              <w:instrText xml:space="preserve"> PAGEREF _Toc264918487 \h </w:instrText>
            </w:r>
            <w:r>
              <w:rPr>
                <w:noProof/>
                <w:webHidden/>
              </w:rPr>
            </w:r>
            <w:r>
              <w:rPr>
                <w:noProof/>
                <w:webHidden/>
              </w:rPr>
              <w:fldChar w:fldCharType="separate"/>
            </w:r>
            <w:r w:rsidR="00FD2F52">
              <w:rPr>
                <w:noProof/>
                <w:webHidden/>
              </w:rPr>
              <w:t>26</w:t>
            </w:r>
            <w:r>
              <w:rPr>
                <w:noProof/>
                <w:webHidden/>
              </w:rPr>
              <w:fldChar w:fldCharType="end"/>
            </w:r>
          </w:hyperlink>
        </w:p>
        <w:p w:rsidR="00DC4A4F" w:rsidRDefault="007267FF">
          <w:pPr>
            <w:pStyle w:val="TOC1"/>
            <w:tabs>
              <w:tab w:val="left" w:pos="440"/>
              <w:tab w:val="right" w:leader="dot" w:pos="9350"/>
            </w:tabs>
            <w:rPr>
              <w:rFonts w:asciiTheme="minorHAnsi" w:eastAsiaTheme="minorEastAsia" w:hAnsiTheme="minorHAnsi" w:cstheme="minorBidi"/>
              <w:noProof/>
              <w:sz w:val="22"/>
              <w:lang w:bidi="ar-SA"/>
            </w:rPr>
          </w:pPr>
          <w:hyperlink w:anchor="_Toc264918488" w:history="1">
            <w:r w:rsidR="00DC4A4F" w:rsidRPr="00200D26">
              <w:rPr>
                <w:rStyle w:val="Hyperlink"/>
                <w:rFonts w:cs="Times New Roman"/>
                <w:noProof/>
              </w:rPr>
              <w:t>5</w:t>
            </w:r>
            <w:r w:rsidR="00DC4A4F">
              <w:rPr>
                <w:rFonts w:asciiTheme="minorHAnsi" w:eastAsiaTheme="minorEastAsia" w:hAnsiTheme="minorHAnsi" w:cstheme="minorBidi"/>
                <w:noProof/>
                <w:sz w:val="22"/>
                <w:lang w:bidi="ar-SA"/>
              </w:rPr>
              <w:tab/>
            </w:r>
            <w:r w:rsidR="00DC4A4F" w:rsidRPr="00200D26">
              <w:rPr>
                <w:rStyle w:val="Hyperlink"/>
                <w:rFonts w:cs="Times New Roman"/>
                <w:noProof/>
              </w:rPr>
              <w:t>Implementation</w:t>
            </w:r>
            <w:r w:rsidR="00DC4A4F">
              <w:rPr>
                <w:noProof/>
                <w:webHidden/>
              </w:rPr>
              <w:tab/>
            </w:r>
            <w:r>
              <w:rPr>
                <w:noProof/>
                <w:webHidden/>
              </w:rPr>
              <w:fldChar w:fldCharType="begin"/>
            </w:r>
            <w:r w:rsidR="00DC4A4F">
              <w:rPr>
                <w:noProof/>
                <w:webHidden/>
              </w:rPr>
              <w:instrText xml:space="preserve"> PAGEREF _Toc264918488 \h </w:instrText>
            </w:r>
            <w:r>
              <w:rPr>
                <w:noProof/>
                <w:webHidden/>
              </w:rPr>
            </w:r>
            <w:r>
              <w:rPr>
                <w:noProof/>
                <w:webHidden/>
              </w:rPr>
              <w:fldChar w:fldCharType="separate"/>
            </w:r>
            <w:r w:rsidR="00FD2F52">
              <w:rPr>
                <w:noProof/>
                <w:webHidden/>
              </w:rPr>
              <w:t>30</w:t>
            </w:r>
            <w:r>
              <w:rPr>
                <w:noProof/>
                <w:webHidden/>
              </w:rPr>
              <w:fldChar w:fldCharType="end"/>
            </w:r>
          </w:hyperlink>
        </w:p>
        <w:p w:rsidR="00DC4A4F" w:rsidRDefault="007267FF">
          <w:pPr>
            <w:pStyle w:val="TOC2"/>
            <w:tabs>
              <w:tab w:val="left" w:pos="880"/>
              <w:tab w:val="right" w:leader="dot" w:pos="9350"/>
            </w:tabs>
            <w:rPr>
              <w:rFonts w:asciiTheme="minorHAnsi" w:eastAsiaTheme="minorEastAsia" w:hAnsiTheme="minorHAnsi" w:cstheme="minorBidi"/>
              <w:noProof/>
              <w:sz w:val="22"/>
              <w:lang w:bidi="ar-SA"/>
            </w:rPr>
          </w:pPr>
          <w:hyperlink w:anchor="_Toc264918489" w:history="1">
            <w:r w:rsidR="00DC4A4F" w:rsidRPr="00200D26">
              <w:rPr>
                <w:rStyle w:val="Hyperlink"/>
                <w:rFonts w:cs="Times New Roman"/>
                <w:noProof/>
              </w:rPr>
              <w:t>5.1</w:t>
            </w:r>
            <w:r w:rsidR="00DC4A4F">
              <w:rPr>
                <w:rFonts w:asciiTheme="minorHAnsi" w:eastAsiaTheme="minorEastAsia" w:hAnsiTheme="minorHAnsi" w:cstheme="minorBidi"/>
                <w:noProof/>
                <w:sz w:val="22"/>
                <w:lang w:bidi="ar-SA"/>
              </w:rPr>
              <w:tab/>
            </w:r>
            <w:r w:rsidR="00DC4A4F" w:rsidRPr="00200D26">
              <w:rPr>
                <w:rStyle w:val="Hyperlink"/>
                <w:rFonts w:cs="Times New Roman"/>
                <w:noProof/>
              </w:rPr>
              <w:t>System Components</w:t>
            </w:r>
            <w:r w:rsidR="00DC4A4F">
              <w:rPr>
                <w:noProof/>
                <w:webHidden/>
              </w:rPr>
              <w:tab/>
            </w:r>
            <w:r>
              <w:rPr>
                <w:noProof/>
                <w:webHidden/>
              </w:rPr>
              <w:fldChar w:fldCharType="begin"/>
            </w:r>
            <w:r w:rsidR="00DC4A4F">
              <w:rPr>
                <w:noProof/>
                <w:webHidden/>
              </w:rPr>
              <w:instrText xml:space="preserve"> PAGEREF _Toc264918489 \h </w:instrText>
            </w:r>
            <w:r>
              <w:rPr>
                <w:noProof/>
                <w:webHidden/>
              </w:rPr>
            </w:r>
            <w:r>
              <w:rPr>
                <w:noProof/>
                <w:webHidden/>
              </w:rPr>
              <w:fldChar w:fldCharType="separate"/>
            </w:r>
            <w:r w:rsidR="00FD2F52">
              <w:rPr>
                <w:noProof/>
                <w:webHidden/>
              </w:rPr>
              <w:t>30</w:t>
            </w:r>
            <w:r>
              <w:rPr>
                <w:noProof/>
                <w:webHidden/>
              </w:rPr>
              <w:fldChar w:fldCharType="end"/>
            </w:r>
          </w:hyperlink>
        </w:p>
        <w:p w:rsidR="00DC4A4F" w:rsidRDefault="007267FF">
          <w:pPr>
            <w:pStyle w:val="TOC2"/>
            <w:tabs>
              <w:tab w:val="left" w:pos="880"/>
              <w:tab w:val="right" w:leader="dot" w:pos="9350"/>
            </w:tabs>
            <w:rPr>
              <w:rFonts w:asciiTheme="minorHAnsi" w:eastAsiaTheme="minorEastAsia" w:hAnsiTheme="minorHAnsi" w:cstheme="minorBidi"/>
              <w:noProof/>
              <w:sz w:val="22"/>
              <w:lang w:bidi="ar-SA"/>
            </w:rPr>
          </w:pPr>
          <w:hyperlink w:anchor="_Toc264918490" w:history="1">
            <w:r w:rsidR="00DC4A4F" w:rsidRPr="00200D26">
              <w:rPr>
                <w:rStyle w:val="Hyperlink"/>
                <w:rFonts w:cs="Times New Roman"/>
                <w:noProof/>
              </w:rPr>
              <w:t>5.2</w:t>
            </w:r>
            <w:r w:rsidR="00DC4A4F">
              <w:rPr>
                <w:rFonts w:asciiTheme="minorHAnsi" w:eastAsiaTheme="minorEastAsia" w:hAnsiTheme="minorHAnsi" w:cstheme="minorBidi"/>
                <w:noProof/>
                <w:sz w:val="22"/>
                <w:lang w:bidi="ar-SA"/>
              </w:rPr>
              <w:tab/>
            </w:r>
            <w:r w:rsidR="00DC4A4F" w:rsidRPr="00200D26">
              <w:rPr>
                <w:rStyle w:val="Hyperlink"/>
                <w:rFonts w:cs="Times New Roman"/>
                <w:noProof/>
              </w:rPr>
              <w:t>System Input</w:t>
            </w:r>
            <w:r w:rsidR="00DC4A4F">
              <w:rPr>
                <w:noProof/>
                <w:webHidden/>
              </w:rPr>
              <w:tab/>
            </w:r>
            <w:r>
              <w:rPr>
                <w:noProof/>
                <w:webHidden/>
              </w:rPr>
              <w:fldChar w:fldCharType="begin"/>
            </w:r>
            <w:r w:rsidR="00DC4A4F">
              <w:rPr>
                <w:noProof/>
                <w:webHidden/>
              </w:rPr>
              <w:instrText xml:space="preserve"> PAGEREF _Toc264918490 \h </w:instrText>
            </w:r>
            <w:r>
              <w:rPr>
                <w:noProof/>
                <w:webHidden/>
              </w:rPr>
            </w:r>
            <w:r>
              <w:rPr>
                <w:noProof/>
                <w:webHidden/>
              </w:rPr>
              <w:fldChar w:fldCharType="separate"/>
            </w:r>
            <w:r w:rsidR="00FD2F52">
              <w:rPr>
                <w:noProof/>
                <w:webHidden/>
              </w:rPr>
              <w:t>31</w:t>
            </w:r>
            <w:r>
              <w:rPr>
                <w:noProof/>
                <w:webHidden/>
              </w:rPr>
              <w:fldChar w:fldCharType="end"/>
            </w:r>
          </w:hyperlink>
        </w:p>
        <w:p w:rsidR="00DC4A4F" w:rsidRDefault="007267FF">
          <w:pPr>
            <w:pStyle w:val="TOC2"/>
            <w:tabs>
              <w:tab w:val="left" w:pos="880"/>
              <w:tab w:val="right" w:leader="dot" w:pos="9350"/>
            </w:tabs>
            <w:rPr>
              <w:rFonts w:asciiTheme="minorHAnsi" w:eastAsiaTheme="minorEastAsia" w:hAnsiTheme="minorHAnsi" w:cstheme="minorBidi"/>
              <w:noProof/>
              <w:sz w:val="22"/>
              <w:lang w:bidi="ar-SA"/>
            </w:rPr>
          </w:pPr>
          <w:hyperlink w:anchor="_Toc264918491" w:history="1">
            <w:r w:rsidR="00DC4A4F" w:rsidRPr="00200D26">
              <w:rPr>
                <w:rStyle w:val="Hyperlink"/>
                <w:rFonts w:cs="Times New Roman"/>
                <w:noProof/>
              </w:rPr>
              <w:t>5.3</w:t>
            </w:r>
            <w:r w:rsidR="00DC4A4F">
              <w:rPr>
                <w:rFonts w:asciiTheme="minorHAnsi" w:eastAsiaTheme="minorEastAsia" w:hAnsiTheme="minorHAnsi" w:cstheme="minorBidi"/>
                <w:noProof/>
                <w:sz w:val="22"/>
                <w:lang w:bidi="ar-SA"/>
              </w:rPr>
              <w:tab/>
            </w:r>
            <w:r w:rsidR="00DC4A4F" w:rsidRPr="00200D26">
              <w:rPr>
                <w:rStyle w:val="Hyperlink"/>
                <w:rFonts w:cs="Times New Roman"/>
                <w:noProof/>
              </w:rPr>
              <w:t>System Output</w:t>
            </w:r>
            <w:r w:rsidR="00DC4A4F">
              <w:rPr>
                <w:noProof/>
                <w:webHidden/>
              </w:rPr>
              <w:tab/>
            </w:r>
            <w:r>
              <w:rPr>
                <w:noProof/>
                <w:webHidden/>
              </w:rPr>
              <w:fldChar w:fldCharType="begin"/>
            </w:r>
            <w:r w:rsidR="00DC4A4F">
              <w:rPr>
                <w:noProof/>
                <w:webHidden/>
              </w:rPr>
              <w:instrText xml:space="preserve"> PAGEREF _Toc264918491 \h </w:instrText>
            </w:r>
            <w:r>
              <w:rPr>
                <w:noProof/>
                <w:webHidden/>
              </w:rPr>
            </w:r>
            <w:r>
              <w:rPr>
                <w:noProof/>
                <w:webHidden/>
              </w:rPr>
              <w:fldChar w:fldCharType="separate"/>
            </w:r>
            <w:r w:rsidR="00FD2F52">
              <w:rPr>
                <w:noProof/>
                <w:webHidden/>
              </w:rPr>
              <w:t>32</w:t>
            </w:r>
            <w:r>
              <w:rPr>
                <w:noProof/>
                <w:webHidden/>
              </w:rPr>
              <w:fldChar w:fldCharType="end"/>
            </w:r>
          </w:hyperlink>
        </w:p>
        <w:p w:rsidR="00DC4A4F" w:rsidRDefault="007267FF">
          <w:pPr>
            <w:pStyle w:val="TOC2"/>
            <w:tabs>
              <w:tab w:val="left" w:pos="880"/>
              <w:tab w:val="right" w:leader="dot" w:pos="9350"/>
            </w:tabs>
            <w:rPr>
              <w:rFonts w:asciiTheme="minorHAnsi" w:eastAsiaTheme="minorEastAsia" w:hAnsiTheme="minorHAnsi" w:cstheme="minorBidi"/>
              <w:noProof/>
              <w:sz w:val="22"/>
              <w:lang w:bidi="ar-SA"/>
            </w:rPr>
          </w:pPr>
          <w:hyperlink w:anchor="_Toc264918492" w:history="1">
            <w:r w:rsidR="00DC4A4F" w:rsidRPr="00200D26">
              <w:rPr>
                <w:rStyle w:val="Hyperlink"/>
                <w:rFonts w:cs="Times New Roman"/>
                <w:noProof/>
              </w:rPr>
              <w:t>5.4</w:t>
            </w:r>
            <w:r w:rsidR="00DC4A4F">
              <w:rPr>
                <w:rFonts w:asciiTheme="minorHAnsi" w:eastAsiaTheme="minorEastAsia" w:hAnsiTheme="minorHAnsi" w:cstheme="minorBidi"/>
                <w:noProof/>
                <w:sz w:val="22"/>
                <w:lang w:bidi="ar-SA"/>
              </w:rPr>
              <w:tab/>
            </w:r>
            <w:r w:rsidR="00DC4A4F" w:rsidRPr="00200D26">
              <w:rPr>
                <w:rStyle w:val="Hyperlink"/>
                <w:rFonts w:cs="Times New Roman"/>
                <w:noProof/>
              </w:rPr>
              <w:t>Implementation Technology</w:t>
            </w:r>
            <w:r w:rsidR="00DC4A4F">
              <w:rPr>
                <w:noProof/>
                <w:webHidden/>
              </w:rPr>
              <w:tab/>
            </w:r>
            <w:r>
              <w:rPr>
                <w:noProof/>
                <w:webHidden/>
              </w:rPr>
              <w:fldChar w:fldCharType="begin"/>
            </w:r>
            <w:r w:rsidR="00DC4A4F">
              <w:rPr>
                <w:noProof/>
                <w:webHidden/>
              </w:rPr>
              <w:instrText xml:space="preserve"> PAGEREF _Toc264918492 \h </w:instrText>
            </w:r>
            <w:r>
              <w:rPr>
                <w:noProof/>
                <w:webHidden/>
              </w:rPr>
            </w:r>
            <w:r>
              <w:rPr>
                <w:noProof/>
                <w:webHidden/>
              </w:rPr>
              <w:fldChar w:fldCharType="separate"/>
            </w:r>
            <w:r w:rsidR="00FD2F52">
              <w:rPr>
                <w:noProof/>
                <w:webHidden/>
              </w:rPr>
              <w:t>33</w:t>
            </w:r>
            <w:r>
              <w:rPr>
                <w:noProof/>
                <w:webHidden/>
              </w:rPr>
              <w:fldChar w:fldCharType="end"/>
            </w:r>
          </w:hyperlink>
        </w:p>
        <w:p w:rsidR="00DC4A4F" w:rsidRDefault="007267FF">
          <w:pPr>
            <w:pStyle w:val="TOC2"/>
            <w:tabs>
              <w:tab w:val="left" w:pos="880"/>
              <w:tab w:val="right" w:leader="dot" w:pos="9350"/>
            </w:tabs>
            <w:rPr>
              <w:rFonts w:asciiTheme="minorHAnsi" w:eastAsiaTheme="minorEastAsia" w:hAnsiTheme="minorHAnsi" w:cstheme="minorBidi"/>
              <w:noProof/>
              <w:sz w:val="22"/>
              <w:lang w:bidi="ar-SA"/>
            </w:rPr>
          </w:pPr>
          <w:hyperlink w:anchor="_Toc264918493" w:history="1">
            <w:r w:rsidR="00DC4A4F" w:rsidRPr="00200D26">
              <w:rPr>
                <w:rStyle w:val="Hyperlink"/>
                <w:rFonts w:cs="Times New Roman"/>
                <w:noProof/>
              </w:rPr>
              <w:t>5.5</w:t>
            </w:r>
            <w:r w:rsidR="00DC4A4F">
              <w:rPr>
                <w:rFonts w:asciiTheme="minorHAnsi" w:eastAsiaTheme="minorEastAsia" w:hAnsiTheme="minorHAnsi" w:cstheme="minorBidi"/>
                <w:noProof/>
                <w:sz w:val="22"/>
                <w:lang w:bidi="ar-SA"/>
              </w:rPr>
              <w:tab/>
            </w:r>
            <w:r w:rsidR="00DC4A4F" w:rsidRPr="00200D26">
              <w:rPr>
                <w:rStyle w:val="Hyperlink"/>
                <w:rFonts w:cs="Times New Roman"/>
                <w:noProof/>
              </w:rPr>
              <w:t>Ontology Representation Implementation</w:t>
            </w:r>
            <w:r w:rsidR="00DC4A4F">
              <w:rPr>
                <w:noProof/>
                <w:webHidden/>
              </w:rPr>
              <w:tab/>
            </w:r>
            <w:r>
              <w:rPr>
                <w:noProof/>
                <w:webHidden/>
              </w:rPr>
              <w:fldChar w:fldCharType="begin"/>
            </w:r>
            <w:r w:rsidR="00DC4A4F">
              <w:rPr>
                <w:noProof/>
                <w:webHidden/>
              </w:rPr>
              <w:instrText xml:space="preserve"> PAGEREF _Toc264918493 \h </w:instrText>
            </w:r>
            <w:r>
              <w:rPr>
                <w:noProof/>
                <w:webHidden/>
              </w:rPr>
            </w:r>
            <w:r>
              <w:rPr>
                <w:noProof/>
                <w:webHidden/>
              </w:rPr>
              <w:fldChar w:fldCharType="separate"/>
            </w:r>
            <w:r w:rsidR="00FD2F52">
              <w:rPr>
                <w:noProof/>
                <w:webHidden/>
              </w:rPr>
              <w:t>35</w:t>
            </w:r>
            <w:r>
              <w:rPr>
                <w:noProof/>
                <w:webHidden/>
              </w:rPr>
              <w:fldChar w:fldCharType="end"/>
            </w:r>
          </w:hyperlink>
        </w:p>
        <w:p w:rsidR="00DC4A4F" w:rsidRDefault="007267FF">
          <w:pPr>
            <w:pStyle w:val="TOC3"/>
            <w:tabs>
              <w:tab w:val="left" w:pos="1320"/>
              <w:tab w:val="right" w:leader="dot" w:pos="9350"/>
            </w:tabs>
            <w:rPr>
              <w:rFonts w:asciiTheme="minorHAnsi" w:eastAsiaTheme="minorEastAsia" w:hAnsiTheme="minorHAnsi" w:cstheme="minorBidi"/>
              <w:noProof/>
              <w:sz w:val="22"/>
              <w:lang w:bidi="ar-SA"/>
            </w:rPr>
          </w:pPr>
          <w:hyperlink w:anchor="_Toc264918494" w:history="1">
            <w:r w:rsidR="00DC4A4F" w:rsidRPr="00200D26">
              <w:rPr>
                <w:rStyle w:val="Hyperlink"/>
                <w:rFonts w:cs="Times New Roman"/>
                <w:noProof/>
              </w:rPr>
              <w:t>5.5.1</w:t>
            </w:r>
            <w:r w:rsidR="00DC4A4F">
              <w:rPr>
                <w:rFonts w:asciiTheme="minorHAnsi" w:eastAsiaTheme="minorEastAsia" w:hAnsiTheme="minorHAnsi" w:cstheme="minorBidi"/>
                <w:noProof/>
                <w:sz w:val="22"/>
                <w:lang w:bidi="ar-SA"/>
              </w:rPr>
              <w:tab/>
            </w:r>
            <w:r w:rsidR="00DC4A4F" w:rsidRPr="00200D26">
              <w:rPr>
                <w:rStyle w:val="Hyperlink"/>
                <w:rFonts w:cs="Times New Roman"/>
                <w:noProof/>
              </w:rPr>
              <w:t>Environment Ontology Implementation</w:t>
            </w:r>
            <w:r w:rsidR="00DC4A4F">
              <w:rPr>
                <w:noProof/>
                <w:webHidden/>
              </w:rPr>
              <w:tab/>
            </w:r>
            <w:r>
              <w:rPr>
                <w:noProof/>
                <w:webHidden/>
              </w:rPr>
              <w:fldChar w:fldCharType="begin"/>
            </w:r>
            <w:r w:rsidR="00DC4A4F">
              <w:rPr>
                <w:noProof/>
                <w:webHidden/>
              </w:rPr>
              <w:instrText xml:space="preserve"> PAGEREF _Toc264918494 \h </w:instrText>
            </w:r>
            <w:r>
              <w:rPr>
                <w:noProof/>
                <w:webHidden/>
              </w:rPr>
            </w:r>
            <w:r>
              <w:rPr>
                <w:noProof/>
                <w:webHidden/>
              </w:rPr>
              <w:fldChar w:fldCharType="separate"/>
            </w:r>
            <w:r w:rsidR="00FD2F52">
              <w:rPr>
                <w:noProof/>
                <w:webHidden/>
              </w:rPr>
              <w:t>35</w:t>
            </w:r>
            <w:r>
              <w:rPr>
                <w:noProof/>
                <w:webHidden/>
              </w:rPr>
              <w:fldChar w:fldCharType="end"/>
            </w:r>
          </w:hyperlink>
        </w:p>
        <w:p w:rsidR="00DC4A4F" w:rsidRDefault="007267FF">
          <w:pPr>
            <w:pStyle w:val="TOC3"/>
            <w:tabs>
              <w:tab w:val="left" w:pos="1320"/>
              <w:tab w:val="right" w:leader="dot" w:pos="9350"/>
            </w:tabs>
            <w:rPr>
              <w:rFonts w:asciiTheme="minorHAnsi" w:eastAsiaTheme="minorEastAsia" w:hAnsiTheme="minorHAnsi" w:cstheme="minorBidi"/>
              <w:noProof/>
              <w:sz w:val="22"/>
              <w:lang w:bidi="ar-SA"/>
            </w:rPr>
          </w:pPr>
          <w:hyperlink w:anchor="_Toc264918495" w:history="1">
            <w:r w:rsidR="00DC4A4F" w:rsidRPr="00200D26">
              <w:rPr>
                <w:rStyle w:val="Hyperlink"/>
                <w:rFonts w:cs="Times New Roman"/>
                <w:noProof/>
              </w:rPr>
              <w:t>5.5.2</w:t>
            </w:r>
            <w:r w:rsidR="00DC4A4F">
              <w:rPr>
                <w:rFonts w:asciiTheme="minorHAnsi" w:eastAsiaTheme="minorEastAsia" w:hAnsiTheme="minorHAnsi" w:cstheme="minorBidi"/>
                <w:noProof/>
                <w:sz w:val="22"/>
                <w:lang w:bidi="ar-SA"/>
              </w:rPr>
              <w:tab/>
            </w:r>
            <w:r w:rsidR="00DC4A4F" w:rsidRPr="00200D26">
              <w:rPr>
                <w:rStyle w:val="Hyperlink"/>
                <w:rFonts w:cs="Times New Roman"/>
                <w:noProof/>
              </w:rPr>
              <w:t>Datacenter Ontology Representation</w:t>
            </w:r>
            <w:r w:rsidR="00DC4A4F">
              <w:rPr>
                <w:noProof/>
                <w:webHidden/>
              </w:rPr>
              <w:tab/>
            </w:r>
            <w:r>
              <w:rPr>
                <w:noProof/>
                <w:webHidden/>
              </w:rPr>
              <w:fldChar w:fldCharType="begin"/>
            </w:r>
            <w:r w:rsidR="00DC4A4F">
              <w:rPr>
                <w:noProof/>
                <w:webHidden/>
              </w:rPr>
              <w:instrText xml:space="preserve"> PAGEREF _Toc264918495 \h </w:instrText>
            </w:r>
            <w:r>
              <w:rPr>
                <w:noProof/>
                <w:webHidden/>
              </w:rPr>
            </w:r>
            <w:r>
              <w:rPr>
                <w:noProof/>
                <w:webHidden/>
              </w:rPr>
              <w:fldChar w:fldCharType="separate"/>
            </w:r>
            <w:r w:rsidR="00FD2F52">
              <w:rPr>
                <w:noProof/>
                <w:webHidden/>
              </w:rPr>
              <w:t>35</w:t>
            </w:r>
            <w:r>
              <w:rPr>
                <w:noProof/>
                <w:webHidden/>
              </w:rPr>
              <w:fldChar w:fldCharType="end"/>
            </w:r>
          </w:hyperlink>
        </w:p>
        <w:p w:rsidR="00DC4A4F" w:rsidRDefault="007267FF">
          <w:pPr>
            <w:pStyle w:val="TOC2"/>
            <w:tabs>
              <w:tab w:val="left" w:pos="880"/>
              <w:tab w:val="right" w:leader="dot" w:pos="9350"/>
            </w:tabs>
            <w:rPr>
              <w:rFonts w:asciiTheme="minorHAnsi" w:eastAsiaTheme="minorEastAsia" w:hAnsiTheme="minorHAnsi" w:cstheme="minorBidi"/>
              <w:noProof/>
              <w:sz w:val="22"/>
              <w:lang w:bidi="ar-SA"/>
            </w:rPr>
          </w:pPr>
          <w:hyperlink w:anchor="_Toc264918496" w:history="1">
            <w:r w:rsidR="00DC4A4F" w:rsidRPr="00200D26">
              <w:rPr>
                <w:rStyle w:val="Hyperlink"/>
                <w:rFonts w:cs="Times New Roman"/>
                <w:noProof/>
              </w:rPr>
              <w:t>5.6</w:t>
            </w:r>
            <w:r w:rsidR="00DC4A4F">
              <w:rPr>
                <w:rFonts w:asciiTheme="minorHAnsi" w:eastAsiaTheme="minorEastAsia" w:hAnsiTheme="minorHAnsi" w:cstheme="minorBidi"/>
                <w:noProof/>
                <w:sz w:val="22"/>
                <w:lang w:bidi="ar-SA"/>
              </w:rPr>
              <w:tab/>
            </w:r>
            <w:r w:rsidR="00DC4A4F" w:rsidRPr="00200D26">
              <w:rPr>
                <w:rStyle w:val="Hyperlink"/>
                <w:rFonts w:cs="Times New Roman"/>
                <w:noProof/>
              </w:rPr>
              <w:t>Agents Implementation</w:t>
            </w:r>
            <w:r w:rsidR="00DC4A4F">
              <w:rPr>
                <w:noProof/>
                <w:webHidden/>
              </w:rPr>
              <w:tab/>
            </w:r>
            <w:r>
              <w:rPr>
                <w:noProof/>
                <w:webHidden/>
              </w:rPr>
              <w:fldChar w:fldCharType="begin"/>
            </w:r>
            <w:r w:rsidR="00DC4A4F">
              <w:rPr>
                <w:noProof/>
                <w:webHidden/>
              </w:rPr>
              <w:instrText xml:space="preserve"> PAGEREF _Toc264918496 \h </w:instrText>
            </w:r>
            <w:r>
              <w:rPr>
                <w:noProof/>
                <w:webHidden/>
              </w:rPr>
            </w:r>
            <w:r>
              <w:rPr>
                <w:noProof/>
                <w:webHidden/>
              </w:rPr>
              <w:fldChar w:fldCharType="separate"/>
            </w:r>
            <w:r w:rsidR="00FD2F52">
              <w:rPr>
                <w:noProof/>
                <w:webHidden/>
              </w:rPr>
              <w:t>37</w:t>
            </w:r>
            <w:r>
              <w:rPr>
                <w:noProof/>
                <w:webHidden/>
              </w:rPr>
              <w:fldChar w:fldCharType="end"/>
            </w:r>
          </w:hyperlink>
        </w:p>
        <w:p w:rsidR="00DC4A4F" w:rsidRDefault="007267FF">
          <w:pPr>
            <w:pStyle w:val="TOC3"/>
            <w:tabs>
              <w:tab w:val="left" w:pos="1320"/>
              <w:tab w:val="right" w:leader="dot" w:pos="9350"/>
            </w:tabs>
            <w:rPr>
              <w:rFonts w:asciiTheme="minorHAnsi" w:eastAsiaTheme="minorEastAsia" w:hAnsiTheme="minorHAnsi" w:cstheme="minorBidi"/>
              <w:noProof/>
              <w:sz w:val="22"/>
              <w:lang w:bidi="ar-SA"/>
            </w:rPr>
          </w:pPr>
          <w:hyperlink w:anchor="_Toc264918497" w:history="1">
            <w:r w:rsidR="00DC4A4F" w:rsidRPr="00200D26">
              <w:rPr>
                <w:rStyle w:val="Hyperlink"/>
                <w:rFonts w:cs="Times New Roman"/>
                <w:noProof/>
              </w:rPr>
              <w:t>5.6.1</w:t>
            </w:r>
            <w:r w:rsidR="00DC4A4F">
              <w:rPr>
                <w:rFonts w:asciiTheme="minorHAnsi" w:eastAsiaTheme="minorEastAsia" w:hAnsiTheme="minorHAnsi" w:cstheme="minorBidi"/>
                <w:noProof/>
                <w:sz w:val="22"/>
                <w:lang w:bidi="ar-SA"/>
              </w:rPr>
              <w:tab/>
            </w:r>
            <w:r w:rsidR="00DC4A4F" w:rsidRPr="00200D26">
              <w:rPr>
                <w:rStyle w:val="Hyperlink"/>
                <w:rFonts w:cs="Times New Roman"/>
                <w:noProof/>
              </w:rPr>
              <w:t>Context Interpreting Agent (CIA)</w:t>
            </w:r>
            <w:r w:rsidR="00DC4A4F">
              <w:rPr>
                <w:noProof/>
                <w:webHidden/>
              </w:rPr>
              <w:tab/>
            </w:r>
            <w:r>
              <w:rPr>
                <w:noProof/>
                <w:webHidden/>
              </w:rPr>
              <w:fldChar w:fldCharType="begin"/>
            </w:r>
            <w:r w:rsidR="00DC4A4F">
              <w:rPr>
                <w:noProof/>
                <w:webHidden/>
              </w:rPr>
              <w:instrText xml:space="preserve"> PAGEREF _Toc264918497 \h </w:instrText>
            </w:r>
            <w:r>
              <w:rPr>
                <w:noProof/>
                <w:webHidden/>
              </w:rPr>
            </w:r>
            <w:r>
              <w:rPr>
                <w:noProof/>
                <w:webHidden/>
              </w:rPr>
              <w:fldChar w:fldCharType="separate"/>
            </w:r>
            <w:r w:rsidR="00FD2F52">
              <w:rPr>
                <w:noProof/>
                <w:webHidden/>
              </w:rPr>
              <w:t>37</w:t>
            </w:r>
            <w:r>
              <w:rPr>
                <w:noProof/>
                <w:webHidden/>
              </w:rPr>
              <w:fldChar w:fldCharType="end"/>
            </w:r>
          </w:hyperlink>
        </w:p>
        <w:p w:rsidR="00DC4A4F" w:rsidRDefault="007267FF">
          <w:pPr>
            <w:pStyle w:val="TOC3"/>
            <w:tabs>
              <w:tab w:val="left" w:pos="1320"/>
              <w:tab w:val="right" w:leader="dot" w:pos="9350"/>
            </w:tabs>
            <w:rPr>
              <w:rFonts w:asciiTheme="minorHAnsi" w:eastAsiaTheme="minorEastAsia" w:hAnsiTheme="minorHAnsi" w:cstheme="minorBidi"/>
              <w:noProof/>
              <w:sz w:val="22"/>
              <w:lang w:bidi="ar-SA"/>
            </w:rPr>
          </w:pPr>
          <w:hyperlink w:anchor="_Toc264918498" w:history="1">
            <w:r w:rsidR="00DC4A4F" w:rsidRPr="00200D26">
              <w:rPr>
                <w:rStyle w:val="Hyperlink"/>
                <w:rFonts w:cs="Times New Roman"/>
                <w:noProof/>
              </w:rPr>
              <w:t>5.6.2</w:t>
            </w:r>
            <w:r w:rsidR="00DC4A4F">
              <w:rPr>
                <w:rFonts w:asciiTheme="minorHAnsi" w:eastAsiaTheme="minorEastAsia" w:hAnsiTheme="minorHAnsi" w:cstheme="minorBidi"/>
                <w:noProof/>
                <w:sz w:val="22"/>
                <w:lang w:bidi="ar-SA"/>
              </w:rPr>
              <w:tab/>
            </w:r>
            <w:r w:rsidR="00DC4A4F" w:rsidRPr="00200D26">
              <w:rPr>
                <w:rStyle w:val="Hyperlink"/>
                <w:rFonts w:cs="Times New Roman"/>
                <w:noProof/>
              </w:rPr>
              <w:t>Reinforcement Learning Agent (RLA)</w:t>
            </w:r>
            <w:r w:rsidR="00DC4A4F">
              <w:rPr>
                <w:noProof/>
                <w:webHidden/>
              </w:rPr>
              <w:tab/>
            </w:r>
            <w:r>
              <w:rPr>
                <w:noProof/>
                <w:webHidden/>
              </w:rPr>
              <w:fldChar w:fldCharType="begin"/>
            </w:r>
            <w:r w:rsidR="00DC4A4F">
              <w:rPr>
                <w:noProof/>
                <w:webHidden/>
              </w:rPr>
              <w:instrText xml:space="preserve"> PAGEREF _Toc264918498 \h </w:instrText>
            </w:r>
            <w:r>
              <w:rPr>
                <w:noProof/>
                <w:webHidden/>
              </w:rPr>
            </w:r>
            <w:r>
              <w:rPr>
                <w:noProof/>
                <w:webHidden/>
              </w:rPr>
              <w:fldChar w:fldCharType="separate"/>
            </w:r>
            <w:r w:rsidR="00FD2F52">
              <w:rPr>
                <w:noProof/>
                <w:webHidden/>
              </w:rPr>
              <w:t>38</w:t>
            </w:r>
            <w:r>
              <w:rPr>
                <w:noProof/>
                <w:webHidden/>
              </w:rPr>
              <w:fldChar w:fldCharType="end"/>
            </w:r>
          </w:hyperlink>
        </w:p>
        <w:p w:rsidR="00DC4A4F" w:rsidRDefault="007267FF">
          <w:pPr>
            <w:pStyle w:val="TOC3"/>
            <w:tabs>
              <w:tab w:val="left" w:pos="1320"/>
              <w:tab w:val="right" w:leader="dot" w:pos="9350"/>
            </w:tabs>
            <w:rPr>
              <w:rFonts w:asciiTheme="minorHAnsi" w:eastAsiaTheme="minorEastAsia" w:hAnsiTheme="minorHAnsi" w:cstheme="minorBidi"/>
              <w:noProof/>
              <w:sz w:val="22"/>
              <w:lang w:bidi="ar-SA"/>
            </w:rPr>
          </w:pPr>
          <w:hyperlink w:anchor="_Toc264918499" w:history="1">
            <w:r w:rsidR="00DC4A4F" w:rsidRPr="00200D26">
              <w:rPr>
                <w:rStyle w:val="Hyperlink"/>
                <w:rFonts w:cs="Times New Roman"/>
                <w:noProof/>
              </w:rPr>
              <w:t>5.6.3</w:t>
            </w:r>
            <w:r w:rsidR="00DC4A4F">
              <w:rPr>
                <w:rFonts w:asciiTheme="minorHAnsi" w:eastAsiaTheme="minorEastAsia" w:hAnsiTheme="minorHAnsi" w:cstheme="minorBidi"/>
                <w:noProof/>
                <w:sz w:val="22"/>
                <w:lang w:bidi="ar-SA"/>
              </w:rPr>
              <w:tab/>
            </w:r>
            <w:r w:rsidR="00DC4A4F" w:rsidRPr="00200D26">
              <w:rPr>
                <w:rStyle w:val="Hyperlink"/>
                <w:rFonts w:cs="Times New Roman"/>
                <w:noProof/>
              </w:rPr>
              <w:t>X3D Agent Implementation</w:t>
            </w:r>
            <w:r w:rsidR="00DC4A4F">
              <w:rPr>
                <w:noProof/>
                <w:webHidden/>
              </w:rPr>
              <w:tab/>
            </w:r>
            <w:r>
              <w:rPr>
                <w:noProof/>
                <w:webHidden/>
              </w:rPr>
              <w:fldChar w:fldCharType="begin"/>
            </w:r>
            <w:r w:rsidR="00DC4A4F">
              <w:rPr>
                <w:noProof/>
                <w:webHidden/>
              </w:rPr>
              <w:instrText xml:space="preserve"> PAGEREF _Toc264918499 \h </w:instrText>
            </w:r>
            <w:r>
              <w:rPr>
                <w:noProof/>
                <w:webHidden/>
              </w:rPr>
            </w:r>
            <w:r>
              <w:rPr>
                <w:noProof/>
                <w:webHidden/>
              </w:rPr>
              <w:fldChar w:fldCharType="separate"/>
            </w:r>
            <w:r w:rsidR="00FD2F52">
              <w:rPr>
                <w:noProof/>
                <w:webHidden/>
              </w:rPr>
              <w:t>39</w:t>
            </w:r>
            <w:r>
              <w:rPr>
                <w:noProof/>
                <w:webHidden/>
              </w:rPr>
              <w:fldChar w:fldCharType="end"/>
            </w:r>
          </w:hyperlink>
        </w:p>
        <w:p w:rsidR="00DC4A4F" w:rsidRDefault="007267FF">
          <w:pPr>
            <w:pStyle w:val="TOC3"/>
            <w:tabs>
              <w:tab w:val="left" w:pos="1320"/>
              <w:tab w:val="right" w:leader="dot" w:pos="9350"/>
            </w:tabs>
            <w:rPr>
              <w:rFonts w:asciiTheme="minorHAnsi" w:eastAsiaTheme="minorEastAsia" w:hAnsiTheme="minorHAnsi" w:cstheme="minorBidi"/>
              <w:noProof/>
              <w:sz w:val="22"/>
              <w:lang w:bidi="ar-SA"/>
            </w:rPr>
          </w:pPr>
          <w:hyperlink w:anchor="_Toc264918500" w:history="1">
            <w:r w:rsidR="00DC4A4F" w:rsidRPr="00200D26">
              <w:rPr>
                <w:rStyle w:val="Hyperlink"/>
                <w:rFonts w:cs="Times New Roman"/>
                <w:noProof/>
              </w:rPr>
              <w:t>5.6.4</w:t>
            </w:r>
            <w:r w:rsidR="00DC4A4F">
              <w:rPr>
                <w:rFonts w:asciiTheme="minorHAnsi" w:eastAsiaTheme="minorEastAsia" w:hAnsiTheme="minorHAnsi" w:cstheme="minorBidi"/>
                <w:noProof/>
                <w:sz w:val="22"/>
                <w:lang w:bidi="ar-SA"/>
              </w:rPr>
              <w:tab/>
            </w:r>
            <w:r w:rsidR="00DC4A4F" w:rsidRPr="00200D26">
              <w:rPr>
                <w:rStyle w:val="Hyperlink"/>
                <w:rFonts w:cs="Times New Roman"/>
                <w:noProof/>
              </w:rPr>
              <w:t>GUI Agent Implementation</w:t>
            </w:r>
            <w:r w:rsidR="00DC4A4F">
              <w:rPr>
                <w:noProof/>
                <w:webHidden/>
              </w:rPr>
              <w:tab/>
            </w:r>
            <w:r>
              <w:rPr>
                <w:noProof/>
                <w:webHidden/>
              </w:rPr>
              <w:fldChar w:fldCharType="begin"/>
            </w:r>
            <w:r w:rsidR="00DC4A4F">
              <w:rPr>
                <w:noProof/>
                <w:webHidden/>
              </w:rPr>
              <w:instrText xml:space="preserve"> PAGEREF _Toc264918500 \h </w:instrText>
            </w:r>
            <w:r>
              <w:rPr>
                <w:noProof/>
                <w:webHidden/>
              </w:rPr>
            </w:r>
            <w:r>
              <w:rPr>
                <w:noProof/>
                <w:webHidden/>
              </w:rPr>
              <w:fldChar w:fldCharType="separate"/>
            </w:r>
            <w:r w:rsidR="00FD2F52">
              <w:rPr>
                <w:noProof/>
                <w:webHidden/>
              </w:rPr>
              <w:t>41</w:t>
            </w:r>
            <w:r>
              <w:rPr>
                <w:noProof/>
                <w:webHidden/>
              </w:rPr>
              <w:fldChar w:fldCharType="end"/>
            </w:r>
          </w:hyperlink>
        </w:p>
        <w:p w:rsidR="00DC4A4F" w:rsidRDefault="007267FF">
          <w:pPr>
            <w:pStyle w:val="TOC2"/>
            <w:tabs>
              <w:tab w:val="left" w:pos="880"/>
              <w:tab w:val="right" w:leader="dot" w:pos="9350"/>
            </w:tabs>
            <w:rPr>
              <w:rFonts w:asciiTheme="minorHAnsi" w:eastAsiaTheme="minorEastAsia" w:hAnsiTheme="minorHAnsi" w:cstheme="minorBidi"/>
              <w:noProof/>
              <w:sz w:val="22"/>
              <w:lang w:bidi="ar-SA"/>
            </w:rPr>
          </w:pPr>
          <w:hyperlink w:anchor="_Toc264918501" w:history="1">
            <w:r w:rsidR="00DC4A4F" w:rsidRPr="00200D26">
              <w:rPr>
                <w:rStyle w:val="Hyperlink"/>
                <w:rFonts w:cs="Times New Roman"/>
                <w:noProof/>
              </w:rPr>
              <w:t>5.7</w:t>
            </w:r>
            <w:r w:rsidR="00DC4A4F">
              <w:rPr>
                <w:rFonts w:asciiTheme="minorHAnsi" w:eastAsiaTheme="minorEastAsia" w:hAnsiTheme="minorHAnsi" w:cstheme="minorBidi"/>
                <w:noProof/>
                <w:sz w:val="22"/>
                <w:lang w:bidi="ar-SA"/>
              </w:rPr>
              <w:tab/>
            </w:r>
            <w:r w:rsidR="00DC4A4F" w:rsidRPr="00200D26">
              <w:rPr>
                <w:rStyle w:val="Hyperlink"/>
                <w:rFonts w:cs="Times New Roman"/>
                <w:noProof/>
              </w:rPr>
              <w:t>Utility components</w:t>
            </w:r>
            <w:r w:rsidR="00DC4A4F">
              <w:rPr>
                <w:noProof/>
                <w:webHidden/>
              </w:rPr>
              <w:tab/>
            </w:r>
            <w:r>
              <w:rPr>
                <w:noProof/>
                <w:webHidden/>
              </w:rPr>
              <w:fldChar w:fldCharType="begin"/>
            </w:r>
            <w:r w:rsidR="00DC4A4F">
              <w:rPr>
                <w:noProof/>
                <w:webHidden/>
              </w:rPr>
              <w:instrText xml:space="preserve"> PAGEREF _Toc264918501 \h </w:instrText>
            </w:r>
            <w:r>
              <w:rPr>
                <w:noProof/>
                <w:webHidden/>
              </w:rPr>
            </w:r>
            <w:r>
              <w:rPr>
                <w:noProof/>
                <w:webHidden/>
              </w:rPr>
              <w:fldChar w:fldCharType="separate"/>
            </w:r>
            <w:r w:rsidR="00FD2F52">
              <w:rPr>
                <w:noProof/>
                <w:webHidden/>
              </w:rPr>
              <w:t>46</w:t>
            </w:r>
            <w:r>
              <w:rPr>
                <w:noProof/>
                <w:webHidden/>
              </w:rPr>
              <w:fldChar w:fldCharType="end"/>
            </w:r>
          </w:hyperlink>
        </w:p>
        <w:p w:rsidR="00DC4A4F" w:rsidRDefault="007267FF">
          <w:pPr>
            <w:pStyle w:val="TOC3"/>
            <w:tabs>
              <w:tab w:val="left" w:pos="1320"/>
              <w:tab w:val="right" w:leader="dot" w:pos="9350"/>
            </w:tabs>
            <w:rPr>
              <w:rFonts w:asciiTheme="minorHAnsi" w:eastAsiaTheme="minorEastAsia" w:hAnsiTheme="minorHAnsi" w:cstheme="minorBidi"/>
              <w:noProof/>
              <w:sz w:val="22"/>
              <w:lang w:bidi="ar-SA"/>
            </w:rPr>
          </w:pPr>
          <w:hyperlink w:anchor="_Toc264918502" w:history="1">
            <w:r w:rsidR="00DC4A4F" w:rsidRPr="00200D26">
              <w:rPr>
                <w:rStyle w:val="Hyperlink"/>
                <w:rFonts w:cs="Times New Roman"/>
                <w:noProof/>
              </w:rPr>
              <w:t>5.7.1</w:t>
            </w:r>
            <w:r w:rsidR="00DC4A4F">
              <w:rPr>
                <w:rFonts w:asciiTheme="minorHAnsi" w:eastAsiaTheme="minorEastAsia" w:hAnsiTheme="minorHAnsi" w:cstheme="minorBidi"/>
                <w:noProof/>
                <w:sz w:val="22"/>
                <w:lang w:bidi="ar-SA"/>
              </w:rPr>
              <w:tab/>
            </w:r>
            <w:r w:rsidR="00DC4A4F" w:rsidRPr="00200D26">
              <w:rPr>
                <w:rStyle w:val="Hyperlink"/>
                <w:rFonts w:cs="Times New Roman"/>
                <w:noProof/>
              </w:rPr>
              <w:t>Fuzzy Logic Negotiator</w:t>
            </w:r>
            <w:r w:rsidR="00DC4A4F">
              <w:rPr>
                <w:noProof/>
                <w:webHidden/>
              </w:rPr>
              <w:tab/>
            </w:r>
            <w:r>
              <w:rPr>
                <w:noProof/>
                <w:webHidden/>
              </w:rPr>
              <w:fldChar w:fldCharType="begin"/>
            </w:r>
            <w:r w:rsidR="00DC4A4F">
              <w:rPr>
                <w:noProof/>
                <w:webHidden/>
              </w:rPr>
              <w:instrText xml:space="preserve"> PAGEREF _Toc264918502 \h </w:instrText>
            </w:r>
            <w:r>
              <w:rPr>
                <w:noProof/>
                <w:webHidden/>
              </w:rPr>
            </w:r>
            <w:r>
              <w:rPr>
                <w:noProof/>
                <w:webHidden/>
              </w:rPr>
              <w:fldChar w:fldCharType="separate"/>
            </w:r>
            <w:r w:rsidR="00FD2F52">
              <w:rPr>
                <w:noProof/>
                <w:webHidden/>
              </w:rPr>
              <w:t>46</w:t>
            </w:r>
            <w:r>
              <w:rPr>
                <w:noProof/>
                <w:webHidden/>
              </w:rPr>
              <w:fldChar w:fldCharType="end"/>
            </w:r>
          </w:hyperlink>
        </w:p>
        <w:p w:rsidR="00DC4A4F" w:rsidRDefault="007267FF">
          <w:pPr>
            <w:pStyle w:val="TOC3"/>
            <w:tabs>
              <w:tab w:val="left" w:pos="1320"/>
              <w:tab w:val="right" w:leader="dot" w:pos="9350"/>
            </w:tabs>
            <w:rPr>
              <w:rFonts w:asciiTheme="minorHAnsi" w:eastAsiaTheme="minorEastAsia" w:hAnsiTheme="minorHAnsi" w:cstheme="minorBidi"/>
              <w:noProof/>
              <w:sz w:val="22"/>
              <w:lang w:bidi="ar-SA"/>
            </w:rPr>
          </w:pPr>
          <w:hyperlink w:anchor="_Toc264918503" w:history="1">
            <w:r w:rsidR="00DC4A4F" w:rsidRPr="00200D26">
              <w:rPr>
                <w:rStyle w:val="Hyperlink"/>
                <w:rFonts w:cs="Times New Roman"/>
                <w:noProof/>
              </w:rPr>
              <w:t>5.7.2</w:t>
            </w:r>
            <w:r w:rsidR="00DC4A4F">
              <w:rPr>
                <w:rFonts w:asciiTheme="minorHAnsi" w:eastAsiaTheme="minorEastAsia" w:hAnsiTheme="minorHAnsi" w:cstheme="minorBidi"/>
                <w:noProof/>
                <w:sz w:val="22"/>
                <w:lang w:bidi="ar-SA"/>
              </w:rPr>
              <w:tab/>
            </w:r>
            <w:r w:rsidR="00DC4A4F" w:rsidRPr="00200D26">
              <w:rPr>
                <w:rStyle w:val="Hyperlink"/>
                <w:rFonts w:cs="Times New Roman"/>
                <w:noProof/>
              </w:rPr>
              <w:t>Server Management Proxy</w:t>
            </w:r>
            <w:r w:rsidR="00DC4A4F">
              <w:rPr>
                <w:noProof/>
                <w:webHidden/>
              </w:rPr>
              <w:tab/>
            </w:r>
            <w:r>
              <w:rPr>
                <w:noProof/>
                <w:webHidden/>
              </w:rPr>
              <w:fldChar w:fldCharType="begin"/>
            </w:r>
            <w:r w:rsidR="00DC4A4F">
              <w:rPr>
                <w:noProof/>
                <w:webHidden/>
              </w:rPr>
              <w:instrText xml:space="preserve"> PAGEREF _Toc264918503 \h </w:instrText>
            </w:r>
            <w:r>
              <w:rPr>
                <w:noProof/>
                <w:webHidden/>
              </w:rPr>
            </w:r>
            <w:r>
              <w:rPr>
                <w:noProof/>
                <w:webHidden/>
              </w:rPr>
              <w:fldChar w:fldCharType="separate"/>
            </w:r>
            <w:r w:rsidR="00FD2F52">
              <w:rPr>
                <w:noProof/>
                <w:webHidden/>
              </w:rPr>
              <w:t>47</w:t>
            </w:r>
            <w:r>
              <w:rPr>
                <w:noProof/>
                <w:webHidden/>
              </w:rPr>
              <w:fldChar w:fldCharType="end"/>
            </w:r>
          </w:hyperlink>
        </w:p>
        <w:p w:rsidR="00DC4A4F" w:rsidRDefault="007267FF">
          <w:pPr>
            <w:pStyle w:val="TOC3"/>
            <w:tabs>
              <w:tab w:val="left" w:pos="1320"/>
              <w:tab w:val="right" w:leader="dot" w:pos="9350"/>
            </w:tabs>
            <w:rPr>
              <w:rFonts w:asciiTheme="minorHAnsi" w:eastAsiaTheme="minorEastAsia" w:hAnsiTheme="minorHAnsi" w:cstheme="minorBidi"/>
              <w:noProof/>
              <w:sz w:val="22"/>
              <w:lang w:bidi="ar-SA"/>
            </w:rPr>
          </w:pPr>
          <w:hyperlink w:anchor="_Toc264918504" w:history="1">
            <w:r w:rsidR="00DC4A4F" w:rsidRPr="00200D26">
              <w:rPr>
                <w:rStyle w:val="Hyperlink"/>
                <w:rFonts w:cs="Times New Roman"/>
                <w:noProof/>
              </w:rPr>
              <w:t>5.7.3</w:t>
            </w:r>
            <w:r w:rsidR="00DC4A4F">
              <w:rPr>
                <w:rFonts w:asciiTheme="minorHAnsi" w:eastAsiaTheme="minorEastAsia" w:hAnsiTheme="minorHAnsi" w:cstheme="minorBidi"/>
                <w:noProof/>
                <w:sz w:val="22"/>
                <w:lang w:bidi="ar-SA"/>
              </w:rPr>
              <w:tab/>
            </w:r>
            <w:r w:rsidR="00DC4A4F" w:rsidRPr="00200D26">
              <w:rPr>
                <w:rStyle w:val="Hyperlink"/>
                <w:rFonts w:cs="Times New Roman"/>
                <w:noProof/>
              </w:rPr>
              <w:t>Server Information Gathering Endpoint</w:t>
            </w:r>
            <w:r w:rsidR="00DC4A4F">
              <w:rPr>
                <w:noProof/>
                <w:webHidden/>
              </w:rPr>
              <w:tab/>
            </w:r>
            <w:r>
              <w:rPr>
                <w:noProof/>
                <w:webHidden/>
              </w:rPr>
              <w:fldChar w:fldCharType="begin"/>
            </w:r>
            <w:r w:rsidR="00DC4A4F">
              <w:rPr>
                <w:noProof/>
                <w:webHidden/>
              </w:rPr>
              <w:instrText xml:space="preserve"> PAGEREF _Toc264918504 \h </w:instrText>
            </w:r>
            <w:r>
              <w:rPr>
                <w:noProof/>
                <w:webHidden/>
              </w:rPr>
            </w:r>
            <w:r>
              <w:rPr>
                <w:noProof/>
                <w:webHidden/>
              </w:rPr>
              <w:fldChar w:fldCharType="separate"/>
            </w:r>
            <w:r w:rsidR="00FD2F52">
              <w:rPr>
                <w:noProof/>
                <w:webHidden/>
              </w:rPr>
              <w:t>48</w:t>
            </w:r>
            <w:r>
              <w:rPr>
                <w:noProof/>
                <w:webHidden/>
              </w:rPr>
              <w:fldChar w:fldCharType="end"/>
            </w:r>
          </w:hyperlink>
        </w:p>
        <w:p w:rsidR="00DC4A4F" w:rsidRDefault="007267FF">
          <w:pPr>
            <w:pStyle w:val="TOC1"/>
            <w:tabs>
              <w:tab w:val="left" w:pos="440"/>
              <w:tab w:val="right" w:leader="dot" w:pos="9350"/>
            </w:tabs>
            <w:rPr>
              <w:rFonts w:asciiTheme="minorHAnsi" w:eastAsiaTheme="minorEastAsia" w:hAnsiTheme="minorHAnsi" w:cstheme="minorBidi"/>
              <w:noProof/>
              <w:sz w:val="22"/>
              <w:lang w:bidi="ar-SA"/>
            </w:rPr>
          </w:pPr>
          <w:hyperlink w:anchor="_Toc264918505" w:history="1">
            <w:r w:rsidR="00DC4A4F" w:rsidRPr="00200D26">
              <w:rPr>
                <w:rStyle w:val="Hyperlink"/>
                <w:rFonts w:cs="Times New Roman"/>
                <w:noProof/>
              </w:rPr>
              <w:t>6</w:t>
            </w:r>
            <w:r w:rsidR="00DC4A4F">
              <w:rPr>
                <w:rFonts w:asciiTheme="minorHAnsi" w:eastAsiaTheme="minorEastAsia" w:hAnsiTheme="minorHAnsi" w:cstheme="minorBidi"/>
                <w:noProof/>
                <w:sz w:val="22"/>
                <w:lang w:bidi="ar-SA"/>
              </w:rPr>
              <w:tab/>
            </w:r>
            <w:r w:rsidR="00DC4A4F" w:rsidRPr="00200D26">
              <w:rPr>
                <w:rStyle w:val="Hyperlink"/>
                <w:rFonts w:cs="Times New Roman"/>
                <w:noProof/>
              </w:rPr>
              <w:t>Testing and results</w:t>
            </w:r>
            <w:r w:rsidR="00DC4A4F">
              <w:rPr>
                <w:noProof/>
                <w:webHidden/>
              </w:rPr>
              <w:tab/>
            </w:r>
            <w:r>
              <w:rPr>
                <w:noProof/>
                <w:webHidden/>
              </w:rPr>
              <w:fldChar w:fldCharType="begin"/>
            </w:r>
            <w:r w:rsidR="00DC4A4F">
              <w:rPr>
                <w:noProof/>
                <w:webHidden/>
              </w:rPr>
              <w:instrText xml:space="preserve"> PAGEREF _Toc264918505 \h </w:instrText>
            </w:r>
            <w:r>
              <w:rPr>
                <w:noProof/>
                <w:webHidden/>
              </w:rPr>
            </w:r>
            <w:r>
              <w:rPr>
                <w:noProof/>
                <w:webHidden/>
              </w:rPr>
              <w:fldChar w:fldCharType="separate"/>
            </w:r>
            <w:r w:rsidR="00FD2F52">
              <w:rPr>
                <w:noProof/>
                <w:webHidden/>
              </w:rPr>
              <w:t>50</w:t>
            </w:r>
            <w:r>
              <w:rPr>
                <w:noProof/>
                <w:webHidden/>
              </w:rPr>
              <w:fldChar w:fldCharType="end"/>
            </w:r>
          </w:hyperlink>
        </w:p>
        <w:p w:rsidR="00DC4A4F" w:rsidRDefault="007267FF">
          <w:pPr>
            <w:pStyle w:val="TOC2"/>
            <w:tabs>
              <w:tab w:val="left" w:pos="880"/>
              <w:tab w:val="right" w:leader="dot" w:pos="9350"/>
            </w:tabs>
            <w:rPr>
              <w:rFonts w:asciiTheme="minorHAnsi" w:eastAsiaTheme="minorEastAsia" w:hAnsiTheme="minorHAnsi" w:cstheme="minorBidi"/>
              <w:noProof/>
              <w:sz w:val="22"/>
              <w:lang w:bidi="ar-SA"/>
            </w:rPr>
          </w:pPr>
          <w:hyperlink w:anchor="_Toc264918506" w:history="1">
            <w:r w:rsidR="00DC4A4F" w:rsidRPr="00200D26">
              <w:rPr>
                <w:rStyle w:val="Hyperlink"/>
                <w:rFonts w:cs="Times New Roman"/>
                <w:noProof/>
              </w:rPr>
              <w:t>6.1</w:t>
            </w:r>
            <w:r w:rsidR="00DC4A4F">
              <w:rPr>
                <w:rFonts w:asciiTheme="minorHAnsi" w:eastAsiaTheme="minorEastAsia" w:hAnsiTheme="minorHAnsi" w:cstheme="minorBidi"/>
                <w:noProof/>
                <w:sz w:val="22"/>
                <w:lang w:bidi="ar-SA"/>
              </w:rPr>
              <w:tab/>
            </w:r>
            <w:r w:rsidR="00DC4A4F" w:rsidRPr="00200D26">
              <w:rPr>
                <w:rStyle w:val="Hyperlink"/>
                <w:rFonts w:cs="Times New Roman"/>
                <w:noProof/>
              </w:rPr>
              <w:t>Self-Healing Environment Case Study</w:t>
            </w:r>
            <w:r w:rsidR="00DC4A4F">
              <w:rPr>
                <w:noProof/>
                <w:webHidden/>
              </w:rPr>
              <w:tab/>
            </w:r>
            <w:r>
              <w:rPr>
                <w:noProof/>
                <w:webHidden/>
              </w:rPr>
              <w:fldChar w:fldCharType="begin"/>
            </w:r>
            <w:r w:rsidR="00DC4A4F">
              <w:rPr>
                <w:noProof/>
                <w:webHidden/>
              </w:rPr>
              <w:instrText xml:space="preserve"> PAGEREF _Toc264918506 \h </w:instrText>
            </w:r>
            <w:r>
              <w:rPr>
                <w:noProof/>
                <w:webHidden/>
              </w:rPr>
            </w:r>
            <w:r>
              <w:rPr>
                <w:noProof/>
                <w:webHidden/>
              </w:rPr>
              <w:fldChar w:fldCharType="separate"/>
            </w:r>
            <w:r w:rsidR="00FD2F52">
              <w:rPr>
                <w:noProof/>
                <w:webHidden/>
              </w:rPr>
              <w:t>50</w:t>
            </w:r>
            <w:r>
              <w:rPr>
                <w:noProof/>
                <w:webHidden/>
              </w:rPr>
              <w:fldChar w:fldCharType="end"/>
            </w:r>
          </w:hyperlink>
        </w:p>
        <w:p w:rsidR="00DC4A4F" w:rsidRDefault="007267FF">
          <w:pPr>
            <w:pStyle w:val="TOC3"/>
            <w:tabs>
              <w:tab w:val="left" w:pos="1320"/>
              <w:tab w:val="right" w:leader="dot" w:pos="9350"/>
            </w:tabs>
            <w:rPr>
              <w:rFonts w:asciiTheme="minorHAnsi" w:eastAsiaTheme="minorEastAsia" w:hAnsiTheme="minorHAnsi" w:cstheme="minorBidi"/>
              <w:noProof/>
              <w:sz w:val="22"/>
              <w:lang w:bidi="ar-SA"/>
            </w:rPr>
          </w:pPr>
          <w:hyperlink w:anchor="_Toc264918507" w:history="1">
            <w:r w:rsidR="00DC4A4F" w:rsidRPr="00200D26">
              <w:rPr>
                <w:rStyle w:val="Hyperlink"/>
                <w:rFonts w:cs="Times New Roman"/>
                <w:noProof/>
              </w:rPr>
              <w:t>6.1.1</w:t>
            </w:r>
            <w:r w:rsidR="00DC4A4F">
              <w:rPr>
                <w:rFonts w:asciiTheme="minorHAnsi" w:eastAsiaTheme="minorEastAsia" w:hAnsiTheme="minorHAnsi" w:cstheme="minorBidi"/>
                <w:noProof/>
                <w:sz w:val="22"/>
                <w:lang w:bidi="ar-SA"/>
              </w:rPr>
              <w:tab/>
            </w:r>
            <w:r w:rsidR="00DC4A4F" w:rsidRPr="00200D26">
              <w:rPr>
                <w:rStyle w:val="Hyperlink"/>
                <w:rFonts w:cs="Times New Roman"/>
                <w:noProof/>
              </w:rPr>
              <w:t>Algorithm Overhead Evaluation</w:t>
            </w:r>
            <w:r w:rsidR="00DC4A4F">
              <w:rPr>
                <w:noProof/>
                <w:webHidden/>
              </w:rPr>
              <w:tab/>
            </w:r>
            <w:r>
              <w:rPr>
                <w:noProof/>
                <w:webHidden/>
              </w:rPr>
              <w:fldChar w:fldCharType="begin"/>
            </w:r>
            <w:r w:rsidR="00DC4A4F">
              <w:rPr>
                <w:noProof/>
                <w:webHidden/>
              </w:rPr>
              <w:instrText xml:space="preserve"> PAGEREF _Toc264918507 \h </w:instrText>
            </w:r>
            <w:r>
              <w:rPr>
                <w:noProof/>
                <w:webHidden/>
              </w:rPr>
            </w:r>
            <w:r>
              <w:rPr>
                <w:noProof/>
                <w:webHidden/>
              </w:rPr>
              <w:fldChar w:fldCharType="separate"/>
            </w:r>
            <w:r w:rsidR="00FD2F52">
              <w:rPr>
                <w:noProof/>
                <w:webHidden/>
              </w:rPr>
              <w:t>52</w:t>
            </w:r>
            <w:r>
              <w:rPr>
                <w:noProof/>
                <w:webHidden/>
              </w:rPr>
              <w:fldChar w:fldCharType="end"/>
            </w:r>
          </w:hyperlink>
        </w:p>
        <w:p w:rsidR="00DC4A4F" w:rsidRDefault="007267FF">
          <w:pPr>
            <w:pStyle w:val="TOC3"/>
            <w:tabs>
              <w:tab w:val="left" w:pos="1320"/>
              <w:tab w:val="right" w:leader="dot" w:pos="9350"/>
            </w:tabs>
            <w:rPr>
              <w:rFonts w:asciiTheme="minorHAnsi" w:eastAsiaTheme="minorEastAsia" w:hAnsiTheme="minorHAnsi" w:cstheme="minorBidi"/>
              <w:noProof/>
              <w:sz w:val="22"/>
              <w:lang w:bidi="ar-SA"/>
            </w:rPr>
          </w:pPr>
          <w:hyperlink w:anchor="_Toc264918508" w:history="1">
            <w:r w:rsidR="00DC4A4F" w:rsidRPr="00200D26">
              <w:rPr>
                <w:rStyle w:val="Hyperlink"/>
                <w:rFonts w:cs="Times New Roman"/>
                <w:noProof/>
              </w:rPr>
              <w:t>6.1.2</w:t>
            </w:r>
            <w:r w:rsidR="00DC4A4F">
              <w:rPr>
                <w:rFonts w:asciiTheme="minorHAnsi" w:eastAsiaTheme="minorEastAsia" w:hAnsiTheme="minorHAnsi" w:cstheme="minorBidi"/>
                <w:noProof/>
                <w:sz w:val="22"/>
                <w:lang w:bidi="ar-SA"/>
              </w:rPr>
              <w:tab/>
            </w:r>
            <w:r w:rsidR="00DC4A4F" w:rsidRPr="00200D26">
              <w:rPr>
                <w:rStyle w:val="Hyperlink"/>
                <w:rFonts w:cs="Times New Roman"/>
                <w:noProof/>
              </w:rPr>
              <w:t>Interactive Evaluation</w:t>
            </w:r>
            <w:r w:rsidR="00DC4A4F">
              <w:rPr>
                <w:noProof/>
                <w:webHidden/>
              </w:rPr>
              <w:tab/>
            </w:r>
            <w:r>
              <w:rPr>
                <w:noProof/>
                <w:webHidden/>
              </w:rPr>
              <w:fldChar w:fldCharType="begin"/>
            </w:r>
            <w:r w:rsidR="00DC4A4F">
              <w:rPr>
                <w:noProof/>
                <w:webHidden/>
              </w:rPr>
              <w:instrText xml:space="preserve"> PAGEREF _Toc264918508 \h </w:instrText>
            </w:r>
            <w:r>
              <w:rPr>
                <w:noProof/>
                <w:webHidden/>
              </w:rPr>
            </w:r>
            <w:r>
              <w:rPr>
                <w:noProof/>
                <w:webHidden/>
              </w:rPr>
              <w:fldChar w:fldCharType="separate"/>
            </w:r>
            <w:r w:rsidR="00FD2F52">
              <w:rPr>
                <w:noProof/>
                <w:webHidden/>
              </w:rPr>
              <w:t>52</w:t>
            </w:r>
            <w:r>
              <w:rPr>
                <w:noProof/>
                <w:webHidden/>
              </w:rPr>
              <w:fldChar w:fldCharType="end"/>
            </w:r>
          </w:hyperlink>
        </w:p>
        <w:p w:rsidR="00DC4A4F" w:rsidRDefault="007267FF">
          <w:pPr>
            <w:pStyle w:val="TOC2"/>
            <w:tabs>
              <w:tab w:val="left" w:pos="880"/>
              <w:tab w:val="right" w:leader="dot" w:pos="9350"/>
            </w:tabs>
            <w:rPr>
              <w:rFonts w:asciiTheme="minorHAnsi" w:eastAsiaTheme="minorEastAsia" w:hAnsiTheme="minorHAnsi" w:cstheme="minorBidi"/>
              <w:noProof/>
              <w:sz w:val="22"/>
              <w:lang w:bidi="ar-SA"/>
            </w:rPr>
          </w:pPr>
          <w:hyperlink w:anchor="_Toc264918509" w:history="1">
            <w:r w:rsidR="00DC4A4F" w:rsidRPr="00200D26">
              <w:rPr>
                <w:rStyle w:val="Hyperlink"/>
                <w:rFonts w:cs="Times New Roman"/>
                <w:noProof/>
              </w:rPr>
              <w:t>6.2</w:t>
            </w:r>
            <w:r w:rsidR="00DC4A4F">
              <w:rPr>
                <w:rFonts w:asciiTheme="minorHAnsi" w:eastAsiaTheme="minorEastAsia" w:hAnsiTheme="minorHAnsi" w:cstheme="minorBidi"/>
                <w:noProof/>
                <w:sz w:val="22"/>
                <w:lang w:bidi="ar-SA"/>
              </w:rPr>
              <w:tab/>
            </w:r>
            <w:r w:rsidR="00DC4A4F" w:rsidRPr="00200D26">
              <w:rPr>
                <w:rStyle w:val="Hyperlink"/>
                <w:rFonts w:cs="Times New Roman"/>
                <w:noProof/>
              </w:rPr>
              <w:t>Self-Adapting Datacenter Case Study</w:t>
            </w:r>
            <w:r w:rsidR="00DC4A4F">
              <w:rPr>
                <w:noProof/>
                <w:webHidden/>
              </w:rPr>
              <w:tab/>
            </w:r>
            <w:r>
              <w:rPr>
                <w:noProof/>
                <w:webHidden/>
              </w:rPr>
              <w:fldChar w:fldCharType="begin"/>
            </w:r>
            <w:r w:rsidR="00DC4A4F">
              <w:rPr>
                <w:noProof/>
                <w:webHidden/>
              </w:rPr>
              <w:instrText xml:space="preserve"> PAGEREF _Toc264918509 \h </w:instrText>
            </w:r>
            <w:r>
              <w:rPr>
                <w:noProof/>
                <w:webHidden/>
              </w:rPr>
            </w:r>
            <w:r>
              <w:rPr>
                <w:noProof/>
                <w:webHidden/>
              </w:rPr>
              <w:fldChar w:fldCharType="separate"/>
            </w:r>
            <w:r w:rsidR="00FD2F52">
              <w:rPr>
                <w:noProof/>
                <w:webHidden/>
              </w:rPr>
              <w:t>54</w:t>
            </w:r>
            <w:r>
              <w:rPr>
                <w:noProof/>
                <w:webHidden/>
              </w:rPr>
              <w:fldChar w:fldCharType="end"/>
            </w:r>
          </w:hyperlink>
        </w:p>
        <w:p w:rsidR="00DC4A4F" w:rsidRDefault="007267FF">
          <w:pPr>
            <w:pStyle w:val="TOC3"/>
            <w:tabs>
              <w:tab w:val="left" w:pos="1320"/>
              <w:tab w:val="right" w:leader="dot" w:pos="9350"/>
            </w:tabs>
            <w:rPr>
              <w:rFonts w:asciiTheme="minorHAnsi" w:eastAsiaTheme="minorEastAsia" w:hAnsiTheme="minorHAnsi" w:cstheme="minorBidi"/>
              <w:noProof/>
              <w:sz w:val="22"/>
              <w:lang w:bidi="ar-SA"/>
            </w:rPr>
          </w:pPr>
          <w:hyperlink w:anchor="_Toc264918510" w:history="1">
            <w:r w:rsidR="00DC4A4F" w:rsidRPr="00200D26">
              <w:rPr>
                <w:rStyle w:val="Hyperlink"/>
                <w:rFonts w:cs="Times New Roman"/>
                <w:noProof/>
              </w:rPr>
              <w:t>6.2.1</w:t>
            </w:r>
            <w:r w:rsidR="00DC4A4F">
              <w:rPr>
                <w:rFonts w:asciiTheme="minorHAnsi" w:eastAsiaTheme="minorEastAsia" w:hAnsiTheme="minorHAnsi" w:cstheme="minorBidi"/>
                <w:noProof/>
                <w:sz w:val="22"/>
                <w:lang w:bidi="ar-SA"/>
              </w:rPr>
              <w:tab/>
            </w:r>
            <w:r w:rsidR="00DC4A4F" w:rsidRPr="00200D26">
              <w:rPr>
                <w:rStyle w:val="Hyperlink"/>
                <w:rFonts w:cs="Times New Roman"/>
                <w:noProof/>
              </w:rPr>
              <w:t>Simulated Datacenter Evaluation</w:t>
            </w:r>
            <w:r w:rsidR="00DC4A4F">
              <w:rPr>
                <w:noProof/>
                <w:webHidden/>
              </w:rPr>
              <w:tab/>
            </w:r>
            <w:r>
              <w:rPr>
                <w:noProof/>
                <w:webHidden/>
              </w:rPr>
              <w:fldChar w:fldCharType="begin"/>
            </w:r>
            <w:r w:rsidR="00DC4A4F">
              <w:rPr>
                <w:noProof/>
                <w:webHidden/>
              </w:rPr>
              <w:instrText xml:space="preserve"> PAGEREF _Toc264918510 \h </w:instrText>
            </w:r>
            <w:r>
              <w:rPr>
                <w:noProof/>
                <w:webHidden/>
              </w:rPr>
            </w:r>
            <w:r>
              <w:rPr>
                <w:noProof/>
                <w:webHidden/>
              </w:rPr>
              <w:fldChar w:fldCharType="separate"/>
            </w:r>
            <w:r w:rsidR="00FD2F52">
              <w:rPr>
                <w:noProof/>
                <w:webHidden/>
              </w:rPr>
              <w:t>55</w:t>
            </w:r>
            <w:r>
              <w:rPr>
                <w:noProof/>
                <w:webHidden/>
              </w:rPr>
              <w:fldChar w:fldCharType="end"/>
            </w:r>
          </w:hyperlink>
        </w:p>
        <w:p w:rsidR="00DC4A4F" w:rsidRDefault="007267FF">
          <w:pPr>
            <w:pStyle w:val="TOC3"/>
            <w:tabs>
              <w:tab w:val="left" w:pos="1320"/>
              <w:tab w:val="right" w:leader="dot" w:pos="9350"/>
            </w:tabs>
            <w:rPr>
              <w:rFonts w:asciiTheme="minorHAnsi" w:eastAsiaTheme="minorEastAsia" w:hAnsiTheme="minorHAnsi" w:cstheme="minorBidi"/>
              <w:noProof/>
              <w:sz w:val="22"/>
              <w:lang w:bidi="ar-SA"/>
            </w:rPr>
          </w:pPr>
          <w:hyperlink w:anchor="_Toc264918511" w:history="1">
            <w:r w:rsidR="00DC4A4F" w:rsidRPr="00200D26">
              <w:rPr>
                <w:rStyle w:val="Hyperlink"/>
                <w:rFonts w:cs="Times New Roman"/>
                <w:noProof/>
              </w:rPr>
              <w:t>6.2.2</w:t>
            </w:r>
            <w:r w:rsidR="00DC4A4F">
              <w:rPr>
                <w:rFonts w:asciiTheme="minorHAnsi" w:eastAsiaTheme="minorEastAsia" w:hAnsiTheme="minorHAnsi" w:cstheme="minorBidi"/>
                <w:noProof/>
                <w:sz w:val="22"/>
                <w:lang w:bidi="ar-SA"/>
              </w:rPr>
              <w:tab/>
            </w:r>
            <w:r w:rsidR="00DC4A4F" w:rsidRPr="00200D26">
              <w:rPr>
                <w:rStyle w:val="Hyperlink"/>
                <w:rFonts w:cs="Times New Roman"/>
                <w:noProof/>
              </w:rPr>
              <w:t>Real Datacenter System Evaluation</w:t>
            </w:r>
            <w:r w:rsidR="00DC4A4F">
              <w:rPr>
                <w:noProof/>
                <w:webHidden/>
              </w:rPr>
              <w:tab/>
            </w:r>
            <w:r>
              <w:rPr>
                <w:noProof/>
                <w:webHidden/>
              </w:rPr>
              <w:fldChar w:fldCharType="begin"/>
            </w:r>
            <w:r w:rsidR="00DC4A4F">
              <w:rPr>
                <w:noProof/>
                <w:webHidden/>
              </w:rPr>
              <w:instrText xml:space="preserve"> PAGEREF _Toc264918511 \h </w:instrText>
            </w:r>
            <w:r>
              <w:rPr>
                <w:noProof/>
                <w:webHidden/>
              </w:rPr>
            </w:r>
            <w:r>
              <w:rPr>
                <w:noProof/>
                <w:webHidden/>
              </w:rPr>
              <w:fldChar w:fldCharType="separate"/>
            </w:r>
            <w:r w:rsidR="00FD2F52">
              <w:rPr>
                <w:noProof/>
                <w:webHidden/>
              </w:rPr>
              <w:t>58</w:t>
            </w:r>
            <w:r>
              <w:rPr>
                <w:noProof/>
                <w:webHidden/>
              </w:rPr>
              <w:fldChar w:fldCharType="end"/>
            </w:r>
          </w:hyperlink>
        </w:p>
        <w:p w:rsidR="00DC4A4F" w:rsidRDefault="007267FF">
          <w:pPr>
            <w:pStyle w:val="TOC1"/>
            <w:tabs>
              <w:tab w:val="left" w:pos="440"/>
              <w:tab w:val="right" w:leader="dot" w:pos="9350"/>
            </w:tabs>
            <w:rPr>
              <w:rFonts w:asciiTheme="minorHAnsi" w:eastAsiaTheme="minorEastAsia" w:hAnsiTheme="minorHAnsi" w:cstheme="minorBidi"/>
              <w:noProof/>
              <w:sz w:val="22"/>
              <w:lang w:bidi="ar-SA"/>
            </w:rPr>
          </w:pPr>
          <w:hyperlink w:anchor="_Toc264918518" w:history="1">
            <w:r w:rsidR="00DC4A4F" w:rsidRPr="00200D26">
              <w:rPr>
                <w:rStyle w:val="Hyperlink"/>
                <w:rFonts w:cs="Times New Roman"/>
                <w:noProof/>
              </w:rPr>
              <w:t>7</w:t>
            </w:r>
            <w:r w:rsidR="00DC4A4F">
              <w:rPr>
                <w:rFonts w:asciiTheme="minorHAnsi" w:eastAsiaTheme="minorEastAsia" w:hAnsiTheme="minorHAnsi" w:cstheme="minorBidi"/>
                <w:noProof/>
                <w:sz w:val="22"/>
                <w:lang w:bidi="ar-SA"/>
              </w:rPr>
              <w:tab/>
            </w:r>
            <w:r w:rsidR="00DC4A4F" w:rsidRPr="00200D26">
              <w:rPr>
                <w:rStyle w:val="Hyperlink"/>
                <w:rFonts w:cs="Times New Roman"/>
                <w:noProof/>
              </w:rPr>
              <w:t>Conclusions</w:t>
            </w:r>
            <w:r w:rsidR="00DC4A4F">
              <w:rPr>
                <w:noProof/>
                <w:webHidden/>
              </w:rPr>
              <w:tab/>
            </w:r>
            <w:r>
              <w:rPr>
                <w:noProof/>
                <w:webHidden/>
              </w:rPr>
              <w:fldChar w:fldCharType="begin"/>
            </w:r>
            <w:r w:rsidR="00DC4A4F">
              <w:rPr>
                <w:noProof/>
                <w:webHidden/>
              </w:rPr>
              <w:instrText xml:space="preserve"> PAGEREF _Toc264918518 \h </w:instrText>
            </w:r>
            <w:r>
              <w:rPr>
                <w:noProof/>
                <w:webHidden/>
              </w:rPr>
            </w:r>
            <w:r>
              <w:rPr>
                <w:noProof/>
                <w:webHidden/>
              </w:rPr>
              <w:fldChar w:fldCharType="separate"/>
            </w:r>
            <w:r w:rsidR="00FD2F52">
              <w:rPr>
                <w:noProof/>
                <w:webHidden/>
              </w:rPr>
              <w:t>67</w:t>
            </w:r>
            <w:r>
              <w:rPr>
                <w:noProof/>
                <w:webHidden/>
              </w:rPr>
              <w:fldChar w:fldCharType="end"/>
            </w:r>
          </w:hyperlink>
        </w:p>
        <w:p w:rsidR="00DC4A4F" w:rsidRDefault="007267FF">
          <w:pPr>
            <w:pStyle w:val="TOC2"/>
            <w:tabs>
              <w:tab w:val="left" w:pos="880"/>
              <w:tab w:val="right" w:leader="dot" w:pos="9350"/>
            </w:tabs>
            <w:rPr>
              <w:rFonts w:asciiTheme="minorHAnsi" w:eastAsiaTheme="minorEastAsia" w:hAnsiTheme="minorHAnsi" w:cstheme="minorBidi"/>
              <w:noProof/>
              <w:sz w:val="22"/>
              <w:lang w:bidi="ar-SA"/>
            </w:rPr>
          </w:pPr>
          <w:hyperlink w:anchor="_Toc264918520" w:history="1">
            <w:r w:rsidR="00DC4A4F" w:rsidRPr="00200D26">
              <w:rPr>
                <w:rStyle w:val="Hyperlink"/>
                <w:noProof/>
              </w:rPr>
              <w:t>8.1.</w:t>
            </w:r>
            <w:r w:rsidR="00DC4A4F">
              <w:rPr>
                <w:rFonts w:asciiTheme="minorHAnsi" w:eastAsiaTheme="minorEastAsia" w:hAnsiTheme="minorHAnsi" w:cstheme="minorBidi"/>
                <w:noProof/>
                <w:sz w:val="22"/>
                <w:lang w:bidi="ar-SA"/>
              </w:rPr>
              <w:tab/>
            </w:r>
            <w:r w:rsidR="00DC4A4F" w:rsidRPr="00200D26">
              <w:rPr>
                <w:rStyle w:val="Hyperlink"/>
                <w:noProof/>
              </w:rPr>
              <w:t>Future Work</w:t>
            </w:r>
            <w:r w:rsidR="00DC4A4F">
              <w:rPr>
                <w:noProof/>
                <w:webHidden/>
              </w:rPr>
              <w:tab/>
            </w:r>
            <w:r>
              <w:rPr>
                <w:noProof/>
                <w:webHidden/>
              </w:rPr>
              <w:fldChar w:fldCharType="begin"/>
            </w:r>
            <w:r w:rsidR="00DC4A4F">
              <w:rPr>
                <w:noProof/>
                <w:webHidden/>
              </w:rPr>
              <w:instrText xml:space="preserve"> PAGEREF _Toc264918520 \h </w:instrText>
            </w:r>
            <w:r>
              <w:rPr>
                <w:noProof/>
                <w:webHidden/>
              </w:rPr>
            </w:r>
            <w:r>
              <w:rPr>
                <w:noProof/>
                <w:webHidden/>
              </w:rPr>
              <w:fldChar w:fldCharType="separate"/>
            </w:r>
            <w:r w:rsidR="00FD2F52">
              <w:rPr>
                <w:noProof/>
                <w:webHidden/>
              </w:rPr>
              <w:t>68</w:t>
            </w:r>
            <w:r>
              <w:rPr>
                <w:noProof/>
                <w:webHidden/>
              </w:rPr>
              <w:fldChar w:fldCharType="end"/>
            </w:r>
          </w:hyperlink>
        </w:p>
        <w:p w:rsidR="00DC4A4F" w:rsidRDefault="007267FF">
          <w:pPr>
            <w:pStyle w:val="TOC1"/>
            <w:tabs>
              <w:tab w:val="right" w:leader="dot" w:pos="9350"/>
            </w:tabs>
          </w:pPr>
          <w:hyperlink w:anchor="_Toc264918521" w:history="1">
            <w:r w:rsidR="00DC4A4F" w:rsidRPr="00200D26">
              <w:rPr>
                <w:rStyle w:val="Hyperlink"/>
                <w:noProof/>
              </w:rPr>
              <w:t>Bibliography</w:t>
            </w:r>
            <w:r w:rsidR="00DC4A4F">
              <w:rPr>
                <w:noProof/>
                <w:webHidden/>
              </w:rPr>
              <w:tab/>
            </w:r>
            <w:r>
              <w:rPr>
                <w:noProof/>
                <w:webHidden/>
              </w:rPr>
              <w:fldChar w:fldCharType="begin"/>
            </w:r>
            <w:r w:rsidR="00DC4A4F">
              <w:rPr>
                <w:noProof/>
                <w:webHidden/>
              </w:rPr>
              <w:instrText xml:space="preserve"> PAGEREF _Toc264918521 \h </w:instrText>
            </w:r>
            <w:r>
              <w:rPr>
                <w:noProof/>
                <w:webHidden/>
              </w:rPr>
            </w:r>
            <w:r>
              <w:rPr>
                <w:noProof/>
                <w:webHidden/>
              </w:rPr>
              <w:fldChar w:fldCharType="separate"/>
            </w:r>
            <w:r w:rsidR="00FD2F52">
              <w:rPr>
                <w:noProof/>
                <w:webHidden/>
              </w:rPr>
              <w:t>69</w:t>
            </w:r>
            <w:r>
              <w:rPr>
                <w:noProof/>
                <w:webHidden/>
              </w:rPr>
              <w:fldChar w:fldCharType="end"/>
            </w:r>
          </w:hyperlink>
        </w:p>
        <w:p w:rsidR="007F15D4" w:rsidRPr="007F15D4" w:rsidRDefault="007F15D4" w:rsidP="007F15D4"/>
        <w:p w:rsidR="00DC4A4F" w:rsidRDefault="007267FF">
          <w:pPr>
            <w:pStyle w:val="TOC1"/>
            <w:tabs>
              <w:tab w:val="right" w:leader="dot" w:pos="9350"/>
            </w:tabs>
            <w:rPr>
              <w:rFonts w:asciiTheme="minorHAnsi" w:eastAsiaTheme="minorEastAsia" w:hAnsiTheme="minorHAnsi" w:cstheme="minorBidi"/>
              <w:noProof/>
              <w:sz w:val="22"/>
              <w:lang w:bidi="ar-SA"/>
            </w:rPr>
          </w:pPr>
          <w:hyperlink w:anchor="_Toc264918522" w:history="1">
            <w:r w:rsidR="00DC4A4F" w:rsidRPr="00200D26">
              <w:rPr>
                <w:rStyle w:val="Hyperlink"/>
                <w:noProof/>
              </w:rPr>
              <w:t>Appendix A: List of Acronyms</w:t>
            </w:r>
            <w:r w:rsidR="00DC4A4F">
              <w:rPr>
                <w:noProof/>
                <w:webHidden/>
              </w:rPr>
              <w:tab/>
            </w:r>
            <w:r>
              <w:rPr>
                <w:noProof/>
                <w:webHidden/>
              </w:rPr>
              <w:fldChar w:fldCharType="begin"/>
            </w:r>
            <w:r w:rsidR="00DC4A4F">
              <w:rPr>
                <w:noProof/>
                <w:webHidden/>
              </w:rPr>
              <w:instrText xml:space="preserve"> PAGEREF _Toc264918522 \h </w:instrText>
            </w:r>
            <w:r>
              <w:rPr>
                <w:noProof/>
                <w:webHidden/>
              </w:rPr>
            </w:r>
            <w:r>
              <w:rPr>
                <w:noProof/>
                <w:webHidden/>
              </w:rPr>
              <w:fldChar w:fldCharType="separate"/>
            </w:r>
            <w:r w:rsidR="00FD2F52">
              <w:rPr>
                <w:noProof/>
                <w:webHidden/>
              </w:rPr>
              <w:t>73</w:t>
            </w:r>
            <w:r>
              <w:rPr>
                <w:noProof/>
                <w:webHidden/>
              </w:rPr>
              <w:fldChar w:fldCharType="end"/>
            </w:r>
          </w:hyperlink>
        </w:p>
        <w:p w:rsidR="00DC4A4F" w:rsidRDefault="007267FF">
          <w:pPr>
            <w:pStyle w:val="TOC1"/>
            <w:tabs>
              <w:tab w:val="right" w:leader="dot" w:pos="9350"/>
            </w:tabs>
            <w:rPr>
              <w:rFonts w:asciiTheme="minorHAnsi" w:eastAsiaTheme="minorEastAsia" w:hAnsiTheme="minorHAnsi" w:cstheme="minorBidi"/>
              <w:noProof/>
              <w:sz w:val="22"/>
              <w:lang w:bidi="ar-SA"/>
            </w:rPr>
          </w:pPr>
          <w:hyperlink w:anchor="_Toc264918523" w:history="1">
            <w:r w:rsidR="00DC4A4F" w:rsidRPr="00200D26">
              <w:rPr>
                <w:rStyle w:val="Hyperlink"/>
                <w:noProof/>
              </w:rPr>
              <w:t>Appendix B: Java Source Code</w:t>
            </w:r>
            <w:r w:rsidR="00DC4A4F">
              <w:rPr>
                <w:noProof/>
                <w:webHidden/>
              </w:rPr>
              <w:tab/>
            </w:r>
            <w:r>
              <w:rPr>
                <w:noProof/>
                <w:webHidden/>
              </w:rPr>
              <w:fldChar w:fldCharType="begin"/>
            </w:r>
            <w:r w:rsidR="00DC4A4F">
              <w:rPr>
                <w:noProof/>
                <w:webHidden/>
              </w:rPr>
              <w:instrText xml:space="preserve"> PAGEREF _Toc264918523 \h </w:instrText>
            </w:r>
            <w:r>
              <w:rPr>
                <w:noProof/>
                <w:webHidden/>
              </w:rPr>
            </w:r>
            <w:r>
              <w:rPr>
                <w:noProof/>
                <w:webHidden/>
              </w:rPr>
              <w:fldChar w:fldCharType="separate"/>
            </w:r>
            <w:r w:rsidR="00FD2F52">
              <w:rPr>
                <w:noProof/>
                <w:webHidden/>
              </w:rPr>
              <w:t>75</w:t>
            </w:r>
            <w:r>
              <w:rPr>
                <w:noProof/>
                <w:webHidden/>
              </w:rPr>
              <w:fldChar w:fldCharType="end"/>
            </w:r>
          </w:hyperlink>
        </w:p>
        <w:p w:rsidR="00DC4A4F" w:rsidRDefault="007267FF">
          <w:pPr>
            <w:pStyle w:val="TOC2"/>
            <w:tabs>
              <w:tab w:val="right" w:leader="dot" w:pos="9350"/>
            </w:tabs>
            <w:rPr>
              <w:rFonts w:asciiTheme="minorHAnsi" w:eastAsiaTheme="minorEastAsia" w:hAnsiTheme="minorHAnsi" w:cstheme="minorBidi"/>
              <w:noProof/>
              <w:sz w:val="22"/>
              <w:lang w:bidi="ar-SA"/>
            </w:rPr>
          </w:pPr>
          <w:hyperlink w:anchor="_Toc264918524" w:history="1">
            <w:r w:rsidR="00DC4A4F" w:rsidRPr="00200D26">
              <w:rPr>
                <w:rStyle w:val="Hyperlink"/>
                <w:rFonts w:eastAsia="Times New Roman"/>
                <w:noProof/>
              </w:rPr>
              <w:t>FuzzyLogicNegotiator.java</w:t>
            </w:r>
            <w:r w:rsidR="00DC4A4F">
              <w:rPr>
                <w:noProof/>
                <w:webHidden/>
              </w:rPr>
              <w:tab/>
            </w:r>
            <w:r>
              <w:rPr>
                <w:noProof/>
                <w:webHidden/>
              </w:rPr>
              <w:fldChar w:fldCharType="begin"/>
            </w:r>
            <w:r w:rsidR="00DC4A4F">
              <w:rPr>
                <w:noProof/>
                <w:webHidden/>
              </w:rPr>
              <w:instrText xml:space="preserve"> PAGEREF _Toc264918524 \h </w:instrText>
            </w:r>
            <w:r>
              <w:rPr>
                <w:noProof/>
                <w:webHidden/>
              </w:rPr>
            </w:r>
            <w:r>
              <w:rPr>
                <w:noProof/>
                <w:webHidden/>
              </w:rPr>
              <w:fldChar w:fldCharType="separate"/>
            </w:r>
            <w:r w:rsidR="00FD2F52">
              <w:rPr>
                <w:noProof/>
                <w:webHidden/>
              </w:rPr>
              <w:t>75</w:t>
            </w:r>
            <w:r>
              <w:rPr>
                <w:noProof/>
                <w:webHidden/>
              </w:rPr>
              <w:fldChar w:fldCharType="end"/>
            </w:r>
          </w:hyperlink>
        </w:p>
        <w:p w:rsidR="00DC4A4F" w:rsidRDefault="007267FF">
          <w:pPr>
            <w:pStyle w:val="TOC2"/>
            <w:tabs>
              <w:tab w:val="right" w:leader="dot" w:pos="9350"/>
            </w:tabs>
            <w:rPr>
              <w:rFonts w:asciiTheme="minorHAnsi" w:eastAsiaTheme="minorEastAsia" w:hAnsiTheme="minorHAnsi" w:cstheme="minorBidi"/>
              <w:noProof/>
              <w:sz w:val="22"/>
              <w:lang w:bidi="ar-SA"/>
            </w:rPr>
          </w:pPr>
          <w:hyperlink w:anchor="_Toc264918525" w:history="1">
            <w:r w:rsidR="00DC4A4F" w:rsidRPr="00200D26">
              <w:rPr>
                <w:rStyle w:val="Hyperlink"/>
                <w:rFonts w:eastAsia="Times New Roman"/>
                <w:noProof/>
              </w:rPr>
              <w:t>ServerInfoSAXHandler.java</w:t>
            </w:r>
            <w:r w:rsidR="00DC4A4F">
              <w:rPr>
                <w:noProof/>
                <w:webHidden/>
              </w:rPr>
              <w:tab/>
            </w:r>
            <w:r>
              <w:rPr>
                <w:noProof/>
                <w:webHidden/>
              </w:rPr>
              <w:fldChar w:fldCharType="begin"/>
            </w:r>
            <w:r w:rsidR="00DC4A4F">
              <w:rPr>
                <w:noProof/>
                <w:webHidden/>
              </w:rPr>
              <w:instrText xml:space="preserve"> PAGEREF _Toc264918525 \h </w:instrText>
            </w:r>
            <w:r>
              <w:rPr>
                <w:noProof/>
                <w:webHidden/>
              </w:rPr>
            </w:r>
            <w:r>
              <w:rPr>
                <w:noProof/>
                <w:webHidden/>
              </w:rPr>
              <w:fldChar w:fldCharType="separate"/>
            </w:r>
            <w:r w:rsidR="00FD2F52">
              <w:rPr>
                <w:noProof/>
                <w:webHidden/>
              </w:rPr>
              <w:t>82</w:t>
            </w:r>
            <w:r>
              <w:rPr>
                <w:noProof/>
                <w:webHidden/>
              </w:rPr>
              <w:fldChar w:fldCharType="end"/>
            </w:r>
          </w:hyperlink>
        </w:p>
        <w:p w:rsidR="00DC4A4F" w:rsidRDefault="007267FF">
          <w:pPr>
            <w:pStyle w:val="TOC2"/>
            <w:tabs>
              <w:tab w:val="right" w:leader="dot" w:pos="9350"/>
            </w:tabs>
            <w:rPr>
              <w:rFonts w:asciiTheme="minorHAnsi" w:eastAsiaTheme="minorEastAsia" w:hAnsiTheme="minorHAnsi" w:cstheme="minorBidi"/>
              <w:noProof/>
              <w:sz w:val="22"/>
              <w:lang w:bidi="ar-SA"/>
            </w:rPr>
          </w:pPr>
          <w:hyperlink w:anchor="_Toc264918526" w:history="1">
            <w:r w:rsidR="00DC4A4F" w:rsidRPr="00200D26">
              <w:rPr>
                <w:rStyle w:val="Hyperlink"/>
                <w:rFonts w:eastAsia="Times New Roman"/>
                <w:noProof/>
              </w:rPr>
              <w:t>ResourceMonitorPlotter.java</w:t>
            </w:r>
            <w:r w:rsidR="00DC4A4F">
              <w:rPr>
                <w:noProof/>
                <w:webHidden/>
              </w:rPr>
              <w:tab/>
            </w:r>
            <w:r>
              <w:rPr>
                <w:noProof/>
                <w:webHidden/>
              </w:rPr>
              <w:fldChar w:fldCharType="begin"/>
            </w:r>
            <w:r w:rsidR="00DC4A4F">
              <w:rPr>
                <w:noProof/>
                <w:webHidden/>
              </w:rPr>
              <w:instrText xml:space="preserve"> PAGEREF _Toc264918526 \h </w:instrText>
            </w:r>
            <w:r>
              <w:rPr>
                <w:noProof/>
                <w:webHidden/>
              </w:rPr>
            </w:r>
            <w:r>
              <w:rPr>
                <w:noProof/>
                <w:webHidden/>
              </w:rPr>
              <w:fldChar w:fldCharType="separate"/>
            </w:r>
            <w:r w:rsidR="00FD2F52">
              <w:rPr>
                <w:noProof/>
                <w:webHidden/>
              </w:rPr>
              <w:t>85</w:t>
            </w:r>
            <w:r>
              <w:rPr>
                <w:noProof/>
                <w:webHidden/>
              </w:rPr>
              <w:fldChar w:fldCharType="end"/>
            </w:r>
          </w:hyperlink>
        </w:p>
        <w:p w:rsidR="00DC4A4F" w:rsidRDefault="007267FF">
          <w:pPr>
            <w:pStyle w:val="TOC2"/>
            <w:tabs>
              <w:tab w:val="right" w:leader="dot" w:pos="9350"/>
            </w:tabs>
            <w:rPr>
              <w:rFonts w:asciiTheme="minorHAnsi" w:eastAsiaTheme="minorEastAsia" w:hAnsiTheme="minorHAnsi" w:cstheme="minorBidi"/>
              <w:noProof/>
              <w:sz w:val="22"/>
              <w:lang w:bidi="ar-SA"/>
            </w:rPr>
          </w:pPr>
          <w:hyperlink w:anchor="_Toc264918527" w:history="1">
            <w:r w:rsidR="00DC4A4F" w:rsidRPr="00200D26">
              <w:rPr>
                <w:rStyle w:val="Hyperlink"/>
                <w:rFonts w:eastAsia="Times New Roman"/>
                <w:noProof/>
              </w:rPr>
              <w:t>ResourceMonitorPieChartPlotter.java</w:t>
            </w:r>
            <w:r w:rsidR="00DC4A4F">
              <w:rPr>
                <w:noProof/>
                <w:webHidden/>
              </w:rPr>
              <w:tab/>
            </w:r>
            <w:r>
              <w:rPr>
                <w:noProof/>
                <w:webHidden/>
              </w:rPr>
              <w:fldChar w:fldCharType="begin"/>
            </w:r>
            <w:r w:rsidR="00DC4A4F">
              <w:rPr>
                <w:noProof/>
                <w:webHidden/>
              </w:rPr>
              <w:instrText xml:space="preserve"> PAGEREF _Toc264918527 \h </w:instrText>
            </w:r>
            <w:r>
              <w:rPr>
                <w:noProof/>
                <w:webHidden/>
              </w:rPr>
            </w:r>
            <w:r>
              <w:rPr>
                <w:noProof/>
                <w:webHidden/>
              </w:rPr>
              <w:fldChar w:fldCharType="separate"/>
            </w:r>
            <w:r w:rsidR="00FD2F52">
              <w:rPr>
                <w:noProof/>
                <w:webHidden/>
              </w:rPr>
              <w:t>85</w:t>
            </w:r>
            <w:r>
              <w:rPr>
                <w:noProof/>
                <w:webHidden/>
              </w:rPr>
              <w:fldChar w:fldCharType="end"/>
            </w:r>
          </w:hyperlink>
        </w:p>
        <w:p w:rsidR="00DC4A4F" w:rsidRDefault="007267FF">
          <w:pPr>
            <w:pStyle w:val="TOC2"/>
            <w:tabs>
              <w:tab w:val="right" w:leader="dot" w:pos="9350"/>
            </w:tabs>
            <w:rPr>
              <w:rFonts w:asciiTheme="minorHAnsi" w:eastAsiaTheme="minorEastAsia" w:hAnsiTheme="minorHAnsi" w:cstheme="minorBidi"/>
              <w:noProof/>
              <w:sz w:val="22"/>
              <w:lang w:bidi="ar-SA"/>
            </w:rPr>
          </w:pPr>
          <w:hyperlink w:anchor="_Toc264918528" w:history="1">
            <w:r w:rsidR="00DC4A4F" w:rsidRPr="00200D26">
              <w:rPr>
                <w:rStyle w:val="Hyperlink"/>
                <w:rFonts w:eastAsia="Times New Roman"/>
                <w:noProof/>
              </w:rPr>
              <w:t>X3DAgent.java</w:t>
            </w:r>
            <w:r w:rsidR="00DC4A4F">
              <w:rPr>
                <w:noProof/>
                <w:webHidden/>
              </w:rPr>
              <w:tab/>
            </w:r>
            <w:r>
              <w:rPr>
                <w:noProof/>
                <w:webHidden/>
              </w:rPr>
              <w:fldChar w:fldCharType="begin"/>
            </w:r>
            <w:r w:rsidR="00DC4A4F">
              <w:rPr>
                <w:noProof/>
                <w:webHidden/>
              </w:rPr>
              <w:instrText xml:space="preserve"> PAGEREF _Toc264918528 \h </w:instrText>
            </w:r>
            <w:r>
              <w:rPr>
                <w:noProof/>
                <w:webHidden/>
              </w:rPr>
            </w:r>
            <w:r>
              <w:rPr>
                <w:noProof/>
                <w:webHidden/>
              </w:rPr>
              <w:fldChar w:fldCharType="separate"/>
            </w:r>
            <w:r w:rsidR="00FD2F52">
              <w:rPr>
                <w:noProof/>
                <w:webHidden/>
              </w:rPr>
              <w:t>87</w:t>
            </w:r>
            <w:r>
              <w:rPr>
                <w:noProof/>
                <w:webHidden/>
              </w:rPr>
              <w:fldChar w:fldCharType="end"/>
            </w:r>
          </w:hyperlink>
        </w:p>
        <w:p w:rsidR="00DC4A4F" w:rsidRDefault="007267FF">
          <w:pPr>
            <w:pStyle w:val="TOC2"/>
            <w:tabs>
              <w:tab w:val="right" w:leader="dot" w:pos="9350"/>
            </w:tabs>
            <w:rPr>
              <w:rFonts w:asciiTheme="minorHAnsi" w:eastAsiaTheme="minorEastAsia" w:hAnsiTheme="minorHAnsi" w:cstheme="minorBidi"/>
              <w:noProof/>
              <w:sz w:val="22"/>
              <w:lang w:bidi="ar-SA"/>
            </w:rPr>
          </w:pPr>
          <w:hyperlink w:anchor="_Toc264918529" w:history="1">
            <w:r w:rsidR="00DC4A4F" w:rsidRPr="00200D26">
              <w:rPr>
                <w:rStyle w:val="Hyperlink"/>
                <w:rFonts w:eastAsia="Times New Roman"/>
                <w:noProof/>
              </w:rPr>
              <w:t>DefaultServer.java</w:t>
            </w:r>
            <w:r w:rsidR="00DC4A4F">
              <w:rPr>
                <w:noProof/>
                <w:webHidden/>
              </w:rPr>
              <w:tab/>
            </w:r>
            <w:r>
              <w:rPr>
                <w:noProof/>
                <w:webHidden/>
              </w:rPr>
              <w:fldChar w:fldCharType="begin"/>
            </w:r>
            <w:r w:rsidR="00DC4A4F">
              <w:rPr>
                <w:noProof/>
                <w:webHidden/>
              </w:rPr>
              <w:instrText xml:space="preserve"> PAGEREF _Toc264918529 \h </w:instrText>
            </w:r>
            <w:r>
              <w:rPr>
                <w:noProof/>
                <w:webHidden/>
              </w:rPr>
            </w:r>
            <w:r>
              <w:rPr>
                <w:noProof/>
                <w:webHidden/>
              </w:rPr>
              <w:fldChar w:fldCharType="separate"/>
            </w:r>
            <w:r w:rsidR="00FD2F52">
              <w:rPr>
                <w:noProof/>
                <w:webHidden/>
              </w:rPr>
              <w:t>98</w:t>
            </w:r>
            <w:r>
              <w:rPr>
                <w:noProof/>
                <w:webHidden/>
              </w:rPr>
              <w:fldChar w:fldCharType="end"/>
            </w:r>
          </w:hyperlink>
        </w:p>
        <w:p w:rsidR="00DC4A4F" w:rsidRDefault="007267FF">
          <w:pPr>
            <w:pStyle w:val="TOC2"/>
            <w:tabs>
              <w:tab w:val="right" w:leader="dot" w:pos="9350"/>
            </w:tabs>
            <w:rPr>
              <w:rFonts w:asciiTheme="minorHAnsi" w:eastAsiaTheme="minorEastAsia" w:hAnsiTheme="minorHAnsi" w:cstheme="minorBidi"/>
              <w:noProof/>
              <w:sz w:val="22"/>
              <w:lang w:bidi="ar-SA"/>
            </w:rPr>
          </w:pPr>
          <w:hyperlink w:anchor="_Toc264918530" w:history="1">
            <w:r w:rsidR="00DC4A4F" w:rsidRPr="00200D26">
              <w:rPr>
                <w:rStyle w:val="Hyperlink"/>
                <w:rFonts w:eastAsia="Times New Roman"/>
                <w:noProof/>
              </w:rPr>
              <w:t>DefaultContextElement.java</w:t>
            </w:r>
            <w:r w:rsidR="00DC4A4F">
              <w:rPr>
                <w:noProof/>
                <w:webHidden/>
              </w:rPr>
              <w:tab/>
            </w:r>
            <w:r>
              <w:rPr>
                <w:noProof/>
                <w:webHidden/>
              </w:rPr>
              <w:fldChar w:fldCharType="begin"/>
            </w:r>
            <w:r w:rsidR="00DC4A4F">
              <w:rPr>
                <w:noProof/>
                <w:webHidden/>
              </w:rPr>
              <w:instrText xml:space="preserve"> PAGEREF _Toc264918530 \h </w:instrText>
            </w:r>
            <w:r>
              <w:rPr>
                <w:noProof/>
                <w:webHidden/>
              </w:rPr>
            </w:r>
            <w:r>
              <w:rPr>
                <w:noProof/>
                <w:webHidden/>
              </w:rPr>
              <w:fldChar w:fldCharType="separate"/>
            </w:r>
            <w:r w:rsidR="00FD2F52">
              <w:rPr>
                <w:noProof/>
                <w:webHidden/>
              </w:rPr>
              <w:t>112</w:t>
            </w:r>
            <w:r>
              <w:rPr>
                <w:noProof/>
                <w:webHidden/>
              </w:rPr>
              <w:fldChar w:fldCharType="end"/>
            </w:r>
          </w:hyperlink>
        </w:p>
        <w:p w:rsidR="00DC4A4F" w:rsidRDefault="007267FF">
          <w:pPr>
            <w:pStyle w:val="TOC1"/>
            <w:tabs>
              <w:tab w:val="right" w:leader="dot" w:pos="9350"/>
            </w:tabs>
            <w:rPr>
              <w:rFonts w:asciiTheme="minorHAnsi" w:eastAsiaTheme="minorEastAsia" w:hAnsiTheme="minorHAnsi" w:cstheme="minorBidi"/>
              <w:noProof/>
              <w:sz w:val="22"/>
              <w:lang w:bidi="ar-SA"/>
            </w:rPr>
          </w:pPr>
          <w:hyperlink w:anchor="_Toc264918531" w:history="1">
            <w:r w:rsidR="00DC4A4F" w:rsidRPr="00200D26">
              <w:rPr>
                <w:rStyle w:val="Hyperlink"/>
                <w:noProof/>
              </w:rPr>
              <w:t>Appendix C: C# Source Code</w:t>
            </w:r>
            <w:r w:rsidR="00DC4A4F">
              <w:rPr>
                <w:noProof/>
                <w:webHidden/>
              </w:rPr>
              <w:tab/>
            </w:r>
            <w:r>
              <w:rPr>
                <w:noProof/>
                <w:webHidden/>
              </w:rPr>
              <w:fldChar w:fldCharType="begin"/>
            </w:r>
            <w:r w:rsidR="00DC4A4F">
              <w:rPr>
                <w:noProof/>
                <w:webHidden/>
              </w:rPr>
              <w:instrText xml:space="preserve"> PAGEREF _Toc264918531 \h </w:instrText>
            </w:r>
            <w:r>
              <w:rPr>
                <w:noProof/>
                <w:webHidden/>
              </w:rPr>
            </w:r>
            <w:r>
              <w:rPr>
                <w:noProof/>
                <w:webHidden/>
              </w:rPr>
              <w:fldChar w:fldCharType="separate"/>
            </w:r>
            <w:r w:rsidR="00FD2F52">
              <w:rPr>
                <w:noProof/>
                <w:webHidden/>
              </w:rPr>
              <w:t>114</w:t>
            </w:r>
            <w:r>
              <w:rPr>
                <w:noProof/>
                <w:webHidden/>
              </w:rPr>
              <w:fldChar w:fldCharType="end"/>
            </w:r>
          </w:hyperlink>
        </w:p>
        <w:p w:rsidR="00DC4A4F" w:rsidRDefault="007267FF">
          <w:pPr>
            <w:pStyle w:val="TOC2"/>
            <w:tabs>
              <w:tab w:val="right" w:leader="dot" w:pos="9350"/>
            </w:tabs>
            <w:rPr>
              <w:rFonts w:asciiTheme="minorHAnsi" w:eastAsiaTheme="minorEastAsia" w:hAnsiTheme="minorHAnsi" w:cstheme="minorBidi"/>
              <w:noProof/>
              <w:sz w:val="22"/>
              <w:lang w:bidi="ar-SA"/>
            </w:rPr>
          </w:pPr>
          <w:hyperlink w:anchor="_Toc264918532" w:history="1">
            <w:r w:rsidR="00DC4A4F" w:rsidRPr="00200D26">
              <w:rPr>
                <w:rStyle w:val="Hyperlink"/>
                <w:rFonts w:eastAsia="Times New Roman"/>
                <w:noProof/>
              </w:rPr>
              <w:t>ServerMonitor.cs</w:t>
            </w:r>
            <w:r w:rsidR="00DC4A4F">
              <w:rPr>
                <w:noProof/>
                <w:webHidden/>
              </w:rPr>
              <w:tab/>
            </w:r>
            <w:r>
              <w:rPr>
                <w:noProof/>
                <w:webHidden/>
              </w:rPr>
              <w:fldChar w:fldCharType="begin"/>
            </w:r>
            <w:r w:rsidR="00DC4A4F">
              <w:rPr>
                <w:noProof/>
                <w:webHidden/>
              </w:rPr>
              <w:instrText xml:space="preserve"> PAGEREF _Toc264918532 \h </w:instrText>
            </w:r>
            <w:r>
              <w:rPr>
                <w:noProof/>
                <w:webHidden/>
              </w:rPr>
            </w:r>
            <w:r>
              <w:rPr>
                <w:noProof/>
                <w:webHidden/>
              </w:rPr>
              <w:fldChar w:fldCharType="separate"/>
            </w:r>
            <w:r w:rsidR="00FD2F52">
              <w:rPr>
                <w:noProof/>
                <w:webHidden/>
              </w:rPr>
              <w:t>114</w:t>
            </w:r>
            <w:r>
              <w:rPr>
                <w:noProof/>
                <w:webHidden/>
              </w:rPr>
              <w:fldChar w:fldCharType="end"/>
            </w:r>
          </w:hyperlink>
        </w:p>
        <w:p w:rsidR="00DC4A4F" w:rsidRDefault="007267FF">
          <w:pPr>
            <w:pStyle w:val="TOC2"/>
            <w:tabs>
              <w:tab w:val="right" w:leader="dot" w:pos="9350"/>
            </w:tabs>
            <w:rPr>
              <w:rFonts w:asciiTheme="minorHAnsi" w:eastAsiaTheme="minorEastAsia" w:hAnsiTheme="minorHAnsi" w:cstheme="minorBidi"/>
              <w:noProof/>
              <w:sz w:val="22"/>
              <w:lang w:bidi="ar-SA"/>
            </w:rPr>
          </w:pPr>
          <w:hyperlink w:anchor="_Toc264918533" w:history="1">
            <w:r w:rsidR="00DC4A4F" w:rsidRPr="00200D26">
              <w:rPr>
                <w:rStyle w:val="Hyperlink"/>
                <w:rFonts w:eastAsia="Times New Roman"/>
                <w:noProof/>
              </w:rPr>
              <w:t>ServerInfo.cs</w:t>
            </w:r>
            <w:r w:rsidR="00DC4A4F">
              <w:rPr>
                <w:noProof/>
                <w:webHidden/>
              </w:rPr>
              <w:tab/>
            </w:r>
            <w:r>
              <w:rPr>
                <w:noProof/>
                <w:webHidden/>
              </w:rPr>
              <w:fldChar w:fldCharType="begin"/>
            </w:r>
            <w:r w:rsidR="00DC4A4F">
              <w:rPr>
                <w:noProof/>
                <w:webHidden/>
              </w:rPr>
              <w:instrText xml:space="preserve"> PAGEREF _Toc264918533 \h </w:instrText>
            </w:r>
            <w:r>
              <w:rPr>
                <w:noProof/>
                <w:webHidden/>
              </w:rPr>
            </w:r>
            <w:r>
              <w:rPr>
                <w:noProof/>
                <w:webHidden/>
              </w:rPr>
              <w:fldChar w:fldCharType="separate"/>
            </w:r>
            <w:r w:rsidR="00FD2F52">
              <w:rPr>
                <w:noProof/>
                <w:webHidden/>
              </w:rPr>
              <w:t>115</w:t>
            </w:r>
            <w:r>
              <w:rPr>
                <w:noProof/>
                <w:webHidden/>
              </w:rPr>
              <w:fldChar w:fldCharType="end"/>
            </w:r>
          </w:hyperlink>
        </w:p>
        <w:p w:rsidR="00DC4A4F" w:rsidRDefault="007267FF">
          <w:r>
            <w:fldChar w:fldCharType="end"/>
          </w:r>
        </w:p>
      </w:sdtContent>
    </w:sdt>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2033DA" w:rsidRDefault="002033DA" w:rsidP="002033DA"/>
    <w:p w:rsidR="002033DA" w:rsidRDefault="002033DA" w:rsidP="002033DA"/>
    <w:p w:rsidR="00E42EB1" w:rsidRDefault="00E42EB1" w:rsidP="002033DA"/>
    <w:p w:rsidR="002033DA" w:rsidRDefault="002033DA" w:rsidP="002033DA"/>
    <w:p w:rsidR="002033DA" w:rsidRDefault="002033DA" w:rsidP="002033DA"/>
    <w:p w:rsidR="002033DA" w:rsidRDefault="002033DA" w:rsidP="002033DA"/>
    <w:p w:rsidR="00FD2F52" w:rsidRDefault="00FD2F52" w:rsidP="002033DA"/>
    <w:p w:rsidR="00FD2F52" w:rsidRDefault="00FD2F52" w:rsidP="002033DA"/>
    <w:p w:rsidR="002033DA" w:rsidRDefault="002033DA" w:rsidP="002033DA"/>
    <w:p w:rsidR="00FD2F52" w:rsidRDefault="00FD2F52" w:rsidP="002033DA"/>
    <w:p w:rsidR="007F15D4" w:rsidRDefault="007F15D4" w:rsidP="002033DA"/>
    <w:p w:rsidR="007F15D4" w:rsidRDefault="007F15D4" w:rsidP="002033DA"/>
    <w:p w:rsidR="00FD2F52" w:rsidRDefault="00FD2F52" w:rsidP="002033DA"/>
    <w:p w:rsidR="00FD2F52" w:rsidRDefault="00FD2F52" w:rsidP="002033DA"/>
    <w:p w:rsidR="00FD2F52" w:rsidRDefault="00FD2F52" w:rsidP="002033DA"/>
    <w:p w:rsidR="00FD2F52" w:rsidRDefault="00FD2F52" w:rsidP="002033DA"/>
    <w:p w:rsidR="007F15D4" w:rsidRDefault="007F15D4" w:rsidP="002033DA"/>
    <w:p w:rsidR="007F15D4" w:rsidRDefault="007F15D4" w:rsidP="007F15D4">
      <w:pPr>
        <w:pStyle w:val="Title"/>
      </w:pPr>
      <w:r>
        <w:lastRenderedPageBreak/>
        <w:t>List of Figures</w:t>
      </w:r>
    </w:p>
    <w:p w:rsidR="00FD2F52" w:rsidRDefault="00FD2F52" w:rsidP="002033DA"/>
    <w:p w:rsidR="007F15D4" w:rsidRDefault="007267FF" w:rsidP="007F15D4">
      <w:pPr>
        <w:pStyle w:val="TableofFigures"/>
        <w:tabs>
          <w:tab w:val="right" w:leader="dot" w:pos="9350"/>
        </w:tabs>
        <w:spacing w:after="120"/>
        <w:ind w:left="475" w:hanging="475"/>
        <w:rPr>
          <w:rStyle w:val="Hyperlink"/>
          <w:noProof/>
        </w:rPr>
      </w:pPr>
      <w:r w:rsidRPr="007267FF">
        <w:fldChar w:fldCharType="begin"/>
      </w:r>
      <w:r w:rsidR="007F15D4">
        <w:instrText xml:space="preserve"> TOC \h \z \c "Figure" </w:instrText>
      </w:r>
      <w:r w:rsidRPr="007267FF">
        <w:fldChar w:fldCharType="separate"/>
      </w:r>
      <w:hyperlink r:id="rId9" w:anchor="_Toc264920356" w:history="1">
        <w:r w:rsidR="007F15D4" w:rsidRPr="00EA75F0">
          <w:rPr>
            <w:rStyle w:val="Hyperlink"/>
            <w:noProof/>
          </w:rPr>
          <w:t>Figure 1.1: Server Consolidation trough Virtualization</w:t>
        </w:r>
        <w:r w:rsidR="007F15D4">
          <w:rPr>
            <w:noProof/>
            <w:webHidden/>
          </w:rPr>
          <w:tab/>
        </w:r>
        <w:r>
          <w:rPr>
            <w:noProof/>
            <w:webHidden/>
          </w:rPr>
          <w:fldChar w:fldCharType="begin"/>
        </w:r>
        <w:r w:rsidR="007F15D4">
          <w:rPr>
            <w:noProof/>
            <w:webHidden/>
          </w:rPr>
          <w:instrText xml:space="preserve"> PAGEREF _Toc264920356 \h </w:instrText>
        </w:r>
        <w:r>
          <w:rPr>
            <w:noProof/>
            <w:webHidden/>
          </w:rPr>
        </w:r>
        <w:r>
          <w:rPr>
            <w:noProof/>
            <w:webHidden/>
          </w:rPr>
          <w:fldChar w:fldCharType="separate"/>
        </w:r>
        <w:r w:rsidR="007F15D4">
          <w:rPr>
            <w:noProof/>
            <w:webHidden/>
          </w:rPr>
          <w:t>10</w:t>
        </w:r>
        <w:r>
          <w:rPr>
            <w:noProof/>
            <w:webHidden/>
          </w:rPr>
          <w:fldChar w:fldCharType="end"/>
        </w:r>
      </w:hyperlink>
    </w:p>
    <w:p w:rsidR="007F15D4" w:rsidRPr="007F15D4" w:rsidRDefault="007F15D4" w:rsidP="007F15D4"/>
    <w:p w:rsidR="007F15D4" w:rsidRDefault="007267FF" w:rsidP="007F15D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57" w:history="1">
        <w:r w:rsidR="007F15D4" w:rsidRPr="00EA75F0">
          <w:rPr>
            <w:rStyle w:val="Hyperlink"/>
            <w:rFonts w:cs="Times New Roman"/>
            <w:noProof/>
          </w:rPr>
          <w:t>Figure 4.1: RAP Ontology Representation</w:t>
        </w:r>
        <w:r w:rsidR="007F15D4">
          <w:rPr>
            <w:noProof/>
            <w:webHidden/>
          </w:rPr>
          <w:tab/>
        </w:r>
        <w:r>
          <w:rPr>
            <w:noProof/>
            <w:webHidden/>
          </w:rPr>
          <w:fldChar w:fldCharType="begin"/>
        </w:r>
        <w:r w:rsidR="007F15D4">
          <w:rPr>
            <w:noProof/>
            <w:webHidden/>
          </w:rPr>
          <w:instrText xml:space="preserve"> PAGEREF _Toc264920357 \h </w:instrText>
        </w:r>
        <w:r>
          <w:rPr>
            <w:noProof/>
            <w:webHidden/>
          </w:rPr>
        </w:r>
        <w:r>
          <w:rPr>
            <w:noProof/>
            <w:webHidden/>
          </w:rPr>
          <w:fldChar w:fldCharType="separate"/>
        </w:r>
        <w:r w:rsidR="007F15D4">
          <w:rPr>
            <w:noProof/>
            <w:webHidden/>
          </w:rPr>
          <w:t>16</w:t>
        </w:r>
        <w:r>
          <w:rPr>
            <w:noProof/>
            <w:webHidden/>
          </w:rPr>
          <w:fldChar w:fldCharType="end"/>
        </w:r>
      </w:hyperlink>
    </w:p>
    <w:p w:rsidR="007F15D4" w:rsidRDefault="007267FF" w:rsidP="007F15D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58" w:history="1">
        <w:r w:rsidR="007F15D4" w:rsidRPr="00EA75F0">
          <w:rPr>
            <w:rStyle w:val="Hyperlink"/>
            <w:rFonts w:cs="Times New Roman"/>
            <w:noProof/>
          </w:rPr>
          <w:t>Figure 4.2: Datacenter Ontology Representation</w:t>
        </w:r>
        <w:r w:rsidR="007F15D4">
          <w:rPr>
            <w:noProof/>
            <w:webHidden/>
          </w:rPr>
          <w:tab/>
        </w:r>
        <w:r>
          <w:rPr>
            <w:noProof/>
            <w:webHidden/>
          </w:rPr>
          <w:fldChar w:fldCharType="begin"/>
        </w:r>
        <w:r w:rsidR="007F15D4">
          <w:rPr>
            <w:noProof/>
            <w:webHidden/>
          </w:rPr>
          <w:instrText xml:space="preserve"> PAGEREF _Toc264920358 \h </w:instrText>
        </w:r>
        <w:r>
          <w:rPr>
            <w:noProof/>
            <w:webHidden/>
          </w:rPr>
        </w:r>
        <w:r>
          <w:rPr>
            <w:noProof/>
            <w:webHidden/>
          </w:rPr>
          <w:fldChar w:fldCharType="separate"/>
        </w:r>
        <w:r w:rsidR="007F15D4">
          <w:rPr>
            <w:noProof/>
            <w:webHidden/>
          </w:rPr>
          <w:t>17</w:t>
        </w:r>
        <w:r>
          <w:rPr>
            <w:noProof/>
            <w:webHidden/>
          </w:rPr>
          <w:fldChar w:fldCharType="end"/>
        </w:r>
      </w:hyperlink>
    </w:p>
    <w:p w:rsidR="007F15D4" w:rsidRDefault="007267FF" w:rsidP="007F15D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59" w:history="1">
        <w:r w:rsidR="007F15D4" w:rsidRPr="00EA75F0">
          <w:rPr>
            <w:rStyle w:val="Hyperlink"/>
            <w:rFonts w:cs="Times New Roman"/>
            <w:noProof/>
          </w:rPr>
          <w:t>Figure 4.3: IIRG Extraction Algorithm Trace</w:t>
        </w:r>
        <w:r w:rsidR="007F15D4">
          <w:rPr>
            <w:noProof/>
            <w:webHidden/>
          </w:rPr>
          <w:tab/>
        </w:r>
        <w:r>
          <w:rPr>
            <w:noProof/>
            <w:webHidden/>
          </w:rPr>
          <w:fldChar w:fldCharType="begin"/>
        </w:r>
        <w:r w:rsidR="007F15D4">
          <w:rPr>
            <w:noProof/>
            <w:webHidden/>
          </w:rPr>
          <w:instrText xml:space="preserve"> PAGEREF _Toc264920359 \h </w:instrText>
        </w:r>
        <w:r>
          <w:rPr>
            <w:noProof/>
            <w:webHidden/>
          </w:rPr>
        </w:r>
        <w:r>
          <w:rPr>
            <w:noProof/>
            <w:webHidden/>
          </w:rPr>
          <w:fldChar w:fldCharType="separate"/>
        </w:r>
        <w:r w:rsidR="007F15D4">
          <w:rPr>
            <w:noProof/>
            <w:webHidden/>
          </w:rPr>
          <w:t>20</w:t>
        </w:r>
        <w:r>
          <w:rPr>
            <w:noProof/>
            <w:webHidden/>
          </w:rPr>
          <w:fldChar w:fldCharType="end"/>
        </w:r>
      </w:hyperlink>
    </w:p>
    <w:p w:rsidR="007F15D4" w:rsidRDefault="007267FF" w:rsidP="007F15D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60" w:history="1">
        <w:r w:rsidR="007F15D4" w:rsidRPr="00EA75F0">
          <w:rPr>
            <w:rStyle w:val="Hyperlink"/>
            <w:rFonts w:cs="Times New Roman"/>
            <w:noProof/>
          </w:rPr>
          <w:t>Figure 4.4: Server Skewing with Tail</w:t>
        </w:r>
        <w:r w:rsidR="007F15D4">
          <w:rPr>
            <w:noProof/>
            <w:webHidden/>
          </w:rPr>
          <w:tab/>
        </w:r>
        <w:r>
          <w:rPr>
            <w:noProof/>
            <w:webHidden/>
          </w:rPr>
          <w:fldChar w:fldCharType="begin"/>
        </w:r>
        <w:r w:rsidR="007F15D4">
          <w:rPr>
            <w:noProof/>
            <w:webHidden/>
          </w:rPr>
          <w:instrText xml:space="preserve"> PAGEREF _Toc264920360 \h </w:instrText>
        </w:r>
        <w:r>
          <w:rPr>
            <w:noProof/>
            <w:webHidden/>
          </w:rPr>
        </w:r>
        <w:r>
          <w:rPr>
            <w:noProof/>
            <w:webHidden/>
          </w:rPr>
          <w:fldChar w:fldCharType="separate"/>
        </w:r>
        <w:r w:rsidR="007F15D4">
          <w:rPr>
            <w:noProof/>
            <w:webHidden/>
          </w:rPr>
          <w:t>22</w:t>
        </w:r>
        <w:r>
          <w:rPr>
            <w:noProof/>
            <w:webHidden/>
          </w:rPr>
          <w:fldChar w:fldCharType="end"/>
        </w:r>
      </w:hyperlink>
    </w:p>
    <w:p w:rsidR="007F15D4" w:rsidRDefault="007267FF" w:rsidP="007F15D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61" w:history="1">
        <w:r w:rsidR="007F15D4" w:rsidRPr="00EA75F0">
          <w:rPr>
            <w:rStyle w:val="Hyperlink"/>
            <w:rFonts w:cs="Times New Roman"/>
            <w:noProof/>
          </w:rPr>
          <w:t>Figure 4.5: Self-Healing system Reinforcement Learning Process</w:t>
        </w:r>
        <w:r w:rsidR="007F15D4">
          <w:rPr>
            <w:noProof/>
            <w:webHidden/>
          </w:rPr>
          <w:tab/>
        </w:r>
        <w:r>
          <w:rPr>
            <w:noProof/>
            <w:webHidden/>
          </w:rPr>
          <w:fldChar w:fldCharType="begin"/>
        </w:r>
        <w:r w:rsidR="007F15D4">
          <w:rPr>
            <w:noProof/>
            <w:webHidden/>
          </w:rPr>
          <w:instrText xml:space="preserve"> PAGEREF _Toc264920361 \h </w:instrText>
        </w:r>
        <w:r>
          <w:rPr>
            <w:noProof/>
            <w:webHidden/>
          </w:rPr>
        </w:r>
        <w:r>
          <w:rPr>
            <w:noProof/>
            <w:webHidden/>
          </w:rPr>
          <w:fldChar w:fldCharType="separate"/>
        </w:r>
        <w:r w:rsidR="007F15D4">
          <w:rPr>
            <w:noProof/>
            <w:webHidden/>
          </w:rPr>
          <w:t>23</w:t>
        </w:r>
        <w:r>
          <w:rPr>
            <w:noProof/>
            <w:webHidden/>
          </w:rPr>
          <w:fldChar w:fldCharType="end"/>
        </w:r>
      </w:hyperlink>
    </w:p>
    <w:p w:rsidR="007F15D4" w:rsidRDefault="007267FF" w:rsidP="007F15D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62" w:history="1">
        <w:r w:rsidR="007F15D4" w:rsidRPr="00EA75F0">
          <w:rPr>
            <w:rStyle w:val="Hyperlink"/>
            <w:rFonts w:cs="Times New Roman"/>
            <w:noProof/>
          </w:rPr>
          <w:t>Figure 4.6: Datacenter Reinforcement Learning Process</w:t>
        </w:r>
        <w:r w:rsidR="007F15D4">
          <w:rPr>
            <w:noProof/>
            <w:webHidden/>
          </w:rPr>
          <w:tab/>
        </w:r>
        <w:r>
          <w:rPr>
            <w:noProof/>
            <w:webHidden/>
          </w:rPr>
          <w:fldChar w:fldCharType="begin"/>
        </w:r>
        <w:r w:rsidR="007F15D4">
          <w:rPr>
            <w:noProof/>
            <w:webHidden/>
          </w:rPr>
          <w:instrText xml:space="preserve"> PAGEREF _Toc264920362 \h </w:instrText>
        </w:r>
        <w:r>
          <w:rPr>
            <w:noProof/>
            <w:webHidden/>
          </w:rPr>
        </w:r>
        <w:r>
          <w:rPr>
            <w:noProof/>
            <w:webHidden/>
          </w:rPr>
          <w:fldChar w:fldCharType="separate"/>
        </w:r>
        <w:r w:rsidR="007F15D4">
          <w:rPr>
            <w:noProof/>
            <w:webHidden/>
          </w:rPr>
          <w:t>24</w:t>
        </w:r>
        <w:r>
          <w:rPr>
            <w:noProof/>
            <w:webHidden/>
          </w:rPr>
          <w:fldChar w:fldCharType="end"/>
        </w:r>
      </w:hyperlink>
    </w:p>
    <w:p w:rsidR="007F15D4" w:rsidRDefault="007267FF" w:rsidP="007F15D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63" w:history="1">
        <w:r w:rsidR="007F15D4" w:rsidRPr="00EA75F0">
          <w:rPr>
            <w:rStyle w:val="Hyperlink"/>
            <w:rFonts w:cs="Times New Roman"/>
            <w:noProof/>
          </w:rPr>
          <w:t>Figure 4.7: Situation which requires negotiation</w:t>
        </w:r>
        <w:r w:rsidR="007F15D4">
          <w:rPr>
            <w:noProof/>
            <w:webHidden/>
          </w:rPr>
          <w:tab/>
        </w:r>
        <w:r>
          <w:rPr>
            <w:noProof/>
            <w:webHidden/>
          </w:rPr>
          <w:fldChar w:fldCharType="begin"/>
        </w:r>
        <w:r w:rsidR="007F15D4">
          <w:rPr>
            <w:noProof/>
            <w:webHidden/>
          </w:rPr>
          <w:instrText xml:space="preserve"> PAGEREF _Toc264920363 \h </w:instrText>
        </w:r>
        <w:r>
          <w:rPr>
            <w:noProof/>
            <w:webHidden/>
          </w:rPr>
        </w:r>
        <w:r>
          <w:rPr>
            <w:noProof/>
            <w:webHidden/>
          </w:rPr>
          <w:fldChar w:fldCharType="separate"/>
        </w:r>
        <w:r w:rsidR="007F15D4">
          <w:rPr>
            <w:noProof/>
            <w:webHidden/>
          </w:rPr>
          <w:t>25</w:t>
        </w:r>
        <w:r>
          <w:rPr>
            <w:noProof/>
            <w:webHidden/>
          </w:rPr>
          <w:fldChar w:fldCharType="end"/>
        </w:r>
      </w:hyperlink>
    </w:p>
    <w:p w:rsidR="007F15D4" w:rsidRDefault="007267FF" w:rsidP="007F15D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64" w:history="1">
        <w:r w:rsidR="007F15D4" w:rsidRPr="00EA75F0">
          <w:rPr>
            <w:rStyle w:val="Hyperlink"/>
            <w:rFonts w:cs="Times New Roman"/>
            <w:noProof/>
          </w:rPr>
          <w:t>Figure 4.8: Desirability-Based Negotiation</w:t>
        </w:r>
        <w:r w:rsidR="007F15D4">
          <w:rPr>
            <w:noProof/>
            <w:webHidden/>
          </w:rPr>
          <w:tab/>
        </w:r>
        <w:r>
          <w:rPr>
            <w:noProof/>
            <w:webHidden/>
          </w:rPr>
          <w:fldChar w:fldCharType="begin"/>
        </w:r>
        <w:r w:rsidR="007F15D4">
          <w:rPr>
            <w:noProof/>
            <w:webHidden/>
          </w:rPr>
          <w:instrText xml:space="preserve"> PAGEREF _Toc264920364 \h </w:instrText>
        </w:r>
        <w:r>
          <w:rPr>
            <w:noProof/>
            <w:webHidden/>
          </w:rPr>
        </w:r>
        <w:r>
          <w:rPr>
            <w:noProof/>
            <w:webHidden/>
          </w:rPr>
          <w:fldChar w:fldCharType="separate"/>
        </w:r>
        <w:r w:rsidR="007F15D4">
          <w:rPr>
            <w:noProof/>
            <w:webHidden/>
          </w:rPr>
          <w:t>26</w:t>
        </w:r>
        <w:r>
          <w:rPr>
            <w:noProof/>
            <w:webHidden/>
          </w:rPr>
          <w:fldChar w:fldCharType="end"/>
        </w:r>
      </w:hyperlink>
    </w:p>
    <w:p w:rsidR="007F15D4" w:rsidRDefault="007267FF" w:rsidP="007F15D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65" w:history="1">
        <w:r w:rsidR="007F15D4" w:rsidRPr="00EA75F0">
          <w:rPr>
            <w:rStyle w:val="Hyperlink"/>
            <w:rFonts w:cs="Times New Roman"/>
            <w:noProof/>
          </w:rPr>
          <w:t>Figure 4.9: System Conceptual Architecture</w:t>
        </w:r>
        <w:r w:rsidR="007F15D4">
          <w:rPr>
            <w:noProof/>
            <w:webHidden/>
          </w:rPr>
          <w:tab/>
        </w:r>
        <w:r>
          <w:rPr>
            <w:noProof/>
            <w:webHidden/>
          </w:rPr>
          <w:fldChar w:fldCharType="begin"/>
        </w:r>
        <w:r w:rsidR="007F15D4">
          <w:rPr>
            <w:noProof/>
            <w:webHidden/>
          </w:rPr>
          <w:instrText xml:space="preserve"> PAGEREF _Toc264920365 \h </w:instrText>
        </w:r>
        <w:r>
          <w:rPr>
            <w:noProof/>
            <w:webHidden/>
          </w:rPr>
        </w:r>
        <w:r>
          <w:rPr>
            <w:noProof/>
            <w:webHidden/>
          </w:rPr>
          <w:fldChar w:fldCharType="separate"/>
        </w:r>
        <w:r w:rsidR="007F15D4">
          <w:rPr>
            <w:noProof/>
            <w:webHidden/>
          </w:rPr>
          <w:t>27</w:t>
        </w:r>
        <w:r>
          <w:rPr>
            <w:noProof/>
            <w:webHidden/>
          </w:rPr>
          <w:fldChar w:fldCharType="end"/>
        </w:r>
      </w:hyperlink>
    </w:p>
    <w:p w:rsidR="007F15D4" w:rsidRDefault="007267FF" w:rsidP="007F15D4">
      <w:pPr>
        <w:pStyle w:val="TableofFigures"/>
        <w:tabs>
          <w:tab w:val="right" w:leader="dot" w:pos="9350"/>
        </w:tabs>
        <w:spacing w:after="120"/>
        <w:ind w:left="475" w:hanging="475"/>
        <w:rPr>
          <w:rStyle w:val="Hyperlink"/>
          <w:noProof/>
        </w:rPr>
      </w:pPr>
      <w:hyperlink w:anchor="_Toc264920366" w:history="1">
        <w:r w:rsidR="007F15D4" w:rsidRPr="00EA75F0">
          <w:rPr>
            <w:rStyle w:val="Hyperlink"/>
            <w:noProof/>
          </w:rPr>
          <w:t>Figure 4.10: Agents Interactions</w:t>
        </w:r>
        <w:r w:rsidR="007F15D4">
          <w:rPr>
            <w:noProof/>
            <w:webHidden/>
          </w:rPr>
          <w:tab/>
        </w:r>
        <w:r>
          <w:rPr>
            <w:noProof/>
            <w:webHidden/>
          </w:rPr>
          <w:fldChar w:fldCharType="begin"/>
        </w:r>
        <w:r w:rsidR="007F15D4">
          <w:rPr>
            <w:noProof/>
            <w:webHidden/>
          </w:rPr>
          <w:instrText xml:space="preserve"> PAGEREF _Toc264920366 \h </w:instrText>
        </w:r>
        <w:r>
          <w:rPr>
            <w:noProof/>
            <w:webHidden/>
          </w:rPr>
        </w:r>
        <w:r>
          <w:rPr>
            <w:noProof/>
            <w:webHidden/>
          </w:rPr>
          <w:fldChar w:fldCharType="separate"/>
        </w:r>
        <w:r w:rsidR="007F15D4">
          <w:rPr>
            <w:noProof/>
            <w:webHidden/>
          </w:rPr>
          <w:t>28</w:t>
        </w:r>
        <w:r>
          <w:rPr>
            <w:noProof/>
            <w:webHidden/>
          </w:rPr>
          <w:fldChar w:fldCharType="end"/>
        </w:r>
      </w:hyperlink>
    </w:p>
    <w:p w:rsidR="007F15D4" w:rsidRPr="007F15D4" w:rsidRDefault="007F15D4" w:rsidP="007F15D4"/>
    <w:p w:rsidR="007F15D4" w:rsidRDefault="007267FF" w:rsidP="007F15D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67" w:history="1">
        <w:r w:rsidR="007F15D4" w:rsidRPr="00EA75F0">
          <w:rPr>
            <w:rStyle w:val="Hyperlink"/>
            <w:rFonts w:cs="Times New Roman"/>
            <w:noProof/>
          </w:rPr>
          <w:t>Figure 5.1: System Components</w:t>
        </w:r>
        <w:r w:rsidR="007F15D4">
          <w:rPr>
            <w:noProof/>
            <w:webHidden/>
          </w:rPr>
          <w:tab/>
        </w:r>
        <w:r>
          <w:rPr>
            <w:noProof/>
            <w:webHidden/>
          </w:rPr>
          <w:fldChar w:fldCharType="begin"/>
        </w:r>
        <w:r w:rsidR="007F15D4">
          <w:rPr>
            <w:noProof/>
            <w:webHidden/>
          </w:rPr>
          <w:instrText xml:space="preserve"> PAGEREF _Toc264920367 \h </w:instrText>
        </w:r>
        <w:r>
          <w:rPr>
            <w:noProof/>
            <w:webHidden/>
          </w:rPr>
        </w:r>
        <w:r>
          <w:rPr>
            <w:noProof/>
            <w:webHidden/>
          </w:rPr>
          <w:fldChar w:fldCharType="separate"/>
        </w:r>
        <w:r w:rsidR="007F15D4">
          <w:rPr>
            <w:noProof/>
            <w:webHidden/>
          </w:rPr>
          <w:t>30</w:t>
        </w:r>
        <w:r>
          <w:rPr>
            <w:noProof/>
            <w:webHidden/>
          </w:rPr>
          <w:fldChar w:fldCharType="end"/>
        </w:r>
      </w:hyperlink>
    </w:p>
    <w:p w:rsidR="007F15D4" w:rsidRDefault="007267FF" w:rsidP="007F15D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68" w:history="1">
        <w:r w:rsidR="007F15D4" w:rsidRPr="00EA75F0">
          <w:rPr>
            <w:rStyle w:val="Hyperlink"/>
            <w:rFonts w:cs="Times New Roman"/>
            <w:noProof/>
          </w:rPr>
          <w:t>Figure 5.2: System Ontology Representation</w:t>
        </w:r>
        <w:r w:rsidR="007F15D4">
          <w:rPr>
            <w:noProof/>
            <w:webHidden/>
          </w:rPr>
          <w:tab/>
        </w:r>
        <w:r>
          <w:rPr>
            <w:noProof/>
            <w:webHidden/>
          </w:rPr>
          <w:fldChar w:fldCharType="begin"/>
        </w:r>
        <w:r w:rsidR="007F15D4">
          <w:rPr>
            <w:noProof/>
            <w:webHidden/>
          </w:rPr>
          <w:instrText xml:space="preserve"> PAGEREF _Toc264920368 \h </w:instrText>
        </w:r>
        <w:r>
          <w:rPr>
            <w:noProof/>
            <w:webHidden/>
          </w:rPr>
        </w:r>
        <w:r>
          <w:rPr>
            <w:noProof/>
            <w:webHidden/>
          </w:rPr>
          <w:fldChar w:fldCharType="separate"/>
        </w:r>
        <w:r w:rsidR="007F15D4">
          <w:rPr>
            <w:noProof/>
            <w:webHidden/>
          </w:rPr>
          <w:t>31</w:t>
        </w:r>
        <w:r>
          <w:rPr>
            <w:noProof/>
            <w:webHidden/>
          </w:rPr>
          <w:fldChar w:fldCharType="end"/>
        </w:r>
      </w:hyperlink>
    </w:p>
    <w:p w:rsidR="007F15D4" w:rsidRDefault="007267FF" w:rsidP="007F15D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69" w:history="1">
        <w:r w:rsidR="007F15D4" w:rsidRPr="00EA75F0">
          <w:rPr>
            <w:rStyle w:val="Hyperlink"/>
            <w:rFonts w:cs="Times New Roman"/>
            <w:noProof/>
          </w:rPr>
          <w:t>Figure 5.3: Jade Architecture</w:t>
        </w:r>
        <w:r w:rsidR="007F15D4">
          <w:rPr>
            <w:noProof/>
            <w:webHidden/>
          </w:rPr>
          <w:tab/>
        </w:r>
        <w:r>
          <w:rPr>
            <w:noProof/>
            <w:webHidden/>
          </w:rPr>
          <w:fldChar w:fldCharType="begin"/>
        </w:r>
        <w:r w:rsidR="007F15D4">
          <w:rPr>
            <w:noProof/>
            <w:webHidden/>
          </w:rPr>
          <w:instrText xml:space="preserve"> PAGEREF _Toc264920369 \h </w:instrText>
        </w:r>
        <w:r>
          <w:rPr>
            <w:noProof/>
            <w:webHidden/>
          </w:rPr>
        </w:r>
        <w:r>
          <w:rPr>
            <w:noProof/>
            <w:webHidden/>
          </w:rPr>
          <w:fldChar w:fldCharType="separate"/>
        </w:r>
        <w:r w:rsidR="007F15D4">
          <w:rPr>
            <w:noProof/>
            <w:webHidden/>
          </w:rPr>
          <w:t>34</w:t>
        </w:r>
        <w:r>
          <w:rPr>
            <w:noProof/>
            <w:webHidden/>
          </w:rPr>
          <w:fldChar w:fldCharType="end"/>
        </w:r>
      </w:hyperlink>
    </w:p>
    <w:p w:rsidR="007F15D4" w:rsidRDefault="007267FF" w:rsidP="007F15D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70" w:history="1">
        <w:r w:rsidR="007F15D4" w:rsidRPr="00EA75F0">
          <w:rPr>
            <w:rStyle w:val="Hyperlink"/>
            <w:noProof/>
          </w:rPr>
          <w:t>Figure 5.4: Jade Asynchronous Message Passing Mechanism</w:t>
        </w:r>
        <w:r w:rsidR="007F15D4">
          <w:rPr>
            <w:noProof/>
            <w:webHidden/>
          </w:rPr>
          <w:tab/>
        </w:r>
        <w:r>
          <w:rPr>
            <w:noProof/>
            <w:webHidden/>
          </w:rPr>
          <w:fldChar w:fldCharType="begin"/>
        </w:r>
        <w:r w:rsidR="007F15D4">
          <w:rPr>
            <w:noProof/>
            <w:webHidden/>
          </w:rPr>
          <w:instrText xml:space="preserve"> PAGEREF _Toc264920370 \h </w:instrText>
        </w:r>
        <w:r>
          <w:rPr>
            <w:noProof/>
            <w:webHidden/>
          </w:rPr>
        </w:r>
        <w:r>
          <w:rPr>
            <w:noProof/>
            <w:webHidden/>
          </w:rPr>
          <w:fldChar w:fldCharType="separate"/>
        </w:r>
        <w:r w:rsidR="007F15D4">
          <w:rPr>
            <w:noProof/>
            <w:webHidden/>
          </w:rPr>
          <w:t>34</w:t>
        </w:r>
        <w:r>
          <w:rPr>
            <w:noProof/>
            <w:webHidden/>
          </w:rPr>
          <w:fldChar w:fldCharType="end"/>
        </w:r>
      </w:hyperlink>
    </w:p>
    <w:p w:rsidR="007F15D4" w:rsidRDefault="007267FF" w:rsidP="007F15D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71" w:history="1">
        <w:r w:rsidR="007F15D4" w:rsidRPr="00EA75F0">
          <w:rPr>
            <w:rStyle w:val="Hyperlink"/>
            <w:rFonts w:cs="Times New Roman"/>
            <w:noProof/>
          </w:rPr>
          <w:t>Figure 5.5: Ontology to Java Code Mapping</w:t>
        </w:r>
        <w:r w:rsidR="007F15D4">
          <w:rPr>
            <w:noProof/>
            <w:webHidden/>
          </w:rPr>
          <w:tab/>
        </w:r>
        <w:r>
          <w:rPr>
            <w:noProof/>
            <w:webHidden/>
          </w:rPr>
          <w:fldChar w:fldCharType="begin"/>
        </w:r>
        <w:r w:rsidR="007F15D4">
          <w:rPr>
            <w:noProof/>
            <w:webHidden/>
          </w:rPr>
          <w:instrText xml:space="preserve"> PAGEREF _Toc264920371 \h </w:instrText>
        </w:r>
        <w:r>
          <w:rPr>
            <w:noProof/>
            <w:webHidden/>
          </w:rPr>
        </w:r>
        <w:r>
          <w:rPr>
            <w:noProof/>
            <w:webHidden/>
          </w:rPr>
          <w:fldChar w:fldCharType="separate"/>
        </w:r>
        <w:r w:rsidR="007F15D4">
          <w:rPr>
            <w:noProof/>
            <w:webHidden/>
          </w:rPr>
          <w:t>35</w:t>
        </w:r>
        <w:r>
          <w:rPr>
            <w:noProof/>
            <w:webHidden/>
          </w:rPr>
          <w:fldChar w:fldCharType="end"/>
        </w:r>
      </w:hyperlink>
    </w:p>
    <w:p w:rsidR="007F15D4" w:rsidRDefault="007267FF" w:rsidP="007F15D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72" w:history="1">
        <w:r w:rsidR="007F15D4" w:rsidRPr="00EA75F0">
          <w:rPr>
            <w:rStyle w:val="Hyperlink"/>
            <w:rFonts w:cs="Times New Roman"/>
            <w:noProof/>
          </w:rPr>
          <w:t>Figure 5.6 : CPU Entity Ontology Representation</w:t>
        </w:r>
        <w:r w:rsidR="007F15D4">
          <w:rPr>
            <w:noProof/>
            <w:webHidden/>
          </w:rPr>
          <w:tab/>
        </w:r>
        <w:r>
          <w:rPr>
            <w:noProof/>
            <w:webHidden/>
          </w:rPr>
          <w:fldChar w:fldCharType="begin"/>
        </w:r>
        <w:r w:rsidR="007F15D4">
          <w:rPr>
            <w:noProof/>
            <w:webHidden/>
          </w:rPr>
          <w:instrText xml:space="preserve"> PAGEREF _Toc264920372 \h </w:instrText>
        </w:r>
        <w:r>
          <w:rPr>
            <w:noProof/>
            <w:webHidden/>
          </w:rPr>
        </w:r>
        <w:r>
          <w:rPr>
            <w:noProof/>
            <w:webHidden/>
          </w:rPr>
          <w:fldChar w:fldCharType="separate"/>
        </w:r>
        <w:r w:rsidR="007F15D4">
          <w:rPr>
            <w:noProof/>
            <w:webHidden/>
          </w:rPr>
          <w:t>36</w:t>
        </w:r>
        <w:r>
          <w:rPr>
            <w:noProof/>
            <w:webHidden/>
          </w:rPr>
          <w:fldChar w:fldCharType="end"/>
        </w:r>
      </w:hyperlink>
    </w:p>
    <w:p w:rsidR="007F15D4" w:rsidRDefault="007267FF" w:rsidP="007F15D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73" w:history="1">
        <w:r w:rsidR="007F15D4" w:rsidRPr="00EA75F0">
          <w:rPr>
            <w:rStyle w:val="Hyperlink"/>
            <w:noProof/>
          </w:rPr>
          <w:t xml:space="preserve">Figure 5.7: </w:t>
        </w:r>
        <w:r w:rsidR="007F15D4" w:rsidRPr="00EA75F0">
          <w:rPr>
            <w:rStyle w:val="Hyperlink"/>
            <w:rFonts w:cs="Times New Roman"/>
            <w:noProof/>
          </w:rPr>
          <w:t>DTO Design Pattern SensorAPI Usage</w:t>
        </w:r>
        <w:r w:rsidR="007F15D4">
          <w:rPr>
            <w:noProof/>
            <w:webHidden/>
          </w:rPr>
          <w:tab/>
        </w:r>
        <w:r>
          <w:rPr>
            <w:noProof/>
            <w:webHidden/>
          </w:rPr>
          <w:fldChar w:fldCharType="begin"/>
        </w:r>
        <w:r w:rsidR="007F15D4">
          <w:rPr>
            <w:noProof/>
            <w:webHidden/>
          </w:rPr>
          <w:instrText xml:space="preserve"> PAGEREF _Toc264920373 \h </w:instrText>
        </w:r>
        <w:r>
          <w:rPr>
            <w:noProof/>
            <w:webHidden/>
          </w:rPr>
        </w:r>
        <w:r>
          <w:rPr>
            <w:noProof/>
            <w:webHidden/>
          </w:rPr>
          <w:fldChar w:fldCharType="separate"/>
        </w:r>
        <w:r w:rsidR="007F15D4">
          <w:rPr>
            <w:noProof/>
            <w:webHidden/>
          </w:rPr>
          <w:t>38</w:t>
        </w:r>
        <w:r>
          <w:rPr>
            <w:noProof/>
            <w:webHidden/>
          </w:rPr>
          <w:fldChar w:fldCharType="end"/>
        </w:r>
      </w:hyperlink>
    </w:p>
    <w:p w:rsidR="007F15D4" w:rsidRDefault="007267FF" w:rsidP="007F15D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74" w:history="1">
        <w:r w:rsidR="007F15D4" w:rsidRPr="00EA75F0">
          <w:rPr>
            <w:rStyle w:val="Hyperlink"/>
            <w:rFonts w:cs="Times New Roman"/>
            <w:noProof/>
          </w:rPr>
          <w:t>Figure 5.8: Xj3D Architecture</w:t>
        </w:r>
        <w:r w:rsidR="007F15D4">
          <w:rPr>
            <w:noProof/>
            <w:webHidden/>
          </w:rPr>
          <w:tab/>
        </w:r>
        <w:r>
          <w:rPr>
            <w:noProof/>
            <w:webHidden/>
          </w:rPr>
          <w:fldChar w:fldCharType="begin"/>
        </w:r>
        <w:r w:rsidR="007F15D4">
          <w:rPr>
            <w:noProof/>
            <w:webHidden/>
          </w:rPr>
          <w:instrText xml:space="preserve"> PAGEREF _Toc264920374 \h </w:instrText>
        </w:r>
        <w:r>
          <w:rPr>
            <w:noProof/>
            <w:webHidden/>
          </w:rPr>
        </w:r>
        <w:r>
          <w:rPr>
            <w:noProof/>
            <w:webHidden/>
          </w:rPr>
          <w:fldChar w:fldCharType="separate"/>
        </w:r>
        <w:r w:rsidR="007F15D4">
          <w:rPr>
            <w:noProof/>
            <w:webHidden/>
          </w:rPr>
          <w:t>40</w:t>
        </w:r>
        <w:r>
          <w:rPr>
            <w:noProof/>
            <w:webHidden/>
          </w:rPr>
          <w:fldChar w:fldCharType="end"/>
        </w:r>
      </w:hyperlink>
    </w:p>
    <w:p w:rsidR="007F15D4" w:rsidRDefault="007267FF" w:rsidP="007F15D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75" w:history="1">
        <w:r w:rsidR="007F15D4" w:rsidRPr="00EA75F0">
          <w:rPr>
            <w:rStyle w:val="Hyperlink"/>
            <w:rFonts w:cs="Times New Roman"/>
            <w:noProof/>
          </w:rPr>
          <w:t>Figure 5.9: Environment Monitor GUI</w:t>
        </w:r>
        <w:r w:rsidR="007F15D4">
          <w:rPr>
            <w:noProof/>
            <w:webHidden/>
          </w:rPr>
          <w:tab/>
        </w:r>
        <w:r>
          <w:rPr>
            <w:noProof/>
            <w:webHidden/>
          </w:rPr>
          <w:fldChar w:fldCharType="begin"/>
        </w:r>
        <w:r w:rsidR="007F15D4">
          <w:rPr>
            <w:noProof/>
            <w:webHidden/>
          </w:rPr>
          <w:instrText xml:space="preserve"> PAGEREF _Toc264920375 \h </w:instrText>
        </w:r>
        <w:r>
          <w:rPr>
            <w:noProof/>
            <w:webHidden/>
          </w:rPr>
        </w:r>
        <w:r>
          <w:rPr>
            <w:noProof/>
            <w:webHidden/>
          </w:rPr>
          <w:fldChar w:fldCharType="separate"/>
        </w:r>
        <w:r w:rsidR="007F15D4">
          <w:rPr>
            <w:noProof/>
            <w:webHidden/>
          </w:rPr>
          <w:t>42</w:t>
        </w:r>
        <w:r>
          <w:rPr>
            <w:noProof/>
            <w:webHidden/>
          </w:rPr>
          <w:fldChar w:fldCharType="end"/>
        </w:r>
      </w:hyperlink>
    </w:p>
    <w:p w:rsidR="007F15D4" w:rsidRDefault="007267FF" w:rsidP="007F15D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76" w:history="1">
        <w:r w:rsidR="007F15D4" w:rsidRPr="00EA75F0">
          <w:rPr>
            <w:rStyle w:val="Hyperlink"/>
            <w:rFonts w:cs="Times New Roman"/>
            <w:noProof/>
          </w:rPr>
          <w:t>Figure 5.10: Task Monitor GUI</w:t>
        </w:r>
        <w:r w:rsidR="007F15D4">
          <w:rPr>
            <w:noProof/>
            <w:webHidden/>
          </w:rPr>
          <w:tab/>
        </w:r>
        <w:r>
          <w:rPr>
            <w:noProof/>
            <w:webHidden/>
          </w:rPr>
          <w:fldChar w:fldCharType="begin"/>
        </w:r>
        <w:r w:rsidR="007F15D4">
          <w:rPr>
            <w:noProof/>
            <w:webHidden/>
          </w:rPr>
          <w:instrText xml:space="preserve"> PAGEREF _Toc264920376 \h </w:instrText>
        </w:r>
        <w:r>
          <w:rPr>
            <w:noProof/>
            <w:webHidden/>
          </w:rPr>
        </w:r>
        <w:r>
          <w:rPr>
            <w:noProof/>
            <w:webHidden/>
          </w:rPr>
          <w:fldChar w:fldCharType="separate"/>
        </w:r>
        <w:r w:rsidR="007F15D4">
          <w:rPr>
            <w:noProof/>
            <w:webHidden/>
          </w:rPr>
          <w:t>43</w:t>
        </w:r>
        <w:r>
          <w:rPr>
            <w:noProof/>
            <w:webHidden/>
          </w:rPr>
          <w:fldChar w:fldCharType="end"/>
        </w:r>
      </w:hyperlink>
    </w:p>
    <w:p w:rsidR="007F15D4" w:rsidRDefault="007267FF" w:rsidP="007F15D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77" w:history="1">
        <w:r w:rsidR="007F15D4" w:rsidRPr="00EA75F0">
          <w:rPr>
            <w:rStyle w:val="Hyperlink"/>
            <w:rFonts w:cs="Times New Roman"/>
            <w:noProof/>
          </w:rPr>
          <w:t>Figure 5.11: Server Monitor Window Architecture</w:t>
        </w:r>
        <w:r w:rsidR="007F15D4">
          <w:rPr>
            <w:noProof/>
            <w:webHidden/>
          </w:rPr>
          <w:tab/>
        </w:r>
        <w:r>
          <w:rPr>
            <w:noProof/>
            <w:webHidden/>
          </w:rPr>
          <w:fldChar w:fldCharType="begin"/>
        </w:r>
        <w:r w:rsidR="007F15D4">
          <w:rPr>
            <w:noProof/>
            <w:webHidden/>
          </w:rPr>
          <w:instrText xml:space="preserve"> PAGEREF _Toc264920377 \h </w:instrText>
        </w:r>
        <w:r>
          <w:rPr>
            <w:noProof/>
            <w:webHidden/>
          </w:rPr>
        </w:r>
        <w:r>
          <w:rPr>
            <w:noProof/>
            <w:webHidden/>
          </w:rPr>
          <w:fldChar w:fldCharType="separate"/>
        </w:r>
        <w:r w:rsidR="007F15D4">
          <w:rPr>
            <w:noProof/>
            <w:webHidden/>
          </w:rPr>
          <w:t>44</w:t>
        </w:r>
        <w:r>
          <w:rPr>
            <w:noProof/>
            <w:webHidden/>
          </w:rPr>
          <w:fldChar w:fldCharType="end"/>
        </w:r>
      </w:hyperlink>
    </w:p>
    <w:p w:rsidR="007F15D4" w:rsidRDefault="007267FF" w:rsidP="007F15D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78" w:history="1">
        <w:r w:rsidR="007F15D4" w:rsidRPr="00EA75F0">
          <w:rPr>
            <w:rStyle w:val="Hyperlink"/>
            <w:noProof/>
          </w:rPr>
          <w:t>Figure 5.12: Server Monitor Window</w:t>
        </w:r>
        <w:r w:rsidR="007F15D4">
          <w:rPr>
            <w:noProof/>
            <w:webHidden/>
          </w:rPr>
          <w:tab/>
        </w:r>
        <w:r>
          <w:rPr>
            <w:noProof/>
            <w:webHidden/>
          </w:rPr>
          <w:fldChar w:fldCharType="begin"/>
        </w:r>
        <w:r w:rsidR="007F15D4">
          <w:rPr>
            <w:noProof/>
            <w:webHidden/>
          </w:rPr>
          <w:instrText xml:space="preserve"> PAGEREF _Toc264920378 \h </w:instrText>
        </w:r>
        <w:r>
          <w:rPr>
            <w:noProof/>
            <w:webHidden/>
          </w:rPr>
        </w:r>
        <w:r>
          <w:rPr>
            <w:noProof/>
            <w:webHidden/>
          </w:rPr>
          <w:fldChar w:fldCharType="separate"/>
        </w:r>
        <w:r w:rsidR="007F15D4">
          <w:rPr>
            <w:noProof/>
            <w:webHidden/>
          </w:rPr>
          <w:t>44</w:t>
        </w:r>
        <w:r>
          <w:rPr>
            <w:noProof/>
            <w:webHidden/>
          </w:rPr>
          <w:fldChar w:fldCharType="end"/>
        </w:r>
      </w:hyperlink>
    </w:p>
    <w:p w:rsidR="007F15D4" w:rsidRDefault="007267FF" w:rsidP="007F15D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79" w:history="1">
        <w:r w:rsidR="007F15D4" w:rsidRPr="00EA75F0">
          <w:rPr>
            <w:rStyle w:val="Hyperlink"/>
            <w:rFonts w:cs="Times New Roman"/>
            <w:noProof/>
          </w:rPr>
          <w:t>Figure 5.13: Datacenter Management Log</w:t>
        </w:r>
        <w:r w:rsidR="007F15D4">
          <w:rPr>
            <w:noProof/>
            <w:webHidden/>
          </w:rPr>
          <w:tab/>
        </w:r>
        <w:r>
          <w:rPr>
            <w:noProof/>
            <w:webHidden/>
          </w:rPr>
          <w:fldChar w:fldCharType="begin"/>
        </w:r>
        <w:r w:rsidR="007F15D4">
          <w:rPr>
            <w:noProof/>
            <w:webHidden/>
          </w:rPr>
          <w:instrText xml:space="preserve"> PAGEREF _Toc264920379 \h </w:instrText>
        </w:r>
        <w:r>
          <w:rPr>
            <w:noProof/>
            <w:webHidden/>
          </w:rPr>
        </w:r>
        <w:r>
          <w:rPr>
            <w:noProof/>
            <w:webHidden/>
          </w:rPr>
          <w:fldChar w:fldCharType="separate"/>
        </w:r>
        <w:r w:rsidR="007F15D4">
          <w:rPr>
            <w:noProof/>
            <w:webHidden/>
          </w:rPr>
          <w:t>45</w:t>
        </w:r>
        <w:r>
          <w:rPr>
            <w:noProof/>
            <w:webHidden/>
          </w:rPr>
          <w:fldChar w:fldCharType="end"/>
        </w:r>
      </w:hyperlink>
    </w:p>
    <w:p w:rsidR="007F15D4" w:rsidRDefault="007267FF" w:rsidP="007F15D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80" w:history="1">
        <w:r w:rsidR="007F15D4" w:rsidRPr="00EA75F0">
          <w:rPr>
            <w:rStyle w:val="Hyperlink"/>
            <w:rFonts w:cs="Times New Roman"/>
            <w:noProof/>
          </w:rPr>
          <w:t>Figure 5.14: Server-Task Negotiation</w:t>
        </w:r>
        <w:r w:rsidR="007F15D4">
          <w:rPr>
            <w:noProof/>
            <w:webHidden/>
          </w:rPr>
          <w:tab/>
        </w:r>
        <w:r>
          <w:rPr>
            <w:noProof/>
            <w:webHidden/>
          </w:rPr>
          <w:fldChar w:fldCharType="begin"/>
        </w:r>
        <w:r w:rsidR="007F15D4">
          <w:rPr>
            <w:noProof/>
            <w:webHidden/>
          </w:rPr>
          <w:instrText xml:space="preserve"> PAGEREF _Toc264920380 \h </w:instrText>
        </w:r>
        <w:r>
          <w:rPr>
            <w:noProof/>
            <w:webHidden/>
          </w:rPr>
        </w:r>
        <w:r>
          <w:rPr>
            <w:noProof/>
            <w:webHidden/>
          </w:rPr>
          <w:fldChar w:fldCharType="separate"/>
        </w:r>
        <w:r w:rsidR="007F15D4">
          <w:rPr>
            <w:noProof/>
            <w:webHidden/>
          </w:rPr>
          <w:t>47</w:t>
        </w:r>
        <w:r>
          <w:rPr>
            <w:noProof/>
            <w:webHidden/>
          </w:rPr>
          <w:fldChar w:fldCharType="end"/>
        </w:r>
      </w:hyperlink>
    </w:p>
    <w:p w:rsidR="007F15D4" w:rsidRDefault="007267FF" w:rsidP="007F15D4">
      <w:pPr>
        <w:pStyle w:val="TableofFigures"/>
        <w:tabs>
          <w:tab w:val="right" w:leader="dot" w:pos="9350"/>
        </w:tabs>
        <w:spacing w:after="120"/>
        <w:ind w:left="475" w:hanging="475"/>
        <w:rPr>
          <w:rStyle w:val="Hyperlink"/>
          <w:noProof/>
        </w:rPr>
      </w:pPr>
      <w:hyperlink w:anchor="_Toc264920381" w:history="1">
        <w:r w:rsidR="007F15D4" w:rsidRPr="00EA75F0">
          <w:rPr>
            <w:rStyle w:val="Hyperlink"/>
            <w:rFonts w:cs="Times New Roman"/>
            <w:noProof/>
          </w:rPr>
          <w:t>Figure 5.15: Server Management Interface Architecture</w:t>
        </w:r>
        <w:r w:rsidR="007F15D4">
          <w:rPr>
            <w:noProof/>
            <w:webHidden/>
          </w:rPr>
          <w:tab/>
        </w:r>
        <w:r>
          <w:rPr>
            <w:noProof/>
            <w:webHidden/>
          </w:rPr>
          <w:fldChar w:fldCharType="begin"/>
        </w:r>
        <w:r w:rsidR="007F15D4">
          <w:rPr>
            <w:noProof/>
            <w:webHidden/>
          </w:rPr>
          <w:instrText xml:space="preserve"> PAGEREF _Toc264920381 \h </w:instrText>
        </w:r>
        <w:r>
          <w:rPr>
            <w:noProof/>
            <w:webHidden/>
          </w:rPr>
        </w:r>
        <w:r>
          <w:rPr>
            <w:noProof/>
            <w:webHidden/>
          </w:rPr>
          <w:fldChar w:fldCharType="separate"/>
        </w:r>
        <w:r w:rsidR="007F15D4">
          <w:rPr>
            <w:noProof/>
            <w:webHidden/>
          </w:rPr>
          <w:t>48</w:t>
        </w:r>
        <w:r>
          <w:rPr>
            <w:noProof/>
            <w:webHidden/>
          </w:rPr>
          <w:fldChar w:fldCharType="end"/>
        </w:r>
      </w:hyperlink>
    </w:p>
    <w:p w:rsidR="007F15D4" w:rsidRPr="007F15D4" w:rsidRDefault="007F15D4" w:rsidP="007F15D4"/>
    <w:p w:rsidR="007F15D4" w:rsidRDefault="007267FF" w:rsidP="007F15D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82" w:history="1">
        <w:r w:rsidR="007F15D4" w:rsidRPr="00EA75F0">
          <w:rPr>
            <w:rStyle w:val="Hyperlink"/>
            <w:rFonts w:cs="Times New Roman"/>
            <w:noProof/>
          </w:rPr>
          <w:t>Figure 6.1: 28h Random Values Evaluation</w:t>
        </w:r>
        <w:r w:rsidR="007F15D4">
          <w:rPr>
            <w:noProof/>
            <w:webHidden/>
          </w:rPr>
          <w:tab/>
        </w:r>
        <w:r>
          <w:rPr>
            <w:noProof/>
            <w:webHidden/>
          </w:rPr>
          <w:fldChar w:fldCharType="begin"/>
        </w:r>
        <w:r w:rsidR="007F15D4">
          <w:rPr>
            <w:noProof/>
            <w:webHidden/>
          </w:rPr>
          <w:instrText xml:space="preserve"> PAGEREF _Toc264920382 \h </w:instrText>
        </w:r>
        <w:r>
          <w:rPr>
            <w:noProof/>
            <w:webHidden/>
          </w:rPr>
        </w:r>
        <w:r>
          <w:rPr>
            <w:noProof/>
            <w:webHidden/>
          </w:rPr>
          <w:fldChar w:fldCharType="separate"/>
        </w:r>
        <w:r w:rsidR="007F15D4">
          <w:rPr>
            <w:noProof/>
            <w:webHidden/>
          </w:rPr>
          <w:t>52</w:t>
        </w:r>
        <w:r>
          <w:rPr>
            <w:noProof/>
            <w:webHidden/>
          </w:rPr>
          <w:fldChar w:fldCharType="end"/>
        </w:r>
      </w:hyperlink>
    </w:p>
    <w:p w:rsidR="007F15D4" w:rsidRDefault="007267FF" w:rsidP="007F15D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83" w:history="1">
        <w:r w:rsidR="007F15D4" w:rsidRPr="00EA75F0">
          <w:rPr>
            <w:rStyle w:val="Hyperlink"/>
            <w:rFonts w:cs="Times New Roman"/>
            <w:noProof/>
          </w:rPr>
          <w:t>Figure 6.2: X3D Smart Environment Representation</w:t>
        </w:r>
        <w:r w:rsidR="007F15D4">
          <w:rPr>
            <w:noProof/>
            <w:webHidden/>
          </w:rPr>
          <w:tab/>
        </w:r>
        <w:r>
          <w:rPr>
            <w:noProof/>
            <w:webHidden/>
          </w:rPr>
          <w:fldChar w:fldCharType="begin"/>
        </w:r>
        <w:r w:rsidR="007F15D4">
          <w:rPr>
            <w:noProof/>
            <w:webHidden/>
          </w:rPr>
          <w:instrText xml:space="preserve"> PAGEREF _Toc264920383 \h </w:instrText>
        </w:r>
        <w:r>
          <w:rPr>
            <w:noProof/>
            <w:webHidden/>
          </w:rPr>
        </w:r>
        <w:r>
          <w:rPr>
            <w:noProof/>
            <w:webHidden/>
          </w:rPr>
          <w:fldChar w:fldCharType="separate"/>
        </w:r>
        <w:r w:rsidR="007F15D4">
          <w:rPr>
            <w:noProof/>
            <w:webHidden/>
          </w:rPr>
          <w:t>53</w:t>
        </w:r>
        <w:r>
          <w:rPr>
            <w:noProof/>
            <w:webHidden/>
          </w:rPr>
          <w:fldChar w:fldCharType="end"/>
        </w:r>
      </w:hyperlink>
    </w:p>
    <w:p w:rsidR="007F15D4" w:rsidRDefault="007267FF" w:rsidP="007F15D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84" w:history="1">
        <w:r w:rsidR="007F15D4" w:rsidRPr="00EA75F0">
          <w:rPr>
            <w:rStyle w:val="Hyperlink"/>
            <w:rFonts w:cs="Times New Roman"/>
            <w:noProof/>
          </w:rPr>
          <w:t>Figure 6.3: Face Recognition Policy broken</w:t>
        </w:r>
        <w:r w:rsidR="007F15D4">
          <w:rPr>
            <w:noProof/>
            <w:webHidden/>
          </w:rPr>
          <w:tab/>
        </w:r>
        <w:r>
          <w:rPr>
            <w:noProof/>
            <w:webHidden/>
          </w:rPr>
          <w:fldChar w:fldCharType="begin"/>
        </w:r>
        <w:r w:rsidR="007F15D4">
          <w:rPr>
            <w:noProof/>
            <w:webHidden/>
          </w:rPr>
          <w:instrText xml:space="preserve"> PAGEREF _Toc264920384 \h </w:instrText>
        </w:r>
        <w:r>
          <w:rPr>
            <w:noProof/>
            <w:webHidden/>
          </w:rPr>
        </w:r>
        <w:r>
          <w:rPr>
            <w:noProof/>
            <w:webHidden/>
          </w:rPr>
          <w:fldChar w:fldCharType="separate"/>
        </w:r>
        <w:r w:rsidR="007F15D4">
          <w:rPr>
            <w:noProof/>
            <w:webHidden/>
          </w:rPr>
          <w:t>54</w:t>
        </w:r>
        <w:r>
          <w:rPr>
            <w:noProof/>
            <w:webHidden/>
          </w:rPr>
          <w:fldChar w:fldCharType="end"/>
        </w:r>
      </w:hyperlink>
    </w:p>
    <w:p w:rsidR="007F15D4" w:rsidRDefault="007267FF" w:rsidP="007F15D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85" w:history="1">
        <w:r w:rsidR="007F15D4" w:rsidRPr="00EA75F0">
          <w:rPr>
            <w:rStyle w:val="Hyperlink"/>
            <w:rFonts w:cs="Times New Roman"/>
            <w:noProof/>
          </w:rPr>
          <w:t>Figure 6.4: X3D Datacenter Representation</w:t>
        </w:r>
        <w:r w:rsidR="007F15D4">
          <w:rPr>
            <w:noProof/>
            <w:webHidden/>
          </w:rPr>
          <w:tab/>
        </w:r>
        <w:r>
          <w:rPr>
            <w:noProof/>
            <w:webHidden/>
          </w:rPr>
          <w:fldChar w:fldCharType="begin"/>
        </w:r>
        <w:r w:rsidR="007F15D4">
          <w:rPr>
            <w:noProof/>
            <w:webHidden/>
          </w:rPr>
          <w:instrText xml:space="preserve"> PAGEREF _Toc264920385 \h </w:instrText>
        </w:r>
        <w:r>
          <w:rPr>
            <w:noProof/>
            <w:webHidden/>
          </w:rPr>
        </w:r>
        <w:r>
          <w:rPr>
            <w:noProof/>
            <w:webHidden/>
          </w:rPr>
          <w:fldChar w:fldCharType="separate"/>
        </w:r>
        <w:r w:rsidR="007F15D4">
          <w:rPr>
            <w:noProof/>
            <w:webHidden/>
          </w:rPr>
          <w:t>55</w:t>
        </w:r>
        <w:r>
          <w:rPr>
            <w:noProof/>
            <w:webHidden/>
          </w:rPr>
          <w:fldChar w:fldCharType="end"/>
        </w:r>
      </w:hyperlink>
    </w:p>
    <w:p w:rsidR="007F15D4" w:rsidRDefault="007267FF" w:rsidP="007F15D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86" w:history="1">
        <w:r w:rsidR="007F15D4" w:rsidRPr="00EA75F0">
          <w:rPr>
            <w:rStyle w:val="Hyperlink"/>
            <w:rFonts w:cs="Times New Roman"/>
            <w:noProof/>
          </w:rPr>
          <w:t>Figure 6.5: Deploy Task 1 on Server 1 Action</w:t>
        </w:r>
        <w:r w:rsidR="007F15D4">
          <w:rPr>
            <w:noProof/>
            <w:webHidden/>
          </w:rPr>
          <w:tab/>
        </w:r>
        <w:r>
          <w:rPr>
            <w:noProof/>
            <w:webHidden/>
          </w:rPr>
          <w:fldChar w:fldCharType="begin"/>
        </w:r>
        <w:r w:rsidR="007F15D4">
          <w:rPr>
            <w:noProof/>
            <w:webHidden/>
          </w:rPr>
          <w:instrText xml:space="preserve"> PAGEREF _Toc264920386 \h </w:instrText>
        </w:r>
        <w:r>
          <w:rPr>
            <w:noProof/>
            <w:webHidden/>
          </w:rPr>
        </w:r>
        <w:r>
          <w:rPr>
            <w:noProof/>
            <w:webHidden/>
          </w:rPr>
          <w:fldChar w:fldCharType="separate"/>
        </w:r>
        <w:r w:rsidR="007F15D4">
          <w:rPr>
            <w:noProof/>
            <w:webHidden/>
          </w:rPr>
          <w:t>57</w:t>
        </w:r>
        <w:r>
          <w:rPr>
            <w:noProof/>
            <w:webHidden/>
          </w:rPr>
          <w:fldChar w:fldCharType="end"/>
        </w:r>
      </w:hyperlink>
    </w:p>
    <w:p w:rsidR="007F15D4" w:rsidRDefault="007267FF" w:rsidP="007F15D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87" w:history="1">
        <w:r w:rsidR="007F15D4" w:rsidRPr="00EA75F0">
          <w:rPr>
            <w:rStyle w:val="Hyperlink"/>
            <w:rFonts w:cs="Times New Roman"/>
            <w:noProof/>
          </w:rPr>
          <w:t>Figure 6.6: Wake up Server 3 Action</w:t>
        </w:r>
        <w:r w:rsidR="007F15D4">
          <w:rPr>
            <w:noProof/>
            <w:webHidden/>
          </w:rPr>
          <w:tab/>
        </w:r>
        <w:r>
          <w:rPr>
            <w:noProof/>
            <w:webHidden/>
          </w:rPr>
          <w:fldChar w:fldCharType="begin"/>
        </w:r>
        <w:r w:rsidR="007F15D4">
          <w:rPr>
            <w:noProof/>
            <w:webHidden/>
          </w:rPr>
          <w:instrText xml:space="preserve"> PAGEREF _Toc264920387 \h </w:instrText>
        </w:r>
        <w:r>
          <w:rPr>
            <w:noProof/>
            <w:webHidden/>
          </w:rPr>
        </w:r>
        <w:r>
          <w:rPr>
            <w:noProof/>
            <w:webHidden/>
          </w:rPr>
          <w:fldChar w:fldCharType="separate"/>
        </w:r>
        <w:r w:rsidR="007F15D4">
          <w:rPr>
            <w:noProof/>
            <w:webHidden/>
          </w:rPr>
          <w:t>57</w:t>
        </w:r>
        <w:r>
          <w:rPr>
            <w:noProof/>
            <w:webHidden/>
          </w:rPr>
          <w:fldChar w:fldCharType="end"/>
        </w:r>
      </w:hyperlink>
    </w:p>
    <w:p w:rsidR="007F15D4" w:rsidRDefault="007267FF" w:rsidP="007F15D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88" w:history="1">
        <w:r w:rsidR="007F15D4" w:rsidRPr="00EA75F0">
          <w:rPr>
            <w:rStyle w:val="Hyperlink"/>
            <w:rFonts w:cs="Times New Roman"/>
            <w:noProof/>
          </w:rPr>
          <w:t>Figure 6.7: Deploy Task 2 on Server 3 Action</w:t>
        </w:r>
        <w:r w:rsidR="007F15D4">
          <w:rPr>
            <w:noProof/>
            <w:webHidden/>
          </w:rPr>
          <w:tab/>
        </w:r>
        <w:r>
          <w:rPr>
            <w:noProof/>
            <w:webHidden/>
          </w:rPr>
          <w:fldChar w:fldCharType="begin"/>
        </w:r>
        <w:r w:rsidR="007F15D4">
          <w:rPr>
            <w:noProof/>
            <w:webHidden/>
          </w:rPr>
          <w:instrText xml:space="preserve"> PAGEREF _Toc264920388 \h </w:instrText>
        </w:r>
        <w:r>
          <w:rPr>
            <w:noProof/>
            <w:webHidden/>
          </w:rPr>
        </w:r>
        <w:r>
          <w:rPr>
            <w:noProof/>
            <w:webHidden/>
          </w:rPr>
          <w:fldChar w:fldCharType="separate"/>
        </w:r>
        <w:r w:rsidR="007F15D4">
          <w:rPr>
            <w:noProof/>
            <w:webHidden/>
          </w:rPr>
          <w:t>57</w:t>
        </w:r>
        <w:r>
          <w:rPr>
            <w:noProof/>
            <w:webHidden/>
          </w:rPr>
          <w:fldChar w:fldCharType="end"/>
        </w:r>
      </w:hyperlink>
    </w:p>
    <w:p w:rsidR="007F15D4" w:rsidRDefault="007267FF" w:rsidP="007F15D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89" w:history="1">
        <w:r w:rsidR="007F15D4" w:rsidRPr="00EA75F0">
          <w:rPr>
            <w:rStyle w:val="Hyperlink"/>
            <w:rFonts w:cs="Times New Roman"/>
            <w:noProof/>
          </w:rPr>
          <w:t>Figure 6.8: Deploy Task 3 on Server 3 Action</w:t>
        </w:r>
        <w:r w:rsidR="007F15D4">
          <w:rPr>
            <w:noProof/>
            <w:webHidden/>
          </w:rPr>
          <w:tab/>
        </w:r>
        <w:r>
          <w:rPr>
            <w:noProof/>
            <w:webHidden/>
          </w:rPr>
          <w:fldChar w:fldCharType="begin"/>
        </w:r>
        <w:r w:rsidR="007F15D4">
          <w:rPr>
            <w:noProof/>
            <w:webHidden/>
          </w:rPr>
          <w:instrText xml:space="preserve"> PAGEREF _Toc264920389 \h </w:instrText>
        </w:r>
        <w:r>
          <w:rPr>
            <w:noProof/>
            <w:webHidden/>
          </w:rPr>
        </w:r>
        <w:r>
          <w:rPr>
            <w:noProof/>
            <w:webHidden/>
          </w:rPr>
          <w:fldChar w:fldCharType="separate"/>
        </w:r>
        <w:r w:rsidR="007F15D4">
          <w:rPr>
            <w:noProof/>
            <w:webHidden/>
          </w:rPr>
          <w:t>57</w:t>
        </w:r>
        <w:r>
          <w:rPr>
            <w:noProof/>
            <w:webHidden/>
          </w:rPr>
          <w:fldChar w:fldCharType="end"/>
        </w:r>
      </w:hyperlink>
    </w:p>
    <w:p w:rsidR="007F15D4" w:rsidRDefault="007267FF" w:rsidP="007F15D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90" w:history="1">
        <w:r w:rsidR="007F15D4" w:rsidRPr="00EA75F0">
          <w:rPr>
            <w:rStyle w:val="Hyperlink"/>
            <w:rFonts w:cs="Times New Roman"/>
            <w:noProof/>
          </w:rPr>
          <w:t>Figure 6.9: Case Study Datacenter Structure</w:t>
        </w:r>
        <w:r w:rsidR="007F15D4">
          <w:rPr>
            <w:noProof/>
            <w:webHidden/>
          </w:rPr>
          <w:tab/>
        </w:r>
        <w:r>
          <w:rPr>
            <w:noProof/>
            <w:webHidden/>
          </w:rPr>
          <w:fldChar w:fldCharType="begin"/>
        </w:r>
        <w:r w:rsidR="007F15D4">
          <w:rPr>
            <w:noProof/>
            <w:webHidden/>
          </w:rPr>
          <w:instrText xml:space="preserve"> PAGEREF _Toc264920390 \h </w:instrText>
        </w:r>
        <w:r>
          <w:rPr>
            <w:noProof/>
            <w:webHidden/>
          </w:rPr>
        </w:r>
        <w:r>
          <w:rPr>
            <w:noProof/>
            <w:webHidden/>
          </w:rPr>
          <w:fldChar w:fldCharType="separate"/>
        </w:r>
        <w:r w:rsidR="007F15D4">
          <w:rPr>
            <w:noProof/>
            <w:webHidden/>
          </w:rPr>
          <w:t>58</w:t>
        </w:r>
        <w:r>
          <w:rPr>
            <w:noProof/>
            <w:webHidden/>
          </w:rPr>
          <w:fldChar w:fldCharType="end"/>
        </w:r>
      </w:hyperlink>
    </w:p>
    <w:p w:rsidR="007F15D4" w:rsidRDefault="007267FF" w:rsidP="007F15D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91" w:history="1">
        <w:r w:rsidR="007F15D4" w:rsidRPr="00EA75F0">
          <w:rPr>
            <w:rStyle w:val="Hyperlink"/>
            <w:rFonts w:cs="Times New Roman"/>
            <w:noProof/>
          </w:rPr>
          <w:t>Figure 6.10: Server Technology Mapping</w:t>
        </w:r>
        <w:r w:rsidR="007F15D4">
          <w:rPr>
            <w:noProof/>
            <w:webHidden/>
          </w:rPr>
          <w:tab/>
        </w:r>
        <w:r>
          <w:rPr>
            <w:noProof/>
            <w:webHidden/>
          </w:rPr>
          <w:fldChar w:fldCharType="begin"/>
        </w:r>
        <w:r w:rsidR="007F15D4">
          <w:rPr>
            <w:noProof/>
            <w:webHidden/>
          </w:rPr>
          <w:instrText xml:space="preserve"> PAGEREF _Toc264920391 \h </w:instrText>
        </w:r>
        <w:r>
          <w:rPr>
            <w:noProof/>
            <w:webHidden/>
          </w:rPr>
        </w:r>
        <w:r>
          <w:rPr>
            <w:noProof/>
            <w:webHidden/>
          </w:rPr>
          <w:fldChar w:fldCharType="separate"/>
        </w:r>
        <w:r w:rsidR="007F15D4">
          <w:rPr>
            <w:noProof/>
            <w:webHidden/>
          </w:rPr>
          <w:t>59</w:t>
        </w:r>
        <w:r>
          <w:rPr>
            <w:noProof/>
            <w:webHidden/>
          </w:rPr>
          <w:fldChar w:fldCharType="end"/>
        </w:r>
      </w:hyperlink>
    </w:p>
    <w:p w:rsidR="007F15D4" w:rsidRDefault="007267FF" w:rsidP="007F15D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92" w:history="1">
        <w:r w:rsidR="007F15D4" w:rsidRPr="00EA75F0">
          <w:rPr>
            <w:rStyle w:val="Hyperlink"/>
            <w:rFonts w:cs="Times New Roman"/>
            <w:noProof/>
          </w:rPr>
          <w:t>Figure 6.11: Server Interaction</w:t>
        </w:r>
        <w:r w:rsidR="007F15D4">
          <w:rPr>
            <w:noProof/>
            <w:webHidden/>
          </w:rPr>
          <w:tab/>
        </w:r>
        <w:r>
          <w:rPr>
            <w:noProof/>
            <w:webHidden/>
          </w:rPr>
          <w:fldChar w:fldCharType="begin"/>
        </w:r>
        <w:r w:rsidR="007F15D4">
          <w:rPr>
            <w:noProof/>
            <w:webHidden/>
          </w:rPr>
          <w:instrText xml:space="preserve"> PAGEREF _Toc264920392 \h </w:instrText>
        </w:r>
        <w:r>
          <w:rPr>
            <w:noProof/>
            <w:webHidden/>
          </w:rPr>
        </w:r>
        <w:r>
          <w:rPr>
            <w:noProof/>
            <w:webHidden/>
          </w:rPr>
          <w:fldChar w:fldCharType="separate"/>
        </w:r>
        <w:r w:rsidR="007F15D4">
          <w:rPr>
            <w:noProof/>
            <w:webHidden/>
          </w:rPr>
          <w:t>59</w:t>
        </w:r>
        <w:r>
          <w:rPr>
            <w:noProof/>
            <w:webHidden/>
          </w:rPr>
          <w:fldChar w:fldCharType="end"/>
        </w:r>
      </w:hyperlink>
    </w:p>
    <w:p w:rsidR="007F15D4" w:rsidRDefault="007267FF" w:rsidP="007F15D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93" w:history="1">
        <w:r w:rsidR="007F15D4" w:rsidRPr="00EA75F0">
          <w:rPr>
            <w:rStyle w:val="Hyperlink"/>
            <w:noProof/>
          </w:rPr>
          <w:t>Figure 6.12: Initial State</w:t>
        </w:r>
        <w:r w:rsidR="007F15D4">
          <w:rPr>
            <w:noProof/>
            <w:webHidden/>
          </w:rPr>
          <w:tab/>
        </w:r>
        <w:r>
          <w:rPr>
            <w:noProof/>
            <w:webHidden/>
          </w:rPr>
          <w:fldChar w:fldCharType="begin"/>
        </w:r>
        <w:r w:rsidR="007F15D4">
          <w:rPr>
            <w:noProof/>
            <w:webHidden/>
          </w:rPr>
          <w:instrText xml:space="preserve"> PAGEREF _Toc264920393 \h </w:instrText>
        </w:r>
        <w:r>
          <w:rPr>
            <w:noProof/>
            <w:webHidden/>
          </w:rPr>
        </w:r>
        <w:r>
          <w:rPr>
            <w:noProof/>
            <w:webHidden/>
          </w:rPr>
          <w:fldChar w:fldCharType="separate"/>
        </w:r>
        <w:r w:rsidR="007F15D4">
          <w:rPr>
            <w:noProof/>
            <w:webHidden/>
          </w:rPr>
          <w:t>61</w:t>
        </w:r>
        <w:r>
          <w:rPr>
            <w:noProof/>
            <w:webHidden/>
          </w:rPr>
          <w:fldChar w:fldCharType="end"/>
        </w:r>
      </w:hyperlink>
    </w:p>
    <w:p w:rsidR="007F15D4" w:rsidRDefault="007267FF" w:rsidP="007F15D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94" w:history="1">
        <w:r w:rsidR="007F15D4" w:rsidRPr="00EA75F0">
          <w:rPr>
            <w:rStyle w:val="Hyperlink"/>
            <w:noProof/>
          </w:rPr>
          <w:t>Figure 6.13: Final State</w:t>
        </w:r>
        <w:r w:rsidR="007F15D4">
          <w:rPr>
            <w:noProof/>
            <w:webHidden/>
          </w:rPr>
          <w:tab/>
        </w:r>
        <w:r>
          <w:rPr>
            <w:noProof/>
            <w:webHidden/>
          </w:rPr>
          <w:fldChar w:fldCharType="begin"/>
        </w:r>
        <w:r w:rsidR="007F15D4">
          <w:rPr>
            <w:noProof/>
            <w:webHidden/>
          </w:rPr>
          <w:instrText xml:space="preserve"> PAGEREF _Toc264920394 \h </w:instrText>
        </w:r>
        <w:r>
          <w:rPr>
            <w:noProof/>
            <w:webHidden/>
          </w:rPr>
        </w:r>
        <w:r>
          <w:rPr>
            <w:noProof/>
            <w:webHidden/>
          </w:rPr>
          <w:fldChar w:fldCharType="separate"/>
        </w:r>
        <w:r w:rsidR="007F15D4">
          <w:rPr>
            <w:noProof/>
            <w:webHidden/>
          </w:rPr>
          <w:t>61</w:t>
        </w:r>
        <w:r>
          <w:rPr>
            <w:noProof/>
            <w:webHidden/>
          </w:rPr>
          <w:fldChar w:fldCharType="end"/>
        </w:r>
      </w:hyperlink>
    </w:p>
    <w:p w:rsidR="007F15D4" w:rsidRDefault="007267FF" w:rsidP="007F15D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95" w:history="1">
        <w:r w:rsidR="007F15D4" w:rsidRPr="00EA75F0">
          <w:rPr>
            <w:rStyle w:val="Hyperlink"/>
            <w:noProof/>
          </w:rPr>
          <w:t>Figure 6.14: Running Virtual Machine</w:t>
        </w:r>
        <w:r w:rsidR="007F15D4">
          <w:rPr>
            <w:noProof/>
            <w:webHidden/>
          </w:rPr>
          <w:tab/>
        </w:r>
        <w:r>
          <w:rPr>
            <w:noProof/>
            <w:webHidden/>
          </w:rPr>
          <w:fldChar w:fldCharType="begin"/>
        </w:r>
        <w:r w:rsidR="007F15D4">
          <w:rPr>
            <w:noProof/>
            <w:webHidden/>
          </w:rPr>
          <w:instrText xml:space="preserve"> PAGEREF _Toc264920395 \h </w:instrText>
        </w:r>
        <w:r>
          <w:rPr>
            <w:noProof/>
            <w:webHidden/>
          </w:rPr>
        </w:r>
        <w:r>
          <w:rPr>
            <w:noProof/>
            <w:webHidden/>
          </w:rPr>
          <w:fldChar w:fldCharType="separate"/>
        </w:r>
        <w:r w:rsidR="007F15D4">
          <w:rPr>
            <w:noProof/>
            <w:webHidden/>
          </w:rPr>
          <w:t>62</w:t>
        </w:r>
        <w:r>
          <w:rPr>
            <w:noProof/>
            <w:webHidden/>
          </w:rPr>
          <w:fldChar w:fldCharType="end"/>
        </w:r>
      </w:hyperlink>
    </w:p>
    <w:p w:rsidR="007F15D4" w:rsidRDefault="007267FF" w:rsidP="007F15D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96" w:history="1">
        <w:r w:rsidR="007F15D4" w:rsidRPr="00EA75F0">
          <w:rPr>
            <w:rStyle w:val="Hyperlink"/>
            <w:noProof/>
          </w:rPr>
          <w:t>Figure 6.15: Server Monitor Snapshot</w:t>
        </w:r>
        <w:r w:rsidR="007F15D4">
          <w:rPr>
            <w:noProof/>
            <w:webHidden/>
          </w:rPr>
          <w:tab/>
        </w:r>
        <w:r>
          <w:rPr>
            <w:noProof/>
            <w:webHidden/>
          </w:rPr>
          <w:fldChar w:fldCharType="begin"/>
        </w:r>
        <w:r w:rsidR="007F15D4">
          <w:rPr>
            <w:noProof/>
            <w:webHidden/>
          </w:rPr>
          <w:instrText xml:space="preserve"> PAGEREF _Toc264920396 \h </w:instrText>
        </w:r>
        <w:r>
          <w:rPr>
            <w:noProof/>
            <w:webHidden/>
          </w:rPr>
        </w:r>
        <w:r>
          <w:rPr>
            <w:noProof/>
            <w:webHidden/>
          </w:rPr>
          <w:fldChar w:fldCharType="separate"/>
        </w:r>
        <w:r w:rsidR="007F15D4">
          <w:rPr>
            <w:noProof/>
            <w:webHidden/>
          </w:rPr>
          <w:t>63</w:t>
        </w:r>
        <w:r>
          <w:rPr>
            <w:noProof/>
            <w:webHidden/>
          </w:rPr>
          <w:fldChar w:fldCharType="end"/>
        </w:r>
      </w:hyperlink>
    </w:p>
    <w:p w:rsidR="007F15D4" w:rsidRDefault="007267FF" w:rsidP="007F15D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97" w:history="1">
        <w:r w:rsidR="007F15D4" w:rsidRPr="00EA75F0">
          <w:rPr>
            <w:rStyle w:val="Hyperlink"/>
            <w:noProof/>
          </w:rPr>
          <w:t>Figure 6.16: Negotiated Task Running</w:t>
        </w:r>
        <w:r w:rsidR="007F15D4">
          <w:rPr>
            <w:noProof/>
            <w:webHidden/>
          </w:rPr>
          <w:tab/>
        </w:r>
        <w:r>
          <w:rPr>
            <w:noProof/>
            <w:webHidden/>
          </w:rPr>
          <w:fldChar w:fldCharType="begin"/>
        </w:r>
        <w:r w:rsidR="007F15D4">
          <w:rPr>
            <w:noProof/>
            <w:webHidden/>
          </w:rPr>
          <w:instrText xml:space="preserve"> PAGEREF _Toc264920397 \h </w:instrText>
        </w:r>
        <w:r>
          <w:rPr>
            <w:noProof/>
            <w:webHidden/>
          </w:rPr>
        </w:r>
        <w:r>
          <w:rPr>
            <w:noProof/>
            <w:webHidden/>
          </w:rPr>
          <w:fldChar w:fldCharType="separate"/>
        </w:r>
        <w:r w:rsidR="007F15D4">
          <w:rPr>
            <w:noProof/>
            <w:webHidden/>
          </w:rPr>
          <w:t>64</w:t>
        </w:r>
        <w:r>
          <w:rPr>
            <w:noProof/>
            <w:webHidden/>
          </w:rPr>
          <w:fldChar w:fldCharType="end"/>
        </w:r>
      </w:hyperlink>
    </w:p>
    <w:p w:rsidR="007F15D4" w:rsidRDefault="007267FF" w:rsidP="00215C62">
      <w:pPr>
        <w:pStyle w:val="Title"/>
      </w:pPr>
      <w:r>
        <w:fldChar w:fldCharType="end"/>
      </w:r>
    </w:p>
    <w:p w:rsidR="007F15D4" w:rsidRDefault="007F15D4" w:rsidP="007F15D4"/>
    <w:p w:rsidR="007F15D4" w:rsidRDefault="007F15D4" w:rsidP="007F15D4"/>
    <w:p w:rsidR="007F15D4" w:rsidRDefault="007F15D4" w:rsidP="007F15D4"/>
    <w:p w:rsidR="007F15D4" w:rsidRDefault="007F15D4" w:rsidP="007F15D4"/>
    <w:p w:rsidR="007F15D4" w:rsidRDefault="007F15D4" w:rsidP="007F15D4"/>
    <w:p w:rsidR="007F15D4" w:rsidRDefault="007F15D4" w:rsidP="007F15D4"/>
    <w:p w:rsidR="007F15D4" w:rsidRDefault="007F15D4" w:rsidP="007F15D4"/>
    <w:p w:rsidR="007F15D4" w:rsidRDefault="007F15D4" w:rsidP="007F15D4"/>
    <w:p w:rsidR="007F15D4" w:rsidRDefault="007F15D4" w:rsidP="007F15D4"/>
    <w:p w:rsidR="007F15D4" w:rsidRDefault="007F15D4" w:rsidP="007F15D4"/>
    <w:p w:rsidR="007F15D4" w:rsidRDefault="007F15D4" w:rsidP="007F15D4"/>
    <w:p w:rsidR="007F15D4" w:rsidRDefault="007F15D4" w:rsidP="007F15D4"/>
    <w:p w:rsidR="007F15D4" w:rsidRDefault="007F15D4" w:rsidP="007F15D4"/>
    <w:p w:rsidR="007F15D4" w:rsidRPr="007F15D4" w:rsidRDefault="007F15D4" w:rsidP="007F15D4"/>
    <w:p w:rsidR="00215C62" w:rsidRDefault="00215C62" w:rsidP="00215C62">
      <w:pPr>
        <w:pStyle w:val="Title"/>
      </w:pPr>
      <w:r>
        <w:lastRenderedPageBreak/>
        <w:t>List of Tables</w:t>
      </w:r>
    </w:p>
    <w:p w:rsidR="002033DA" w:rsidRDefault="002033DA" w:rsidP="002033DA"/>
    <w:p w:rsidR="00215C62" w:rsidRDefault="007267FF" w:rsidP="00215C62">
      <w:pPr>
        <w:pStyle w:val="TableofFigures"/>
        <w:tabs>
          <w:tab w:val="right" w:leader="dot" w:pos="9350"/>
        </w:tabs>
        <w:spacing w:after="120"/>
        <w:rPr>
          <w:rFonts w:eastAsiaTheme="minorEastAsia" w:cstheme="minorBidi"/>
          <w:smallCaps w:val="0"/>
          <w:noProof/>
          <w:sz w:val="22"/>
          <w:szCs w:val="22"/>
          <w:lang w:bidi="ar-SA"/>
        </w:rPr>
      </w:pPr>
      <w:r w:rsidRPr="007267FF">
        <w:fldChar w:fldCharType="begin"/>
      </w:r>
      <w:r w:rsidR="00215C62">
        <w:instrText xml:space="preserve"> TOC \f F \h \z \c "Table" </w:instrText>
      </w:r>
      <w:r w:rsidRPr="007267FF">
        <w:fldChar w:fldCharType="separate"/>
      </w:r>
      <w:hyperlink w:anchor="_Toc264369918" w:history="1">
        <w:r w:rsidR="00215C62" w:rsidRPr="00862A90">
          <w:rPr>
            <w:rStyle w:val="Hyperlink"/>
            <w:rFonts w:cs="Times New Roman"/>
            <w:noProof/>
          </w:rPr>
          <w:t>Table 4.1: Resource Dependency Matrix example</w:t>
        </w:r>
        <w:r w:rsidR="00215C62">
          <w:rPr>
            <w:noProof/>
            <w:webHidden/>
          </w:rPr>
          <w:tab/>
        </w:r>
        <w:r>
          <w:rPr>
            <w:noProof/>
            <w:webHidden/>
          </w:rPr>
          <w:fldChar w:fldCharType="begin"/>
        </w:r>
        <w:r w:rsidR="00215C62">
          <w:rPr>
            <w:noProof/>
            <w:webHidden/>
          </w:rPr>
          <w:instrText xml:space="preserve"> PAGEREF _Toc264369918 \h </w:instrText>
        </w:r>
        <w:r>
          <w:rPr>
            <w:noProof/>
            <w:webHidden/>
          </w:rPr>
        </w:r>
        <w:r>
          <w:rPr>
            <w:noProof/>
            <w:webHidden/>
          </w:rPr>
          <w:fldChar w:fldCharType="separate"/>
        </w:r>
        <w:r w:rsidR="00FD2F52">
          <w:rPr>
            <w:noProof/>
            <w:webHidden/>
          </w:rPr>
          <w:t>19</w:t>
        </w:r>
        <w:r>
          <w:rPr>
            <w:noProof/>
            <w:webHidden/>
          </w:rPr>
          <w:fldChar w:fldCharType="end"/>
        </w:r>
      </w:hyperlink>
    </w:p>
    <w:p w:rsidR="00215C62" w:rsidRDefault="007267FF" w:rsidP="00215C62">
      <w:pPr>
        <w:pStyle w:val="TableofFigures"/>
        <w:tabs>
          <w:tab w:val="right" w:leader="dot" w:pos="9350"/>
        </w:tabs>
        <w:spacing w:after="120"/>
        <w:rPr>
          <w:rFonts w:eastAsiaTheme="minorEastAsia" w:cstheme="minorBidi"/>
          <w:smallCaps w:val="0"/>
          <w:noProof/>
          <w:sz w:val="22"/>
          <w:szCs w:val="22"/>
          <w:lang w:bidi="ar-SA"/>
        </w:rPr>
      </w:pPr>
      <w:hyperlink w:anchor="_Toc264369919" w:history="1">
        <w:r w:rsidR="00215C62" w:rsidRPr="00862A90">
          <w:rPr>
            <w:rStyle w:val="Hyperlink"/>
            <w:rFonts w:cs="Times New Roman"/>
            <w:noProof/>
          </w:rPr>
          <w:t>Table 4.2: Self-healing environment RAP mapping</w:t>
        </w:r>
        <w:r w:rsidR="00215C62">
          <w:rPr>
            <w:noProof/>
            <w:webHidden/>
          </w:rPr>
          <w:tab/>
        </w:r>
        <w:r>
          <w:rPr>
            <w:noProof/>
            <w:webHidden/>
          </w:rPr>
          <w:fldChar w:fldCharType="begin"/>
        </w:r>
        <w:r w:rsidR="00215C62">
          <w:rPr>
            <w:noProof/>
            <w:webHidden/>
          </w:rPr>
          <w:instrText xml:space="preserve"> PAGEREF _Toc264369919 \h </w:instrText>
        </w:r>
        <w:r>
          <w:rPr>
            <w:noProof/>
            <w:webHidden/>
          </w:rPr>
        </w:r>
        <w:r>
          <w:rPr>
            <w:noProof/>
            <w:webHidden/>
          </w:rPr>
          <w:fldChar w:fldCharType="separate"/>
        </w:r>
        <w:r w:rsidR="00FD2F52">
          <w:rPr>
            <w:noProof/>
            <w:webHidden/>
          </w:rPr>
          <w:t>21</w:t>
        </w:r>
        <w:r>
          <w:rPr>
            <w:noProof/>
            <w:webHidden/>
          </w:rPr>
          <w:fldChar w:fldCharType="end"/>
        </w:r>
      </w:hyperlink>
    </w:p>
    <w:p w:rsidR="00215C62" w:rsidRDefault="007267FF" w:rsidP="00215C62">
      <w:pPr>
        <w:pStyle w:val="TableofFigures"/>
        <w:tabs>
          <w:tab w:val="right" w:leader="dot" w:pos="9350"/>
        </w:tabs>
        <w:spacing w:after="120"/>
        <w:rPr>
          <w:rStyle w:val="Hyperlink"/>
          <w:noProof/>
        </w:rPr>
      </w:pPr>
      <w:hyperlink w:anchor="_Toc264369920" w:history="1">
        <w:r w:rsidR="00215C62" w:rsidRPr="00862A90">
          <w:rPr>
            <w:rStyle w:val="Hyperlink"/>
            <w:rFonts w:cs="Times New Roman"/>
            <w:noProof/>
          </w:rPr>
          <w:t>Table 4.3: Self-Adapting Datacenter RAP Mapping</w:t>
        </w:r>
        <w:r w:rsidR="00215C62">
          <w:rPr>
            <w:noProof/>
            <w:webHidden/>
          </w:rPr>
          <w:tab/>
        </w:r>
        <w:r>
          <w:rPr>
            <w:noProof/>
            <w:webHidden/>
          </w:rPr>
          <w:fldChar w:fldCharType="begin"/>
        </w:r>
        <w:r w:rsidR="00215C62">
          <w:rPr>
            <w:noProof/>
            <w:webHidden/>
          </w:rPr>
          <w:instrText xml:space="preserve"> PAGEREF _Toc264369920 \h </w:instrText>
        </w:r>
        <w:r>
          <w:rPr>
            <w:noProof/>
            <w:webHidden/>
          </w:rPr>
        </w:r>
        <w:r>
          <w:rPr>
            <w:noProof/>
            <w:webHidden/>
          </w:rPr>
          <w:fldChar w:fldCharType="separate"/>
        </w:r>
        <w:r w:rsidR="00FD2F52">
          <w:rPr>
            <w:noProof/>
            <w:webHidden/>
          </w:rPr>
          <w:t>21</w:t>
        </w:r>
        <w:r>
          <w:rPr>
            <w:noProof/>
            <w:webHidden/>
          </w:rPr>
          <w:fldChar w:fldCharType="end"/>
        </w:r>
      </w:hyperlink>
    </w:p>
    <w:p w:rsidR="00215C62" w:rsidRPr="00215C62" w:rsidRDefault="00215C62" w:rsidP="00215C62">
      <w:pPr>
        <w:rPr>
          <w:noProof/>
        </w:rPr>
      </w:pPr>
    </w:p>
    <w:p w:rsidR="00215C62" w:rsidRDefault="007267FF" w:rsidP="00215C62">
      <w:pPr>
        <w:pStyle w:val="TableofFigures"/>
        <w:tabs>
          <w:tab w:val="right" w:leader="dot" w:pos="9350"/>
        </w:tabs>
        <w:spacing w:after="120"/>
        <w:rPr>
          <w:rFonts w:eastAsiaTheme="minorEastAsia" w:cstheme="minorBidi"/>
          <w:smallCaps w:val="0"/>
          <w:noProof/>
          <w:sz w:val="22"/>
          <w:szCs w:val="22"/>
          <w:lang w:bidi="ar-SA"/>
        </w:rPr>
      </w:pPr>
      <w:hyperlink w:anchor="_Toc264369921" w:history="1">
        <w:r w:rsidR="00215C62" w:rsidRPr="00862A90">
          <w:rPr>
            <w:rStyle w:val="Hyperlink"/>
            <w:rFonts w:cs="Times New Roman"/>
            <w:noProof/>
          </w:rPr>
          <w:t>Table 6.1: Sensors Values</w:t>
        </w:r>
        <w:r w:rsidR="00215C62">
          <w:rPr>
            <w:noProof/>
            <w:webHidden/>
          </w:rPr>
          <w:tab/>
        </w:r>
        <w:r>
          <w:rPr>
            <w:noProof/>
            <w:webHidden/>
          </w:rPr>
          <w:fldChar w:fldCharType="begin"/>
        </w:r>
        <w:r w:rsidR="00215C62">
          <w:rPr>
            <w:noProof/>
            <w:webHidden/>
          </w:rPr>
          <w:instrText xml:space="preserve"> PAGEREF _Toc264369921 \h </w:instrText>
        </w:r>
        <w:r>
          <w:rPr>
            <w:noProof/>
            <w:webHidden/>
          </w:rPr>
        </w:r>
        <w:r>
          <w:rPr>
            <w:noProof/>
            <w:webHidden/>
          </w:rPr>
          <w:fldChar w:fldCharType="separate"/>
        </w:r>
        <w:r w:rsidR="00FD2F52">
          <w:rPr>
            <w:noProof/>
            <w:webHidden/>
          </w:rPr>
          <w:t>50</w:t>
        </w:r>
        <w:r>
          <w:rPr>
            <w:noProof/>
            <w:webHidden/>
          </w:rPr>
          <w:fldChar w:fldCharType="end"/>
        </w:r>
      </w:hyperlink>
    </w:p>
    <w:p w:rsidR="00215C62" w:rsidRDefault="007267FF" w:rsidP="00215C62">
      <w:pPr>
        <w:pStyle w:val="TableofFigures"/>
        <w:tabs>
          <w:tab w:val="right" w:leader="dot" w:pos="9350"/>
        </w:tabs>
        <w:spacing w:after="120"/>
        <w:rPr>
          <w:rFonts w:eastAsiaTheme="minorEastAsia" w:cstheme="minorBidi"/>
          <w:smallCaps w:val="0"/>
          <w:noProof/>
          <w:sz w:val="22"/>
          <w:szCs w:val="22"/>
          <w:lang w:bidi="ar-SA"/>
        </w:rPr>
      </w:pPr>
      <w:hyperlink w:anchor="_Toc264369922" w:history="1">
        <w:r w:rsidR="00215C62" w:rsidRPr="00862A90">
          <w:rPr>
            <w:rStyle w:val="Hyperlink"/>
            <w:rFonts w:cs="Times New Roman"/>
            <w:noProof/>
          </w:rPr>
          <w:t>Table 6.2: Policies</w:t>
        </w:r>
        <w:r w:rsidR="00215C62">
          <w:rPr>
            <w:noProof/>
            <w:webHidden/>
          </w:rPr>
          <w:tab/>
        </w:r>
        <w:r>
          <w:rPr>
            <w:noProof/>
            <w:webHidden/>
          </w:rPr>
          <w:fldChar w:fldCharType="begin"/>
        </w:r>
        <w:r w:rsidR="00215C62">
          <w:rPr>
            <w:noProof/>
            <w:webHidden/>
          </w:rPr>
          <w:instrText xml:space="preserve"> PAGEREF _Toc264369922 \h </w:instrText>
        </w:r>
        <w:r>
          <w:rPr>
            <w:noProof/>
            <w:webHidden/>
          </w:rPr>
        </w:r>
        <w:r>
          <w:rPr>
            <w:noProof/>
            <w:webHidden/>
          </w:rPr>
          <w:fldChar w:fldCharType="separate"/>
        </w:r>
        <w:r w:rsidR="00FD2F52">
          <w:rPr>
            <w:noProof/>
            <w:webHidden/>
          </w:rPr>
          <w:t>50</w:t>
        </w:r>
        <w:r>
          <w:rPr>
            <w:noProof/>
            <w:webHidden/>
          </w:rPr>
          <w:fldChar w:fldCharType="end"/>
        </w:r>
      </w:hyperlink>
    </w:p>
    <w:p w:rsidR="00215C62" w:rsidRDefault="007267FF" w:rsidP="00215C62">
      <w:pPr>
        <w:pStyle w:val="TableofFigures"/>
        <w:tabs>
          <w:tab w:val="right" w:leader="dot" w:pos="9350"/>
        </w:tabs>
        <w:spacing w:after="120"/>
        <w:rPr>
          <w:rFonts w:eastAsiaTheme="minorEastAsia" w:cstheme="minorBidi"/>
          <w:smallCaps w:val="0"/>
          <w:noProof/>
          <w:sz w:val="22"/>
          <w:szCs w:val="22"/>
          <w:lang w:bidi="ar-SA"/>
        </w:rPr>
      </w:pPr>
      <w:hyperlink w:anchor="_Toc264369923" w:history="1">
        <w:r w:rsidR="00215C62" w:rsidRPr="00862A90">
          <w:rPr>
            <w:rStyle w:val="Hyperlink"/>
            <w:rFonts w:cs="Times New Roman"/>
            <w:noProof/>
          </w:rPr>
          <w:t>Table 6.3: Sensors Associated Actuators</w:t>
        </w:r>
        <w:r w:rsidR="00215C62">
          <w:rPr>
            <w:noProof/>
            <w:webHidden/>
          </w:rPr>
          <w:tab/>
        </w:r>
        <w:r>
          <w:rPr>
            <w:noProof/>
            <w:webHidden/>
          </w:rPr>
          <w:fldChar w:fldCharType="begin"/>
        </w:r>
        <w:r w:rsidR="00215C62">
          <w:rPr>
            <w:noProof/>
            <w:webHidden/>
          </w:rPr>
          <w:instrText xml:space="preserve"> PAGEREF _Toc264369923 \h </w:instrText>
        </w:r>
        <w:r>
          <w:rPr>
            <w:noProof/>
            <w:webHidden/>
          </w:rPr>
        </w:r>
        <w:r>
          <w:rPr>
            <w:noProof/>
            <w:webHidden/>
          </w:rPr>
          <w:fldChar w:fldCharType="separate"/>
        </w:r>
        <w:r w:rsidR="00FD2F52">
          <w:rPr>
            <w:noProof/>
            <w:webHidden/>
          </w:rPr>
          <w:t>51</w:t>
        </w:r>
        <w:r>
          <w:rPr>
            <w:noProof/>
            <w:webHidden/>
          </w:rPr>
          <w:fldChar w:fldCharType="end"/>
        </w:r>
      </w:hyperlink>
    </w:p>
    <w:p w:rsidR="00215C62" w:rsidRDefault="007267FF" w:rsidP="00215C62">
      <w:pPr>
        <w:pStyle w:val="TableofFigures"/>
        <w:tabs>
          <w:tab w:val="right" w:leader="dot" w:pos="9350"/>
        </w:tabs>
        <w:spacing w:after="120"/>
        <w:rPr>
          <w:rFonts w:eastAsiaTheme="minorEastAsia" w:cstheme="minorBidi"/>
          <w:smallCaps w:val="0"/>
          <w:noProof/>
          <w:sz w:val="22"/>
          <w:szCs w:val="22"/>
          <w:lang w:bidi="ar-SA"/>
        </w:rPr>
      </w:pPr>
      <w:hyperlink w:anchor="_Toc264369924" w:history="1">
        <w:r w:rsidR="00215C62" w:rsidRPr="00862A90">
          <w:rPr>
            <w:rStyle w:val="Hyperlink"/>
            <w:rFonts w:cs="Times New Roman"/>
            <w:noProof/>
          </w:rPr>
          <w:t>Table 6.4: Datacenter servers’ characteristics</w:t>
        </w:r>
        <w:r w:rsidR="00215C62">
          <w:rPr>
            <w:noProof/>
            <w:webHidden/>
          </w:rPr>
          <w:tab/>
        </w:r>
        <w:r>
          <w:rPr>
            <w:noProof/>
            <w:webHidden/>
          </w:rPr>
          <w:fldChar w:fldCharType="begin"/>
        </w:r>
        <w:r w:rsidR="00215C62">
          <w:rPr>
            <w:noProof/>
            <w:webHidden/>
          </w:rPr>
          <w:instrText xml:space="preserve"> PAGEREF _Toc264369924 \h </w:instrText>
        </w:r>
        <w:r>
          <w:rPr>
            <w:noProof/>
            <w:webHidden/>
          </w:rPr>
        </w:r>
        <w:r>
          <w:rPr>
            <w:noProof/>
            <w:webHidden/>
          </w:rPr>
          <w:fldChar w:fldCharType="separate"/>
        </w:r>
        <w:r w:rsidR="00FD2F52">
          <w:rPr>
            <w:noProof/>
            <w:webHidden/>
          </w:rPr>
          <w:t>56</w:t>
        </w:r>
        <w:r>
          <w:rPr>
            <w:noProof/>
            <w:webHidden/>
          </w:rPr>
          <w:fldChar w:fldCharType="end"/>
        </w:r>
      </w:hyperlink>
    </w:p>
    <w:p w:rsidR="00215C62" w:rsidRDefault="007267FF" w:rsidP="00215C62">
      <w:pPr>
        <w:pStyle w:val="TableofFigures"/>
        <w:tabs>
          <w:tab w:val="right" w:leader="dot" w:pos="9350"/>
        </w:tabs>
        <w:spacing w:after="120"/>
        <w:rPr>
          <w:rFonts w:eastAsiaTheme="minorEastAsia" w:cstheme="minorBidi"/>
          <w:smallCaps w:val="0"/>
          <w:noProof/>
          <w:sz w:val="22"/>
          <w:szCs w:val="22"/>
          <w:lang w:bidi="ar-SA"/>
        </w:rPr>
      </w:pPr>
      <w:hyperlink w:anchor="_Toc264369925" w:history="1">
        <w:r w:rsidR="00215C62" w:rsidRPr="00862A90">
          <w:rPr>
            <w:rStyle w:val="Hyperlink"/>
            <w:rFonts w:cs="Times New Roman"/>
            <w:noProof/>
          </w:rPr>
          <w:t>Table 6.5: Received tasks SLA requirements</w:t>
        </w:r>
        <w:r w:rsidR="00215C62">
          <w:rPr>
            <w:noProof/>
            <w:webHidden/>
          </w:rPr>
          <w:tab/>
        </w:r>
        <w:r>
          <w:rPr>
            <w:noProof/>
            <w:webHidden/>
          </w:rPr>
          <w:fldChar w:fldCharType="begin"/>
        </w:r>
        <w:r w:rsidR="00215C62">
          <w:rPr>
            <w:noProof/>
            <w:webHidden/>
          </w:rPr>
          <w:instrText xml:space="preserve"> PAGEREF _Toc264369925 \h </w:instrText>
        </w:r>
        <w:r>
          <w:rPr>
            <w:noProof/>
            <w:webHidden/>
          </w:rPr>
        </w:r>
        <w:r>
          <w:rPr>
            <w:noProof/>
            <w:webHidden/>
          </w:rPr>
          <w:fldChar w:fldCharType="separate"/>
        </w:r>
        <w:r w:rsidR="00FD2F52">
          <w:rPr>
            <w:noProof/>
            <w:webHidden/>
          </w:rPr>
          <w:t>56</w:t>
        </w:r>
        <w:r>
          <w:rPr>
            <w:noProof/>
            <w:webHidden/>
          </w:rPr>
          <w:fldChar w:fldCharType="end"/>
        </w:r>
      </w:hyperlink>
    </w:p>
    <w:p w:rsidR="00215C62" w:rsidRDefault="007267FF" w:rsidP="00215C62">
      <w:pPr>
        <w:pStyle w:val="TableofFigures"/>
        <w:tabs>
          <w:tab w:val="right" w:leader="dot" w:pos="9350"/>
        </w:tabs>
        <w:spacing w:after="120"/>
        <w:rPr>
          <w:rFonts w:eastAsiaTheme="minorEastAsia" w:cstheme="minorBidi"/>
          <w:smallCaps w:val="0"/>
          <w:noProof/>
          <w:sz w:val="22"/>
          <w:szCs w:val="22"/>
          <w:lang w:bidi="ar-SA"/>
        </w:rPr>
      </w:pPr>
      <w:hyperlink w:anchor="_Toc264369926" w:history="1">
        <w:r w:rsidR="00215C62" w:rsidRPr="00862A90">
          <w:rPr>
            <w:rStyle w:val="Hyperlink"/>
            <w:rFonts w:cs="Times New Roman"/>
            <w:noProof/>
          </w:rPr>
          <w:t>Table 6.6: Virtual Machines Resource Allocation</w:t>
        </w:r>
        <w:r w:rsidR="00215C62">
          <w:rPr>
            <w:noProof/>
            <w:webHidden/>
          </w:rPr>
          <w:tab/>
        </w:r>
        <w:r>
          <w:rPr>
            <w:noProof/>
            <w:webHidden/>
          </w:rPr>
          <w:fldChar w:fldCharType="begin"/>
        </w:r>
        <w:r w:rsidR="00215C62">
          <w:rPr>
            <w:noProof/>
            <w:webHidden/>
          </w:rPr>
          <w:instrText xml:space="preserve"> PAGEREF _Toc264369926 \h </w:instrText>
        </w:r>
        <w:r>
          <w:rPr>
            <w:noProof/>
            <w:webHidden/>
          </w:rPr>
        </w:r>
        <w:r>
          <w:rPr>
            <w:noProof/>
            <w:webHidden/>
          </w:rPr>
          <w:fldChar w:fldCharType="separate"/>
        </w:r>
        <w:r w:rsidR="00FD2F52">
          <w:rPr>
            <w:noProof/>
            <w:webHidden/>
          </w:rPr>
          <w:t>60</w:t>
        </w:r>
        <w:r>
          <w:rPr>
            <w:noProof/>
            <w:webHidden/>
          </w:rPr>
          <w:fldChar w:fldCharType="end"/>
        </w:r>
      </w:hyperlink>
    </w:p>
    <w:p w:rsidR="002033DA" w:rsidRDefault="007267FF" w:rsidP="00215C62">
      <w:pPr>
        <w:spacing w:after="120"/>
      </w:pPr>
      <w:r>
        <w:fldChar w:fldCharType="end"/>
      </w:r>
    </w:p>
    <w:p w:rsidR="007E60BB" w:rsidRDefault="007E60BB" w:rsidP="002033DA"/>
    <w:p w:rsidR="007E60BB" w:rsidRDefault="007E60BB" w:rsidP="002033DA"/>
    <w:p w:rsidR="007E60BB" w:rsidRDefault="007E60BB" w:rsidP="002033DA"/>
    <w:p w:rsidR="007E60BB" w:rsidRDefault="007E60BB"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657B69" w:rsidRDefault="00657B69" w:rsidP="002033DA"/>
    <w:p w:rsidR="000C2601" w:rsidRDefault="000C2601" w:rsidP="002033DA"/>
    <w:p w:rsidR="000C2601" w:rsidRDefault="000C2601" w:rsidP="002033DA"/>
    <w:p w:rsidR="008D7803" w:rsidRDefault="008D7803" w:rsidP="002033DA"/>
    <w:p w:rsidR="00657B69" w:rsidRDefault="00657B69" w:rsidP="002033DA"/>
    <w:p w:rsidR="00657B69" w:rsidRDefault="00657B69" w:rsidP="002033DA"/>
    <w:p w:rsidR="00657B69" w:rsidRDefault="00657B69" w:rsidP="00657B69">
      <w:pPr>
        <w:pStyle w:val="Title"/>
      </w:pPr>
      <w:r>
        <w:lastRenderedPageBreak/>
        <w:t>List of Listings</w:t>
      </w:r>
    </w:p>
    <w:p w:rsidR="00657B69" w:rsidRDefault="00657B69">
      <w:pPr>
        <w:pStyle w:val="TableofFigures"/>
        <w:tabs>
          <w:tab w:val="right" w:leader="dot" w:pos="9350"/>
        </w:tabs>
      </w:pPr>
    </w:p>
    <w:p w:rsidR="00657B69" w:rsidRDefault="007267FF" w:rsidP="000C2601">
      <w:pPr>
        <w:pStyle w:val="TableofFigures"/>
        <w:tabs>
          <w:tab w:val="right" w:leader="dot" w:pos="9350"/>
        </w:tabs>
        <w:spacing w:after="120"/>
        <w:rPr>
          <w:rFonts w:eastAsiaTheme="minorEastAsia" w:cstheme="minorBidi"/>
          <w:smallCaps w:val="0"/>
          <w:noProof/>
          <w:sz w:val="22"/>
          <w:szCs w:val="22"/>
          <w:lang w:bidi="ar-SA"/>
        </w:rPr>
      </w:pPr>
      <w:r w:rsidRPr="007267FF">
        <w:fldChar w:fldCharType="begin"/>
      </w:r>
      <w:r w:rsidR="00657B69">
        <w:instrText xml:space="preserve"> TOC \h \z \c "Listing" </w:instrText>
      </w:r>
      <w:r w:rsidRPr="007267FF">
        <w:fldChar w:fldCharType="separate"/>
      </w:r>
      <w:hyperlink w:anchor="_Toc264370230" w:history="1">
        <w:r w:rsidR="00657B69" w:rsidRPr="003A3677">
          <w:rPr>
            <w:rStyle w:val="Hyperlink"/>
            <w:noProof/>
          </w:rPr>
          <w:t>Listing 4.1: IIRG Extraction Algorithm</w:t>
        </w:r>
        <w:r w:rsidR="00657B69">
          <w:rPr>
            <w:noProof/>
            <w:webHidden/>
          </w:rPr>
          <w:tab/>
        </w:r>
        <w:r>
          <w:rPr>
            <w:noProof/>
            <w:webHidden/>
          </w:rPr>
          <w:fldChar w:fldCharType="begin"/>
        </w:r>
        <w:r w:rsidR="00657B69">
          <w:rPr>
            <w:noProof/>
            <w:webHidden/>
          </w:rPr>
          <w:instrText xml:space="preserve"> PAGEREF _Toc264370230 \h </w:instrText>
        </w:r>
        <w:r>
          <w:rPr>
            <w:noProof/>
            <w:webHidden/>
          </w:rPr>
        </w:r>
        <w:r>
          <w:rPr>
            <w:noProof/>
            <w:webHidden/>
          </w:rPr>
          <w:fldChar w:fldCharType="separate"/>
        </w:r>
        <w:r w:rsidR="00FD2F52">
          <w:rPr>
            <w:noProof/>
            <w:webHidden/>
          </w:rPr>
          <w:t>20</w:t>
        </w:r>
        <w:r>
          <w:rPr>
            <w:noProof/>
            <w:webHidden/>
          </w:rPr>
          <w:fldChar w:fldCharType="end"/>
        </w:r>
      </w:hyperlink>
    </w:p>
    <w:p w:rsidR="00657B69" w:rsidRDefault="007267FF" w:rsidP="000C2601">
      <w:pPr>
        <w:pStyle w:val="TableofFigures"/>
        <w:tabs>
          <w:tab w:val="right" w:leader="dot" w:pos="9350"/>
        </w:tabs>
        <w:spacing w:after="120"/>
        <w:rPr>
          <w:rStyle w:val="Hyperlink"/>
          <w:noProof/>
        </w:rPr>
      </w:pPr>
      <w:hyperlink w:anchor="_Toc264370231" w:history="1">
        <w:r w:rsidR="00657B69" w:rsidRPr="003A3677">
          <w:rPr>
            <w:rStyle w:val="Hyperlink"/>
            <w:noProof/>
          </w:rPr>
          <w:t>Listing 4.2: Reinforcement Learning Algorithm</w:t>
        </w:r>
        <w:r w:rsidR="00657B69">
          <w:rPr>
            <w:noProof/>
            <w:webHidden/>
          </w:rPr>
          <w:tab/>
        </w:r>
        <w:r>
          <w:rPr>
            <w:noProof/>
            <w:webHidden/>
          </w:rPr>
          <w:fldChar w:fldCharType="begin"/>
        </w:r>
        <w:r w:rsidR="00657B69">
          <w:rPr>
            <w:noProof/>
            <w:webHidden/>
          </w:rPr>
          <w:instrText xml:space="preserve"> PAGEREF _Toc264370231 \h </w:instrText>
        </w:r>
        <w:r>
          <w:rPr>
            <w:noProof/>
            <w:webHidden/>
          </w:rPr>
        </w:r>
        <w:r>
          <w:rPr>
            <w:noProof/>
            <w:webHidden/>
          </w:rPr>
          <w:fldChar w:fldCharType="separate"/>
        </w:r>
        <w:r w:rsidR="00FD2F52">
          <w:rPr>
            <w:noProof/>
            <w:webHidden/>
          </w:rPr>
          <w:t>23</w:t>
        </w:r>
        <w:r>
          <w:rPr>
            <w:noProof/>
            <w:webHidden/>
          </w:rPr>
          <w:fldChar w:fldCharType="end"/>
        </w:r>
      </w:hyperlink>
    </w:p>
    <w:p w:rsidR="000C2601" w:rsidRPr="000C2601" w:rsidRDefault="000C2601" w:rsidP="000C2601">
      <w:pPr>
        <w:rPr>
          <w:noProof/>
        </w:rPr>
      </w:pPr>
    </w:p>
    <w:p w:rsidR="00657B69" w:rsidRDefault="007267FF" w:rsidP="000C2601">
      <w:pPr>
        <w:pStyle w:val="TableofFigures"/>
        <w:tabs>
          <w:tab w:val="right" w:leader="dot" w:pos="9350"/>
        </w:tabs>
        <w:spacing w:after="120"/>
        <w:rPr>
          <w:rFonts w:eastAsiaTheme="minorEastAsia" w:cstheme="minorBidi"/>
          <w:smallCaps w:val="0"/>
          <w:noProof/>
          <w:sz w:val="22"/>
          <w:szCs w:val="22"/>
          <w:lang w:bidi="ar-SA"/>
        </w:rPr>
      </w:pPr>
      <w:hyperlink w:anchor="_Toc264370232" w:history="1">
        <w:r w:rsidR="00657B69" w:rsidRPr="003A3677">
          <w:rPr>
            <w:rStyle w:val="Hyperlink"/>
            <w:noProof/>
          </w:rPr>
          <w:t>Listing 5.1: SWRL QoS Policy Example</w:t>
        </w:r>
        <w:r w:rsidR="00657B69">
          <w:rPr>
            <w:noProof/>
            <w:webHidden/>
          </w:rPr>
          <w:tab/>
        </w:r>
        <w:r>
          <w:rPr>
            <w:noProof/>
            <w:webHidden/>
          </w:rPr>
          <w:fldChar w:fldCharType="begin"/>
        </w:r>
        <w:r w:rsidR="00657B69">
          <w:rPr>
            <w:noProof/>
            <w:webHidden/>
          </w:rPr>
          <w:instrText xml:space="preserve"> PAGEREF _Toc264370232 \h </w:instrText>
        </w:r>
        <w:r>
          <w:rPr>
            <w:noProof/>
            <w:webHidden/>
          </w:rPr>
        </w:r>
        <w:r>
          <w:rPr>
            <w:noProof/>
            <w:webHidden/>
          </w:rPr>
          <w:fldChar w:fldCharType="separate"/>
        </w:r>
        <w:r w:rsidR="00FD2F52">
          <w:rPr>
            <w:noProof/>
            <w:webHidden/>
          </w:rPr>
          <w:t>32</w:t>
        </w:r>
        <w:r>
          <w:rPr>
            <w:noProof/>
            <w:webHidden/>
          </w:rPr>
          <w:fldChar w:fldCharType="end"/>
        </w:r>
      </w:hyperlink>
    </w:p>
    <w:p w:rsidR="00657B69" w:rsidRDefault="007267FF" w:rsidP="000C2601">
      <w:pPr>
        <w:pStyle w:val="TableofFigures"/>
        <w:tabs>
          <w:tab w:val="right" w:leader="dot" w:pos="9350"/>
        </w:tabs>
        <w:spacing w:after="120"/>
        <w:rPr>
          <w:rFonts w:eastAsiaTheme="minorEastAsia" w:cstheme="minorBidi"/>
          <w:smallCaps w:val="0"/>
          <w:noProof/>
          <w:sz w:val="22"/>
          <w:szCs w:val="22"/>
          <w:lang w:bidi="ar-SA"/>
        </w:rPr>
      </w:pPr>
      <w:hyperlink w:anchor="_Toc264370233" w:history="1">
        <w:r w:rsidR="00657B69" w:rsidRPr="003A3677">
          <w:rPr>
            <w:rStyle w:val="Hyperlink"/>
            <w:noProof/>
          </w:rPr>
          <w:t>Listing 5.3: Context Management Log Example</w:t>
        </w:r>
        <w:r w:rsidR="00657B69">
          <w:rPr>
            <w:noProof/>
            <w:webHidden/>
          </w:rPr>
          <w:tab/>
        </w:r>
        <w:r>
          <w:rPr>
            <w:noProof/>
            <w:webHidden/>
          </w:rPr>
          <w:fldChar w:fldCharType="begin"/>
        </w:r>
        <w:r w:rsidR="00657B69">
          <w:rPr>
            <w:noProof/>
            <w:webHidden/>
          </w:rPr>
          <w:instrText xml:space="preserve"> PAGEREF _Toc264370233 \h </w:instrText>
        </w:r>
        <w:r>
          <w:rPr>
            <w:noProof/>
            <w:webHidden/>
          </w:rPr>
        </w:r>
        <w:r>
          <w:rPr>
            <w:noProof/>
            <w:webHidden/>
          </w:rPr>
          <w:fldChar w:fldCharType="separate"/>
        </w:r>
        <w:r w:rsidR="00FD2F52">
          <w:rPr>
            <w:noProof/>
            <w:webHidden/>
          </w:rPr>
          <w:t>33</w:t>
        </w:r>
        <w:r>
          <w:rPr>
            <w:noProof/>
            <w:webHidden/>
          </w:rPr>
          <w:fldChar w:fldCharType="end"/>
        </w:r>
      </w:hyperlink>
    </w:p>
    <w:p w:rsidR="00657B69" w:rsidRDefault="007267FF" w:rsidP="000C2601">
      <w:pPr>
        <w:pStyle w:val="TableofFigures"/>
        <w:tabs>
          <w:tab w:val="right" w:leader="dot" w:pos="9350"/>
        </w:tabs>
        <w:spacing w:after="120"/>
        <w:rPr>
          <w:rFonts w:eastAsiaTheme="minorEastAsia" w:cstheme="minorBidi"/>
          <w:smallCaps w:val="0"/>
          <w:noProof/>
          <w:sz w:val="22"/>
          <w:szCs w:val="22"/>
          <w:lang w:bidi="ar-SA"/>
        </w:rPr>
      </w:pPr>
      <w:hyperlink w:anchor="_Toc264370234" w:history="1">
        <w:r w:rsidR="00657B69" w:rsidRPr="003A3677">
          <w:rPr>
            <w:rStyle w:val="Hyperlink"/>
            <w:noProof/>
          </w:rPr>
          <w:t>Listing 5.4: CPU Entity Java Representation</w:t>
        </w:r>
        <w:r w:rsidR="00657B69">
          <w:rPr>
            <w:noProof/>
            <w:webHidden/>
          </w:rPr>
          <w:tab/>
        </w:r>
        <w:r>
          <w:rPr>
            <w:noProof/>
            <w:webHidden/>
          </w:rPr>
          <w:fldChar w:fldCharType="begin"/>
        </w:r>
        <w:r w:rsidR="00657B69">
          <w:rPr>
            <w:noProof/>
            <w:webHidden/>
          </w:rPr>
          <w:instrText xml:space="preserve"> PAGEREF _Toc264370234 \h </w:instrText>
        </w:r>
        <w:r>
          <w:rPr>
            <w:noProof/>
            <w:webHidden/>
          </w:rPr>
        </w:r>
        <w:r>
          <w:rPr>
            <w:noProof/>
            <w:webHidden/>
          </w:rPr>
          <w:fldChar w:fldCharType="separate"/>
        </w:r>
        <w:r w:rsidR="00FD2F52">
          <w:rPr>
            <w:noProof/>
            <w:webHidden/>
          </w:rPr>
          <w:t>36</w:t>
        </w:r>
        <w:r>
          <w:rPr>
            <w:noProof/>
            <w:webHidden/>
          </w:rPr>
          <w:fldChar w:fldCharType="end"/>
        </w:r>
      </w:hyperlink>
    </w:p>
    <w:p w:rsidR="00657B69" w:rsidRDefault="007267FF" w:rsidP="000C2601">
      <w:pPr>
        <w:pStyle w:val="TableofFigures"/>
        <w:tabs>
          <w:tab w:val="right" w:leader="dot" w:pos="9350"/>
        </w:tabs>
        <w:spacing w:after="120"/>
        <w:rPr>
          <w:rFonts w:eastAsiaTheme="minorEastAsia" w:cstheme="minorBidi"/>
          <w:smallCaps w:val="0"/>
          <w:noProof/>
          <w:sz w:val="22"/>
          <w:szCs w:val="22"/>
          <w:lang w:bidi="ar-SA"/>
        </w:rPr>
      </w:pPr>
      <w:hyperlink w:anchor="_Toc264370235" w:history="1">
        <w:r w:rsidR="00657B69" w:rsidRPr="003A3677">
          <w:rPr>
            <w:rStyle w:val="Hyperlink"/>
            <w:noProof/>
          </w:rPr>
          <w:t>Listing 5.5: SensorAPI functionality</w:t>
        </w:r>
        <w:r w:rsidR="00657B69">
          <w:rPr>
            <w:noProof/>
            <w:webHidden/>
          </w:rPr>
          <w:tab/>
        </w:r>
        <w:r>
          <w:rPr>
            <w:noProof/>
            <w:webHidden/>
          </w:rPr>
          <w:fldChar w:fldCharType="begin"/>
        </w:r>
        <w:r w:rsidR="00657B69">
          <w:rPr>
            <w:noProof/>
            <w:webHidden/>
          </w:rPr>
          <w:instrText xml:space="preserve"> PAGEREF _Toc264370235 \h </w:instrText>
        </w:r>
        <w:r>
          <w:rPr>
            <w:noProof/>
            <w:webHidden/>
          </w:rPr>
        </w:r>
        <w:r>
          <w:rPr>
            <w:noProof/>
            <w:webHidden/>
          </w:rPr>
          <w:fldChar w:fldCharType="separate"/>
        </w:r>
        <w:r w:rsidR="00FD2F52">
          <w:rPr>
            <w:noProof/>
            <w:webHidden/>
          </w:rPr>
          <w:t>37</w:t>
        </w:r>
        <w:r>
          <w:rPr>
            <w:noProof/>
            <w:webHidden/>
          </w:rPr>
          <w:fldChar w:fldCharType="end"/>
        </w:r>
      </w:hyperlink>
    </w:p>
    <w:p w:rsidR="00657B69" w:rsidRDefault="007267FF" w:rsidP="000C2601">
      <w:pPr>
        <w:pStyle w:val="TableofFigures"/>
        <w:tabs>
          <w:tab w:val="right" w:leader="dot" w:pos="9350"/>
        </w:tabs>
        <w:spacing w:after="120"/>
        <w:rPr>
          <w:rFonts w:eastAsiaTheme="minorEastAsia" w:cstheme="minorBidi"/>
          <w:smallCaps w:val="0"/>
          <w:noProof/>
          <w:sz w:val="22"/>
          <w:szCs w:val="22"/>
          <w:lang w:bidi="ar-SA"/>
        </w:rPr>
      </w:pPr>
      <w:hyperlink w:anchor="_Toc264370236" w:history="1">
        <w:r w:rsidR="00657B69" w:rsidRPr="003A3677">
          <w:rPr>
            <w:rStyle w:val="Hyperlink"/>
            <w:noProof/>
          </w:rPr>
          <w:t>Listing 5.6: X3D File Shape Entry</w:t>
        </w:r>
        <w:r w:rsidR="00657B69">
          <w:rPr>
            <w:noProof/>
            <w:webHidden/>
          </w:rPr>
          <w:tab/>
        </w:r>
        <w:r>
          <w:rPr>
            <w:noProof/>
            <w:webHidden/>
          </w:rPr>
          <w:fldChar w:fldCharType="begin"/>
        </w:r>
        <w:r w:rsidR="00657B69">
          <w:rPr>
            <w:noProof/>
            <w:webHidden/>
          </w:rPr>
          <w:instrText xml:space="preserve"> PAGEREF _Toc264370236 \h </w:instrText>
        </w:r>
        <w:r>
          <w:rPr>
            <w:noProof/>
            <w:webHidden/>
          </w:rPr>
        </w:r>
        <w:r>
          <w:rPr>
            <w:noProof/>
            <w:webHidden/>
          </w:rPr>
          <w:fldChar w:fldCharType="separate"/>
        </w:r>
        <w:r w:rsidR="00FD2F52">
          <w:rPr>
            <w:noProof/>
            <w:webHidden/>
          </w:rPr>
          <w:t>41</w:t>
        </w:r>
        <w:r>
          <w:rPr>
            <w:noProof/>
            <w:webHidden/>
          </w:rPr>
          <w:fldChar w:fldCharType="end"/>
        </w:r>
      </w:hyperlink>
    </w:p>
    <w:p w:rsidR="00657B69" w:rsidRDefault="007267FF" w:rsidP="000C2601">
      <w:pPr>
        <w:pStyle w:val="TableofFigures"/>
        <w:tabs>
          <w:tab w:val="right" w:leader="dot" w:pos="9350"/>
        </w:tabs>
        <w:spacing w:after="120"/>
        <w:rPr>
          <w:rFonts w:eastAsiaTheme="minorEastAsia" w:cstheme="minorBidi"/>
          <w:smallCaps w:val="0"/>
          <w:noProof/>
          <w:sz w:val="22"/>
          <w:szCs w:val="22"/>
          <w:lang w:bidi="ar-SA"/>
        </w:rPr>
      </w:pPr>
      <w:hyperlink w:anchor="_Toc264370237" w:history="1">
        <w:r w:rsidR="00657B69" w:rsidRPr="003A3677">
          <w:rPr>
            <w:rStyle w:val="Hyperlink"/>
            <w:noProof/>
          </w:rPr>
          <w:t>Listing 5.7: FCL specification</w:t>
        </w:r>
        <w:r w:rsidR="00657B69">
          <w:rPr>
            <w:noProof/>
            <w:webHidden/>
          </w:rPr>
          <w:tab/>
        </w:r>
        <w:r>
          <w:rPr>
            <w:noProof/>
            <w:webHidden/>
          </w:rPr>
          <w:fldChar w:fldCharType="begin"/>
        </w:r>
        <w:r w:rsidR="00657B69">
          <w:rPr>
            <w:noProof/>
            <w:webHidden/>
          </w:rPr>
          <w:instrText xml:space="preserve"> PAGEREF _Toc264370237 \h </w:instrText>
        </w:r>
        <w:r>
          <w:rPr>
            <w:noProof/>
            <w:webHidden/>
          </w:rPr>
        </w:r>
        <w:r>
          <w:rPr>
            <w:noProof/>
            <w:webHidden/>
          </w:rPr>
          <w:fldChar w:fldCharType="separate"/>
        </w:r>
        <w:r w:rsidR="00FD2F52">
          <w:rPr>
            <w:noProof/>
            <w:webHidden/>
          </w:rPr>
          <w:t>47</w:t>
        </w:r>
        <w:r>
          <w:rPr>
            <w:noProof/>
            <w:webHidden/>
          </w:rPr>
          <w:fldChar w:fldCharType="end"/>
        </w:r>
      </w:hyperlink>
    </w:p>
    <w:p w:rsidR="00657B69" w:rsidRDefault="007267FF" w:rsidP="000C2601">
      <w:pPr>
        <w:pStyle w:val="TableofFigures"/>
        <w:tabs>
          <w:tab w:val="right" w:leader="dot" w:pos="9350"/>
        </w:tabs>
        <w:spacing w:after="120"/>
        <w:rPr>
          <w:rFonts w:eastAsiaTheme="minorEastAsia" w:cstheme="minorBidi"/>
          <w:smallCaps w:val="0"/>
          <w:noProof/>
          <w:sz w:val="22"/>
          <w:szCs w:val="22"/>
          <w:lang w:bidi="ar-SA"/>
        </w:rPr>
      </w:pPr>
      <w:hyperlink w:anchor="_Toc264370238" w:history="1">
        <w:r w:rsidR="00657B69" w:rsidRPr="003A3677">
          <w:rPr>
            <w:rStyle w:val="Hyperlink"/>
            <w:noProof/>
          </w:rPr>
          <w:t>Listing 5.8: Server Management Interface</w:t>
        </w:r>
        <w:r w:rsidR="00657B69">
          <w:rPr>
            <w:noProof/>
            <w:webHidden/>
          </w:rPr>
          <w:tab/>
        </w:r>
        <w:r>
          <w:rPr>
            <w:noProof/>
            <w:webHidden/>
          </w:rPr>
          <w:fldChar w:fldCharType="begin"/>
        </w:r>
        <w:r w:rsidR="00657B69">
          <w:rPr>
            <w:noProof/>
            <w:webHidden/>
          </w:rPr>
          <w:instrText xml:space="preserve"> PAGEREF _Toc264370238 \h </w:instrText>
        </w:r>
        <w:r>
          <w:rPr>
            <w:noProof/>
            <w:webHidden/>
          </w:rPr>
        </w:r>
        <w:r>
          <w:rPr>
            <w:noProof/>
            <w:webHidden/>
          </w:rPr>
          <w:fldChar w:fldCharType="separate"/>
        </w:r>
        <w:r w:rsidR="00FD2F52">
          <w:rPr>
            <w:noProof/>
            <w:webHidden/>
          </w:rPr>
          <w:t>48</w:t>
        </w:r>
        <w:r>
          <w:rPr>
            <w:noProof/>
            <w:webHidden/>
          </w:rPr>
          <w:fldChar w:fldCharType="end"/>
        </w:r>
      </w:hyperlink>
    </w:p>
    <w:p w:rsidR="00657B69" w:rsidRDefault="007267FF" w:rsidP="000C2601">
      <w:pPr>
        <w:pStyle w:val="TableofFigures"/>
        <w:tabs>
          <w:tab w:val="right" w:leader="dot" w:pos="9350"/>
        </w:tabs>
        <w:spacing w:after="120"/>
        <w:rPr>
          <w:rStyle w:val="Hyperlink"/>
          <w:noProof/>
        </w:rPr>
      </w:pPr>
      <w:hyperlink w:anchor="_Toc264370239" w:history="1">
        <w:r w:rsidR="00657B69" w:rsidRPr="003A3677">
          <w:rPr>
            <w:rStyle w:val="Hyperlink"/>
            <w:noProof/>
          </w:rPr>
          <w:t>Listing 5.9: WIN32 WMI Specific Functions</w:t>
        </w:r>
        <w:r w:rsidR="00657B69">
          <w:rPr>
            <w:noProof/>
            <w:webHidden/>
          </w:rPr>
          <w:tab/>
        </w:r>
        <w:r>
          <w:rPr>
            <w:noProof/>
            <w:webHidden/>
          </w:rPr>
          <w:fldChar w:fldCharType="begin"/>
        </w:r>
        <w:r w:rsidR="00657B69">
          <w:rPr>
            <w:noProof/>
            <w:webHidden/>
          </w:rPr>
          <w:instrText xml:space="preserve"> PAGEREF _Toc264370239 \h </w:instrText>
        </w:r>
        <w:r>
          <w:rPr>
            <w:noProof/>
            <w:webHidden/>
          </w:rPr>
        </w:r>
        <w:r>
          <w:rPr>
            <w:noProof/>
            <w:webHidden/>
          </w:rPr>
          <w:fldChar w:fldCharType="separate"/>
        </w:r>
        <w:r w:rsidR="00FD2F52">
          <w:rPr>
            <w:noProof/>
            <w:webHidden/>
          </w:rPr>
          <w:t>49</w:t>
        </w:r>
        <w:r>
          <w:rPr>
            <w:noProof/>
            <w:webHidden/>
          </w:rPr>
          <w:fldChar w:fldCharType="end"/>
        </w:r>
      </w:hyperlink>
    </w:p>
    <w:p w:rsidR="000C2601" w:rsidRPr="000C2601" w:rsidRDefault="000C2601" w:rsidP="000C2601">
      <w:pPr>
        <w:rPr>
          <w:noProof/>
        </w:rPr>
      </w:pPr>
    </w:p>
    <w:p w:rsidR="00657B69" w:rsidRDefault="007267FF" w:rsidP="000C2601">
      <w:pPr>
        <w:pStyle w:val="TableofFigures"/>
        <w:tabs>
          <w:tab w:val="right" w:leader="dot" w:pos="9350"/>
        </w:tabs>
        <w:spacing w:after="120"/>
        <w:rPr>
          <w:rFonts w:eastAsiaTheme="minorEastAsia" w:cstheme="minorBidi"/>
          <w:smallCaps w:val="0"/>
          <w:noProof/>
          <w:sz w:val="22"/>
          <w:szCs w:val="22"/>
          <w:lang w:bidi="ar-SA"/>
        </w:rPr>
      </w:pPr>
      <w:hyperlink w:anchor="_Toc264370240" w:history="1">
        <w:r w:rsidR="00657B69" w:rsidRPr="003A3677">
          <w:rPr>
            <w:rStyle w:val="Hyperlink"/>
            <w:noProof/>
          </w:rPr>
          <w:t>Listing 6.1: Alarm Sensor Simulation Web Service</w:t>
        </w:r>
        <w:r w:rsidR="00657B69">
          <w:rPr>
            <w:noProof/>
            <w:webHidden/>
          </w:rPr>
          <w:tab/>
        </w:r>
        <w:r>
          <w:rPr>
            <w:noProof/>
            <w:webHidden/>
          </w:rPr>
          <w:fldChar w:fldCharType="begin"/>
        </w:r>
        <w:r w:rsidR="00657B69">
          <w:rPr>
            <w:noProof/>
            <w:webHidden/>
          </w:rPr>
          <w:instrText xml:space="preserve"> PAGEREF _Toc264370240 \h </w:instrText>
        </w:r>
        <w:r>
          <w:rPr>
            <w:noProof/>
            <w:webHidden/>
          </w:rPr>
        </w:r>
        <w:r>
          <w:rPr>
            <w:noProof/>
            <w:webHidden/>
          </w:rPr>
          <w:fldChar w:fldCharType="separate"/>
        </w:r>
        <w:r w:rsidR="00FD2F52">
          <w:rPr>
            <w:noProof/>
            <w:webHidden/>
          </w:rPr>
          <w:t>51</w:t>
        </w:r>
        <w:r>
          <w:rPr>
            <w:noProof/>
            <w:webHidden/>
          </w:rPr>
          <w:fldChar w:fldCharType="end"/>
        </w:r>
      </w:hyperlink>
    </w:p>
    <w:p w:rsidR="00657B69" w:rsidRDefault="007267FF" w:rsidP="000C2601">
      <w:pPr>
        <w:spacing w:after="120"/>
      </w:pPr>
      <w:r>
        <w:fldChar w:fldCharType="end"/>
      </w:r>
    </w:p>
    <w:p w:rsidR="00657B69" w:rsidRDefault="00657B69" w:rsidP="002033DA"/>
    <w:p w:rsidR="00657B69" w:rsidRDefault="00657B69"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180D15" w:rsidRDefault="00180D15" w:rsidP="00180D15">
      <w:pPr>
        <w:pStyle w:val="Title"/>
      </w:pPr>
      <w:r>
        <w:lastRenderedPageBreak/>
        <w:t>List of Equations</w:t>
      </w:r>
    </w:p>
    <w:p w:rsidR="00180D15" w:rsidRDefault="00180D15">
      <w:pPr>
        <w:pStyle w:val="TableofFigures"/>
        <w:tabs>
          <w:tab w:val="right" w:leader="dot" w:pos="9350"/>
        </w:tabs>
      </w:pPr>
    </w:p>
    <w:p w:rsidR="00180D15" w:rsidRDefault="007267FF" w:rsidP="00043400">
      <w:pPr>
        <w:pStyle w:val="TableofFigures"/>
        <w:tabs>
          <w:tab w:val="right" w:leader="dot" w:pos="9350"/>
        </w:tabs>
        <w:spacing w:after="120"/>
        <w:ind w:left="475" w:hanging="475"/>
        <w:rPr>
          <w:rFonts w:eastAsiaTheme="minorEastAsia" w:cstheme="minorBidi"/>
          <w:smallCaps w:val="0"/>
          <w:noProof/>
          <w:sz w:val="22"/>
          <w:szCs w:val="22"/>
          <w:lang w:bidi="ar-SA"/>
        </w:rPr>
      </w:pPr>
      <w:r w:rsidRPr="007267FF">
        <w:fldChar w:fldCharType="begin"/>
      </w:r>
      <w:r w:rsidR="00180D15">
        <w:instrText xml:space="preserve"> TOC \h \z \c "Equation" </w:instrText>
      </w:r>
      <w:r w:rsidRPr="007267FF">
        <w:fldChar w:fldCharType="separate"/>
      </w:r>
      <w:hyperlink w:anchor="_Toc264370361" w:history="1">
        <w:r w:rsidR="00180D15" w:rsidRPr="00721190">
          <w:rPr>
            <w:rStyle w:val="Hyperlink"/>
            <w:rFonts w:cs="Times New Roman"/>
            <w:noProof/>
          </w:rPr>
          <w:t>Equation 4.1: Policy Specification</w:t>
        </w:r>
        <w:r w:rsidR="00180D15">
          <w:rPr>
            <w:noProof/>
            <w:webHidden/>
          </w:rPr>
          <w:tab/>
        </w:r>
        <w:r>
          <w:rPr>
            <w:noProof/>
            <w:webHidden/>
          </w:rPr>
          <w:fldChar w:fldCharType="begin"/>
        </w:r>
        <w:r w:rsidR="00180D15">
          <w:rPr>
            <w:noProof/>
            <w:webHidden/>
          </w:rPr>
          <w:instrText xml:space="preserve"> PAGEREF _Toc264370361 \h </w:instrText>
        </w:r>
        <w:r>
          <w:rPr>
            <w:noProof/>
            <w:webHidden/>
          </w:rPr>
        </w:r>
        <w:r>
          <w:rPr>
            <w:noProof/>
            <w:webHidden/>
          </w:rPr>
          <w:fldChar w:fldCharType="separate"/>
        </w:r>
        <w:r w:rsidR="00FD2F52">
          <w:rPr>
            <w:noProof/>
            <w:webHidden/>
          </w:rPr>
          <w:t>17</w:t>
        </w:r>
        <w:r>
          <w:rPr>
            <w:noProof/>
            <w:webHidden/>
          </w:rPr>
          <w:fldChar w:fldCharType="end"/>
        </w:r>
      </w:hyperlink>
    </w:p>
    <w:p w:rsidR="00180D15" w:rsidRDefault="007267FF" w:rsidP="00043400">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370362" w:history="1">
        <w:r w:rsidR="00180D15" w:rsidRPr="00721190">
          <w:rPr>
            <w:rStyle w:val="Hyperlink"/>
            <w:rFonts w:cs="Times New Roman"/>
            <w:noProof/>
          </w:rPr>
          <w:t>Equation 4.2: Entropy Formula</w:t>
        </w:r>
        <w:r w:rsidR="00180D15">
          <w:rPr>
            <w:noProof/>
            <w:webHidden/>
          </w:rPr>
          <w:tab/>
        </w:r>
        <w:r>
          <w:rPr>
            <w:noProof/>
            <w:webHidden/>
          </w:rPr>
          <w:fldChar w:fldCharType="begin"/>
        </w:r>
        <w:r w:rsidR="00180D15">
          <w:rPr>
            <w:noProof/>
            <w:webHidden/>
          </w:rPr>
          <w:instrText xml:space="preserve"> PAGEREF _Toc264370362 \h </w:instrText>
        </w:r>
        <w:r>
          <w:rPr>
            <w:noProof/>
            <w:webHidden/>
          </w:rPr>
        </w:r>
        <w:r>
          <w:rPr>
            <w:noProof/>
            <w:webHidden/>
          </w:rPr>
          <w:fldChar w:fldCharType="separate"/>
        </w:r>
        <w:r w:rsidR="00FD2F52">
          <w:rPr>
            <w:noProof/>
            <w:webHidden/>
          </w:rPr>
          <w:t>18</w:t>
        </w:r>
        <w:r>
          <w:rPr>
            <w:noProof/>
            <w:webHidden/>
          </w:rPr>
          <w:fldChar w:fldCharType="end"/>
        </w:r>
      </w:hyperlink>
    </w:p>
    <w:p w:rsidR="00180D15" w:rsidRDefault="007267FF" w:rsidP="00043400">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370363" w:history="1">
        <w:r w:rsidR="00180D15" w:rsidRPr="00721190">
          <w:rPr>
            <w:rStyle w:val="Hyperlink"/>
            <w:rFonts w:cs="Times New Roman"/>
            <w:noProof/>
          </w:rPr>
          <w:t>Equation 4.3: Reward function</w:t>
        </w:r>
        <w:r w:rsidR="00180D15">
          <w:rPr>
            <w:noProof/>
            <w:webHidden/>
          </w:rPr>
          <w:tab/>
        </w:r>
        <w:r>
          <w:rPr>
            <w:noProof/>
            <w:webHidden/>
          </w:rPr>
          <w:fldChar w:fldCharType="begin"/>
        </w:r>
        <w:r w:rsidR="00180D15">
          <w:rPr>
            <w:noProof/>
            <w:webHidden/>
          </w:rPr>
          <w:instrText xml:space="preserve"> PAGEREF _Toc264370363 \h </w:instrText>
        </w:r>
        <w:r>
          <w:rPr>
            <w:noProof/>
            <w:webHidden/>
          </w:rPr>
        </w:r>
        <w:r>
          <w:rPr>
            <w:noProof/>
            <w:webHidden/>
          </w:rPr>
          <w:fldChar w:fldCharType="separate"/>
        </w:r>
        <w:r w:rsidR="00FD2F52">
          <w:rPr>
            <w:noProof/>
            <w:webHidden/>
          </w:rPr>
          <w:t>18</w:t>
        </w:r>
        <w:r>
          <w:rPr>
            <w:noProof/>
            <w:webHidden/>
          </w:rPr>
          <w:fldChar w:fldCharType="end"/>
        </w:r>
      </w:hyperlink>
    </w:p>
    <w:p w:rsidR="00180D15" w:rsidRDefault="007267FF" w:rsidP="00043400">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370364" w:history="1">
        <w:r w:rsidR="00180D15" w:rsidRPr="00721190">
          <w:rPr>
            <w:rStyle w:val="Hyperlink"/>
            <w:rFonts w:cs="Times New Roman"/>
            <w:noProof/>
          </w:rPr>
          <w:t>Equation 4.4: Dependency Relation</w:t>
        </w:r>
        <w:r w:rsidR="00180D15">
          <w:rPr>
            <w:noProof/>
            <w:webHidden/>
          </w:rPr>
          <w:tab/>
        </w:r>
        <w:r>
          <w:rPr>
            <w:noProof/>
            <w:webHidden/>
          </w:rPr>
          <w:fldChar w:fldCharType="begin"/>
        </w:r>
        <w:r w:rsidR="00180D15">
          <w:rPr>
            <w:noProof/>
            <w:webHidden/>
          </w:rPr>
          <w:instrText xml:space="preserve"> PAGEREF _Toc264370364 \h </w:instrText>
        </w:r>
        <w:r>
          <w:rPr>
            <w:noProof/>
            <w:webHidden/>
          </w:rPr>
        </w:r>
        <w:r>
          <w:rPr>
            <w:noProof/>
            <w:webHidden/>
          </w:rPr>
          <w:fldChar w:fldCharType="separate"/>
        </w:r>
        <w:r w:rsidR="00FD2F52">
          <w:rPr>
            <w:noProof/>
            <w:webHidden/>
          </w:rPr>
          <w:t>19</w:t>
        </w:r>
        <w:r>
          <w:rPr>
            <w:noProof/>
            <w:webHidden/>
          </w:rPr>
          <w:fldChar w:fldCharType="end"/>
        </w:r>
      </w:hyperlink>
    </w:p>
    <w:p w:rsidR="00180D15" w:rsidRDefault="007267FF" w:rsidP="00043400">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370365" w:history="1">
        <w:r w:rsidR="00180D15" w:rsidRPr="00721190">
          <w:rPr>
            <w:rStyle w:val="Hyperlink"/>
            <w:rFonts w:cs="Times New Roman"/>
            <w:noProof/>
          </w:rPr>
          <w:t>Equation 4.5: Center Of Gravity Formula</w:t>
        </w:r>
        <w:r w:rsidR="00180D15">
          <w:rPr>
            <w:noProof/>
            <w:webHidden/>
          </w:rPr>
          <w:tab/>
        </w:r>
        <w:r>
          <w:rPr>
            <w:noProof/>
            <w:webHidden/>
          </w:rPr>
          <w:fldChar w:fldCharType="begin"/>
        </w:r>
        <w:r w:rsidR="00180D15">
          <w:rPr>
            <w:noProof/>
            <w:webHidden/>
          </w:rPr>
          <w:instrText xml:space="preserve"> PAGEREF _Toc264370365 \h </w:instrText>
        </w:r>
        <w:r>
          <w:rPr>
            <w:noProof/>
            <w:webHidden/>
          </w:rPr>
        </w:r>
        <w:r>
          <w:rPr>
            <w:noProof/>
            <w:webHidden/>
          </w:rPr>
          <w:fldChar w:fldCharType="separate"/>
        </w:r>
        <w:r w:rsidR="00FD2F52">
          <w:rPr>
            <w:noProof/>
            <w:webHidden/>
          </w:rPr>
          <w:t>26</w:t>
        </w:r>
        <w:r>
          <w:rPr>
            <w:noProof/>
            <w:webHidden/>
          </w:rPr>
          <w:fldChar w:fldCharType="end"/>
        </w:r>
      </w:hyperlink>
    </w:p>
    <w:p w:rsidR="000C2601" w:rsidRDefault="007267FF" w:rsidP="002033DA">
      <w:r>
        <w:fldChar w:fldCharType="end"/>
      </w:r>
    </w:p>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C2601" w:rsidRDefault="000C2601" w:rsidP="002033DA"/>
    <w:p w:rsidR="000C2601" w:rsidRDefault="000C2601" w:rsidP="002033DA"/>
    <w:p w:rsidR="00657B69" w:rsidRDefault="00657B69" w:rsidP="002033DA"/>
    <w:p w:rsidR="002033DA" w:rsidRPr="002033DA" w:rsidRDefault="002033DA" w:rsidP="002033DA"/>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053966" w:rsidRDefault="00053966" w:rsidP="00285056">
      <w:pPr>
        <w:pStyle w:val="Title"/>
        <w:sectPr w:rsidR="00053966" w:rsidSect="008810A9">
          <w:footerReference w:type="even" r:id="rId10"/>
          <w:footerReference w:type="default" r:id="rId11"/>
          <w:pgSz w:w="12240" w:h="15840"/>
          <w:pgMar w:top="1440" w:right="1440" w:bottom="1440" w:left="1440" w:header="720" w:footer="720" w:gutter="0"/>
          <w:pgNumType w:start="1"/>
          <w:cols w:space="720"/>
          <w:docGrid w:linePitch="360"/>
        </w:sectPr>
      </w:pPr>
    </w:p>
    <w:p w:rsidR="00285056" w:rsidRPr="00285056" w:rsidRDefault="00285056" w:rsidP="00285056">
      <w:pPr>
        <w:pStyle w:val="Title"/>
      </w:pPr>
      <w:r>
        <w:lastRenderedPageBreak/>
        <w:t>Chapter 1</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14" w:name="_Toc264798540"/>
      <w:bookmarkStart w:id="15" w:name="_Toc264737172"/>
      <w:bookmarkStart w:id="16" w:name="_Toc264918450"/>
      <w:r w:rsidRPr="00CF554C">
        <w:rPr>
          <w:rFonts w:cs="Times New Roman"/>
        </w:rPr>
        <w:t>Introduction</w:t>
      </w:r>
      <w:bookmarkEnd w:id="14"/>
      <w:bookmarkEnd w:id="15"/>
      <w:bookmarkEnd w:id="16"/>
    </w:p>
    <w:p w:rsidR="00625560" w:rsidRPr="00CF554C" w:rsidRDefault="00625560" w:rsidP="00625560">
      <w:pPr>
        <w:rPr>
          <w:rFonts w:cs="Times New Roman"/>
        </w:rPr>
      </w:pPr>
      <w:r w:rsidRPr="00CF554C">
        <w:rPr>
          <w:rFonts w:cs="Times New Roman"/>
        </w:rPr>
        <w:t xml:space="preserve">This chapter describes the motivation behind the work that is presented in the rest of the </w:t>
      </w:r>
      <w:r w:rsidR="00B1117C">
        <w:rPr>
          <w:rFonts w:cs="Times New Roman"/>
        </w:rPr>
        <w:t>report</w:t>
      </w:r>
      <w:r w:rsidRPr="00CF554C">
        <w:rPr>
          <w:rFonts w:cs="Times New Roman"/>
        </w:rPr>
        <w:t xml:space="preserve"> and the contributions this work brings to the selected field.</w:t>
      </w:r>
    </w:p>
    <w:p w:rsidR="00625560" w:rsidRPr="00CF554C" w:rsidRDefault="00625560" w:rsidP="00625560">
      <w:pPr>
        <w:pStyle w:val="Heading2"/>
        <w:keepNext/>
        <w:keepLines/>
        <w:numPr>
          <w:ilvl w:val="1"/>
          <w:numId w:val="7"/>
        </w:numPr>
        <w:spacing w:line="276" w:lineRule="auto"/>
        <w:rPr>
          <w:rFonts w:cs="Times New Roman"/>
        </w:rPr>
      </w:pPr>
      <w:bookmarkStart w:id="17" w:name="_Toc264798541"/>
      <w:bookmarkStart w:id="18" w:name="_Toc264737173"/>
      <w:bookmarkStart w:id="19" w:name="_Toc264918451"/>
      <w:r w:rsidRPr="00CF554C">
        <w:rPr>
          <w:rFonts w:cs="Times New Roman"/>
        </w:rPr>
        <w:t>Motivation</w:t>
      </w:r>
      <w:bookmarkEnd w:id="17"/>
      <w:bookmarkEnd w:id="18"/>
      <w:bookmarkEnd w:id="19"/>
      <w:r w:rsidRPr="00CF554C">
        <w:rPr>
          <w:rFonts w:cs="Times New Roman"/>
        </w:rPr>
        <w:t xml:space="preserve"> </w:t>
      </w:r>
    </w:p>
    <w:p w:rsidR="00625560" w:rsidRPr="00CF554C" w:rsidRDefault="00625560" w:rsidP="00625560">
      <w:pPr>
        <w:rPr>
          <w:rFonts w:cs="Times New Roman"/>
        </w:rPr>
      </w:pPr>
      <w:r w:rsidRPr="00CF554C">
        <w:rPr>
          <w:rFonts w:cs="Times New Roman"/>
        </w:rPr>
        <w:t xml:space="preserve">The ever-growing complexity of IT threatens its growth </w:t>
      </w:r>
      <w:fldSimple w:instr=" REF _Ref264101718 \h  \* MERGEFORMAT ">
        <w:r w:rsidR="00FD2F52" w:rsidRPr="00FD2F52">
          <w:rPr>
            <w:rFonts w:cs="Times New Roman"/>
          </w:rPr>
          <w:t xml:space="preserve">[ </w:t>
        </w:r>
        <w:r w:rsidR="00FD2F52" w:rsidRPr="00FD2F52">
          <w:rPr>
            <w:rFonts w:cs="Times New Roman"/>
            <w:noProof/>
          </w:rPr>
          <w:t>1</w:t>
        </w:r>
      </w:fldSimple>
      <w:r w:rsidRPr="00CF554C">
        <w:rPr>
          <w:rFonts w:cs="Times New Roman"/>
        </w:rPr>
        <w:t xml:space="preserve"> ]. The need to integrate heterogeneous environments into corporate computing systems and manage them approaches the maximum complexity a human can manage </w:t>
      </w:r>
      <w:fldSimple w:instr=" REF _Ref264101730 \h  \* MERGEFORMAT ">
        <w:r w:rsidR="00FD2F52" w:rsidRPr="00FD2F52">
          <w:rPr>
            <w:rFonts w:cs="Times New Roman"/>
          </w:rPr>
          <w:t xml:space="preserve">[ </w:t>
        </w:r>
        <w:r w:rsidR="00FD2F52" w:rsidRPr="00FD2F52">
          <w:rPr>
            <w:rFonts w:cs="Times New Roman"/>
            <w:noProof/>
          </w:rPr>
          <w:t>2</w:t>
        </w:r>
      </w:fldSimple>
      <w:r w:rsidRPr="00CF554C">
        <w:rPr>
          <w:rFonts w:cs="Times New Roman"/>
        </w:rPr>
        <w:t xml:space="preserve"> ]. As systems become more interconnected and diverse, system architects are less and less capable of anticipating component interactions, leaving those decisions to be made at runtime.  </w:t>
      </w:r>
    </w:p>
    <w:p w:rsidR="00625560" w:rsidRPr="00CF554C" w:rsidRDefault="00625560" w:rsidP="00625560">
      <w:pPr>
        <w:ind w:firstLine="720"/>
        <w:rPr>
          <w:rFonts w:cs="Times New Roman"/>
        </w:rPr>
      </w:pPr>
      <w:r w:rsidRPr="00CF554C">
        <w:rPr>
          <w:rFonts w:cs="Times New Roman"/>
        </w:rPr>
        <w:t xml:space="preserve">It is estimated that up to 50% of the total cost of ownership involves recovering or preparing against failures. Also, it has been estimated that IBM adds about 15.000 people per year in order to provide assistance to clients with complex platforms </w:t>
      </w:r>
      <w:fldSimple w:instr=" REF _Ref264102002 \h  \* MERGEFORMAT ">
        <w:r w:rsidR="00FD2F52" w:rsidRPr="00FD2F52">
          <w:rPr>
            <w:rFonts w:cs="Times New Roman"/>
          </w:rPr>
          <w:t xml:space="preserve">[ </w:t>
        </w:r>
        <w:r w:rsidR="00FD2F52" w:rsidRPr="00FD2F52">
          <w:rPr>
            <w:rFonts w:cs="Times New Roman"/>
            <w:noProof/>
          </w:rPr>
          <w:t>3</w:t>
        </w:r>
      </w:fldSimple>
      <w:r w:rsidRPr="00CF554C">
        <w:rPr>
          <w:rFonts w:cs="Times New Roman"/>
        </w:rPr>
        <w:t xml:space="preserve"> ]. </w:t>
      </w:r>
    </w:p>
    <w:p w:rsidR="00625560" w:rsidRPr="00CF554C" w:rsidRDefault="00625560" w:rsidP="00625560">
      <w:pPr>
        <w:ind w:firstLine="720"/>
        <w:rPr>
          <w:rFonts w:cs="Times New Roman"/>
        </w:rPr>
      </w:pPr>
      <w:r w:rsidRPr="00CF554C">
        <w:rPr>
          <w:rFonts w:cs="Times New Roman"/>
        </w:rPr>
        <w:t xml:space="preserve">The only option to the complexity problem is autonomic computing.  By enhancing systems with autonomic properties the need for human intervention should decrease and the fault recovery time can increase. Also, the need for fault prevention decreases, as fault recovery can take place in real time without any costly human intervention.  </w:t>
      </w:r>
    </w:p>
    <w:p w:rsidR="00625560" w:rsidRPr="00CF554C" w:rsidRDefault="00625560" w:rsidP="00625560">
      <w:pPr>
        <w:keepNext/>
        <w:ind w:firstLine="720"/>
        <w:rPr>
          <w:rFonts w:cs="Times New Roman"/>
        </w:rPr>
      </w:pPr>
      <w:r w:rsidRPr="00CF554C">
        <w:rPr>
          <w:rStyle w:val="apple-style-span"/>
          <w:rFonts w:cs="Times New Roman"/>
        </w:rPr>
        <w:t>Worldwide data centers electricity consumption accounts for almost 2% of the world production and is  expected to overcome the 40% of Total Cost of Ownership of worldwide IT by 2012</w:t>
      </w:r>
      <w:r w:rsidRPr="00CF554C">
        <w:rPr>
          <w:rFonts w:cs="Times New Roman"/>
        </w:rPr>
        <w:t xml:space="preserve"> </w:t>
      </w:r>
      <w:fldSimple w:instr=" REF _Ref263593035 \h  \* MERGEFORMAT ">
        <w:r w:rsidR="00FD2F52" w:rsidRPr="00FD2F52">
          <w:rPr>
            <w:rFonts w:cs="Times New Roman"/>
          </w:rPr>
          <w:t xml:space="preserve">[ </w:t>
        </w:r>
        <w:r w:rsidR="00FD2F52" w:rsidRPr="00FD2F52">
          <w:rPr>
            <w:rFonts w:cs="Times New Roman"/>
            <w:noProof/>
          </w:rPr>
          <w:t>5</w:t>
        </w:r>
      </w:fldSimple>
      <w:r w:rsidRPr="00CF554C">
        <w:rPr>
          <w:rFonts w:cs="Times New Roman"/>
        </w:rPr>
        <w:t xml:space="preserve"> ]. The US Environmental Protection Agency estimated that in 2006 the servers and datacenters power consumption accounted for 61 billion kWh, about 1.5 % of total U.S electricity consumption and for a cost of $4.5 billion </w:t>
      </w:r>
      <w:fldSimple w:instr=" REF _Ref263593051 \h  \* MERGEFORMAT ">
        <w:r w:rsidR="00FD2F52" w:rsidRPr="00FD2F52">
          <w:rPr>
            <w:rFonts w:cs="Times New Roman"/>
          </w:rPr>
          <w:t xml:space="preserve">[ </w:t>
        </w:r>
        <w:r w:rsidR="00FD2F52" w:rsidRPr="00FD2F52">
          <w:rPr>
            <w:rFonts w:cs="Times New Roman"/>
            <w:noProof/>
          </w:rPr>
          <w:t>6</w:t>
        </w:r>
      </w:fldSimple>
      <w:r w:rsidRPr="00CF554C">
        <w:rPr>
          <w:rFonts w:cs="Times New Roman"/>
        </w:rPr>
        <w:t xml:space="preserve"> ].</w:t>
      </w:r>
    </w:p>
    <w:p w:rsidR="00625560" w:rsidRPr="00CF554C" w:rsidRDefault="00625560" w:rsidP="00625560">
      <w:pPr>
        <w:keepNext/>
        <w:ind w:firstLine="720"/>
        <w:rPr>
          <w:rFonts w:cs="Times New Roman"/>
        </w:rPr>
      </w:pPr>
      <w:r w:rsidRPr="00CF554C">
        <w:rPr>
          <w:rFonts w:cs="Times New Roman"/>
        </w:rPr>
        <w:t xml:space="preserve"> The same organization points out that the average data center is only 30% efficient, with 70% of the electricity lost due to inefficiencies of power and heat dissipation, along with powering cooling equipment </w:t>
      </w:r>
      <w:fldSimple w:instr=" REF _Ref263593074 \h  \* MERGEFORMAT ">
        <w:r w:rsidR="00FD2F52" w:rsidRPr="00FD2F52">
          <w:rPr>
            <w:rFonts w:cs="Times New Roman"/>
          </w:rPr>
          <w:t xml:space="preserve">[ </w:t>
        </w:r>
        <w:r w:rsidR="00FD2F52" w:rsidRPr="00FD2F52">
          <w:rPr>
            <w:rFonts w:cs="Times New Roman"/>
            <w:noProof/>
          </w:rPr>
          <w:t>7</w:t>
        </w:r>
      </w:fldSimple>
      <w:r w:rsidRPr="00CF554C">
        <w:rPr>
          <w:rFonts w:cs="Times New Roman"/>
        </w:rPr>
        <w:t xml:space="preserve"> ]. The environmental impact of datacenter expansion is of great importance, every server using 7,000 kWh of electricity and indirectly generating four tons of carbon dioxide emissions per year    </w:t>
      </w:r>
      <w:fldSimple w:instr=" REF _Ref263593083 \h  \* MERGEFORMAT ">
        <w:r w:rsidR="00FD2F52" w:rsidRPr="00FD2F52">
          <w:rPr>
            <w:rFonts w:cs="Times New Roman"/>
          </w:rPr>
          <w:t xml:space="preserve">[ </w:t>
        </w:r>
        <w:r w:rsidR="00FD2F52" w:rsidRPr="00FD2F52">
          <w:rPr>
            <w:rFonts w:cs="Times New Roman"/>
            <w:noProof/>
          </w:rPr>
          <w:t>8</w:t>
        </w:r>
      </w:fldSimple>
      <w:r w:rsidRPr="00CF554C">
        <w:rPr>
          <w:rFonts w:cs="Times New Roman"/>
        </w:rPr>
        <w:t xml:space="preserve"> ]. </w:t>
      </w:r>
    </w:p>
    <w:p w:rsidR="00625560" w:rsidRPr="00CF554C" w:rsidRDefault="00625560" w:rsidP="00625560">
      <w:pPr>
        <w:ind w:firstLine="720"/>
        <w:rPr>
          <w:rStyle w:val="apple-style-span"/>
          <w:rFonts w:cs="Times New Roman"/>
        </w:rPr>
      </w:pPr>
      <w:r w:rsidRPr="00CF554C">
        <w:rPr>
          <w:rStyle w:val="apple-style-span"/>
          <w:rFonts w:cs="Times New Roman"/>
        </w:rPr>
        <w:t xml:space="preserve">This has lead to the need of finding environmental friendly methods for managing datacenters while maintaining performance. This new research trend has been called Green IT or Green Computing. The philosophy of Green IT is designing and using computer resources in an environmentally friendly way. This work has as aim reducing the overall number of servers used worldwide and further minimizing the number of powered on servers by applying server consolidation. </w:t>
      </w:r>
    </w:p>
    <w:p w:rsidR="00625560" w:rsidRPr="00CF554C" w:rsidRDefault="00625560" w:rsidP="00625560">
      <w:pPr>
        <w:ind w:firstLine="720"/>
        <w:rPr>
          <w:rFonts w:cs="Times New Roman"/>
        </w:rPr>
      </w:pPr>
      <w:r w:rsidRPr="00CF554C">
        <w:rPr>
          <w:rStyle w:val="apple-style-span"/>
          <w:rFonts w:cs="Times New Roman"/>
        </w:rPr>
        <w:t>The main goal of this research is to develop a reinforcement-learning based multi-agent framework for building autonomic systems. This framework should be versatile enough to be used to build</w:t>
      </w:r>
      <w:r w:rsidR="000B0CFD">
        <w:rPr>
          <w:rStyle w:val="apple-style-span"/>
          <w:rFonts w:cs="Times New Roman"/>
        </w:rPr>
        <w:t xml:space="preserve"> any</w:t>
      </w:r>
      <w:r w:rsidRPr="00CF554C">
        <w:rPr>
          <w:rStyle w:val="apple-style-span"/>
          <w:rFonts w:cs="Times New Roman"/>
        </w:rPr>
        <w:t xml:space="preserve"> autonomic system, from a smart laboratory to an autonomic datacenter.</w:t>
      </w:r>
      <w:r w:rsidRPr="00CF554C">
        <w:rPr>
          <w:rFonts w:cs="Times New Roman"/>
        </w:rPr>
        <w:t xml:space="preserve"> </w:t>
      </w:r>
    </w:p>
    <w:p w:rsidR="00625560" w:rsidRPr="00CF554C" w:rsidRDefault="00625560" w:rsidP="00625560">
      <w:pPr>
        <w:pStyle w:val="Heading2"/>
        <w:keepNext/>
        <w:keepLines/>
        <w:numPr>
          <w:ilvl w:val="1"/>
          <w:numId w:val="7"/>
        </w:numPr>
        <w:spacing w:line="276" w:lineRule="auto"/>
        <w:rPr>
          <w:rFonts w:cs="Times New Roman"/>
        </w:rPr>
      </w:pPr>
      <w:bookmarkStart w:id="20" w:name="_Toc264798542"/>
      <w:bookmarkStart w:id="21" w:name="_Toc264737174"/>
      <w:bookmarkStart w:id="22" w:name="_Toc264918452"/>
      <w:r w:rsidRPr="00CF554C">
        <w:rPr>
          <w:rFonts w:cs="Times New Roman"/>
        </w:rPr>
        <w:lastRenderedPageBreak/>
        <w:t>Contributions</w:t>
      </w:r>
      <w:bookmarkEnd w:id="20"/>
      <w:bookmarkEnd w:id="21"/>
      <w:bookmarkEnd w:id="22"/>
    </w:p>
    <w:p w:rsidR="00625560" w:rsidRPr="00CF554C" w:rsidRDefault="00625560" w:rsidP="00625560">
      <w:pPr>
        <w:spacing w:before="200"/>
        <w:rPr>
          <w:rFonts w:cs="Times New Roman"/>
        </w:rPr>
      </w:pPr>
      <w:r w:rsidRPr="00CF554C">
        <w:rPr>
          <w:rFonts w:cs="Times New Roman"/>
        </w:rPr>
        <w:t xml:space="preserve">This project seeks to provide the necessary tool support for building and managing autonomic </w:t>
      </w:r>
      <w:r w:rsidR="0032282E">
        <w:rPr>
          <w:rFonts w:cs="Times New Roman"/>
        </w:rPr>
        <w:t xml:space="preserve">context-aware </w:t>
      </w:r>
      <w:r w:rsidRPr="00CF554C">
        <w:rPr>
          <w:rFonts w:cs="Times New Roman"/>
        </w:rPr>
        <w:t>systems.</w:t>
      </w:r>
      <w:r w:rsidR="003A030B">
        <w:rPr>
          <w:rFonts w:cs="Times New Roman"/>
        </w:rPr>
        <w:t xml:space="preserve"> The solution should be applied for building a green datacenter.</w:t>
      </w:r>
      <w:r w:rsidR="00367B55">
        <w:rPr>
          <w:rFonts w:cs="Times New Roman"/>
        </w:rPr>
        <w:t>T</w:t>
      </w:r>
      <w:r w:rsidRPr="00CF554C">
        <w:rPr>
          <w:rFonts w:cs="Times New Roman"/>
        </w:rPr>
        <w:t>he necessary support for datacenter virtualization and consolidation</w:t>
      </w:r>
      <w:ins w:id="23" w:author="Moldovanus" w:date="2010-06-21T21:06:00Z">
        <w:r w:rsidRPr="00CF554C">
          <w:rPr>
            <w:rFonts w:cs="Times New Roman"/>
          </w:rPr>
          <w:t>.</w:t>
        </w:r>
      </w:ins>
      <w:r w:rsidRPr="00CF554C">
        <w:rPr>
          <w:rFonts w:cs="Times New Roman"/>
        </w:rPr>
        <w:t xml:space="preserve"> Another important contribution made by this work is the development of new negotiation methods between QoS and Power Consumption. There are both theoretical and practical contributions made by this project.</w:t>
      </w:r>
    </w:p>
    <w:p w:rsidR="00625560" w:rsidRPr="00CF554C" w:rsidRDefault="00625560" w:rsidP="00625560">
      <w:pPr>
        <w:ind w:left="720" w:hanging="720"/>
        <w:rPr>
          <w:rFonts w:cs="Times New Roman"/>
          <w:b/>
        </w:rPr>
      </w:pPr>
      <w:r w:rsidRPr="00CF554C">
        <w:rPr>
          <w:rFonts w:cs="Times New Roman"/>
          <w:b/>
        </w:rPr>
        <w:t>Theoretical contributions</w:t>
      </w:r>
    </w:p>
    <w:p w:rsidR="00625560" w:rsidRPr="00CF554C" w:rsidRDefault="00625560" w:rsidP="00625560">
      <w:pPr>
        <w:pStyle w:val="ListParagraph"/>
        <w:numPr>
          <w:ilvl w:val="0"/>
          <w:numId w:val="16"/>
        </w:numPr>
        <w:spacing w:line="276" w:lineRule="auto"/>
        <w:ind w:hanging="720"/>
        <w:rPr>
          <w:rFonts w:cs="Times New Roman"/>
        </w:rPr>
      </w:pPr>
      <w:r w:rsidRPr="00CF554C">
        <w:rPr>
          <w:rFonts w:cs="Times New Roman"/>
        </w:rPr>
        <w:t xml:space="preserve">Develop a reinforcement-learning policy-based algorithm for autonomic self-healing environments. </w:t>
      </w:r>
    </w:p>
    <w:p w:rsidR="00625560" w:rsidRPr="00CF554C" w:rsidRDefault="00625560" w:rsidP="00625560">
      <w:pPr>
        <w:pStyle w:val="ListParagraph"/>
        <w:numPr>
          <w:ilvl w:val="0"/>
          <w:numId w:val="16"/>
        </w:numPr>
        <w:spacing w:line="276" w:lineRule="auto"/>
        <w:ind w:hanging="720"/>
        <w:rPr>
          <w:rFonts w:cs="Times New Roman"/>
        </w:rPr>
      </w:pPr>
      <w:r w:rsidRPr="00CF554C">
        <w:rPr>
          <w:rFonts w:cs="Times New Roman"/>
        </w:rPr>
        <w:t>Adapt the previously mentioned algorithm for data center task management.</w:t>
      </w:r>
    </w:p>
    <w:p w:rsidR="00625560" w:rsidRPr="00CF554C" w:rsidRDefault="00625560" w:rsidP="00625560">
      <w:pPr>
        <w:pStyle w:val="ListParagraph"/>
        <w:numPr>
          <w:ilvl w:val="0"/>
          <w:numId w:val="16"/>
        </w:numPr>
        <w:spacing w:line="276" w:lineRule="auto"/>
        <w:ind w:hanging="720"/>
        <w:rPr>
          <w:rFonts w:cs="Times New Roman"/>
        </w:rPr>
      </w:pPr>
      <w:r w:rsidRPr="00CF554C">
        <w:rPr>
          <w:rFonts w:cs="Times New Roman"/>
        </w:rPr>
        <w:t>Develop methods for negotiating between QoS requirements and Server Optimum Load Values (implying power consumption).</w:t>
      </w:r>
    </w:p>
    <w:p w:rsidR="00625560" w:rsidRPr="00CF554C" w:rsidRDefault="00625560" w:rsidP="00625560">
      <w:pPr>
        <w:ind w:left="720" w:hanging="720"/>
        <w:rPr>
          <w:rFonts w:cs="Times New Roman"/>
        </w:rPr>
      </w:pPr>
      <w:r w:rsidRPr="00CF554C">
        <w:rPr>
          <w:rFonts w:cs="Times New Roman"/>
          <w:b/>
        </w:rPr>
        <w:t>Practical contributions</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 xml:space="preserve">Create a multi-agent extensible framework for building and managing autonomic </w:t>
      </w:r>
      <w:r w:rsidR="00B2530E">
        <w:rPr>
          <w:rFonts w:cs="Times New Roman"/>
        </w:rPr>
        <w:t xml:space="preserve">context-aware </w:t>
      </w:r>
      <w:r w:rsidRPr="00CF554C">
        <w:rPr>
          <w:rFonts w:cs="Times New Roman"/>
        </w:rPr>
        <w:t>environments.</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Apply the created framewor</w:t>
      </w:r>
      <w:r w:rsidR="00E7267A">
        <w:rPr>
          <w:rFonts w:cs="Times New Roman"/>
        </w:rPr>
        <w:t xml:space="preserve">k for building and managing a </w:t>
      </w:r>
      <w:r w:rsidR="00496C63">
        <w:rPr>
          <w:rFonts w:cs="Times New Roman"/>
        </w:rPr>
        <w:t>room</w:t>
      </w:r>
      <w:r w:rsidRPr="00CF554C">
        <w:rPr>
          <w:rFonts w:cs="Times New Roman"/>
        </w:rPr>
        <w:t>.</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Use the framework to create an energy-efficient datacenter hosted by a smart self-healing environment.</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Develop tools for monitoring datacenter resources usage and environment sensors.</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Develop 3D context representations for better system management.</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 xml:space="preserve">Implement a QoS-Energy negotiation mechanism using Fuzzy </w:t>
      </w:r>
      <w:r w:rsidR="00401815" w:rsidRPr="00CF554C">
        <w:rPr>
          <w:rFonts w:cs="Times New Roman"/>
        </w:rPr>
        <w:t>Logic.</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 xml:space="preserve">Find and evaluate appropriate technologies for implementing a self-adapting datacenter based on the framework mentioned above. </w:t>
      </w:r>
    </w:p>
    <w:p w:rsidR="00625560" w:rsidRPr="00CF554C" w:rsidRDefault="00625560" w:rsidP="00625560">
      <w:pPr>
        <w:pStyle w:val="Heading2"/>
        <w:keepNext/>
        <w:keepLines/>
        <w:numPr>
          <w:ilvl w:val="1"/>
          <w:numId w:val="7"/>
        </w:numPr>
        <w:spacing w:line="276" w:lineRule="auto"/>
        <w:rPr>
          <w:rFonts w:cs="Times New Roman"/>
        </w:rPr>
      </w:pPr>
      <w:bookmarkStart w:id="24" w:name="_Toc264798543"/>
      <w:bookmarkStart w:id="25" w:name="_Toc264737175"/>
      <w:bookmarkStart w:id="26" w:name="_Toc264918453"/>
      <w:r w:rsidRPr="00CF554C">
        <w:rPr>
          <w:rFonts w:cs="Times New Roman"/>
        </w:rPr>
        <w:t>Publications</w:t>
      </w:r>
      <w:bookmarkEnd w:id="24"/>
      <w:bookmarkEnd w:id="25"/>
      <w:bookmarkEnd w:id="26"/>
    </w:p>
    <w:p w:rsidR="00625560" w:rsidRPr="00CF554C" w:rsidRDefault="00625560" w:rsidP="00625560">
      <w:pPr>
        <w:spacing w:before="200"/>
        <w:rPr>
          <w:rFonts w:cs="Times New Roman"/>
        </w:rPr>
      </w:pPr>
      <w:r w:rsidRPr="00CF554C">
        <w:rPr>
          <w:rFonts w:cs="Times New Roman"/>
        </w:rPr>
        <w:t>The research conducted for this project has generated the following publications. The report chapters which include material from these publications are listed for each publication.</w:t>
      </w:r>
      <w:r w:rsidR="00365752">
        <w:rPr>
          <w:rFonts w:cs="Times New Roman"/>
        </w:rPr>
        <w:t xml:space="preserve"> The publications are the result of the combined work of me and Copil Georgiana, author of </w:t>
      </w:r>
      <w:r w:rsidR="007267FF">
        <w:rPr>
          <w:rFonts w:cs="Times New Roman"/>
        </w:rPr>
        <w:fldChar w:fldCharType="begin"/>
      </w:r>
      <w:r w:rsidR="00365752">
        <w:rPr>
          <w:rFonts w:cs="Times New Roman"/>
        </w:rPr>
        <w:instrText xml:space="preserve"> REF _Ref263593784 \h </w:instrText>
      </w:r>
      <w:r w:rsidR="007267FF">
        <w:rPr>
          <w:rFonts w:cs="Times New Roman"/>
        </w:rPr>
      </w:r>
      <w:r w:rsidR="007267FF">
        <w:rPr>
          <w:rFonts w:cs="Times New Roman"/>
        </w:rPr>
        <w:fldChar w:fldCharType="separate"/>
      </w:r>
      <w:r w:rsidR="00FD2F52" w:rsidRPr="004D49A4">
        <w:rPr>
          <w:rFonts w:cs="Times New Roman"/>
          <w:sz w:val="22"/>
        </w:rPr>
        <w:t xml:space="preserve">[ </w:t>
      </w:r>
      <w:r w:rsidR="00FD2F52">
        <w:rPr>
          <w:rFonts w:cs="Times New Roman"/>
          <w:noProof/>
          <w:sz w:val="22"/>
        </w:rPr>
        <w:t>29</w:t>
      </w:r>
      <w:r w:rsidR="007267FF">
        <w:rPr>
          <w:rFonts w:cs="Times New Roman"/>
        </w:rPr>
        <w:fldChar w:fldCharType="end"/>
      </w:r>
      <w:r w:rsidR="00365752">
        <w:rPr>
          <w:rFonts w:cs="Times New Roman"/>
        </w:rPr>
        <w:t xml:space="preserve"> ] and content used from them is also found in  </w:t>
      </w:r>
      <w:r w:rsidR="007267FF">
        <w:rPr>
          <w:rFonts w:cs="Times New Roman"/>
        </w:rPr>
        <w:fldChar w:fldCharType="begin"/>
      </w:r>
      <w:r w:rsidR="00365752">
        <w:rPr>
          <w:rFonts w:cs="Times New Roman"/>
        </w:rPr>
        <w:instrText xml:space="preserve"> REF _Ref263593784 \h </w:instrText>
      </w:r>
      <w:r w:rsidR="007267FF">
        <w:rPr>
          <w:rFonts w:cs="Times New Roman"/>
        </w:rPr>
      </w:r>
      <w:r w:rsidR="007267FF">
        <w:rPr>
          <w:rFonts w:cs="Times New Roman"/>
        </w:rPr>
        <w:fldChar w:fldCharType="separate"/>
      </w:r>
      <w:r w:rsidR="00FD2F52" w:rsidRPr="004D49A4">
        <w:rPr>
          <w:rFonts w:cs="Times New Roman"/>
          <w:sz w:val="22"/>
        </w:rPr>
        <w:t xml:space="preserve">[ </w:t>
      </w:r>
      <w:r w:rsidR="00FD2F52">
        <w:rPr>
          <w:rFonts w:cs="Times New Roman"/>
          <w:noProof/>
          <w:sz w:val="22"/>
        </w:rPr>
        <w:t>29</w:t>
      </w:r>
      <w:r w:rsidR="007267FF">
        <w:rPr>
          <w:rFonts w:cs="Times New Roman"/>
        </w:rPr>
        <w:fldChar w:fldCharType="end"/>
      </w:r>
      <w:r w:rsidR="00365752">
        <w:rPr>
          <w:rFonts w:cs="Times New Roman"/>
        </w:rPr>
        <w:t xml:space="preserve"> ]. </w:t>
      </w:r>
    </w:p>
    <w:p w:rsidR="00625560" w:rsidRPr="00F04498" w:rsidRDefault="00625560" w:rsidP="00625560">
      <w:pPr>
        <w:pStyle w:val="ListParagraph"/>
        <w:numPr>
          <w:ilvl w:val="0"/>
          <w:numId w:val="30"/>
        </w:numPr>
        <w:spacing w:line="276" w:lineRule="auto"/>
        <w:rPr>
          <w:rStyle w:val="apple-style-span"/>
          <w:rFonts w:cs="Times New Roman"/>
          <w:b/>
        </w:rPr>
      </w:pPr>
      <w:r w:rsidRPr="00CF554C">
        <w:rPr>
          <w:rStyle w:val="apple-style-span"/>
          <w:rFonts w:cs="Times New Roman"/>
          <w:b/>
          <w:color w:val="000000"/>
        </w:rPr>
        <w:t>A Reinforcement Learning based Self-healing Algorithm for Managing Context Adaptation</w:t>
      </w:r>
      <w:r w:rsidRPr="00CF554C">
        <w:rPr>
          <w:rStyle w:val="apple-style-span"/>
          <w:rFonts w:cs="Times New Roman"/>
          <w:color w:val="000000"/>
        </w:rPr>
        <w:t xml:space="preserve"> </w:t>
      </w:r>
      <w:fldSimple w:instr=" REF _Ref263593098 \h  \* MERGEFORMAT ">
        <w:r w:rsidR="00FD2F52" w:rsidRPr="00FD2F52">
          <w:rPr>
            <w:rFonts w:cs="Times New Roman"/>
          </w:rPr>
          <w:t xml:space="preserve">[ </w:t>
        </w:r>
        <w:r w:rsidR="00FD2F52" w:rsidRPr="00FD2F52">
          <w:rPr>
            <w:rFonts w:cs="Times New Roman"/>
            <w:noProof/>
          </w:rPr>
          <w:t>9</w:t>
        </w:r>
      </w:fldSimple>
      <w:r w:rsidRPr="00CF554C">
        <w:rPr>
          <w:rFonts w:cs="Times New Roman"/>
        </w:rPr>
        <w:t xml:space="preserve"> ] </w:t>
      </w:r>
      <w:r w:rsidRPr="00CF554C">
        <w:rPr>
          <w:rStyle w:val="apple-style-span"/>
          <w:rFonts w:cs="Times New Roman"/>
          <w:color w:val="000000"/>
        </w:rPr>
        <w:t>presents a reinforcement learning based algorithm use for finding the optimum sequence of actions which enforce some user-specified policies. A proof of concept implementation is also presented, which uses an X3D</w:t>
      </w:r>
      <w:r w:rsidRPr="00CF554C">
        <w:rPr>
          <w:rStyle w:val="apple-style-span"/>
          <w:rFonts w:cs="Times New Roman"/>
          <w:b/>
          <w:color w:val="000000"/>
        </w:rPr>
        <w:t xml:space="preserve"> </w:t>
      </w:r>
      <w:r w:rsidRPr="00CF554C">
        <w:rPr>
          <w:rStyle w:val="apple-style-span"/>
          <w:rFonts w:cs="Times New Roman"/>
          <w:color w:val="000000"/>
        </w:rPr>
        <w:t>representation of a smart environment in which a user click on an object to change its state. The algorithm detects if a user-specified policy is broken, searches for the best (having the highest reward) sequence of actions which “repairs” the context and executes them. Material from this paper can be found in</w:t>
      </w:r>
      <w:r w:rsidR="00F04498" w:rsidRPr="00F04498">
        <w:rPr>
          <w:rStyle w:val="apple-style-span"/>
          <w:rFonts w:cs="Times New Roman"/>
          <w:b/>
        </w:rPr>
        <w:t xml:space="preserve"> </w:t>
      </w:r>
      <w:r w:rsidR="00F04498" w:rsidRPr="00F04498">
        <w:rPr>
          <w:rStyle w:val="apple-style-span"/>
          <w:rFonts w:cs="Times New Roman"/>
        </w:rPr>
        <w:t>Chapter 4 and Chapter 6.</w:t>
      </w:r>
    </w:p>
    <w:p w:rsidR="00285056" w:rsidRPr="006019D7" w:rsidRDefault="00625560" w:rsidP="006B1E74">
      <w:pPr>
        <w:pStyle w:val="ListParagraph"/>
        <w:numPr>
          <w:ilvl w:val="0"/>
          <w:numId w:val="30"/>
        </w:numPr>
        <w:spacing w:line="276" w:lineRule="auto"/>
        <w:rPr>
          <w:rStyle w:val="apple-style-span"/>
          <w:rFonts w:cs="Times New Roman"/>
          <w:b/>
        </w:rPr>
      </w:pPr>
      <w:r w:rsidRPr="00CF554C">
        <w:rPr>
          <w:rStyle w:val="apple-style-span"/>
          <w:rFonts w:cs="Times New Roman"/>
          <w:b/>
          <w:color w:val="000000"/>
        </w:rPr>
        <w:lastRenderedPageBreak/>
        <w:t>An Autonomic Algorithm for Energy Efficiency in Service Centers</w:t>
      </w:r>
      <w:r w:rsidRPr="00CF554C">
        <w:rPr>
          <w:rStyle w:val="apple-style-span"/>
          <w:rFonts w:cs="Times New Roman"/>
          <w:color w:val="000000"/>
        </w:rPr>
        <w:t xml:space="preserve"> </w:t>
      </w:r>
      <w:fldSimple w:instr=" REF _Ref263593110 \h  \* MERGEFORMAT ">
        <w:r w:rsidR="00FD2F52" w:rsidRPr="00FD2F52">
          <w:rPr>
            <w:rFonts w:cs="Times New Roman"/>
          </w:rPr>
          <w:t xml:space="preserve">[ </w:t>
        </w:r>
        <w:r w:rsidR="00FD2F52" w:rsidRPr="00FD2F52">
          <w:rPr>
            <w:rFonts w:cs="Times New Roman"/>
            <w:noProof/>
          </w:rPr>
          <w:t>10</w:t>
        </w:r>
      </w:fldSimple>
      <w:r w:rsidRPr="00CF554C">
        <w:rPr>
          <w:rFonts w:cs="Times New Roman"/>
        </w:rPr>
        <w:t xml:space="preserve"> ] </w:t>
      </w:r>
      <w:r w:rsidRPr="00CF554C">
        <w:rPr>
          <w:rStyle w:val="apple-style-span"/>
          <w:rFonts w:cs="Times New Roman"/>
          <w:b/>
          <w:color w:val="000000"/>
        </w:rPr>
        <w:t xml:space="preserve"> </w:t>
      </w:r>
      <w:r w:rsidRPr="00CF554C">
        <w:rPr>
          <w:rStyle w:val="apple-style-span"/>
          <w:rFonts w:cs="Times New Roman"/>
          <w:color w:val="000000"/>
        </w:rPr>
        <w:t>is an adaptation of the algorithm presented in the previous paper to handle datacenter task management. The old algorithm is still used for monitoring the datacenter environment. Both algorithms are used in a proof of concept implementation which uses a simulated datacenter in which tasks are dynamically added and removed, triggering consolidation actions.</w:t>
      </w:r>
      <w:r w:rsidR="00F04498" w:rsidRPr="00F04498">
        <w:rPr>
          <w:rStyle w:val="apple-style-span"/>
          <w:rFonts w:cs="Times New Roman"/>
          <w:color w:val="000000"/>
        </w:rPr>
        <w:t xml:space="preserve"> </w:t>
      </w:r>
      <w:r w:rsidR="00F04498" w:rsidRPr="00CF554C">
        <w:rPr>
          <w:rStyle w:val="apple-style-span"/>
          <w:rFonts w:cs="Times New Roman"/>
          <w:color w:val="000000"/>
        </w:rPr>
        <w:t>Material from this paper can be found in</w:t>
      </w:r>
      <w:r w:rsidR="00F04498" w:rsidRPr="00F04498">
        <w:rPr>
          <w:rStyle w:val="apple-style-span"/>
          <w:rFonts w:cs="Times New Roman"/>
          <w:b/>
        </w:rPr>
        <w:t xml:space="preserve"> </w:t>
      </w:r>
      <w:r w:rsidR="00F04498" w:rsidRPr="00F04498">
        <w:rPr>
          <w:rStyle w:val="apple-style-span"/>
          <w:rFonts w:cs="Times New Roman"/>
        </w:rPr>
        <w:t>Chapter 4 and Chapter 6.</w:t>
      </w:r>
    </w:p>
    <w:p w:rsidR="006019D7" w:rsidRPr="006B1E74" w:rsidRDefault="006019D7" w:rsidP="006019D7">
      <w:pPr>
        <w:pStyle w:val="ListParagraph"/>
        <w:spacing w:line="276" w:lineRule="auto"/>
        <w:rPr>
          <w:rFonts w:cs="Times New Roman"/>
          <w:b/>
        </w:rPr>
      </w:pPr>
    </w:p>
    <w:p w:rsidR="003B4AE4" w:rsidRPr="003B4AE4" w:rsidRDefault="003B4AE4" w:rsidP="003B4AE4">
      <w:pPr>
        <w:pStyle w:val="ListParagraph"/>
        <w:numPr>
          <w:ilvl w:val="0"/>
          <w:numId w:val="39"/>
        </w:numPr>
        <w:spacing w:before="160" w:after="160" w:line="271" w:lineRule="auto"/>
        <w:contextualSpacing w:val="0"/>
        <w:outlineLvl w:val="1"/>
        <w:rPr>
          <w:b/>
          <w:vanish/>
          <w:sz w:val="28"/>
          <w:szCs w:val="28"/>
        </w:rPr>
      </w:pPr>
      <w:bookmarkStart w:id="27" w:name="_Toc264735322"/>
      <w:bookmarkStart w:id="28" w:name="_Toc264737176"/>
      <w:bookmarkStart w:id="29" w:name="_Toc264798544"/>
      <w:bookmarkStart w:id="30" w:name="_Toc264918454"/>
      <w:bookmarkEnd w:id="27"/>
      <w:bookmarkEnd w:id="28"/>
      <w:bookmarkEnd w:id="29"/>
      <w:bookmarkEnd w:id="30"/>
    </w:p>
    <w:p w:rsidR="003B4AE4" w:rsidRPr="003B4AE4" w:rsidRDefault="003B4AE4" w:rsidP="003B4AE4">
      <w:pPr>
        <w:pStyle w:val="ListParagraph"/>
        <w:numPr>
          <w:ilvl w:val="1"/>
          <w:numId w:val="39"/>
        </w:numPr>
        <w:spacing w:before="160" w:after="160" w:line="271" w:lineRule="auto"/>
        <w:contextualSpacing w:val="0"/>
        <w:outlineLvl w:val="1"/>
        <w:rPr>
          <w:b/>
          <w:vanish/>
          <w:sz w:val="28"/>
          <w:szCs w:val="28"/>
        </w:rPr>
      </w:pPr>
      <w:bookmarkStart w:id="31" w:name="_Toc264735323"/>
      <w:bookmarkStart w:id="32" w:name="_Toc264737177"/>
      <w:bookmarkStart w:id="33" w:name="_Toc264798545"/>
      <w:bookmarkStart w:id="34" w:name="_Toc264918455"/>
      <w:bookmarkEnd w:id="31"/>
      <w:bookmarkEnd w:id="32"/>
      <w:bookmarkEnd w:id="33"/>
      <w:bookmarkEnd w:id="34"/>
    </w:p>
    <w:p w:rsidR="003B4AE4" w:rsidRPr="003B4AE4" w:rsidRDefault="003B4AE4" w:rsidP="003B4AE4">
      <w:pPr>
        <w:pStyle w:val="ListParagraph"/>
        <w:numPr>
          <w:ilvl w:val="1"/>
          <w:numId w:val="39"/>
        </w:numPr>
        <w:spacing w:before="160" w:after="160" w:line="271" w:lineRule="auto"/>
        <w:contextualSpacing w:val="0"/>
        <w:outlineLvl w:val="1"/>
        <w:rPr>
          <w:b/>
          <w:vanish/>
          <w:sz w:val="28"/>
          <w:szCs w:val="28"/>
        </w:rPr>
      </w:pPr>
      <w:bookmarkStart w:id="35" w:name="_Toc264735324"/>
      <w:bookmarkStart w:id="36" w:name="_Toc264737178"/>
      <w:bookmarkStart w:id="37" w:name="_Toc264798546"/>
      <w:bookmarkStart w:id="38" w:name="_Toc264918456"/>
      <w:bookmarkEnd w:id="35"/>
      <w:bookmarkEnd w:id="36"/>
      <w:bookmarkEnd w:id="37"/>
      <w:bookmarkEnd w:id="38"/>
    </w:p>
    <w:p w:rsidR="003B4AE4" w:rsidRPr="00CF554C" w:rsidRDefault="003B4AE4" w:rsidP="003B4AE4">
      <w:pPr>
        <w:pStyle w:val="Heading2"/>
        <w:numPr>
          <w:ilvl w:val="1"/>
          <w:numId w:val="39"/>
        </w:numPr>
        <w:ind w:left="432"/>
      </w:pPr>
      <w:r>
        <w:t xml:space="preserve"> </w:t>
      </w:r>
      <w:bookmarkStart w:id="39" w:name="_Toc264798547"/>
      <w:bookmarkStart w:id="40" w:name="_Toc264737179"/>
      <w:bookmarkStart w:id="41" w:name="_Toc264918457"/>
      <w:r w:rsidRPr="00CF554C">
        <w:t>Problem Statement and Goals</w:t>
      </w:r>
      <w:bookmarkEnd w:id="39"/>
      <w:bookmarkEnd w:id="40"/>
      <w:bookmarkEnd w:id="41"/>
    </w:p>
    <w:p w:rsidR="003B4AE4" w:rsidRPr="00CF554C" w:rsidRDefault="003B4AE4" w:rsidP="00E9570D">
      <w:pPr>
        <w:pStyle w:val="Heading3"/>
        <w:numPr>
          <w:ilvl w:val="2"/>
          <w:numId w:val="39"/>
        </w:numPr>
        <w:ind w:left="0" w:firstLine="0"/>
      </w:pPr>
      <w:bookmarkStart w:id="42" w:name="_Toc264798548"/>
      <w:bookmarkStart w:id="43" w:name="_Toc264737180"/>
      <w:bookmarkStart w:id="44" w:name="_Toc264918458"/>
      <w:r w:rsidRPr="00E9570D">
        <w:t>Problem</w:t>
      </w:r>
      <w:r w:rsidRPr="00CF554C">
        <w:t xml:space="preserve"> Statement</w:t>
      </w:r>
      <w:bookmarkEnd w:id="42"/>
      <w:bookmarkEnd w:id="43"/>
      <w:bookmarkEnd w:id="44"/>
    </w:p>
    <w:p w:rsidR="003B4AE4" w:rsidRPr="00CF554C" w:rsidRDefault="003B4AE4" w:rsidP="00E9570D">
      <w:r w:rsidRPr="00CF554C">
        <w:t xml:space="preserve">The purpose of this </w:t>
      </w:r>
      <w:r>
        <w:t>report</w:t>
      </w:r>
      <w:r w:rsidRPr="00CF554C">
        <w:t xml:space="preserve"> is to present a framework for building autonomic systems based on intelligent agents which uses ontologies for context representation and policies for goal description. This solution must provide a general extensible platform for building context-aware self-adapting systems applicable to any field. The framework should provide a uniform mechanism of data gathering, context representation and policy enforcement. The policy enforcement engine should detect when the context is in a state which violates at least one policy. It should use a reinforcement learning algorithm to search for the best course of action which brings the context back in an accepted state. The expected reward of being in the resulting state must be the </w:t>
      </w:r>
      <w:r w:rsidRPr="00E9570D">
        <w:t>highest</w:t>
      </w:r>
      <w:r w:rsidRPr="00CF554C">
        <w:t xml:space="preserve"> between reachable acceptable states. The reward mechanism must be flexible and should capture accurately the differences in severity between different unacceptable states based not only on the number of broken policies, but also on the distance to the closest acceptable state and the number of policy sub rules which are violated. For completing the environment management, the proposed framework must provide a flexible and extensible mechanism for actuator management.</w:t>
      </w:r>
      <w:r w:rsidR="00953C32">
        <w:t xml:space="preserve"> The framework should be used o build a real-life green context-aware datacenter.</w:t>
      </w:r>
    </w:p>
    <w:p w:rsidR="003B4AE4" w:rsidRPr="00CF554C" w:rsidRDefault="003B4AE4" w:rsidP="00E9570D">
      <w:pPr>
        <w:pStyle w:val="Heading3"/>
        <w:numPr>
          <w:ilvl w:val="2"/>
          <w:numId w:val="39"/>
        </w:numPr>
        <w:ind w:left="0" w:firstLine="0"/>
      </w:pPr>
      <w:bookmarkStart w:id="45" w:name="_Toc264798549"/>
      <w:bookmarkStart w:id="46" w:name="_Toc264737181"/>
      <w:bookmarkStart w:id="47" w:name="_Toc264918459"/>
      <w:r w:rsidRPr="00CF554C">
        <w:t>Problem Goals</w:t>
      </w:r>
      <w:bookmarkEnd w:id="45"/>
      <w:bookmarkEnd w:id="46"/>
      <w:bookmarkEnd w:id="47"/>
    </w:p>
    <w:p w:rsidR="003B4AE4" w:rsidRPr="00CF554C" w:rsidRDefault="003B4AE4" w:rsidP="003B4AE4">
      <w:pPr>
        <w:pStyle w:val="ListParagraph"/>
        <w:numPr>
          <w:ilvl w:val="0"/>
          <w:numId w:val="19"/>
        </w:numPr>
        <w:spacing w:before="200" w:line="276" w:lineRule="auto"/>
        <w:rPr>
          <w:rFonts w:cs="Times New Roman"/>
        </w:rPr>
      </w:pPr>
      <w:r w:rsidRPr="00CF554C">
        <w:rPr>
          <w:rFonts w:cs="Times New Roman"/>
        </w:rPr>
        <w:t>Create a suitable context representation</w:t>
      </w:r>
    </w:p>
    <w:p w:rsidR="003B4AE4" w:rsidRPr="00CF554C" w:rsidRDefault="003B4AE4" w:rsidP="003B4AE4">
      <w:pPr>
        <w:pStyle w:val="ListParagraph"/>
        <w:numPr>
          <w:ilvl w:val="0"/>
          <w:numId w:val="19"/>
        </w:numPr>
        <w:spacing w:line="276" w:lineRule="auto"/>
        <w:rPr>
          <w:rFonts w:cs="Times New Roman"/>
        </w:rPr>
      </w:pPr>
      <w:r w:rsidRPr="00CF554C">
        <w:rPr>
          <w:rFonts w:cs="Times New Roman"/>
        </w:rPr>
        <w:t xml:space="preserve">Build a </w:t>
      </w:r>
      <w:r w:rsidR="00B856D6">
        <w:rPr>
          <w:rFonts w:cs="Times New Roman"/>
        </w:rPr>
        <w:t xml:space="preserve">reinforcement learning based </w:t>
      </w:r>
      <w:r w:rsidRPr="00CF554C">
        <w:rPr>
          <w:rFonts w:cs="Times New Roman"/>
        </w:rPr>
        <w:t xml:space="preserve">context management </w:t>
      </w:r>
      <w:r w:rsidR="00DB3ADB">
        <w:rPr>
          <w:rFonts w:cs="Times New Roman"/>
        </w:rPr>
        <w:t>solution</w:t>
      </w:r>
    </w:p>
    <w:p w:rsidR="003B4AE4" w:rsidRPr="00CF554C" w:rsidRDefault="003B4AE4" w:rsidP="003B4AE4">
      <w:pPr>
        <w:pStyle w:val="ListParagraph"/>
        <w:numPr>
          <w:ilvl w:val="0"/>
          <w:numId w:val="19"/>
        </w:numPr>
        <w:spacing w:line="276" w:lineRule="auto"/>
        <w:rPr>
          <w:rFonts w:cs="Times New Roman"/>
        </w:rPr>
      </w:pPr>
      <w:r w:rsidRPr="00CF554C">
        <w:rPr>
          <w:rFonts w:cs="Times New Roman"/>
        </w:rPr>
        <w:t>Apply the context management solution to a self-healing environment</w:t>
      </w:r>
    </w:p>
    <w:p w:rsidR="003B4AE4" w:rsidRPr="00CF554C" w:rsidRDefault="003B4AE4" w:rsidP="003B4AE4">
      <w:pPr>
        <w:pStyle w:val="ListParagraph"/>
        <w:numPr>
          <w:ilvl w:val="0"/>
          <w:numId w:val="19"/>
        </w:numPr>
        <w:spacing w:line="276" w:lineRule="auto"/>
        <w:rPr>
          <w:rFonts w:cs="Times New Roman"/>
        </w:rPr>
      </w:pPr>
      <w:r w:rsidRPr="00CF554C">
        <w:rPr>
          <w:rFonts w:cs="Times New Roman"/>
        </w:rPr>
        <w:t xml:space="preserve">Extends and adapt the context management solution for </w:t>
      </w:r>
      <w:r w:rsidR="00545184">
        <w:rPr>
          <w:rFonts w:cs="Times New Roman"/>
        </w:rPr>
        <w:t>building a green d</w:t>
      </w:r>
      <w:r w:rsidRPr="00CF554C">
        <w:rPr>
          <w:rFonts w:cs="Times New Roman"/>
        </w:rPr>
        <w:t>atacenter management</w:t>
      </w:r>
      <w:r w:rsidR="007E0DE0">
        <w:rPr>
          <w:rFonts w:cs="Times New Roman"/>
        </w:rPr>
        <w:t xml:space="preserve"> system.</w:t>
      </w:r>
    </w:p>
    <w:p w:rsidR="003B4AE4" w:rsidRPr="00CF554C" w:rsidRDefault="003B4AE4" w:rsidP="003B4AE4">
      <w:pPr>
        <w:ind w:firstLine="720"/>
        <w:rPr>
          <w:rFonts w:cs="Times New Roman"/>
        </w:rPr>
      </w:pPr>
      <w:r w:rsidRPr="00CF554C">
        <w:rPr>
          <w:rFonts w:cs="Times New Roman"/>
        </w:rPr>
        <w:t>In order to achieve this goals there are some important sub-goals to be met.</w:t>
      </w:r>
    </w:p>
    <w:p w:rsidR="003B4AE4" w:rsidRPr="00CF554C" w:rsidRDefault="003B4AE4" w:rsidP="003B4AE4">
      <w:pPr>
        <w:pStyle w:val="ListParagraph"/>
        <w:numPr>
          <w:ilvl w:val="0"/>
          <w:numId w:val="21"/>
        </w:numPr>
        <w:spacing w:line="276" w:lineRule="auto"/>
        <w:rPr>
          <w:rFonts w:cs="Times New Roman"/>
          <w:b/>
        </w:rPr>
      </w:pPr>
      <w:r w:rsidRPr="00CF554C">
        <w:rPr>
          <w:rFonts w:cs="Times New Roman"/>
        </w:rPr>
        <w:t xml:space="preserve"> </w:t>
      </w:r>
      <w:r w:rsidRPr="00CF554C">
        <w:rPr>
          <w:rFonts w:cs="Times New Roman"/>
          <w:b/>
        </w:rPr>
        <w:t>Create a suitable context representation</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Study</w:t>
      </w:r>
      <w:r>
        <w:rPr>
          <w:rFonts w:cs="Times New Roman"/>
        </w:rPr>
        <w:t xml:space="preserve"> and use</w:t>
      </w:r>
      <w:r w:rsidRPr="00CF554C">
        <w:rPr>
          <w:rFonts w:cs="Times New Roman"/>
        </w:rPr>
        <w:t xml:space="preserve"> the RAP</w:t>
      </w:r>
      <w:fldSimple w:instr=" REF _Ref263593440 \h  \* MERGEFORMAT ">
        <w:r w:rsidR="00FD2F52" w:rsidRPr="00FD2F52">
          <w:rPr>
            <w:rFonts w:cs="Times New Roman"/>
          </w:rPr>
          <w:t xml:space="preserve">[ </w:t>
        </w:r>
        <w:r w:rsidR="00FD2F52" w:rsidRPr="00FD2F52">
          <w:rPr>
            <w:rFonts w:cs="Times New Roman"/>
            <w:noProof/>
          </w:rPr>
          <w:t>28</w:t>
        </w:r>
      </w:fldSimple>
      <w:r w:rsidRPr="00CF554C">
        <w:rPr>
          <w:rFonts w:cs="Times New Roman"/>
        </w:rPr>
        <w:t xml:space="preserve"> ]context model</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Discover the context object types and their relationships</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 xml:space="preserve">Build a context ontology representation using Protégé </w:t>
      </w:r>
      <w:fldSimple w:instr=" REF _Ref263594027 \h  \* MERGEFORMAT ">
        <w:r w:rsidR="00FD2F52" w:rsidRPr="00FD2F52">
          <w:rPr>
            <w:rFonts w:cs="Times New Roman"/>
          </w:rPr>
          <w:t xml:space="preserve">[ </w:t>
        </w:r>
        <w:r w:rsidR="00FD2F52" w:rsidRPr="00FD2F52">
          <w:rPr>
            <w:rFonts w:cs="Times New Roman"/>
            <w:noProof/>
          </w:rPr>
          <w:t>38</w:t>
        </w:r>
      </w:fldSimple>
      <w:r w:rsidRPr="00CF554C">
        <w:rPr>
          <w:rFonts w:cs="Times New Roman"/>
        </w:rPr>
        <w:t xml:space="preserve"> ].</w:t>
      </w:r>
    </w:p>
    <w:p w:rsidR="003B4AE4" w:rsidRPr="00CF554C" w:rsidRDefault="003B4AE4" w:rsidP="003B4AE4">
      <w:pPr>
        <w:pStyle w:val="ListParagraph"/>
        <w:numPr>
          <w:ilvl w:val="0"/>
          <w:numId w:val="21"/>
        </w:numPr>
        <w:spacing w:line="276" w:lineRule="auto"/>
        <w:rPr>
          <w:rFonts w:cs="Times New Roman"/>
          <w:b/>
        </w:rPr>
      </w:pPr>
      <w:r w:rsidRPr="00CF554C">
        <w:rPr>
          <w:rFonts w:cs="Times New Roman"/>
          <w:b/>
        </w:rPr>
        <w:t>Build a context management suite</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Create an information gathering mechanism:</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Create an information gathering module for the System Under Test(SUT) endpoint</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lastRenderedPageBreak/>
        <w:t>Create a context information consumption mechanism for querying the SUT information gathering modules.</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Create an extensible actuator management mechanism:</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Insert the actuators in the context ontology representation</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Design a self-adapting algorithm which can handle in real time actuator list modifications.</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Build a logging mechanism for better context monitoring and debugging</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Create a PDF log writer and a log display window</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Build a distributed context management framework based on mobile agents</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Study intelligent mobile agents</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Define agents and their behaviors</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Choose an inter-agent communication mechanism</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Build a 3D context representation:</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Study the available 3D technologies</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Find a synchronization method between the 3D representation and the real context</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Make the representation interactive: interactions with the 3D context must generate actuator actions.</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Provide additional visual system information:</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Provide a real-time plot representing the algorithm running time</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Provide a visual representation of the context policies, sensors and their values</w:t>
      </w:r>
    </w:p>
    <w:p w:rsidR="003B4AE4" w:rsidRPr="00CF554C" w:rsidRDefault="003B4AE4" w:rsidP="003B4AE4">
      <w:pPr>
        <w:pStyle w:val="ListParagraph"/>
        <w:numPr>
          <w:ilvl w:val="0"/>
          <w:numId w:val="21"/>
        </w:numPr>
        <w:spacing w:line="276" w:lineRule="auto"/>
        <w:rPr>
          <w:rFonts w:cs="Times New Roman"/>
          <w:b/>
        </w:rPr>
      </w:pPr>
      <w:r w:rsidRPr="00CF554C">
        <w:rPr>
          <w:rFonts w:cs="Times New Roman"/>
          <w:b/>
        </w:rPr>
        <w:t>Apply the context management solution to a smart environment</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Create web services for the smart environment sensors</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Define policies, actuators and associated actions</w:t>
      </w:r>
    </w:p>
    <w:p w:rsidR="003B4AE4" w:rsidRPr="00CF554C" w:rsidRDefault="009D1565" w:rsidP="003B4AE4">
      <w:pPr>
        <w:pStyle w:val="ListParagraph"/>
        <w:numPr>
          <w:ilvl w:val="1"/>
          <w:numId w:val="21"/>
        </w:numPr>
        <w:spacing w:line="276" w:lineRule="auto"/>
        <w:rPr>
          <w:rFonts w:cs="Times New Roman"/>
        </w:rPr>
      </w:pPr>
      <w:r>
        <w:rPr>
          <w:rFonts w:cs="Times New Roman"/>
        </w:rPr>
        <w:t xml:space="preserve">Evaluate </w:t>
      </w:r>
      <w:r w:rsidR="003B4AE4" w:rsidRPr="00CF554C">
        <w:rPr>
          <w:rFonts w:cs="Times New Roman"/>
        </w:rPr>
        <w:t xml:space="preserve"> the context management solution </w:t>
      </w:r>
      <w:r>
        <w:rPr>
          <w:rFonts w:cs="Times New Roman"/>
        </w:rPr>
        <w:t xml:space="preserve">using broken </w:t>
      </w:r>
      <w:r w:rsidR="003B4AE4" w:rsidRPr="00CF554C">
        <w:rPr>
          <w:rFonts w:cs="Times New Roman"/>
        </w:rPr>
        <w:t>context patterns</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 xml:space="preserve">Extensively </w:t>
      </w:r>
      <w:r w:rsidR="009D1565">
        <w:rPr>
          <w:rFonts w:cs="Times New Roman"/>
        </w:rPr>
        <w:t xml:space="preserve">evaluate </w:t>
      </w:r>
      <w:r w:rsidRPr="00CF554C">
        <w:rPr>
          <w:rFonts w:cs="Times New Roman"/>
        </w:rPr>
        <w:t xml:space="preserve"> the system using the interactive 3D representation</w:t>
      </w:r>
    </w:p>
    <w:p w:rsidR="003B4AE4" w:rsidRPr="00CF554C" w:rsidRDefault="003B4AE4" w:rsidP="003B4AE4">
      <w:pPr>
        <w:pStyle w:val="ListParagraph"/>
        <w:numPr>
          <w:ilvl w:val="0"/>
          <w:numId w:val="21"/>
        </w:numPr>
        <w:spacing w:line="276" w:lineRule="auto"/>
        <w:rPr>
          <w:rFonts w:cs="Times New Roman"/>
          <w:b/>
        </w:rPr>
      </w:pPr>
      <w:r w:rsidRPr="00CF554C">
        <w:rPr>
          <w:rFonts w:cs="Times New Roman"/>
          <w:b/>
        </w:rPr>
        <w:t>Extends and adapt the context management solution for server cluster management</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Create web services for interacting with the server operating system</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Adapt the context representation</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Split the policies into two categories : Energy policies and QoS policies</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Augment the context representation with information particular to datacenters</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Find techniques for improving the energy efficiency in datacenters</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 xml:space="preserve">Find a mechanism for dynamic task migration </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Find a mechanism for improving server consolidation</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Study datacenter management technologies</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Provide system information visually:</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Adapt the existing 3D representation</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Implement  server resource monitors</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Create a visual representation of the tasks(both deployed and undeployed) for better task tracking</w:t>
      </w:r>
    </w:p>
    <w:p w:rsidR="003B4AE4" w:rsidRPr="00CF554C" w:rsidRDefault="009D1565" w:rsidP="003B4AE4">
      <w:pPr>
        <w:pStyle w:val="ListParagraph"/>
        <w:numPr>
          <w:ilvl w:val="1"/>
          <w:numId w:val="21"/>
        </w:numPr>
        <w:spacing w:line="276" w:lineRule="auto"/>
        <w:rPr>
          <w:rFonts w:cs="Times New Roman"/>
        </w:rPr>
      </w:pPr>
      <w:r>
        <w:rPr>
          <w:rFonts w:cs="Times New Roman"/>
        </w:rPr>
        <w:lastRenderedPageBreak/>
        <w:t>Apply</w:t>
      </w:r>
      <w:r w:rsidR="003B4AE4" w:rsidRPr="00CF554C">
        <w:rPr>
          <w:rFonts w:cs="Times New Roman"/>
        </w:rPr>
        <w:t xml:space="preserve"> the system on a real world server cluster</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 xml:space="preserve">Develop a workload generating tool for extensive system </w:t>
      </w:r>
      <w:r w:rsidR="009D1565">
        <w:rPr>
          <w:rFonts w:cs="Times New Roman"/>
        </w:rPr>
        <w:t>evaluation</w:t>
      </w:r>
      <w:r w:rsidRPr="00CF554C">
        <w:rPr>
          <w:rFonts w:cs="Times New Roman"/>
        </w:rPr>
        <w:t>.</w:t>
      </w:r>
    </w:p>
    <w:p w:rsidR="00285056" w:rsidRDefault="00285056" w:rsidP="00625560">
      <w:pPr>
        <w:ind w:left="720" w:hanging="720"/>
        <w:rPr>
          <w:rFonts w:cs="Times New Roman"/>
        </w:rPr>
      </w:pPr>
    </w:p>
    <w:p w:rsidR="003B4AE4" w:rsidRDefault="003B4AE4" w:rsidP="00625560">
      <w:pPr>
        <w:ind w:left="720" w:hanging="720"/>
        <w:rPr>
          <w:rFonts w:cs="Times New Roman"/>
        </w:rPr>
      </w:pPr>
    </w:p>
    <w:p w:rsidR="003B4AE4" w:rsidRDefault="003B4AE4" w:rsidP="00625560">
      <w:pPr>
        <w:ind w:left="720" w:hanging="720"/>
        <w:rPr>
          <w:rFonts w:cs="Times New Roman"/>
        </w:rPr>
      </w:pPr>
    </w:p>
    <w:p w:rsidR="003B4AE4" w:rsidRDefault="003B4AE4" w:rsidP="00625560">
      <w:pPr>
        <w:ind w:left="720" w:hanging="720"/>
        <w:rPr>
          <w:rFonts w:cs="Times New Roman"/>
        </w:rPr>
      </w:pPr>
    </w:p>
    <w:p w:rsidR="003B4AE4" w:rsidRDefault="003B4AE4" w:rsidP="00625560">
      <w:pPr>
        <w:ind w:left="720" w:hanging="720"/>
        <w:rPr>
          <w:rFonts w:cs="Times New Roman"/>
        </w:rPr>
      </w:pPr>
    </w:p>
    <w:p w:rsidR="003B4AE4" w:rsidRDefault="003B4AE4" w:rsidP="00625560">
      <w:pPr>
        <w:ind w:left="720" w:hanging="720"/>
        <w:rPr>
          <w:rFonts w:cs="Times New Roman"/>
        </w:rPr>
      </w:pPr>
    </w:p>
    <w:p w:rsidR="003B4AE4" w:rsidRDefault="003B4AE4" w:rsidP="00625560">
      <w:pPr>
        <w:ind w:left="720" w:hanging="720"/>
        <w:rPr>
          <w:rFonts w:cs="Times New Roman"/>
        </w:rPr>
      </w:pPr>
    </w:p>
    <w:p w:rsidR="003B4AE4" w:rsidRDefault="003B4AE4" w:rsidP="00625560">
      <w:pPr>
        <w:ind w:left="720" w:hanging="720"/>
        <w:rPr>
          <w:rFonts w:cs="Times New Roman"/>
        </w:rPr>
      </w:pPr>
    </w:p>
    <w:p w:rsidR="003B4AE4" w:rsidRDefault="003B4AE4" w:rsidP="00625560">
      <w:pPr>
        <w:ind w:left="720" w:hanging="720"/>
        <w:rPr>
          <w:rFonts w:cs="Times New Roman"/>
        </w:rPr>
      </w:pPr>
    </w:p>
    <w:p w:rsidR="003B4AE4" w:rsidRDefault="003B4AE4"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B63E39" w:rsidRDefault="00B63E39" w:rsidP="00625560">
      <w:pPr>
        <w:ind w:left="720" w:hanging="720"/>
        <w:rPr>
          <w:rFonts w:cs="Times New Roman"/>
        </w:rPr>
      </w:pPr>
    </w:p>
    <w:p w:rsidR="00B63E39" w:rsidRDefault="00B63E39" w:rsidP="00625560">
      <w:pPr>
        <w:ind w:left="720" w:hanging="720"/>
        <w:rPr>
          <w:rFonts w:cs="Times New Roman"/>
        </w:rPr>
      </w:pPr>
    </w:p>
    <w:p w:rsidR="008E5B8F" w:rsidRDefault="008E5B8F" w:rsidP="00625560">
      <w:pPr>
        <w:ind w:left="720" w:hanging="720"/>
        <w:rPr>
          <w:rFonts w:cs="Times New Roman"/>
        </w:rPr>
      </w:pPr>
    </w:p>
    <w:p w:rsidR="008E5B8F" w:rsidRDefault="008E5B8F" w:rsidP="00625560">
      <w:pPr>
        <w:ind w:left="720" w:hanging="720"/>
        <w:rPr>
          <w:rFonts w:cs="Times New Roman"/>
        </w:rPr>
      </w:pPr>
    </w:p>
    <w:p w:rsidR="008E5B8F" w:rsidRDefault="008E5B8F" w:rsidP="00625560">
      <w:pPr>
        <w:ind w:left="720" w:hanging="720"/>
        <w:rPr>
          <w:rFonts w:cs="Times New Roman"/>
        </w:rPr>
      </w:pPr>
    </w:p>
    <w:p w:rsidR="00B63E39" w:rsidRDefault="00B63E39" w:rsidP="00625560">
      <w:pPr>
        <w:ind w:left="720" w:hanging="720"/>
        <w:rPr>
          <w:rFonts w:cs="Times New Roman"/>
        </w:rPr>
      </w:pPr>
    </w:p>
    <w:p w:rsidR="00285056" w:rsidRPr="00CF554C" w:rsidRDefault="00285056" w:rsidP="00625560">
      <w:pPr>
        <w:ind w:left="720" w:hanging="720"/>
        <w:rPr>
          <w:rFonts w:cs="Times New Roman"/>
        </w:rPr>
      </w:pPr>
    </w:p>
    <w:p w:rsidR="00285056" w:rsidRDefault="00285056" w:rsidP="00285056">
      <w:pPr>
        <w:pStyle w:val="Title"/>
      </w:pPr>
      <w:r>
        <w:t>Chapter 2</w:t>
      </w:r>
    </w:p>
    <w:p w:rsidR="003B4AE4" w:rsidRPr="00CF554C" w:rsidRDefault="003B4AE4" w:rsidP="003B4AE4">
      <w:pPr>
        <w:pStyle w:val="Heading2"/>
        <w:keepNext/>
        <w:keepLines/>
        <w:numPr>
          <w:ilvl w:val="1"/>
          <w:numId w:val="38"/>
        </w:numPr>
        <w:spacing w:line="276" w:lineRule="auto"/>
        <w:rPr>
          <w:rFonts w:cs="Times New Roman"/>
        </w:rPr>
      </w:pPr>
      <w:bookmarkStart w:id="48" w:name="_Toc264798550"/>
      <w:bookmarkStart w:id="49" w:name="_Toc264737182"/>
      <w:bookmarkStart w:id="50" w:name="_Toc264918460"/>
      <w:r w:rsidRPr="00CF554C">
        <w:rPr>
          <w:rFonts w:cs="Times New Roman"/>
        </w:rPr>
        <w:t>Background</w:t>
      </w:r>
      <w:bookmarkEnd w:id="48"/>
      <w:bookmarkEnd w:id="49"/>
      <w:bookmarkEnd w:id="50"/>
      <w:r w:rsidRPr="00CF554C">
        <w:rPr>
          <w:rFonts w:cs="Times New Roman"/>
        </w:rPr>
        <w:t xml:space="preserve">    </w:t>
      </w:r>
    </w:p>
    <w:p w:rsidR="003B4AE4" w:rsidRPr="00CF554C" w:rsidRDefault="003B4AE4" w:rsidP="003B4AE4">
      <w:pPr>
        <w:spacing w:before="200"/>
        <w:rPr>
          <w:rFonts w:cs="Times New Roman"/>
        </w:rPr>
      </w:pPr>
      <w:r w:rsidRPr="00CF554C">
        <w:rPr>
          <w:rFonts w:cs="Times New Roman"/>
        </w:rPr>
        <w:t>This chapter provides an overview of the background theory in the area of Autonomic Systems, Artificial Intelligence, Self-Adapting Systems and Green Computing specific to the requirements of this project.</w:t>
      </w:r>
    </w:p>
    <w:p w:rsidR="003B4AE4" w:rsidRPr="00CF554C" w:rsidRDefault="003B4AE4" w:rsidP="003B4AE4">
      <w:pPr>
        <w:ind w:firstLine="720"/>
        <w:rPr>
          <w:rFonts w:cs="Times New Roman"/>
        </w:rPr>
      </w:pPr>
      <w:r w:rsidRPr="00CF554C">
        <w:rPr>
          <w:rFonts w:cs="Times New Roman"/>
        </w:rPr>
        <w:t>The following topics are discussed:</w:t>
      </w:r>
    </w:p>
    <w:p w:rsidR="003B4AE4" w:rsidRPr="00A57E5F" w:rsidRDefault="003B4AE4" w:rsidP="003B4AE4">
      <w:pPr>
        <w:pStyle w:val="ListParagraph"/>
        <w:numPr>
          <w:ilvl w:val="0"/>
          <w:numId w:val="5"/>
        </w:numPr>
        <w:spacing w:line="276" w:lineRule="auto"/>
        <w:ind w:left="0" w:firstLine="0"/>
        <w:rPr>
          <w:rFonts w:cs="Times New Roman"/>
        </w:rPr>
      </w:pPr>
      <w:r w:rsidRPr="00A57E5F">
        <w:rPr>
          <w:rFonts w:cs="Times New Roman"/>
        </w:rPr>
        <w:t>Advanced Object-Oriented Concepts and Principles</w:t>
      </w:r>
    </w:p>
    <w:p w:rsidR="003B4AE4" w:rsidRPr="00CF554C" w:rsidRDefault="003B4AE4" w:rsidP="003B4AE4">
      <w:pPr>
        <w:pStyle w:val="ListParagraph"/>
        <w:numPr>
          <w:ilvl w:val="0"/>
          <w:numId w:val="5"/>
        </w:numPr>
        <w:spacing w:line="276" w:lineRule="auto"/>
        <w:ind w:left="0" w:firstLine="0"/>
        <w:rPr>
          <w:rFonts w:cs="Times New Roman"/>
          <w:b/>
        </w:rPr>
      </w:pPr>
      <w:r w:rsidRPr="00CF554C">
        <w:rPr>
          <w:rFonts w:cs="Times New Roman"/>
        </w:rPr>
        <w:t>An introduction to the Autonomic Computing Paradigm and Autonomic Systems</w:t>
      </w:r>
      <w:r w:rsidRPr="00CF554C">
        <w:rPr>
          <w:rFonts w:cs="Times New Roman"/>
          <w:b/>
          <w:color w:val="FF0000"/>
        </w:rPr>
        <w:t xml:space="preserve"> </w:t>
      </w:r>
    </w:p>
    <w:p w:rsidR="003B4AE4" w:rsidRPr="00CF554C" w:rsidRDefault="003B4AE4" w:rsidP="003B4AE4">
      <w:pPr>
        <w:pStyle w:val="ListParagraph"/>
        <w:numPr>
          <w:ilvl w:val="0"/>
          <w:numId w:val="5"/>
        </w:numPr>
        <w:spacing w:line="276" w:lineRule="auto"/>
        <w:ind w:left="0" w:firstLine="0"/>
        <w:rPr>
          <w:rFonts w:cs="Times New Roman"/>
        </w:rPr>
      </w:pPr>
      <w:r w:rsidRPr="00CF554C">
        <w:rPr>
          <w:rFonts w:cs="Times New Roman"/>
        </w:rPr>
        <w:t>An introduction to Intelligent Agents and Pervasive Computing</w:t>
      </w:r>
    </w:p>
    <w:p w:rsidR="003B4AE4" w:rsidRPr="00CF554C" w:rsidRDefault="003B4AE4" w:rsidP="003B4AE4">
      <w:pPr>
        <w:pStyle w:val="ListParagraph"/>
        <w:numPr>
          <w:ilvl w:val="0"/>
          <w:numId w:val="5"/>
        </w:numPr>
        <w:spacing w:line="276" w:lineRule="auto"/>
        <w:ind w:left="0" w:firstLine="0"/>
        <w:rPr>
          <w:rFonts w:cs="Times New Roman"/>
        </w:rPr>
      </w:pPr>
      <w:r w:rsidRPr="00CF554C">
        <w:rPr>
          <w:rFonts w:cs="Times New Roman"/>
        </w:rPr>
        <w:t>An overview of Artificial Intelligence Learning, Knowledge Representation and Reasoning</w:t>
      </w:r>
    </w:p>
    <w:p w:rsidR="003B4AE4" w:rsidRPr="00CF554C" w:rsidRDefault="003B4AE4" w:rsidP="003B4AE4">
      <w:pPr>
        <w:pStyle w:val="ListParagraph"/>
        <w:numPr>
          <w:ilvl w:val="0"/>
          <w:numId w:val="5"/>
        </w:numPr>
        <w:spacing w:line="276" w:lineRule="auto"/>
        <w:ind w:left="0" w:firstLine="0"/>
        <w:rPr>
          <w:rFonts w:cs="Times New Roman"/>
        </w:rPr>
      </w:pPr>
      <w:r w:rsidRPr="00CF554C">
        <w:rPr>
          <w:rFonts w:cs="Times New Roman"/>
        </w:rPr>
        <w:t>An introduction to Green Computing, Virtualization and Server Consolidation</w:t>
      </w:r>
    </w:p>
    <w:p w:rsidR="003B4AE4" w:rsidRDefault="003B4AE4" w:rsidP="003B4AE4">
      <w:pPr>
        <w:pStyle w:val="Heading3"/>
        <w:keepNext/>
        <w:keepLines/>
        <w:numPr>
          <w:ilvl w:val="2"/>
          <w:numId w:val="38"/>
        </w:numPr>
        <w:spacing w:line="276" w:lineRule="auto"/>
        <w:rPr>
          <w:rFonts w:cs="Times New Roman"/>
        </w:rPr>
      </w:pPr>
      <w:bookmarkStart w:id="51" w:name="_Toc264798551"/>
      <w:bookmarkStart w:id="52" w:name="_Toc264737183"/>
      <w:bookmarkStart w:id="53" w:name="_Toc264918461"/>
      <w:r>
        <w:rPr>
          <w:rFonts w:cs="Times New Roman"/>
        </w:rPr>
        <w:t>Advanced Object- Oriented Concepts and Principles</w:t>
      </w:r>
      <w:bookmarkEnd w:id="51"/>
      <w:bookmarkEnd w:id="52"/>
      <w:bookmarkEnd w:id="53"/>
    </w:p>
    <w:p w:rsidR="003B4AE4" w:rsidRDefault="003B4AE4" w:rsidP="003B4AE4">
      <w:r>
        <w:t xml:space="preserve">There are high level concepts and principles used in this report that need to be clarified in order to understand how and why they were applied. </w:t>
      </w:r>
    </w:p>
    <w:p w:rsidR="003B4AE4" w:rsidRDefault="003B4AE4" w:rsidP="003B4AE4">
      <w:r>
        <w:rPr>
          <w:b/>
        </w:rPr>
        <w:t>General Responsibility Assignment Software Principles (GRAPS)</w:t>
      </w:r>
      <w:r>
        <w:t xml:space="preserve"> are well defined guidelines for assigning responsibility to classes and objects </w:t>
      </w:r>
      <w:r w:rsidR="007267FF">
        <w:fldChar w:fldCharType="begin"/>
      </w:r>
      <w:r>
        <w:instrText xml:space="preserve"> REF _Ref264193631 \h </w:instrText>
      </w:r>
      <w:r w:rsidR="007267FF">
        <w:fldChar w:fldCharType="separate"/>
      </w:r>
      <w:r w:rsidR="00FD2F52" w:rsidRPr="0038514E">
        <w:rPr>
          <w:rFonts w:cs="Times New Roman"/>
          <w:sz w:val="22"/>
        </w:rPr>
        <w:t xml:space="preserve">[ </w:t>
      </w:r>
      <w:r w:rsidR="00FD2F52">
        <w:rPr>
          <w:rFonts w:cs="Times New Roman"/>
          <w:noProof/>
          <w:sz w:val="22"/>
        </w:rPr>
        <w:t>33</w:t>
      </w:r>
      <w:r w:rsidR="007267FF">
        <w:fldChar w:fldCharType="end"/>
      </w:r>
      <w:r>
        <w:t xml:space="preserve"> ]. There are five main principles which must be enforced in any system which wants to benefit from a good design:</w:t>
      </w:r>
    </w:p>
    <w:p w:rsidR="003B4AE4" w:rsidRDefault="003B4AE4" w:rsidP="003B4AE4">
      <w:pPr>
        <w:pStyle w:val="ListParagraph"/>
        <w:numPr>
          <w:ilvl w:val="0"/>
          <w:numId w:val="33"/>
        </w:numPr>
        <w:spacing w:line="276" w:lineRule="auto"/>
      </w:pPr>
      <w:r>
        <w:rPr>
          <w:b/>
        </w:rPr>
        <w:t xml:space="preserve">Information Expert </w:t>
      </w:r>
      <w:r>
        <w:t>principle states that any responsibility should be assigned to the entity which has the necessary information to realize that responsibility. This principle helps to distribute responsibilities in a logical manner and makes further system modifications easier because each responsibility is realized by the entity which has all the information, not some other unrelated entity.</w:t>
      </w:r>
    </w:p>
    <w:p w:rsidR="003B4AE4" w:rsidRDefault="003B4AE4" w:rsidP="003B4AE4">
      <w:pPr>
        <w:pStyle w:val="ListParagraph"/>
        <w:numPr>
          <w:ilvl w:val="0"/>
          <w:numId w:val="33"/>
        </w:numPr>
        <w:spacing w:line="276" w:lineRule="auto"/>
      </w:pPr>
      <w:r>
        <w:t xml:space="preserve">The </w:t>
      </w:r>
      <w:r>
        <w:rPr>
          <w:b/>
        </w:rPr>
        <w:t xml:space="preserve">Creator </w:t>
      </w:r>
      <w:r>
        <w:t>principle is of great importance because the task of object creation is present in absolutely every object-oriented system. This principle states that an entity should be responsible of creating instances of another entity if it contains, uses closely or has the necessary information to create the instance.</w:t>
      </w:r>
    </w:p>
    <w:p w:rsidR="003B4AE4" w:rsidRPr="00D61E39" w:rsidRDefault="003B4AE4" w:rsidP="003B4AE4">
      <w:pPr>
        <w:pStyle w:val="ListParagraph"/>
        <w:numPr>
          <w:ilvl w:val="0"/>
          <w:numId w:val="33"/>
        </w:numPr>
        <w:spacing w:line="276" w:lineRule="auto"/>
      </w:pPr>
      <w:r>
        <w:rPr>
          <w:b/>
        </w:rPr>
        <w:t>Low Coupling</w:t>
      </w:r>
      <w:r>
        <w:t xml:space="preserve"> is a responsibility assignment principle needed by any system. By respecting this principle the impact of system change is greatly reduced, thus decreasing the cost of performing any change. </w:t>
      </w:r>
    </w:p>
    <w:p w:rsidR="003B4AE4" w:rsidRDefault="003B4AE4" w:rsidP="003B4AE4">
      <w:pPr>
        <w:ind w:left="720" w:hanging="720"/>
      </w:pPr>
      <w:r>
        <w:rPr>
          <w:b/>
        </w:rPr>
        <w:t>Dependency Inversion Principle</w:t>
      </w:r>
      <w:r>
        <w:t xml:space="preserve"> is a principle which states that components should not depend on low-level components, but on abstractions </w:t>
      </w:r>
      <w:r w:rsidR="007267FF">
        <w:fldChar w:fldCharType="begin"/>
      </w:r>
      <w:r>
        <w:instrText xml:space="preserve"> REF _Ref264193951 \h </w:instrText>
      </w:r>
      <w:r w:rsidR="007267FF">
        <w:fldChar w:fldCharType="separate"/>
      </w:r>
      <w:r w:rsidR="00FD2F52" w:rsidRPr="0038514E">
        <w:rPr>
          <w:rFonts w:cs="Times New Roman"/>
          <w:sz w:val="22"/>
        </w:rPr>
        <w:t xml:space="preserve">[ </w:t>
      </w:r>
      <w:r w:rsidR="00FD2F52">
        <w:rPr>
          <w:rFonts w:cs="Times New Roman"/>
          <w:noProof/>
          <w:sz w:val="22"/>
        </w:rPr>
        <w:t>35</w:t>
      </w:r>
      <w:r w:rsidR="007267FF">
        <w:fldChar w:fldCharType="end"/>
      </w:r>
      <w:r>
        <w:t xml:space="preserve"> ] . In a naive object oriented approach, the dependency would be on the classes located at the bottom of the class hierarchy tree </w:t>
      </w:r>
      <w:r>
        <w:lastRenderedPageBreak/>
        <w:t xml:space="preserve">(leaf subclasses).  This type of dependency reduces the generality of the system which uses it and increases the coupling between classes. By changing the dependency from the low-level classes to the abstract super-classes or interfaces the dependency relation is </w:t>
      </w:r>
      <w:r>
        <w:rPr>
          <w:i/>
        </w:rPr>
        <w:t>inversed</w:t>
      </w:r>
      <w:r>
        <w:t>, the dependency now being to the top of the class hierarchy tree. This inversion allows for a greater amount of flexibility, each abstract dependency being able to use any concrete class that subclasses the abstract entity used in the relation.</w:t>
      </w:r>
    </w:p>
    <w:p w:rsidR="003B4AE4" w:rsidRDefault="003B4AE4" w:rsidP="003B4AE4">
      <w:pPr>
        <w:ind w:left="720" w:hanging="720"/>
      </w:pPr>
      <w:r>
        <w:rPr>
          <w:b/>
        </w:rPr>
        <w:t xml:space="preserve">Separation of Concerns </w:t>
      </w:r>
      <w:r>
        <w:t xml:space="preserve">is the process of separating a program in distinct features which overlap as little as possible </w:t>
      </w:r>
      <w:r w:rsidR="007267FF">
        <w:fldChar w:fldCharType="begin"/>
      </w:r>
      <w:r>
        <w:instrText xml:space="preserve"> REF _Ref264196589 \h </w:instrText>
      </w:r>
      <w:r w:rsidR="007267FF">
        <w:fldChar w:fldCharType="separate"/>
      </w:r>
      <w:r w:rsidR="00FD2F52" w:rsidRPr="0038514E">
        <w:rPr>
          <w:rFonts w:cs="Times New Roman"/>
          <w:sz w:val="22"/>
        </w:rPr>
        <w:t xml:space="preserve">[ </w:t>
      </w:r>
      <w:r w:rsidR="00FD2F52">
        <w:rPr>
          <w:rFonts w:cs="Times New Roman"/>
          <w:noProof/>
          <w:sz w:val="22"/>
        </w:rPr>
        <w:t>34</w:t>
      </w:r>
      <w:r w:rsidR="007267FF">
        <w:fldChar w:fldCharType="end"/>
      </w:r>
      <w:r>
        <w:t xml:space="preserve"> ]. </w:t>
      </w:r>
    </w:p>
    <w:p w:rsidR="003B4AE4" w:rsidRPr="00CB67F3" w:rsidRDefault="003B4AE4" w:rsidP="003B4AE4">
      <w:pPr>
        <w:ind w:left="720" w:hanging="720"/>
      </w:pPr>
      <w:r>
        <w:rPr>
          <w:b/>
        </w:rPr>
        <w:t>Open/Closed Principle</w:t>
      </w:r>
      <w:r>
        <w:t xml:space="preserve"> states that a system should be open for change but closed to modification. A more concrete definition is that the system should allow change without needing source code modifications to achieve that change </w:t>
      </w:r>
      <w:r w:rsidR="007267FF">
        <w:fldChar w:fldCharType="begin"/>
      </w:r>
      <w:r>
        <w:instrText xml:space="preserve"> REF _Ref264196877 \h </w:instrText>
      </w:r>
      <w:r w:rsidR="007267FF">
        <w:fldChar w:fldCharType="separate"/>
      </w:r>
      <w:r w:rsidR="00FD2F52" w:rsidRPr="0038514E">
        <w:rPr>
          <w:rFonts w:cs="Times New Roman"/>
          <w:sz w:val="22"/>
        </w:rPr>
        <w:t xml:space="preserve">[ </w:t>
      </w:r>
      <w:r w:rsidR="00FD2F52">
        <w:rPr>
          <w:rFonts w:cs="Times New Roman"/>
          <w:noProof/>
          <w:sz w:val="22"/>
        </w:rPr>
        <w:t>36</w:t>
      </w:r>
      <w:r w:rsidR="007267FF">
        <w:fldChar w:fldCharType="end"/>
      </w:r>
      <w:r>
        <w:t xml:space="preserve"> ].  In order to achieve this feature, other principles like </w:t>
      </w:r>
      <w:r w:rsidRPr="006F071F">
        <w:rPr>
          <w:i/>
        </w:rPr>
        <w:t>dependency of inversion</w:t>
      </w:r>
      <w:r>
        <w:t xml:space="preserve">, </w:t>
      </w:r>
      <w:r>
        <w:rPr>
          <w:i/>
        </w:rPr>
        <w:t xml:space="preserve">low coupling </w:t>
      </w:r>
      <w:r>
        <w:t xml:space="preserve">and </w:t>
      </w:r>
      <w:r>
        <w:rPr>
          <w:i/>
        </w:rPr>
        <w:t>high cohesion</w:t>
      </w:r>
      <w:r>
        <w:t xml:space="preserve"> must be respected. </w:t>
      </w:r>
    </w:p>
    <w:p w:rsidR="003B4AE4" w:rsidRPr="00CF554C" w:rsidRDefault="003B4AE4" w:rsidP="003B4AE4">
      <w:pPr>
        <w:pStyle w:val="Heading3"/>
        <w:keepNext/>
        <w:keepLines/>
        <w:numPr>
          <w:ilvl w:val="2"/>
          <w:numId w:val="38"/>
        </w:numPr>
        <w:spacing w:line="276" w:lineRule="auto"/>
        <w:rPr>
          <w:rFonts w:cs="Times New Roman"/>
        </w:rPr>
      </w:pPr>
      <w:bookmarkStart w:id="54" w:name="_Toc264798552"/>
      <w:bookmarkStart w:id="55" w:name="_Toc264737184"/>
      <w:bookmarkStart w:id="56" w:name="_Toc264918462"/>
      <w:r w:rsidRPr="00CF554C">
        <w:rPr>
          <w:rFonts w:cs="Times New Roman"/>
        </w:rPr>
        <w:t>Autonomic Computing Paradigm and Autonomic Systems</w:t>
      </w:r>
      <w:bookmarkEnd w:id="54"/>
      <w:bookmarkEnd w:id="55"/>
      <w:bookmarkEnd w:id="56"/>
    </w:p>
    <w:p w:rsidR="003B4AE4" w:rsidRPr="00CF554C" w:rsidRDefault="003B4AE4" w:rsidP="003B4AE4">
      <w:pPr>
        <w:ind w:left="720" w:hanging="720"/>
        <w:rPr>
          <w:rFonts w:cs="Times New Roman"/>
        </w:rPr>
      </w:pPr>
      <w:r w:rsidRPr="00CF554C">
        <w:rPr>
          <w:rFonts w:cs="Times New Roman"/>
          <w:b/>
        </w:rPr>
        <w:t>Autonomic Computing Paradigm</w:t>
      </w:r>
      <w:r w:rsidRPr="00CF554C">
        <w:rPr>
          <w:rFonts w:cs="Times New Roman"/>
        </w:rPr>
        <w:t xml:space="preserve"> is a computing paradigm in which systems can manage themselves. This paradigm has been inspired by the human nervous system and has as goal creating applications that can manage themselves according to high-level goals given by humans </w:t>
      </w:r>
      <w:fldSimple w:instr=" REF _Ref264103740 \h  \* MERGEFORMAT ">
        <w:r w:rsidR="00FD2F52" w:rsidRPr="00FD2F52">
          <w:rPr>
            <w:rFonts w:cs="Times New Roman"/>
          </w:rPr>
          <w:t xml:space="preserve">[ </w:t>
        </w:r>
        <w:r w:rsidR="00FD2F52" w:rsidRPr="00FD2F52">
          <w:rPr>
            <w:rFonts w:cs="Times New Roman"/>
            <w:noProof/>
          </w:rPr>
          <w:t>4</w:t>
        </w:r>
      </w:fldSimple>
      <w:r w:rsidRPr="00CF554C">
        <w:rPr>
          <w:rFonts w:cs="Times New Roman"/>
        </w:rPr>
        <w:t xml:space="preserve"> ].</w:t>
      </w:r>
    </w:p>
    <w:p w:rsidR="003B4AE4" w:rsidRPr="00CF554C" w:rsidRDefault="003B4AE4" w:rsidP="003B4AE4">
      <w:pPr>
        <w:ind w:left="720" w:hanging="720"/>
        <w:rPr>
          <w:rFonts w:cs="Times New Roman"/>
        </w:rPr>
      </w:pPr>
      <w:r w:rsidRPr="00CF554C">
        <w:rPr>
          <w:rFonts w:cs="Times New Roman"/>
          <w:b/>
        </w:rPr>
        <w:t>Autonomic Systems</w:t>
      </w:r>
      <w:r w:rsidRPr="00CF554C">
        <w:rPr>
          <w:rFonts w:cs="Times New Roman"/>
        </w:rPr>
        <w:t xml:space="preserve"> are self-governing autonomous systems. Such a system, given some goals to reach or policies to enforce will manage itself and take the appropriate actions to enforce the policies or reach the specified goals without any human intervention.</w:t>
      </w:r>
    </w:p>
    <w:p w:rsidR="003B4AE4" w:rsidRPr="00CF554C" w:rsidRDefault="003B4AE4" w:rsidP="003B4AE4">
      <w:pPr>
        <w:ind w:firstLine="720"/>
        <w:rPr>
          <w:rFonts w:cs="Times New Roman"/>
        </w:rPr>
      </w:pPr>
      <w:r w:rsidRPr="00CF554C">
        <w:rPr>
          <w:rFonts w:cs="Times New Roman"/>
        </w:rPr>
        <w:t>IBM frequently cites four properties of autonomic systems: Self-</w:t>
      </w:r>
      <w:r w:rsidRPr="00CF554C">
        <w:rPr>
          <w:rFonts w:cs="Times New Roman"/>
          <w:b/>
        </w:rPr>
        <w:t>C</w:t>
      </w:r>
      <w:r w:rsidRPr="00CF554C">
        <w:rPr>
          <w:rFonts w:cs="Times New Roman"/>
        </w:rPr>
        <w:t>onfiguration, Self-</w:t>
      </w:r>
      <w:r w:rsidRPr="00CF554C">
        <w:rPr>
          <w:rFonts w:cs="Times New Roman"/>
          <w:b/>
        </w:rPr>
        <w:t>O</w:t>
      </w:r>
      <w:r w:rsidRPr="00CF554C">
        <w:rPr>
          <w:rFonts w:cs="Times New Roman"/>
        </w:rPr>
        <w:t>ptimization, Self-</w:t>
      </w:r>
      <w:r w:rsidRPr="00CF554C">
        <w:rPr>
          <w:rFonts w:cs="Times New Roman"/>
          <w:b/>
        </w:rPr>
        <w:t>H</w:t>
      </w:r>
      <w:r w:rsidRPr="00CF554C">
        <w:rPr>
          <w:rFonts w:cs="Times New Roman"/>
        </w:rPr>
        <w:t>ealing and Self-</w:t>
      </w:r>
      <w:r w:rsidRPr="00CF554C">
        <w:rPr>
          <w:rFonts w:cs="Times New Roman"/>
          <w:b/>
        </w:rPr>
        <w:t>P</w:t>
      </w:r>
      <w:r w:rsidRPr="00CF554C">
        <w:rPr>
          <w:rFonts w:cs="Times New Roman"/>
        </w:rPr>
        <w:t xml:space="preserve">rotection </w:t>
      </w:r>
      <w:fldSimple w:instr=" REF _Ref264101730 \h  \* MERGEFORMAT ">
        <w:r w:rsidR="00FD2F52" w:rsidRPr="00FD2F52">
          <w:rPr>
            <w:rFonts w:cs="Times New Roman"/>
          </w:rPr>
          <w:t xml:space="preserve">[ </w:t>
        </w:r>
        <w:r w:rsidR="00FD2F52" w:rsidRPr="00FD2F52">
          <w:rPr>
            <w:rFonts w:cs="Times New Roman"/>
            <w:noProof/>
          </w:rPr>
          <w:t>2</w:t>
        </w:r>
      </w:fldSimple>
      <w:r w:rsidRPr="00CF554C">
        <w:rPr>
          <w:rFonts w:cs="Times New Roman"/>
        </w:rPr>
        <w:t xml:space="preserve"> ]. Such systems are referred to as Self-Star systems or </w:t>
      </w:r>
      <w:r w:rsidRPr="00CF554C">
        <w:rPr>
          <w:rFonts w:cs="Times New Roman"/>
          <w:b/>
        </w:rPr>
        <w:t>CHOP</w:t>
      </w:r>
      <w:r w:rsidRPr="00CF554C">
        <w:rPr>
          <w:rFonts w:cs="Times New Roman"/>
        </w:rPr>
        <w:t xml:space="preserve"> systems from the four autonomic properties. IBM envisions that these properties will at first be treated separately but in time will merge into one general Self-Management concept.  </w:t>
      </w:r>
    </w:p>
    <w:p w:rsidR="003B4AE4" w:rsidRPr="00CF554C" w:rsidRDefault="003B4AE4" w:rsidP="003B4AE4">
      <w:pPr>
        <w:ind w:left="720" w:hanging="720"/>
        <w:rPr>
          <w:rFonts w:cs="Times New Roman"/>
        </w:rPr>
      </w:pPr>
      <w:r w:rsidRPr="00CF554C">
        <w:rPr>
          <w:rFonts w:cs="Times New Roman"/>
          <w:b/>
        </w:rPr>
        <w:t xml:space="preserve">Self-Configuration </w:t>
      </w:r>
      <w:r w:rsidRPr="00CF554C">
        <w:rPr>
          <w:rFonts w:cs="Times New Roman"/>
        </w:rPr>
        <w:t>is desired as a property of every autonomic system because installing, configuring and integrating different vendor components into today’s systems is time consuming and error prone. Following high-level policies the system should adjust and configure automatically and transparently from the user’s point of view.</w:t>
      </w:r>
    </w:p>
    <w:p w:rsidR="003B4AE4" w:rsidRPr="00CF554C" w:rsidRDefault="003B4AE4" w:rsidP="003B4AE4">
      <w:pPr>
        <w:ind w:left="720" w:hanging="720"/>
        <w:rPr>
          <w:rFonts w:cs="Times New Roman"/>
        </w:rPr>
      </w:pPr>
      <w:r w:rsidRPr="00CF554C">
        <w:rPr>
          <w:rFonts w:cs="Times New Roman"/>
          <w:b/>
        </w:rPr>
        <w:t>Self-Optimization</w:t>
      </w:r>
      <w:r w:rsidRPr="00CF554C">
        <w:rPr>
          <w:rFonts w:cs="Times New Roman"/>
        </w:rPr>
        <w:t xml:space="preserve"> need arises from the increasing complexity of today’s systems, involving hundreds of parameters which need to be manually tuned. A self-optimizing system will continuously seek methods of improving its performance and efficiency.</w:t>
      </w:r>
    </w:p>
    <w:p w:rsidR="003B4AE4" w:rsidRPr="00CF554C" w:rsidRDefault="003B4AE4" w:rsidP="003B4AE4">
      <w:pPr>
        <w:ind w:left="720" w:hanging="720"/>
        <w:rPr>
          <w:rFonts w:cs="Times New Roman"/>
        </w:rPr>
      </w:pPr>
      <w:r w:rsidRPr="00CF554C">
        <w:rPr>
          <w:rFonts w:cs="Times New Roman"/>
          <w:b/>
        </w:rPr>
        <w:t xml:space="preserve">Self-Healing </w:t>
      </w:r>
      <w:r w:rsidRPr="00CF554C">
        <w:rPr>
          <w:rFonts w:cs="Times New Roman"/>
        </w:rPr>
        <w:t>is very important because the error detection process performed by humans is inefficient and takes a long time. The ability of a system to detect errors and recover from them automatically would greatly improve the fault recovery time.</w:t>
      </w:r>
    </w:p>
    <w:p w:rsidR="003B4AE4" w:rsidRPr="00CF554C" w:rsidRDefault="003B4AE4" w:rsidP="003B4AE4">
      <w:pPr>
        <w:ind w:left="720" w:hanging="720"/>
        <w:rPr>
          <w:rFonts w:cs="Times New Roman"/>
        </w:rPr>
      </w:pPr>
      <w:r w:rsidRPr="00CF554C">
        <w:rPr>
          <w:rFonts w:cs="Times New Roman"/>
          <w:b/>
        </w:rPr>
        <w:t>Self-Protection</w:t>
      </w:r>
      <w:r w:rsidRPr="00CF554C">
        <w:rPr>
          <w:rFonts w:cs="Times New Roman"/>
        </w:rPr>
        <w:t xml:space="preserve"> enables a system to detect attacks and recover from them. The automatic attack detection gives a faster response time, thus minimizing the damage done by the attack and the recovery time. </w:t>
      </w:r>
    </w:p>
    <w:p w:rsidR="003B4AE4" w:rsidRPr="00CF554C" w:rsidRDefault="003B4AE4" w:rsidP="003B4AE4">
      <w:pPr>
        <w:pStyle w:val="Heading3"/>
        <w:keepNext/>
        <w:keepLines/>
        <w:numPr>
          <w:ilvl w:val="2"/>
          <w:numId w:val="38"/>
        </w:numPr>
        <w:spacing w:line="276" w:lineRule="auto"/>
        <w:rPr>
          <w:rFonts w:cs="Times New Roman"/>
        </w:rPr>
      </w:pPr>
      <w:bookmarkStart w:id="57" w:name="_Toc264798553"/>
      <w:bookmarkStart w:id="58" w:name="_Toc264737185"/>
      <w:bookmarkStart w:id="59" w:name="_Toc264918463"/>
      <w:r w:rsidRPr="00CF554C">
        <w:rPr>
          <w:rFonts w:cs="Times New Roman"/>
        </w:rPr>
        <w:lastRenderedPageBreak/>
        <w:t>Intelligent Agents and Pervasive Computing</w:t>
      </w:r>
      <w:bookmarkEnd w:id="57"/>
      <w:bookmarkEnd w:id="58"/>
      <w:bookmarkEnd w:id="59"/>
    </w:p>
    <w:p w:rsidR="00FD2F52" w:rsidRPr="007E7C55" w:rsidRDefault="003B4AE4" w:rsidP="00FD2F52">
      <w:pPr>
        <w:spacing w:before="200"/>
        <w:rPr>
          <w:rFonts w:cs="Times New Roman"/>
          <w:b/>
          <w:sz w:val="22"/>
        </w:rPr>
      </w:pPr>
      <w:r w:rsidRPr="00CF554C">
        <w:rPr>
          <w:rFonts w:cs="Times New Roman"/>
        </w:rPr>
        <w:t xml:space="preserve">Pervasive computing, also named as </w:t>
      </w:r>
      <w:r w:rsidRPr="00CF554C">
        <w:rPr>
          <w:rFonts w:cs="Times New Roman"/>
          <w:b/>
        </w:rPr>
        <w:t xml:space="preserve">everywhere computing </w:t>
      </w:r>
      <w:r w:rsidRPr="00CF554C">
        <w:rPr>
          <w:rFonts w:cs="Times New Roman"/>
        </w:rPr>
        <w:t>or</w:t>
      </w:r>
      <w:r w:rsidRPr="00CF554C">
        <w:rPr>
          <w:rFonts w:cs="Times New Roman"/>
          <w:b/>
        </w:rPr>
        <w:t xml:space="preserve"> </w:t>
      </w:r>
      <w:r w:rsidRPr="00CF554C">
        <w:rPr>
          <w:rStyle w:val="apple-style-span"/>
          <w:rFonts w:cs="Times New Roman"/>
          <w:b/>
          <w:color w:val="000000"/>
        </w:rPr>
        <w:t xml:space="preserve">ubiquitous computing </w:t>
      </w:r>
      <w:r w:rsidR="007267FF">
        <w:fldChar w:fldCharType="begin"/>
      </w:r>
      <w:r>
        <w:instrText xml:space="preserve"> REF _Ref263593122 \h  \* MERGEFORMAT </w:instrText>
      </w:r>
      <w:r w:rsidR="007267FF">
        <w:fldChar w:fldCharType="separate"/>
      </w:r>
      <w:r w:rsidR="00FD2F52" w:rsidRPr="00FD2F52">
        <w:rPr>
          <w:rFonts w:cs="Times New Roman"/>
        </w:rPr>
        <w:t>T.</w:t>
      </w:r>
      <w:r w:rsidR="00FD2F52" w:rsidRPr="00FD2F52">
        <w:rPr>
          <w:rFonts w:cs="Times New Roman"/>
          <w:noProof/>
        </w:rPr>
        <w:t>Cioara</w:t>
      </w:r>
      <w:r w:rsidR="00FD2F52" w:rsidRPr="0038514E">
        <w:rPr>
          <w:rFonts w:cs="Times New Roman"/>
          <w:sz w:val="22"/>
        </w:rPr>
        <w:t>, I.Anghel, I.Salomie</w:t>
      </w:r>
      <w:r w:rsidR="00FD2F52">
        <w:rPr>
          <w:rFonts w:cs="Times New Roman"/>
          <w:sz w:val="22"/>
        </w:rPr>
        <w:t xml:space="preserve">, </w:t>
      </w:r>
      <w:r w:rsidR="00FD2F52" w:rsidRPr="0038514E">
        <w:rPr>
          <w:rFonts w:cs="Times New Roman"/>
          <w:sz w:val="22"/>
        </w:rPr>
        <w:t xml:space="preserve">C.Georgiana and </w:t>
      </w:r>
      <w:r w:rsidR="00FD2F52" w:rsidRPr="0038514E">
        <w:rPr>
          <w:rFonts w:cs="Times New Roman"/>
          <w:b/>
          <w:sz w:val="22"/>
        </w:rPr>
        <w:t>M.Daniel</w:t>
      </w:r>
      <w:r w:rsidR="00FD2F52">
        <w:rPr>
          <w:rFonts w:cs="Times New Roman"/>
          <w:b/>
          <w:sz w:val="22"/>
        </w:rPr>
        <w:t>:</w:t>
      </w:r>
      <w:r w:rsidR="00FD2F52" w:rsidRPr="007E7C55">
        <w:rPr>
          <w:rFonts w:ascii="Verdana" w:hAnsi="Verdana"/>
          <w:color w:val="000000"/>
          <w:sz w:val="22"/>
        </w:rPr>
        <w:t xml:space="preserve"> </w:t>
      </w:r>
      <w:r w:rsidR="00FD2F52" w:rsidRPr="007E7C55">
        <w:rPr>
          <w:rStyle w:val="apple-style-span"/>
          <w:rFonts w:cs="Times New Roman"/>
          <w:b/>
          <w:color w:val="000000"/>
          <w:sz w:val="22"/>
        </w:rPr>
        <w:t>An Autonomic Algorithm for Energy Efficiency in Service Centers</w:t>
      </w:r>
      <w:r w:rsidR="00FD2F52" w:rsidRPr="007E7C55">
        <w:rPr>
          <w:rStyle w:val="apple-style-span"/>
          <w:rFonts w:cs="Times New Roman"/>
          <w:color w:val="000000"/>
          <w:sz w:val="22"/>
        </w:rPr>
        <w:t>,</w:t>
      </w:r>
      <w:r w:rsidR="00FD2F52">
        <w:rPr>
          <w:rFonts w:cs="Times New Roman"/>
          <w:sz w:val="22"/>
        </w:rPr>
        <w:t xml:space="preserve"> </w:t>
      </w:r>
      <w:r w:rsidR="00FD2F52" w:rsidRPr="00BA50ED">
        <w:rPr>
          <w:rStyle w:val="apple-style-span"/>
          <w:rFonts w:cs="Times New Roman"/>
          <w:color w:val="000000"/>
          <w:sz w:val="22"/>
        </w:rPr>
        <w:t>2010 IEEE International Conference on Computer Communication and Processing</w:t>
      </w:r>
      <w:r w:rsidR="00FD2F52">
        <w:rPr>
          <w:rStyle w:val="apple-style-span"/>
          <w:rFonts w:cs="Times New Roman"/>
          <w:color w:val="000000"/>
          <w:sz w:val="22"/>
        </w:rPr>
        <w:t xml:space="preserve"> </w:t>
      </w:r>
      <w:r w:rsidR="00FD2F52" w:rsidRPr="00BA50ED">
        <w:rPr>
          <w:rStyle w:val="apple-style-span"/>
          <w:rFonts w:cs="Times New Roman"/>
          <w:color w:val="000000"/>
          <w:sz w:val="22"/>
        </w:rPr>
        <w:t>(ICCP10), submitted</w:t>
      </w:r>
      <w:r w:rsidR="00FD2F52" w:rsidRPr="0038514E">
        <w:rPr>
          <w:rFonts w:cs="Times New Roman"/>
          <w:sz w:val="22"/>
        </w:rPr>
        <w:t xml:space="preserve"> </w:t>
      </w:r>
    </w:p>
    <w:p w:rsidR="003B4AE4" w:rsidRPr="00CF554C" w:rsidRDefault="00FD2F52" w:rsidP="003B4AE4">
      <w:pPr>
        <w:spacing w:before="200"/>
        <w:rPr>
          <w:rFonts w:cs="Times New Roman"/>
        </w:rPr>
      </w:pPr>
      <w:r w:rsidRPr="0038514E">
        <w:rPr>
          <w:rFonts w:cs="Times New Roman"/>
          <w:sz w:val="22"/>
        </w:rPr>
        <w:t xml:space="preserve">[ </w:t>
      </w:r>
      <w:r>
        <w:rPr>
          <w:rFonts w:cs="Times New Roman"/>
          <w:noProof/>
          <w:sz w:val="22"/>
        </w:rPr>
        <w:t>11</w:t>
      </w:r>
      <w:r w:rsidR="007267FF">
        <w:fldChar w:fldCharType="end"/>
      </w:r>
      <w:r w:rsidR="003B4AE4" w:rsidRPr="00CF554C">
        <w:rPr>
          <w:rStyle w:val="apple-style-span"/>
          <w:rFonts w:cs="Times New Roman"/>
          <w:b/>
          <w:color w:val="000000"/>
        </w:rPr>
        <w:t xml:space="preserve"> </w:t>
      </w:r>
      <w:r w:rsidR="003B4AE4" w:rsidRPr="00CF554C">
        <w:rPr>
          <w:rStyle w:val="apple-style-span"/>
          <w:rFonts w:cs="Times New Roman"/>
          <w:color w:val="000000"/>
        </w:rPr>
        <w:t>]</w:t>
      </w:r>
      <w:r w:rsidR="003B4AE4" w:rsidRPr="00CF554C">
        <w:rPr>
          <w:rFonts w:cs="Times New Roman"/>
        </w:rPr>
        <w:t xml:space="preserve"> is a computing paradigm in which information processing has been integrated in everyday life by means of small networked processing devices. These devices link communications and computing infrastructure to everyday life settings and commonplace tasks.</w:t>
      </w:r>
    </w:p>
    <w:p w:rsidR="003B4AE4" w:rsidRPr="00CF554C" w:rsidRDefault="003B4AE4" w:rsidP="003B4AE4">
      <w:pPr>
        <w:ind w:firstLine="720"/>
        <w:rPr>
          <w:rFonts w:cs="Times New Roman"/>
        </w:rPr>
      </w:pPr>
      <w:r>
        <w:rPr>
          <w:rFonts w:cs="Times New Roman"/>
        </w:rPr>
        <w:t>An agent</w:t>
      </w:r>
      <w:r w:rsidRPr="00CF554C">
        <w:rPr>
          <w:rFonts w:cs="Times New Roman"/>
        </w:rPr>
        <w:t xml:space="preserve"> are defined as </w:t>
      </w:r>
      <w:r>
        <w:rPr>
          <w:rFonts w:cs="Times New Roman"/>
        </w:rPr>
        <w:t>an entity</w:t>
      </w:r>
      <w:r w:rsidRPr="00CF554C">
        <w:rPr>
          <w:rFonts w:cs="Times New Roman"/>
        </w:rPr>
        <w:t xml:space="preserve"> </w:t>
      </w:r>
      <w:r>
        <w:rPr>
          <w:rFonts w:cs="Times New Roman"/>
        </w:rPr>
        <w:t xml:space="preserve">which </w:t>
      </w:r>
      <w:r w:rsidRPr="00CF554C">
        <w:rPr>
          <w:rFonts w:cs="Times New Roman"/>
        </w:rPr>
        <w:t xml:space="preserve">perceives its environment through sensors and performs actions on that environment through actuators </w:t>
      </w:r>
      <w:fldSimple w:instr=" REF _Ref263593239 \h  \* MERGEFORMAT ">
        <w:r w:rsidR="00FD2F52" w:rsidRPr="00FD2F52">
          <w:rPr>
            <w:rFonts w:cs="Times New Roman"/>
          </w:rPr>
          <w:t xml:space="preserve">[ </w:t>
        </w:r>
        <w:r w:rsidR="00FD2F52" w:rsidRPr="00FD2F52">
          <w:rPr>
            <w:rFonts w:cs="Times New Roman"/>
            <w:noProof/>
          </w:rPr>
          <w:t>12</w:t>
        </w:r>
      </w:fldSimple>
      <w:r w:rsidRPr="00CF554C">
        <w:rPr>
          <w:rFonts w:cs="Times New Roman"/>
        </w:rPr>
        <w:t xml:space="preserve"> ].</w:t>
      </w:r>
    </w:p>
    <w:p w:rsidR="003B4AE4" w:rsidRPr="00CF554C" w:rsidRDefault="003B4AE4" w:rsidP="003B4AE4">
      <w:pPr>
        <w:pStyle w:val="Heading4"/>
        <w:keepNext/>
        <w:keepLines/>
        <w:numPr>
          <w:ilvl w:val="3"/>
          <w:numId w:val="38"/>
        </w:numPr>
        <w:spacing w:line="276" w:lineRule="auto"/>
        <w:rPr>
          <w:rFonts w:cs="Times New Roman"/>
          <w:i w:val="0"/>
        </w:rPr>
      </w:pPr>
      <w:r w:rsidRPr="00CF554C">
        <w:rPr>
          <w:rFonts w:cs="Times New Roman"/>
          <w:i w:val="0"/>
        </w:rPr>
        <w:t>Agent Environment</w:t>
      </w:r>
    </w:p>
    <w:p w:rsidR="003B4AE4" w:rsidRPr="00CF554C" w:rsidRDefault="003B4AE4" w:rsidP="003B4AE4">
      <w:pPr>
        <w:spacing w:before="200"/>
        <w:rPr>
          <w:rFonts w:cs="Times New Roman"/>
        </w:rPr>
      </w:pPr>
      <w:r w:rsidRPr="00CF554C">
        <w:rPr>
          <w:rFonts w:cs="Times New Roman"/>
        </w:rPr>
        <w:t xml:space="preserve">By their nature, the environments are roughly classified by </w:t>
      </w:r>
      <w:fldSimple w:instr=" REF _Ref263593239 \h  \* MERGEFORMAT ">
        <w:r w:rsidR="00FD2F52" w:rsidRPr="00FD2F52">
          <w:rPr>
            <w:rFonts w:cs="Times New Roman"/>
          </w:rPr>
          <w:t xml:space="preserve">[ </w:t>
        </w:r>
        <w:r w:rsidR="00FD2F52" w:rsidRPr="00FD2F52">
          <w:rPr>
            <w:rFonts w:cs="Times New Roman"/>
            <w:noProof/>
          </w:rPr>
          <w:t>12</w:t>
        </w:r>
      </w:fldSimple>
      <w:r w:rsidRPr="00CF554C">
        <w:rPr>
          <w:rFonts w:cs="Times New Roman"/>
        </w:rPr>
        <w:t xml:space="preserve"> ] in:</w:t>
      </w:r>
    </w:p>
    <w:p w:rsidR="003B4AE4" w:rsidRPr="00CF554C" w:rsidRDefault="003B4AE4" w:rsidP="003B4AE4">
      <w:pPr>
        <w:ind w:left="720" w:hanging="720"/>
        <w:rPr>
          <w:rFonts w:cs="Times New Roman"/>
        </w:rPr>
      </w:pPr>
      <w:r w:rsidRPr="00CF554C">
        <w:rPr>
          <w:rFonts w:cs="Times New Roman"/>
          <w:b/>
        </w:rPr>
        <w:t>Fully observable and partially observable environments:</w:t>
      </w:r>
      <w:r w:rsidRPr="00CF554C">
        <w:rPr>
          <w:rFonts w:cs="Times New Roman"/>
        </w:rPr>
        <w:t xml:space="preserve"> As the name suggests, in fully observable environments the agent has all the needed information, while in partially observable not everything about the context is known.</w:t>
      </w:r>
    </w:p>
    <w:p w:rsidR="003B4AE4" w:rsidRPr="00CF554C" w:rsidRDefault="003B4AE4" w:rsidP="003B4AE4">
      <w:pPr>
        <w:ind w:left="720" w:hanging="720"/>
        <w:rPr>
          <w:rFonts w:cs="Times New Roman"/>
        </w:rPr>
      </w:pPr>
      <w:r w:rsidRPr="00CF554C">
        <w:rPr>
          <w:rFonts w:cs="Times New Roman"/>
          <w:b/>
        </w:rPr>
        <w:t>Deterministic and Stochastic environments</w:t>
      </w:r>
      <w:r w:rsidRPr="00CF554C">
        <w:rPr>
          <w:rFonts w:cs="Times New Roman"/>
        </w:rPr>
        <w:t>: In a deterministic environment the next state is determined entirely based on the current state and the action executed by the agent.</w:t>
      </w:r>
    </w:p>
    <w:p w:rsidR="003B4AE4" w:rsidRPr="00CF554C" w:rsidRDefault="003B4AE4" w:rsidP="003B4AE4">
      <w:pPr>
        <w:ind w:left="720" w:hanging="720"/>
        <w:rPr>
          <w:rFonts w:cs="Times New Roman"/>
          <w:b/>
        </w:rPr>
      </w:pPr>
      <w:r w:rsidRPr="00CF554C">
        <w:rPr>
          <w:rFonts w:cs="Times New Roman"/>
          <w:b/>
        </w:rPr>
        <w:t>Episodic and Sequential environments</w:t>
      </w:r>
      <w:r w:rsidRPr="00CF554C">
        <w:rPr>
          <w:rFonts w:cs="Times New Roman"/>
        </w:rPr>
        <w:t>: in an episodic environment there are independent episodes, while in sequential ones the next world state is always influenced by the previous one.</w:t>
      </w:r>
    </w:p>
    <w:p w:rsidR="003B4AE4" w:rsidRPr="00CF554C" w:rsidRDefault="003B4AE4" w:rsidP="003B4AE4">
      <w:pPr>
        <w:ind w:left="720" w:hanging="720"/>
        <w:rPr>
          <w:rFonts w:cs="Times New Roman"/>
          <w:b/>
        </w:rPr>
      </w:pPr>
      <w:r w:rsidRPr="00CF554C">
        <w:rPr>
          <w:rFonts w:cs="Times New Roman"/>
          <w:b/>
        </w:rPr>
        <w:t>Static and Dynamic environments</w:t>
      </w:r>
      <w:r w:rsidRPr="00CF554C">
        <w:rPr>
          <w:rFonts w:cs="Times New Roman"/>
        </w:rPr>
        <w:t xml:space="preserve">:  In a static environment the world does not change while the agent </w:t>
      </w:r>
      <w:r>
        <w:rPr>
          <w:rFonts w:cs="Times New Roman"/>
        </w:rPr>
        <w:t xml:space="preserve">searches for </w:t>
      </w:r>
      <w:r w:rsidRPr="00CF554C">
        <w:rPr>
          <w:rFonts w:cs="Times New Roman"/>
        </w:rPr>
        <w:t>what to do.</w:t>
      </w:r>
    </w:p>
    <w:p w:rsidR="003B4AE4" w:rsidRPr="00CF554C" w:rsidRDefault="003B4AE4" w:rsidP="003B4AE4">
      <w:pPr>
        <w:ind w:left="720" w:hanging="720"/>
        <w:rPr>
          <w:rFonts w:cs="Times New Roman"/>
          <w:b/>
        </w:rPr>
      </w:pPr>
      <w:r w:rsidRPr="00CF554C">
        <w:rPr>
          <w:rFonts w:cs="Times New Roman"/>
          <w:b/>
        </w:rPr>
        <w:t xml:space="preserve"> Discrete and Continuous environments</w:t>
      </w:r>
      <w:r w:rsidRPr="00CF554C">
        <w:rPr>
          <w:rFonts w:cs="Times New Roman"/>
        </w:rPr>
        <w:t>: Discrete environments have a finite number of states.</w:t>
      </w:r>
    </w:p>
    <w:p w:rsidR="003B4AE4" w:rsidRPr="00CF554C" w:rsidRDefault="003B4AE4" w:rsidP="003B4AE4">
      <w:pPr>
        <w:ind w:left="720" w:hanging="720"/>
        <w:rPr>
          <w:rFonts w:cs="Times New Roman"/>
          <w:b/>
        </w:rPr>
      </w:pPr>
      <w:r w:rsidRPr="00CF554C">
        <w:rPr>
          <w:rFonts w:cs="Times New Roman"/>
          <w:b/>
        </w:rPr>
        <w:t>Single-Agent and Multiple-Agent environments</w:t>
      </w:r>
      <w:r w:rsidRPr="00CF554C">
        <w:rPr>
          <w:rFonts w:cs="Times New Roman"/>
        </w:rPr>
        <w:t>: In multiple-agent environments agents compete for a set of resources.</w:t>
      </w:r>
    </w:p>
    <w:p w:rsidR="003B4AE4" w:rsidRPr="00CF554C" w:rsidRDefault="003B4AE4" w:rsidP="003B4AE4">
      <w:pPr>
        <w:pStyle w:val="Heading4"/>
        <w:keepNext/>
        <w:keepLines/>
        <w:numPr>
          <w:ilvl w:val="3"/>
          <w:numId w:val="38"/>
        </w:numPr>
        <w:spacing w:line="276" w:lineRule="auto"/>
        <w:rPr>
          <w:rFonts w:cs="Times New Roman"/>
          <w:i w:val="0"/>
        </w:rPr>
      </w:pPr>
      <w:r w:rsidRPr="00CF554C">
        <w:rPr>
          <w:rFonts w:cs="Times New Roman"/>
          <w:i w:val="0"/>
        </w:rPr>
        <w:t>Agent Types</w:t>
      </w:r>
    </w:p>
    <w:p w:rsidR="003B4AE4" w:rsidRPr="00CF554C" w:rsidRDefault="003B4AE4" w:rsidP="003B4AE4">
      <w:pPr>
        <w:spacing w:before="200"/>
        <w:rPr>
          <w:rFonts w:cs="Times New Roman"/>
        </w:rPr>
      </w:pPr>
      <w:r w:rsidRPr="00CF554C">
        <w:rPr>
          <w:rFonts w:cs="Times New Roman"/>
        </w:rPr>
        <w:t xml:space="preserve">Based on the complexity of the agent’s reasoning process the agents can be classified in 5 categories </w:t>
      </w:r>
      <w:fldSimple w:instr=" REF _Ref263593239 \h  \* MERGEFORMAT ">
        <w:r w:rsidR="00FD2F52" w:rsidRPr="00FD2F52">
          <w:rPr>
            <w:rFonts w:cs="Times New Roman"/>
          </w:rPr>
          <w:t xml:space="preserve">[ </w:t>
        </w:r>
        <w:r w:rsidR="00FD2F52" w:rsidRPr="00FD2F52">
          <w:rPr>
            <w:rFonts w:cs="Times New Roman"/>
            <w:noProof/>
          </w:rPr>
          <w:t>12</w:t>
        </w:r>
      </w:fldSimple>
      <w:r w:rsidRPr="00CF554C">
        <w:rPr>
          <w:rFonts w:cs="Times New Roman"/>
        </w:rPr>
        <w:t xml:space="preserve"> ]:</w:t>
      </w:r>
    </w:p>
    <w:p w:rsidR="003B4AE4" w:rsidRPr="00CF554C" w:rsidRDefault="003B4AE4" w:rsidP="003B4AE4">
      <w:pPr>
        <w:ind w:left="720" w:hanging="720"/>
        <w:rPr>
          <w:rFonts w:cs="Times New Roman"/>
        </w:rPr>
      </w:pPr>
      <w:r w:rsidRPr="00CF554C">
        <w:rPr>
          <w:rFonts w:cs="Times New Roman"/>
          <w:b/>
        </w:rPr>
        <w:t xml:space="preserve">Simple reflex agents: </w:t>
      </w:r>
      <w:r w:rsidRPr="00CF554C">
        <w:rPr>
          <w:rFonts w:cs="Times New Roman"/>
        </w:rPr>
        <w:t xml:space="preserve">Act only based on the current input data, ignoring the context history. The agent’s actions are determined by simple </w:t>
      </w:r>
      <m:oMath>
        <m:r>
          <w:rPr>
            <w:rFonts w:ascii="Cambria Math" w:hAnsi="Cambria Math" w:cs="Times New Roman"/>
          </w:rPr>
          <m:t>if</m:t>
        </m:r>
        <m:r>
          <w:rPr>
            <w:rFonts w:ascii="Cambria Math" w:cs="Times New Roman"/>
          </w:rPr>
          <m:t xml:space="preserve"> </m:t>
        </m:r>
        <m:d>
          <m:dPr>
            <m:ctrlPr>
              <w:rPr>
                <w:rFonts w:ascii="Cambria Math" w:hAnsi="Cambria Math" w:cs="Times New Roman"/>
                <w:i/>
              </w:rPr>
            </m:ctrlPr>
          </m:dPr>
          <m:e>
            <m:r>
              <w:rPr>
                <w:rFonts w:ascii="Cambria Math" w:hAnsi="Cambria Math" w:cs="Times New Roman"/>
              </w:rPr>
              <m:t>condition</m:t>
            </m:r>
          </m:e>
        </m:d>
        <m:r>
          <w:rPr>
            <w:rFonts w:ascii="Cambria Math" w:hAnsi="Cambria Math" w:cs="Times New Roman"/>
          </w:rPr>
          <m:t>then</m:t>
        </m:r>
        <m:r>
          <w:rPr>
            <w:rFonts w:ascii="Cambria Math" w:cs="Times New Roman"/>
          </w:rPr>
          <m:t xml:space="preserve"> </m:t>
        </m:r>
        <m:r>
          <w:rPr>
            <w:rFonts w:ascii="Cambria Math" w:hAnsi="Cambria Math" w:cs="Times New Roman"/>
          </w:rPr>
          <m:t>execute</m:t>
        </m:r>
        <m:r>
          <w:rPr>
            <w:rFonts w:ascii="Cambria Math" w:cs="Times New Roman"/>
          </w:rPr>
          <m:t>(</m:t>
        </m:r>
        <m:r>
          <w:rPr>
            <w:rFonts w:ascii="Cambria Math" w:hAnsi="Cambria Math" w:cs="Times New Roman"/>
          </w:rPr>
          <m:t>action</m:t>
        </m:r>
        <m:r>
          <w:rPr>
            <w:rFonts w:ascii="Cambria Math" w:cs="Times New Roman"/>
          </w:rPr>
          <m:t>)</m:t>
        </m:r>
      </m:oMath>
      <w:r w:rsidRPr="00CF554C">
        <w:rPr>
          <w:rFonts w:cs="Times New Roman"/>
        </w:rPr>
        <w:t xml:space="preserve"> rules. Such an agent can succeed only in fully observable environments.</w:t>
      </w:r>
    </w:p>
    <w:p w:rsidR="003B4AE4" w:rsidRPr="00CF554C" w:rsidRDefault="003B4AE4" w:rsidP="003B4AE4">
      <w:pPr>
        <w:ind w:left="720" w:hanging="720"/>
        <w:rPr>
          <w:rFonts w:cs="Times New Roman"/>
        </w:rPr>
      </w:pPr>
      <w:r w:rsidRPr="00CF554C">
        <w:rPr>
          <w:rFonts w:cs="Times New Roman"/>
          <w:b/>
        </w:rPr>
        <w:t>Model-based agents:</w:t>
      </w:r>
      <w:r w:rsidRPr="00CF554C">
        <w:rPr>
          <w:rFonts w:cs="Times New Roman"/>
        </w:rPr>
        <w:t xml:space="preserve"> This type of agents maintains an internal model of the world in order to be able to reason over partially observable environments. The model holds previously observed information that now is not observable anymore and reacts just as the simple reflex agent to input data.</w:t>
      </w:r>
    </w:p>
    <w:p w:rsidR="003B4AE4" w:rsidRPr="00CF554C" w:rsidRDefault="003B4AE4" w:rsidP="003B4AE4">
      <w:pPr>
        <w:ind w:left="720" w:hanging="720"/>
        <w:rPr>
          <w:rFonts w:cs="Times New Roman"/>
        </w:rPr>
      </w:pPr>
      <w:r w:rsidRPr="00CF554C">
        <w:rPr>
          <w:rFonts w:cs="Times New Roman"/>
          <w:b/>
        </w:rPr>
        <w:lastRenderedPageBreak/>
        <w:t xml:space="preserve">Goal-based agents: </w:t>
      </w:r>
      <w:r w:rsidRPr="00CF554C">
        <w:rPr>
          <w:rFonts w:cs="Times New Roman"/>
        </w:rPr>
        <w:t xml:space="preserve">Because in complex situations just reacting will not lead to the desired outcome this type of agent has appeared. These agents know some </w:t>
      </w:r>
      <w:r w:rsidRPr="00CF554C">
        <w:rPr>
          <w:rFonts w:cs="Times New Roman"/>
          <w:b/>
        </w:rPr>
        <w:t>goal states</w:t>
      </w:r>
      <w:r w:rsidRPr="00CF554C">
        <w:rPr>
          <w:rFonts w:cs="Times New Roman"/>
        </w:rPr>
        <w:t xml:space="preserve"> and will try to reach those states.</w:t>
      </w:r>
    </w:p>
    <w:p w:rsidR="003B4AE4" w:rsidRPr="00CF554C" w:rsidRDefault="003B4AE4" w:rsidP="003B4AE4">
      <w:pPr>
        <w:ind w:left="720" w:hanging="720"/>
        <w:rPr>
          <w:rFonts w:cs="Times New Roman"/>
        </w:rPr>
      </w:pPr>
      <w:r w:rsidRPr="00CF554C">
        <w:rPr>
          <w:rFonts w:cs="Times New Roman"/>
          <w:b/>
        </w:rPr>
        <w:t>Utility–based agents:</w:t>
      </w:r>
      <w:r w:rsidRPr="00CF554C">
        <w:rPr>
          <w:rFonts w:cs="Times New Roman"/>
        </w:rPr>
        <w:t xml:space="preserve"> Knowing about just the goal does not provide a measure of degree of how expensive is a set of actions the concept of utility is introduced. A </w:t>
      </w:r>
      <w:r w:rsidRPr="00CF554C">
        <w:rPr>
          <w:rFonts w:cs="Times New Roman"/>
          <w:b/>
        </w:rPr>
        <w:t>utility function</w:t>
      </w:r>
      <w:r w:rsidRPr="00CF554C">
        <w:rPr>
          <w:rFonts w:cs="Times New Roman"/>
        </w:rPr>
        <w:t xml:space="preserve"> is used to map each an environment state to a desirability value, thus the agent being capable of comparing two courses of action and choose the one with the highest utility.</w:t>
      </w:r>
    </w:p>
    <w:p w:rsidR="003B4AE4" w:rsidRPr="00CF554C" w:rsidRDefault="003B4AE4" w:rsidP="003B4AE4">
      <w:pPr>
        <w:ind w:left="720" w:hanging="720"/>
        <w:rPr>
          <w:rFonts w:cs="Times New Roman"/>
        </w:rPr>
      </w:pPr>
      <w:r w:rsidRPr="00CF554C">
        <w:rPr>
          <w:rFonts w:cs="Times New Roman"/>
          <w:b/>
        </w:rPr>
        <w:t>Learning agents:</w:t>
      </w:r>
      <w:r w:rsidRPr="00CF554C">
        <w:rPr>
          <w:rFonts w:cs="Times New Roman"/>
        </w:rPr>
        <w:t xml:space="preserve"> Are the most complex and can operate in unknown environments. These agents learn about the surrounding world as they go and continuously adapt themselves.</w:t>
      </w:r>
    </w:p>
    <w:p w:rsidR="003B4AE4" w:rsidRPr="00CF554C" w:rsidRDefault="003B4AE4" w:rsidP="003B4AE4">
      <w:pPr>
        <w:pStyle w:val="Heading3"/>
        <w:keepNext/>
        <w:keepLines/>
        <w:numPr>
          <w:ilvl w:val="2"/>
          <w:numId w:val="38"/>
        </w:numPr>
        <w:spacing w:line="276" w:lineRule="auto"/>
        <w:rPr>
          <w:rFonts w:cs="Times New Roman"/>
        </w:rPr>
      </w:pPr>
      <w:bookmarkStart w:id="60" w:name="_Toc264798554"/>
      <w:bookmarkStart w:id="61" w:name="_Toc264737186"/>
      <w:bookmarkStart w:id="62" w:name="_Toc264918464"/>
      <w:r w:rsidRPr="00CF554C">
        <w:rPr>
          <w:rFonts w:cs="Times New Roman"/>
        </w:rPr>
        <w:t>Artificial Intelligence Learning, Knowledge Representation and Reasoning</w:t>
      </w:r>
      <w:bookmarkEnd w:id="60"/>
      <w:bookmarkEnd w:id="61"/>
      <w:bookmarkEnd w:id="62"/>
    </w:p>
    <w:p w:rsidR="003B4AE4" w:rsidRPr="00CF554C" w:rsidRDefault="003B4AE4" w:rsidP="003B4AE4">
      <w:pPr>
        <w:pStyle w:val="Heading4"/>
        <w:keepNext/>
        <w:keepLines/>
        <w:numPr>
          <w:ilvl w:val="3"/>
          <w:numId w:val="38"/>
        </w:numPr>
        <w:spacing w:line="276" w:lineRule="auto"/>
        <w:rPr>
          <w:rFonts w:cs="Times New Roman"/>
          <w:i w:val="0"/>
        </w:rPr>
      </w:pPr>
      <w:r w:rsidRPr="00CF554C">
        <w:rPr>
          <w:rFonts w:cs="Times New Roman"/>
          <w:i w:val="0"/>
        </w:rPr>
        <w:t>Knowledge Representation</w:t>
      </w:r>
    </w:p>
    <w:p w:rsidR="003B4AE4" w:rsidRPr="00CF554C" w:rsidRDefault="003B4AE4" w:rsidP="003B4AE4">
      <w:pPr>
        <w:spacing w:before="200"/>
        <w:rPr>
          <w:rFonts w:cs="Times New Roman"/>
        </w:rPr>
      </w:pPr>
      <w:r w:rsidRPr="00CF554C">
        <w:rPr>
          <w:rFonts w:cs="Times New Roman"/>
        </w:rPr>
        <w:t>Any intelligent agent, even reflex agents use knowledge about the environment in their reasoning process. The process of knowledge engineering is a daunting one due to the complexity of the surrounding world.</w:t>
      </w:r>
    </w:p>
    <w:p w:rsidR="003B4AE4" w:rsidRPr="00CF554C" w:rsidRDefault="003B4AE4" w:rsidP="003B4AE4">
      <w:pPr>
        <w:ind w:left="720" w:hanging="720"/>
        <w:rPr>
          <w:rFonts w:cs="Times New Roman"/>
        </w:rPr>
      </w:pPr>
      <w:r w:rsidRPr="00CF554C">
        <w:rPr>
          <w:rFonts w:cs="Times New Roman"/>
          <w:b/>
        </w:rPr>
        <w:t>Ontologies</w:t>
      </w:r>
      <w:r w:rsidRPr="00CF554C">
        <w:rPr>
          <w:rFonts w:cs="Times New Roman"/>
        </w:rPr>
        <w:t xml:space="preserve"> are the state of the art mechanism for knowledge representation. Ontology can be defined as a set of concepts from a particular domain together with the relationships between those concepts. These concepts are grouped in categories by the use of inheritance, thus providing a flexible and extensible means of representing the surrounding world.</w:t>
      </w:r>
    </w:p>
    <w:p w:rsidR="003B4AE4" w:rsidRPr="00CF554C" w:rsidRDefault="003B4AE4" w:rsidP="003B4AE4">
      <w:pPr>
        <w:pStyle w:val="Heading4"/>
        <w:keepNext/>
        <w:keepLines/>
        <w:numPr>
          <w:ilvl w:val="3"/>
          <w:numId w:val="38"/>
        </w:numPr>
        <w:spacing w:line="276" w:lineRule="auto"/>
        <w:rPr>
          <w:rFonts w:cs="Times New Roman"/>
          <w:i w:val="0"/>
        </w:rPr>
      </w:pPr>
      <w:r w:rsidRPr="00CF554C">
        <w:rPr>
          <w:rFonts w:cs="Times New Roman"/>
          <w:i w:val="0"/>
        </w:rPr>
        <w:t>Learning</w:t>
      </w:r>
    </w:p>
    <w:p w:rsidR="003B4AE4" w:rsidRPr="00CF554C" w:rsidRDefault="003B4AE4" w:rsidP="003B4AE4">
      <w:pPr>
        <w:spacing w:before="200"/>
        <w:rPr>
          <w:rFonts w:cs="Times New Roman"/>
        </w:rPr>
      </w:pPr>
      <w:r w:rsidRPr="00CF554C">
        <w:rPr>
          <w:rFonts w:cs="Times New Roman"/>
        </w:rPr>
        <w:t xml:space="preserve">The main idea behind learning is to use the gathered world data for improving the decision process, allowing an intelligent agent to improve its behavior trough study of its own experience. The goal of machine learning is for the intelligent system to be able to recognize complex patterns and make intelligent decisions based on them. For achieving this goal, machine learning has to borrow methods and concepts from other fields such as statistics, probability theory, data mining, pattern recognition and others. </w:t>
      </w:r>
    </w:p>
    <w:p w:rsidR="003B4AE4" w:rsidRPr="00CF554C" w:rsidRDefault="003B4AE4" w:rsidP="003B4AE4">
      <w:pPr>
        <w:spacing w:before="200"/>
        <w:ind w:firstLine="720"/>
        <w:rPr>
          <w:rFonts w:cs="Times New Roman"/>
        </w:rPr>
      </w:pPr>
      <w:r w:rsidRPr="00CF554C">
        <w:rPr>
          <w:rFonts w:cs="Times New Roman"/>
        </w:rPr>
        <w:t>Based on the type of feedback available, machine learning is classified in three categories: supervised, unsupervised and reinforcement learning.</w:t>
      </w:r>
    </w:p>
    <w:p w:rsidR="003B4AE4" w:rsidRPr="00CF554C" w:rsidRDefault="003B4AE4" w:rsidP="003B4AE4">
      <w:pPr>
        <w:spacing w:before="200"/>
        <w:ind w:left="720" w:hanging="720"/>
        <w:rPr>
          <w:rFonts w:cs="Times New Roman"/>
        </w:rPr>
      </w:pPr>
      <w:r w:rsidRPr="00CF554C">
        <w:rPr>
          <w:rFonts w:cs="Times New Roman"/>
          <w:b/>
        </w:rPr>
        <w:t xml:space="preserve">Supervised learning </w:t>
      </w:r>
      <w:r w:rsidRPr="00CF554C">
        <w:rPr>
          <w:rFonts w:cs="Times New Roman"/>
        </w:rPr>
        <w:t>is based on having the correct output for each input state. Mostly used in completely observable environments, in this type of learning the agent knows all possible outcomes from all possible actions and such it always knows what the best actions are.</w:t>
      </w:r>
    </w:p>
    <w:p w:rsidR="003B4AE4" w:rsidRPr="00CF554C" w:rsidRDefault="003B4AE4" w:rsidP="003B4AE4">
      <w:pPr>
        <w:spacing w:before="200"/>
        <w:ind w:left="720" w:hanging="720"/>
        <w:rPr>
          <w:rFonts w:cs="Times New Roman"/>
        </w:rPr>
      </w:pPr>
      <w:r w:rsidRPr="00CF554C">
        <w:rPr>
          <w:rFonts w:cs="Times New Roman"/>
          <w:b/>
        </w:rPr>
        <w:t xml:space="preserve">Unsupervised learning </w:t>
      </w:r>
      <w:r w:rsidRPr="00CF554C">
        <w:rPr>
          <w:rFonts w:cs="Times New Roman"/>
        </w:rPr>
        <w:t>is the opposite of supervised learning as it involves no knowledge of the system’s output for a given input. An unsupervised agent cannot learn what to do, because it has no information about what is desirable and what is not.</w:t>
      </w:r>
    </w:p>
    <w:p w:rsidR="003B4AE4" w:rsidRPr="00CF554C" w:rsidRDefault="003B4AE4" w:rsidP="003B4AE4">
      <w:pPr>
        <w:spacing w:before="200"/>
        <w:ind w:left="720" w:hanging="720"/>
        <w:rPr>
          <w:rFonts w:cs="Times New Roman"/>
        </w:rPr>
      </w:pPr>
      <w:r w:rsidRPr="00CF554C">
        <w:rPr>
          <w:rFonts w:cs="Times New Roman"/>
          <w:b/>
        </w:rPr>
        <w:t>Reinforcement learning</w:t>
      </w:r>
      <w:r w:rsidRPr="00CF554C">
        <w:rPr>
          <w:rFonts w:cs="Times New Roman"/>
        </w:rPr>
        <w:t xml:space="preserve"> is a combination of the previous presented methods. The agent is not fully supervised nor is it left clueless. Instead, it receives a valuation function called </w:t>
      </w:r>
      <w:r w:rsidRPr="00CF554C">
        <w:rPr>
          <w:rFonts w:cs="Times New Roman"/>
        </w:rPr>
        <w:lastRenderedPageBreak/>
        <w:t xml:space="preserve">reinforcement which indicates if a behavior is acceptable or not.  The function value is the reinforcement, a negative value representing a penalty and a positive value an encouragement. Most important in this type of learning is the representation of the learned data and the accuracy with which the reinforcement function classifies the situation the agent encounters.  </w:t>
      </w:r>
    </w:p>
    <w:p w:rsidR="003B4AE4" w:rsidRPr="00CF554C" w:rsidRDefault="003B4AE4" w:rsidP="003B4AE4">
      <w:pPr>
        <w:pStyle w:val="Heading4"/>
        <w:keepNext/>
        <w:keepLines/>
        <w:numPr>
          <w:ilvl w:val="3"/>
          <w:numId w:val="38"/>
        </w:numPr>
        <w:spacing w:line="276" w:lineRule="auto"/>
        <w:rPr>
          <w:rFonts w:cs="Times New Roman"/>
          <w:i w:val="0"/>
        </w:rPr>
      </w:pPr>
      <w:r w:rsidRPr="00CF554C">
        <w:rPr>
          <w:rFonts w:cs="Times New Roman"/>
          <w:i w:val="0"/>
        </w:rPr>
        <w:t>Reasoning</w:t>
      </w:r>
    </w:p>
    <w:p w:rsidR="003B4AE4" w:rsidRPr="00CF554C" w:rsidRDefault="003B4AE4" w:rsidP="003B4AE4">
      <w:pPr>
        <w:spacing w:before="200"/>
        <w:rPr>
          <w:rFonts w:cs="Times New Roman"/>
        </w:rPr>
      </w:pPr>
      <w:r w:rsidRPr="00CF554C">
        <w:rPr>
          <w:rFonts w:cs="Times New Roman"/>
        </w:rPr>
        <w:t xml:space="preserve">Reasoning in computer science can be regarded as the process of finding in the input data support for some concept. The most developed research area in this direction is in automated theorem proving algorithms, which are used in finding support for theorems based on the input data. Other research area as reasoning under uncertainty is of major importance in designing intelligent agent systems because the real world is not discrete and conclusions need to be drawn without knowing every outcome of every action. </w:t>
      </w:r>
    </w:p>
    <w:p w:rsidR="003B4AE4" w:rsidRPr="00CF554C" w:rsidRDefault="003B4AE4" w:rsidP="003B4AE4">
      <w:pPr>
        <w:pStyle w:val="Heading3"/>
        <w:keepNext/>
        <w:keepLines/>
        <w:numPr>
          <w:ilvl w:val="2"/>
          <w:numId w:val="38"/>
        </w:numPr>
        <w:spacing w:line="276" w:lineRule="auto"/>
        <w:rPr>
          <w:rFonts w:cs="Times New Roman"/>
        </w:rPr>
      </w:pPr>
      <w:bookmarkStart w:id="63" w:name="_Toc264798555"/>
      <w:bookmarkStart w:id="64" w:name="_Toc264737187"/>
      <w:bookmarkStart w:id="65" w:name="_Toc264918465"/>
      <w:r w:rsidRPr="00CF554C">
        <w:rPr>
          <w:rFonts w:cs="Times New Roman"/>
        </w:rPr>
        <w:t>An introduction to Green Computing, Virtualization and Server Consolidation</w:t>
      </w:r>
      <w:bookmarkEnd w:id="63"/>
      <w:bookmarkEnd w:id="64"/>
      <w:bookmarkEnd w:id="65"/>
    </w:p>
    <w:p w:rsidR="003B4AE4" w:rsidRPr="00CF554C" w:rsidRDefault="003B4AE4" w:rsidP="003B4AE4">
      <w:pPr>
        <w:spacing w:before="200"/>
        <w:rPr>
          <w:rFonts w:cs="Times New Roman"/>
        </w:rPr>
      </w:pPr>
      <w:r w:rsidRPr="00CF554C">
        <w:rPr>
          <w:rFonts w:cs="Times New Roman"/>
        </w:rPr>
        <w:t>Green Computing or Green IT is a computing paradigm that refers to environmental sustainable IT. All hardware and software components must use as little energy as possible and must have as small as possible impact on the environment. Another reason why this trend is important is because implementing its concepts reduces the total cost of ownership by reducing the energy cost.</w:t>
      </w:r>
    </w:p>
    <w:p w:rsidR="003B4AE4" w:rsidRPr="00CF554C" w:rsidRDefault="003B4AE4" w:rsidP="003B4AE4">
      <w:pPr>
        <w:pStyle w:val="Heading4"/>
        <w:keepNext/>
        <w:keepLines/>
        <w:numPr>
          <w:ilvl w:val="3"/>
          <w:numId w:val="38"/>
        </w:numPr>
        <w:spacing w:line="276" w:lineRule="auto"/>
        <w:rPr>
          <w:rFonts w:cs="Times New Roman"/>
          <w:i w:val="0"/>
        </w:rPr>
      </w:pPr>
      <w:r w:rsidRPr="00CF554C">
        <w:rPr>
          <w:rFonts w:cs="Times New Roman"/>
          <w:i w:val="0"/>
        </w:rPr>
        <w:t>Virtualization and Server Consolidation</w:t>
      </w:r>
    </w:p>
    <w:p w:rsidR="003B4AE4" w:rsidRPr="00CF554C" w:rsidRDefault="003B4AE4" w:rsidP="003B4AE4">
      <w:pPr>
        <w:spacing w:before="200"/>
        <w:rPr>
          <w:rFonts w:cs="Times New Roman"/>
        </w:rPr>
      </w:pPr>
      <w:r w:rsidRPr="00CF554C">
        <w:rPr>
          <w:rFonts w:cs="Times New Roman"/>
        </w:rPr>
        <w:t xml:space="preserve">A major problem in today’s datacenters is under usage of resources </w:t>
      </w:r>
      <w:fldSimple w:instr=" REF _Ref263593074 \h  \* MERGEFORMAT ">
        <w:r w:rsidR="00FD2F52" w:rsidRPr="00FD2F52">
          <w:rPr>
            <w:rFonts w:cs="Times New Roman"/>
          </w:rPr>
          <w:t xml:space="preserve">[ </w:t>
        </w:r>
        <w:r w:rsidR="00FD2F52" w:rsidRPr="00FD2F52">
          <w:rPr>
            <w:rFonts w:cs="Times New Roman"/>
            <w:noProof/>
          </w:rPr>
          <w:t>7</w:t>
        </w:r>
      </w:fldSimple>
      <w:r w:rsidRPr="00CF554C">
        <w:rPr>
          <w:rFonts w:cs="Times New Roman"/>
        </w:rPr>
        <w:t xml:space="preserve"> ]</w:t>
      </w:r>
      <w:fldSimple w:instr=" REF _Ref263593083 \h  \* MERGEFORMAT ">
        <w:r w:rsidR="00FD2F52" w:rsidRPr="00FD2F52">
          <w:rPr>
            <w:rFonts w:cs="Times New Roman"/>
          </w:rPr>
          <w:t xml:space="preserve">[ </w:t>
        </w:r>
        <w:r w:rsidR="00FD2F52" w:rsidRPr="00FD2F52">
          <w:rPr>
            <w:rFonts w:cs="Times New Roman"/>
            <w:noProof/>
          </w:rPr>
          <w:t>8</w:t>
        </w:r>
      </w:fldSimple>
      <w:r w:rsidRPr="00CF554C">
        <w:rPr>
          <w:rFonts w:cs="Times New Roman"/>
        </w:rPr>
        <w:t xml:space="preserve"> ]. Due to the lack of dynamic datacenter management based on the current or incoming load each datacenter must have all servers online in the e</w:t>
      </w:r>
      <w:r>
        <w:rPr>
          <w:rFonts w:cs="Times New Roman"/>
        </w:rPr>
        <w:t>vent that the traffic increases</w:t>
      </w:r>
      <w:r w:rsidRPr="00CF554C">
        <w:rPr>
          <w:rFonts w:cs="Times New Roman"/>
        </w:rPr>
        <w:t>.</w:t>
      </w:r>
      <w:r>
        <w:rPr>
          <w:rFonts w:cs="Times New Roman"/>
        </w:rPr>
        <w:t xml:space="preserve"> The need to be </w:t>
      </w:r>
      <w:r w:rsidRPr="00CF554C">
        <w:rPr>
          <w:rFonts w:cs="Times New Roman"/>
        </w:rPr>
        <w:t xml:space="preserve">prepared for the largest traffic possible leads to the need of having a large number of servers. These two facts combined generate a problem called </w:t>
      </w:r>
      <w:r w:rsidRPr="00CF554C">
        <w:rPr>
          <w:rFonts w:cs="Times New Roman"/>
          <w:b/>
        </w:rPr>
        <w:t>server sprawl</w:t>
      </w:r>
      <w:r w:rsidRPr="00CF554C">
        <w:rPr>
          <w:rFonts w:cs="Times New Roman"/>
        </w:rPr>
        <w:t xml:space="preserve">, </w:t>
      </w:r>
      <w:r w:rsidRPr="00CF554C">
        <w:rPr>
          <w:rStyle w:val="apple-style-span"/>
          <w:rFonts w:cs="Times New Roman"/>
          <w:color w:val="000000"/>
        </w:rPr>
        <w:t>a situation in which multiple, under-utilized servers take up more space and consume more resources than can be justified by their</w:t>
      </w:r>
      <w:r w:rsidRPr="00CF554C">
        <w:rPr>
          <w:rStyle w:val="apple-converted-space"/>
          <w:rFonts w:cs="Times New Roman"/>
          <w:color w:val="000000"/>
        </w:rPr>
        <w:t> workload</w:t>
      </w:r>
      <w:r w:rsidRPr="00CF554C">
        <w:rPr>
          <w:rFonts w:cs="Times New Roman"/>
        </w:rPr>
        <w:t>.</w:t>
      </w:r>
    </w:p>
    <w:p w:rsidR="003B4AE4" w:rsidRPr="00CF554C" w:rsidRDefault="003B4AE4" w:rsidP="003B4AE4">
      <w:pPr>
        <w:ind w:left="720" w:hanging="720"/>
        <w:rPr>
          <w:rFonts w:cs="Times New Roman"/>
        </w:rPr>
      </w:pPr>
      <w:r>
        <w:rPr>
          <w:rFonts w:cs="Times New Roman"/>
          <w:b/>
          <w:noProof/>
          <w:lang w:bidi="ar-SA"/>
        </w:rPr>
        <w:drawing>
          <wp:anchor distT="0" distB="0" distL="114300" distR="114300" simplePos="0" relativeHeight="251661312" behindDoc="1" locked="0" layoutInCell="1" allowOverlap="1">
            <wp:simplePos x="0" y="0"/>
            <wp:positionH relativeFrom="column">
              <wp:posOffset>3538220</wp:posOffset>
            </wp:positionH>
            <wp:positionV relativeFrom="paragraph">
              <wp:posOffset>412115</wp:posOffset>
            </wp:positionV>
            <wp:extent cx="2308860" cy="1977390"/>
            <wp:effectExtent l="19050" t="0" r="0" b="0"/>
            <wp:wrapSquare wrapText="bothSides"/>
            <wp:docPr id="1"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942293" cy="3112532"/>
                      <a:chOff x="6362700" y="1371600"/>
                      <a:chExt cx="2942293" cy="3112532"/>
                    </a:xfrm>
                  </a:grpSpPr>
                  <a:pic>
                    <a:nvPicPr>
                      <a:cNvPr id="4" name="Content Placeholder 4" descr="vmware_virtualization.jpg"/>
                      <a:cNvPicPr>
                        <a:picLocks noChangeAspect="1"/>
                      </a:cNvPicPr>
                    </a:nvPicPr>
                    <a:blipFill>
                      <a:blip r:embed="rId12" cstate="print"/>
                      <a:stretch>
                        <a:fillRect/>
                      </a:stretch>
                    </a:blipFill>
                    <a:spPr>
                      <a:xfrm>
                        <a:off x="6362700" y="1371600"/>
                        <a:ext cx="2781300" cy="2809113"/>
                      </a:xfrm>
                      <a:prstGeom prst="rect">
                        <a:avLst/>
                      </a:prstGeom>
                    </a:spPr>
                  </a:pic>
                  <a:sp>
                    <a:nvSpPr>
                      <a:cNvPr id="5" name="Rectangle 4"/>
                      <a:cNvSpPr/>
                    </a:nvSpPr>
                    <a:spPr>
                      <a:xfrm>
                        <a:off x="6400800" y="4114800"/>
                        <a:ext cx="2904193"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www.irontechsolutions.com</a:t>
                          </a:r>
                          <a:endParaRPr lang="en-US" dirty="0"/>
                        </a:p>
                      </a:txBody>
                      <a:useSpRect/>
                    </a:txSp>
                  </a:sp>
                </lc:lockedCanvas>
              </a:graphicData>
            </a:graphic>
          </wp:anchor>
        </w:drawing>
      </w:r>
      <w:r w:rsidRPr="00CF554C">
        <w:rPr>
          <w:rFonts w:cs="Times New Roman"/>
          <w:b/>
        </w:rPr>
        <w:t>Server Consolidation</w:t>
      </w:r>
      <w:r w:rsidRPr="00CF554C">
        <w:rPr>
          <w:rFonts w:cs="Times New Roman"/>
        </w:rPr>
        <w:t xml:space="preserve"> (</w:t>
      </w:r>
      <w:fldSimple w:instr=" REF _Ref264106343 \h  \* MERGEFORMAT ">
        <w:r w:rsidR="00FD2F52" w:rsidRPr="00FD2F52">
          <w:rPr>
            <w:rFonts w:cs="Times New Roman"/>
          </w:rPr>
          <w:t xml:space="preserve">Figure </w:t>
        </w:r>
        <w:r w:rsidR="00FD2F52" w:rsidRPr="00FD2F52">
          <w:rPr>
            <w:rFonts w:cs="Times New Roman"/>
            <w:noProof/>
          </w:rPr>
          <w:t>1.1</w:t>
        </w:r>
      </w:fldSimple>
      <w:r w:rsidRPr="00CF554C">
        <w:rPr>
          <w:rFonts w:cs="Times New Roman"/>
        </w:rPr>
        <w:t>) has as goal solving this problem by finding means of reducing the number of idle servers. There are several methods for server consolidation, some based on more powerful servers, some on virtualization.</w:t>
      </w:r>
    </w:p>
    <w:p w:rsidR="003B4AE4" w:rsidRPr="00CF554C" w:rsidRDefault="007267FF" w:rsidP="003B4AE4">
      <w:pPr>
        <w:ind w:left="720" w:hanging="720"/>
        <w:rPr>
          <w:rFonts w:cs="Times New Roman"/>
        </w:rPr>
      </w:pPr>
      <w:r>
        <w:rPr>
          <w:rFonts w:cs="Times New Roman"/>
          <w:noProof/>
        </w:rPr>
        <w:pict>
          <v:shapetype id="_x0000_t202" coordsize="21600,21600" o:spt="202" path="m,l,21600r21600,l21600,xe">
            <v:stroke joinstyle="miter"/>
            <v:path gradientshapeok="t" o:connecttype="rect"/>
          </v:shapetype>
          <v:shape id="_x0000_s1026" type="#_x0000_t202" style="position:absolute;left:0;text-align:left;margin-left:255.3pt;margin-top:128.05pt;width:233.2pt;height:20.35pt;z-index:251658240" stroked="f">
            <v:textbox style="mso-next-textbox:#_x0000_s1026;mso-fit-shape-to-text:t" inset="0,0,0,0">
              <w:txbxContent>
                <w:p w:rsidR="00191FE0" w:rsidRPr="006E22C3" w:rsidRDefault="00191FE0" w:rsidP="003B4AE4">
                  <w:pPr>
                    <w:pStyle w:val="Caption"/>
                    <w:rPr>
                      <w:noProof/>
                      <w:color w:val="auto"/>
                    </w:rPr>
                  </w:pPr>
                  <w:bookmarkStart w:id="66" w:name="_Ref264106343"/>
                  <w:bookmarkStart w:id="67" w:name="_Toc264369110"/>
                  <w:bookmarkStart w:id="68" w:name="_Toc264798624"/>
                  <w:bookmarkStart w:id="69" w:name="_Toc264916802"/>
                  <w:bookmarkStart w:id="70" w:name="_Toc264920356"/>
                  <w:r w:rsidRPr="006E22C3">
                    <w:rPr>
                      <w:color w:val="auto"/>
                    </w:rPr>
                    <w:t xml:space="preserve">Figure </w:t>
                  </w:r>
                  <w:r w:rsidR="007267FF">
                    <w:rPr>
                      <w:color w:val="auto"/>
                    </w:rPr>
                    <w:fldChar w:fldCharType="begin"/>
                  </w:r>
                  <w:r>
                    <w:rPr>
                      <w:color w:val="auto"/>
                    </w:rPr>
                    <w:instrText xml:space="preserve"> STYLEREF 1 \s </w:instrText>
                  </w:r>
                  <w:r w:rsidR="007267FF">
                    <w:rPr>
                      <w:color w:val="auto"/>
                    </w:rPr>
                    <w:fldChar w:fldCharType="separate"/>
                  </w:r>
                  <w:r w:rsidR="00FD2F52">
                    <w:rPr>
                      <w:noProof/>
                      <w:color w:val="auto"/>
                    </w:rPr>
                    <w:t>1</w:t>
                  </w:r>
                  <w:r w:rsidR="007267FF">
                    <w:rPr>
                      <w:color w:val="auto"/>
                    </w:rPr>
                    <w:fldChar w:fldCharType="end"/>
                  </w:r>
                  <w:r>
                    <w:rPr>
                      <w:color w:val="auto"/>
                    </w:rPr>
                    <w:t>.</w:t>
                  </w:r>
                  <w:r w:rsidR="007267FF">
                    <w:rPr>
                      <w:color w:val="auto"/>
                    </w:rPr>
                    <w:fldChar w:fldCharType="begin"/>
                  </w:r>
                  <w:r>
                    <w:rPr>
                      <w:color w:val="auto"/>
                    </w:rPr>
                    <w:instrText xml:space="preserve"> SEQ Figure \* ARABIC \s 1 </w:instrText>
                  </w:r>
                  <w:r w:rsidR="007267FF">
                    <w:rPr>
                      <w:color w:val="auto"/>
                    </w:rPr>
                    <w:fldChar w:fldCharType="separate"/>
                  </w:r>
                  <w:r w:rsidR="00FD2F52">
                    <w:rPr>
                      <w:noProof/>
                      <w:color w:val="auto"/>
                    </w:rPr>
                    <w:t>1</w:t>
                  </w:r>
                  <w:r w:rsidR="007267FF">
                    <w:rPr>
                      <w:color w:val="auto"/>
                    </w:rPr>
                    <w:fldChar w:fldCharType="end"/>
                  </w:r>
                  <w:bookmarkEnd w:id="66"/>
                  <w:r w:rsidRPr="006E22C3">
                    <w:rPr>
                      <w:color w:val="auto"/>
                    </w:rPr>
                    <w:t>: Server Consolidation trough Virtualization</w:t>
                  </w:r>
                  <w:bookmarkEnd w:id="67"/>
                  <w:bookmarkEnd w:id="68"/>
                  <w:bookmarkEnd w:id="69"/>
                  <w:bookmarkEnd w:id="70"/>
                </w:p>
              </w:txbxContent>
            </v:textbox>
            <w10:wrap type="square"/>
          </v:shape>
        </w:pict>
      </w:r>
      <w:r w:rsidR="003B4AE4" w:rsidRPr="00CF554C">
        <w:rPr>
          <w:rFonts w:cs="Times New Roman"/>
          <w:b/>
        </w:rPr>
        <w:t xml:space="preserve">Virtualization </w:t>
      </w:r>
      <w:r w:rsidR="003B4AE4" w:rsidRPr="00CF554C">
        <w:rPr>
          <w:rFonts w:cs="Times New Roman"/>
        </w:rPr>
        <w:t>is a technique for running several operating systems on a single system. By employing virtualization many servers can be transferred to dedicated virtual machines and run on a more powerful system (Fig 1), thus increasing server consolidation. In virtualized environments, the virtual machines run on a “</w:t>
      </w:r>
      <w:r w:rsidR="003B4AE4">
        <w:rPr>
          <w:rFonts w:cs="Times New Roman"/>
        </w:rPr>
        <w:t>virtual machine OS (operating system)</w:t>
      </w:r>
      <w:r w:rsidR="003B4AE4" w:rsidRPr="00CF554C">
        <w:rPr>
          <w:rFonts w:cs="Times New Roman"/>
        </w:rPr>
        <w:t xml:space="preserve">” called a </w:t>
      </w:r>
      <w:r w:rsidR="003B4AE4" w:rsidRPr="00CF554C">
        <w:rPr>
          <w:rFonts w:cs="Times New Roman"/>
          <w:b/>
        </w:rPr>
        <w:t>hypervisor</w:t>
      </w:r>
      <w:r w:rsidR="003B4AE4" w:rsidRPr="00CF554C">
        <w:rPr>
          <w:rFonts w:cs="Times New Roman"/>
        </w:rPr>
        <w:t xml:space="preserve"> which manages the resource allocation and distribution among the </w:t>
      </w:r>
      <w:r w:rsidR="003B4AE4" w:rsidRPr="00CF554C">
        <w:rPr>
          <w:rFonts w:cs="Times New Roman"/>
        </w:rPr>
        <w:lastRenderedPageBreak/>
        <w:t>virtual machines. A major advantage of this approach is that a virtual machine’s resources can be modified depending on the load. Also, with modern hypervisors, virtual machines can be migrated from one server to another without any visible downtime to increase server utilization or in the event of a hardware failure.</w:t>
      </w:r>
    </w:p>
    <w:p w:rsidR="003B4AE4" w:rsidRPr="00CF554C" w:rsidRDefault="003B4AE4" w:rsidP="003B4AE4">
      <w:pPr>
        <w:pStyle w:val="Heading4"/>
        <w:keepNext/>
        <w:keepLines/>
        <w:numPr>
          <w:ilvl w:val="3"/>
          <w:numId w:val="38"/>
        </w:numPr>
        <w:spacing w:line="276" w:lineRule="auto"/>
        <w:rPr>
          <w:rFonts w:cs="Times New Roman"/>
          <w:i w:val="0"/>
        </w:rPr>
      </w:pPr>
      <w:r w:rsidRPr="00CF554C">
        <w:rPr>
          <w:rFonts w:cs="Times New Roman"/>
          <w:i w:val="0"/>
        </w:rPr>
        <w:t>Datacenter Load Distribution</w:t>
      </w:r>
    </w:p>
    <w:p w:rsidR="003B4AE4" w:rsidRPr="00CF554C" w:rsidRDefault="003B4AE4" w:rsidP="003B4AE4">
      <w:pPr>
        <w:ind w:left="720" w:hanging="720"/>
        <w:rPr>
          <w:rFonts w:cs="Times New Roman"/>
        </w:rPr>
      </w:pPr>
      <w:r w:rsidRPr="00CF554C">
        <w:rPr>
          <w:rFonts w:cs="Times New Roman"/>
          <w:b/>
        </w:rPr>
        <w:t>Load skewing</w:t>
      </w:r>
      <w:r w:rsidRPr="00CF554C">
        <w:rPr>
          <w:rFonts w:cs="Times New Roman"/>
        </w:rPr>
        <w:t xml:space="preserve"> is a datacenter load distribution technique which involves several tasks. The entire datacenter load is fitted onto as few servers as possible. One or more servers are kept as </w:t>
      </w:r>
      <w:r w:rsidRPr="00CF554C">
        <w:rPr>
          <w:rFonts w:cs="Times New Roman"/>
          <w:b/>
        </w:rPr>
        <w:t>tails</w:t>
      </w:r>
      <w:r w:rsidRPr="00CF554C">
        <w:rPr>
          <w:rFonts w:cs="Times New Roman"/>
        </w:rPr>
        <w:t xml:space="preserve"> in order to accommodate future workload. The rest of the servers are sent to hibernation.  </w:t>
      </w:r>
    </w:p>
    <w:p w:rsidR="003B4AE4" w:rsidRDefault="003B4AE4" w:rsidP="003B4AE4">
      <w:pPr>
        <w:ind w:left="720" w:hanging="720"/>
        <w:rPr>
          <w:rFonts w:cs="Times New Roman"/>
        </w:rPr>
      </w:pPr>
      <w:r w:rsidRPr="00CF554C">
        <w:rPr>
          <w:rFonts w:cs="Times New Roman"/>
          <w:b/>
        </w:rPr>
        <w:t>Throttling</w:t>
      </w:r>
      <w:r w:rsidRPr="00CF554C">
        <w:rPr>
          <w:rFonts w:cs="Times New Roman"/>
        </w:rPr>
        <w:t xml:space="preserve"> is the mechanism of reducing the performance of underused hardware components and thus reducing the energy consumption. This mechanism is very useful in datacenters where the workload is evenly distributed among servers.  </w:t>
      </w:r>
    </w:p>
    <w:p w:rsidR="003B4AE4" w:rsidRDefault="003B4AE4" w:rsidP="003B4AE4">
      <w:pPr>
        <w:ind w:left="720" w:hanging="720"/>
        <w:rPr>
          <w:rFonts w:cs="Times New Roman"/>
        </w:rPr>
      </w:pPr>
    </w:p>
    <w:p w:rsidR="003B4AE4" w:rsidRDefault="003B4AE4" w:rsidP="003B4AE4">
      <w:pPr>
        <w:ind w:left="720" w:hanging="720"/>
        <w:rPr>
          <w:rFonts w:cs="Times New Roman"/>
        </w:rPr>
      </w:pPr>
    </w:p>
    <w:p w:rsidR="003B4AE4" w:rsidRDefault="003B4AE4" w:rsidP="003B4AE4">
      <w:pPr>
        <w:ind w:left="720" w:hanging="720"/>
        <w:rPr>
          <w:rFonts w:cs="Times New Roman"/>
        </w:rPr>
      </w:pPr>
    </w:p>
    <w:p w:rsidR="003B4AE4" w:rsidRDefault="003B4AE4" w:rsidP="003B4AE4"/>
    <w:p w:rsidR="000E57E1" w:rsidRDefault="000E57E1" w:rsidP="003B4AE4"/>
    <w:p w:rsidR="000E57E1" w:rsidRDefault="000E57E1" w:rsidP="003B4AE4"/>
    <w:p w:rsidR="000E57E1" w:rsidRDefault="000E57E1" w:rsidP="003B4AE4"/>
    <w:p w:rsidR="000E57E1" w:rsidRDefault="000E57E1" w:rsidP="003B4AE4"/>
    <w:p w:rsidR="000E57E1" w:rsidRDefault="000E57E1" w:rsidP="003B4AE4"/>
    <w:p w:rsidR="000E57E1" w:rsidRDefault="000E57E1" w:rsidP="003B4AE4"/>
    <w:p w:rsidR="000E57E1" w:rsidRDefault="000E57E1" w:rsidP="003B4AE4"/>
    <w:p w:rsidR="000E57E1" w:rsidRDefault="000E57E1" w:rsidP="003B4AE4"/>
    <w:p w:rsidR="000E57E1" w:rsidRDefault="000E57E1" w:rsidP="003B4AE4"/>
    <w:p w:rsidR="000E57E1" w:rsidRDefault="000E57E1" w:rsidP="003B4AE4"/>
    <w:p w:rsidR="000E57E1" w:rsidRDefault="000E57E1" w:rsidP="003B4AE4"/>
    <w:p w:rsidR="000E57E1" w:rsidRDefault="000E57E1" w:rsidP="003B4AE4"/>
    <w:p w:rsidR="000E57E1" w:rsidRPr="003B4AE4" w:rsidRDefault="000E57E1" w:rsidP="003B4AE4"/>
    <w:p w:rsidR="00625560" w:rsidRPr="00CF554C" w:rsidRDefault="00625560" w:rsidP="00625560">
      <w:pPr>
        <w:rPr>
          <w:rFonts w:cs="Times New Roman"/>
        </w:rPr>
      </w:pPr>
    </w:p>
    <w:p w:rsidR="00625560" w:rsidRPr="00CF554C" w:rsidRDefault="00285056" w:rsidP="00285056">
      <w:pPr>
        <w:pStyle w:val="Title"/>
        <w:rPr>
          <w:rFonts w:cs="Times New Roman"/>
        </w:rPr>
      </w:pPr>
      <w:r>
        <w:lastRenderedPageBreak/>
        <w:t>Chapter 3</w:t>
      </w:r>
    </w:p>
    <w:p w:rsidR="00625560" w:rsidRPr="00CF554C" w:rsidRDefault="00625560" w:rsidP="003B4AE4">
      <w:pPr>
        <w:pStyle w:val="Heading1"/>
        <w:keepNext/>
        <w:keepLines/>
        <w:numPr>
          <w:ilvl w:val="0"/>
          <w:numId w:val="38"/>
        </w:numPr>
        <w:spacing w:after="160" w:line="276" w:lineRule="auto"/>
        <w:contextualSpacing w:val="0"/>
        <w:rPr>
          <w:rFonts w:cs="Times New Roman"/>
        </w:rPr>
      </w:pPr>
      <w:bookmarkStart w:id="71" w:name="_Toc264798556"/>
      <w:bookmarkStart w:id="72" w:name="_Toc264737188"/>
      <w:bookmarkStart w:id="73" w:name="_Toc264918466"/>
      <w:bookmarkStart w:id="74" w:name="_Ref263931095"/>
      <w:bookmarkStart w:id="75" w:name="_Ref263931101"/>
      <w:r w:rsidRPr="00CF554C">
        <w:rPr>
          <w:rFonts w:cs="Times New Roman"/>
        </w:rPr>
        <w:t>Related Work</w:t>
      </w:r>
      <w:bookmarkEnd w:id="71"/>
      <w:bookmarkEnd w:id="72"/>
      <w:bookmarkEnd w:id="73"/>
    </w:p>
    <w:p w:rsidR="00625560" w:rsidRPr="00CF554C" w:rsidRDefault="00625560" w:rsidP="00625560">
      <w:pPr>
        <w:rPr>
          <w:rFonts w:cs="Times New Roman"/>
        </w:rPr>
      </w:pPr>
      <w:r w:rsidRPr="00CF554C">
        <w:rPr>
          <w:rFonts w:cs="Times New Roman"/>
        </w:rPr>
        <w:t>The related work this paper is based on can be classified into two categories:</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Existing negotiation and bargaining solutions</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 xml:space="preserve">Existing self-adapting systems </w:t>
      </w:r>
    </w:p>
    <w:p w:rsidR="00625560" w:rsidRPr="00CF554C" w:rsidRDefault="00625560" w:rsidP="003B4AE4">
      <w:pPr>
        <w:pStyle w:val="Heading2"/>
        <w:keepNext/>
        <w:keepLines/>
        <w:numPr>
          <w:ilvl w:val="1"/>
          <w:numId w:val="38"/>
        </w:numPr>
        <w:spacing w:line="276" w:lineRule="auto"/>
        <w:rPr>
          <w:rFonts w:cs="Times New Roman"/>
        </w:rPr>
      </w:pPr>
      <w:bookmarkStart w:id="76" w:name="_Toc264798557"/>
      <w:bookmarkStart w:id="77" w:name="_Toc264737189"/>
      <w:bookmarkStart w:id="78" w:name="_Toc264918467"/>
      <w:r w:rsidRPr="00CF554C">
        <w:rPr>
          <w:rFonts w:cs="Times New Roman"/>
        </w:rPr>
        <w:t>An overview of existing negotiation and bargaining solutions</w:t>
      </w:r>
      <w:bookmarkEnd w:id="76"/>
      <w:bookmarkEnd w:id="77"/>
      <w:bookmarkEnd w:id="78"/>
    </w:p>
    <w:p w:rsidR="00625560" w:rsidRPr="00CF554C" w:rsidRDefault="00625560" w:rsidP="00625560">
      <w:pPr>
        <w:spacing w:before="200"/>
        <w:rPr>
          <w:rFonts w:cs="Times New Roman"/>
        </w:rPr>
      </w:pPr>
      <w:r w:rsidRPr="00CF554C">
        <w:rPr>
          <w:rFonts w:cs="Times New Roman"/>
        </w:rPr>
        <w:t>An improvement to server consolidation is the use of negotiation techniques to find a tradeoff between power consumption and QoS. Although QoS requirements are of most importance, in some case a tradeoff is needed due to hardware failure or even unjustified power consumption. For example if a decrease in 5% of CPU requirements for the entire datacenter would allow, after virtual machine rearrangement, for one server to be turned off or send to low power state, then a negotiation technique can be used to find the best value to decrease the CPU for each virtual machine.</w:t>
      </w:r>
    </w:p>
    <w:p w:rsidR="00625560" w:rsidRPr="00CF554C" w:rsidRDefault="00625560" w:rsidP="00625560">
      <w:pPr>
        <w:ind w:firstLine="720"/>
        <w:rPr>
          <w:rFonts w:cs="Times New Roman"/>
        </w:rPr>
      </w:pPr>
      <w:r w:rsidRPr="00CF554C">
        <w:rPr>
          <w:rFonts w:cs="Times New Roman"/>
        </w:rPr>
        <w:t>The research area of distributed negotiation or multi-agent negotiation has a lot of work associated to it. From this work is clear that negotiation is an important issue in almost any distributed or intelligent system, being present from web services negotiation to grid resource allocation and with the help of this paper, in datacenter consolidation efforts.</w:t>
      </w:r>
    </w:p>
    <w:p w:rsidR="00625560" w:rsidRPr="00CF554C" w:rsidRDefault="00625560" w:rsidP="00625560">
      <w:pPr>
        <w:ind w:firstLine="720"/>
        <w:rPr>
          <w:rFonts w:cs="Times New Roman"/>
        </w:rPr>
      </w:pPr>
      <w:r w:rsidRPr="00CF554C">
        <w:rPr>
          <w:rFonts w:cs="Times New Roman"/>
        </w:rPr>
        <w:t xml:space="preserve"> Web service discovery and invocation benefit from negotiation as described in </w:t>
      </w:r>
      <w:fldSimple w:instr=" REF _Ref263593323 \h  \* MERGEFORMAT ">
        <w:r w:rsidR="00FD2F52" w:rsidRPr="00FD2F52">
          <w:rPr>
            <w:rFonts w:cs="Times New Roman"/>
          </w:rPr>
          <w:t xml:space="preserve">[ </w:t>
        </w:r>
        <w:r w:rsidR="00FD2F52" w:rsidRPr="00FD2F52">
          <w:rPr>
            <w:rFonts w:cs="Times New Roman"/>
            <w:noProof/>
          </w:rPr>
          <w:t>13</w:t>
        </w:r>
      </w:fldSimple>
      <w:r w:rsidRPr="00CF554C">
        <w:rPr>
          <w:rFonts w:cs="Times New Roman"/>
        </w:rPr>
        <w:t xml:space="preserve"> ], where a tradeoff </w:t>
      </w:r>
      <w:ins w:id="79" w:author="Moldovanus" w:date="2010-06-21T21:06:00Z">
        <w:r w:rsidR="008C1183">
          <w:rPr>
            <w:rFonts w:cs="Times New Roman"/>
          </w:rPr>
          <w:t xml:space="preserve"> </w:t>
        </w:r>
      </w:ins>
      <w:r w:rsidRPr="00CF554C">
        <w:rPr>
          <w:rFonts w:cs="Times New Roman"/>
        </w:rPr>
        <w:t xml:space="preserve">between QoS and Cost of Service is achieved trough exchange of less desirable tokens with more desirable ones between parties. As presented in </w:t>
      </w:r>
      <w:fldSimple w:instr=" REF _Ref263593323 \h  \* MERGEFORMAT ">
        <w:r w:rsidR="00FD2F52" w:rsidRPr="00FD2F52">
          <w:rPr>
            <w:rFonts w:cs="Times New Roman"/>
          </w:rPr>
          <w:t xml:space="preserve">[ </w:t>
        </w:r>
        <w:r w:rsidR="00FD2F52" w:rsidRPr="00FD2F52">
          <w:rPr>
            <w:rFonts w:cs="Times New Roman"/>
            <w:noProof/>
          </w:rPr>
          <w:t>13</w:t>
        </w:r>
      </w:fldSimple>
      <w:r w:rsidRPr="00CF554C">
        <w:rPr>
          <w:rFonts w:cs="Times New Roman"/>
        </w:rPr>
        <w:t xml:space="preserve"> ], very important in web service discovery is the process of finding the most appropriate Web Service providers for a specific Web Service requestor. For being able to conduct real world business by automated web service composition, a negotiation mechanism must exist and it must ensure an optimal “deal” for both sides. This approach introduces </w:t>
      </w:r>
      <w:r w:rsidRPr="00CF554C">
        <w:rPr>
          <w:rFonts w:cs="Times New Roman"/>
          <w:i/>
        </w:rPr>
        <w:t>logrolling</w:t>
      </w:r>
      <w:r w:rsidRPr="00CF554C">
        <w:rPr>
          <w:rFonts w:cs="Times New Roman"/>
        </w:rPr>
        <w:t xml:space="preserve">, a negotiation technique used mostly in politics, where one person can trade his vote in the exchange of a vote received for his law proposition. The negotiation framework is based on tokens, split in two categories: Quality of Service (QoS) tokens and Cost of Service (CoS) tokens. Logrolling is combined with a token-based negotiation framework augmented with token weights representing each token’s importance. Using this solution, the provider and supplier exchange tokens until both sides reach a consensus, a state in which the utility functions of both parties are the same. </w:t>
      </w:r>
    </w:p>
    <w:p w:rsidR="00625560" w:rsidRPr="00CF554C" w:rsidRDefault="00625560" w:rsidP="00625560">
      <w:pPr>
        <w:ind w:firstLine="720"/>
        <w:rPr>
          <w:rFonts w:cs="Times New Roman"/>
        </w:rPr>
      </w:pPr>
      <w:r w:rsidRPr="00CF554C">
        <w:rPr>
          <w:rFonts w:cs="Times New Roman"/>
        </w:rPr>
        <w:t xml:space="preserve">Another approach to multiple-party negotiation is presented in </w:t>
      </w:r>
      <w:fldSimple w:instr=" REF _Ref263593340 \h  \* MERGEFORMAT ">
        <w:r w:rsidR="00FD2F52" w:rsidRPr="00FD2F52">
          <w:rPr>
            <w:rFonts w:cs="Times New Roman"/>
          </w:rPr>
          <w:t xml:space="preserve"> [ </w:t>
        </w:r>
        <w:r w:rsidR="00FD2F52" w:rsidRPr="00FD2F52">
          <w:rPr>
            <w:rFonts w:cs="Times New Roman"/>
            <w:noProof/>
          </w:rPr>
          <w:t>14</w:t>
        </w:r>
      </w:fldSimple>
      <w:r w:rsidRPr="00CF554C">
        <w:rPr>
          <w:rFonts w:cs="Times New Roman"/>
        </w:rPr>
        <w:t xml:space="preserve"> ] under the form of a logic programming framework.  This approach, instead of negotiating the existing proposal focuses on creating a counter proposal, ignoring the process of deciding on the utility of a proposal. The system is centered on a knowledge-base which contains all the necessary information about creating a counter-proposal. The proposal is generated using Abductive Logic Programming </w:t>
      </w:r>
      <w:fldSimple w:instr=" REF _Ref263788703 \h  \* MERGEFORMAT ">
        <w:r w:rsidR="00FD2F52" w:rsidRPr="00FD2F52">
          <w:rPr>
            <w:rFonts w:cs="Times New Roman"/>
          </w:rPr>
          <w:t xml:space="preserve">[ </w:t>
        </w:r>
        <w:r w:rsidR="00FD2F52" w:rsidRPr="00FD2F52">
          <w:rPr>
            <w:rFonts w:cs="Times New Roman"/>
            <w:noProof/>
          </w:rPr>
          <w:t>15</w:t>
        </w:r>
      </w:fldSimple>
      <w:r w:rsidRPr="00CF554C">
        <w:rPr>
          <w:rFonts w:cs="Times New Roman"/>
        </w:rPr>
        <w:t xml:space="preserve"> ], capable of dealing with the unknown goals of the other negotiating party. In case the counter-proposal is rejected, another proposal is generated from the previous one by </w:t>
      </w:r>
      <w:r w:rsidRPr="00CF554C">
        <w:rPr>
          <w:rFonts w:cs="Times New Roman"/>
        </w:rPr>
        <w:lastRenderedPageBreak/>
        <w:t xml:space="preserve">relaxing the knowledge-base search criteria.  This automated negotiation approach solution can be built on top of existing answer set solvers, thus providing a clear path to concrete results.  </w:t>
      </w:r>
    </w:p>
    <w:p w:rsidR="00625560" w:rsidRPr="00CF554C" w:rsidRDefault="00625560" w:rsidP="00625560">
      <w:pPr>
        <w:ind w:firstLine="720"/>
        <w:rPr>
          <w:rFonts w:cs="Times New Roman"/>
        </w:rPr>
      </w:pPr>
      <w:r w:rsidRPr="00CF554C">
        <w:rPr>
          <w:rFonts w:cs="Times New Roman"/>
        </w:rPr>
        <w:t xml:space="preserve">The research work in the field of multi-issue negotiation can be split into three categories after their understanding of the best negotiation result: minimum loss, maximum gain, and the more general utility function maximization. An approach that fits in the first category is </w:t>
      </w:r>
      <w:fldSimple w:instr=" REF _Ref263593357 \h  \* MERGEFORMAT ">
        <w:r w:rsidR="00FD2F52" w:rsidRPr="00FD2F52">
          <w:rPr>
            <w:rFonts w:cs="Times New Roman"/>
          </w:rPr>
          <w:t xml:space="preserve">[ </w:t>
        </w:r>
        <w:r w:rsidR="00FD2F52" w:rsidRPr="00FD2F52">
          <w:rPr>
            <w:rFonts w:cs="Times New Roman"/>
            <w:noProof/>
          </w:rPr>
          <w:t>16</w:t>
        </w:r>
      </w:fldSimple>
      <w:r w:rsidRPr="00CF554C">
        <w:rPr>
          <w:rFonts w:cs="Times New Roman"/>
        </w:rPr>
        <w:t xml:space="preserve"> ] which describes negotiation as searching for envy-free states in multi-agent environments.  The negotiation process is viewed as a resource allocation one for better understanding of the presented concepts. Given that each agent involved in the resource allocation process has a valuation function to indicate its resource preference, this work focuses on proving that in an envy-free state the resources are efficiently distributed. It proves that envy-free states can be reached if they exist and that resource allocation efficiency and envy-freenes are compatible.</w:t>
      </w:r>
    </w:p>
    <w:p w:rsidR="00625560" w:rsidRPr="00CF554C" w:rsidRDefault="00625560" w:rsidP="00625560">
      <w:pPr>
        <w:ind w:firstLine="720"/>
        <w:rPr>
          <w:rFonts w:cs="Times New Roman"/>
        </w:rPr>
      </w:pPr>
      <w:r w:rsidRPr="00CF554C">
        <w:rPr>
          <w:rFonts w:cs="Times New Roman"/>
        </w:rPr>
        <w:t xml:space="preserve"> </w:t>
      </w:r>
      <w:r w:rsidR="004D6DA7">
        <w:rPr>
          <w:rFonts w:cs="Times New Roman"/>
        </w:rPr>
        <w:t xml:space="preserve">The work presented in </w:t>
      </w:r>
      <w:fldSimple w:instr=" REF _Ref263593368 \h  \* MERGEFORMAT ">
        <w:r w:rsidR="00FD2F52" w:rsidRPr="00FD2F52">
          <w:rPr>
            <w:rFonts w:cs="Times New Roman"/>
          </w:rPr>
          <w:t xml:space="preserve">[ </w:t>
        </w:r>
        <w:r w:rsidR="00FD2F52" w:rsidRPr="00FD2F52">
          <w:rPr>
            <w:rFonts w:cs="Times New Roman"/>
            <w:noProof/>
          </w:rPr>
          <w:t>17</w:t>
        </w:r>
      </w:fldSimple>
      <w:r w:rsidRPr="00CF554C">
        <w:rPr>
          <w:rFonts w:cs="Times New Roman"/>
        </w:rPr>
        <w:t xml:space="preserve"> ] fits in the second category,  searching for joint gains as negotiation result in multiple independent issue negotiation. This approach focuses on “creating value” instead of minimizing loss. For coping with the tendency of agents to hide their intentions in order to obtain as much profit as possible from a trade, an impartial mediator is introduced. Agents disclose secret information to the mediator, which based on that information, tries to achieve a fair deal. Another key element of this solution is that it computes a Pareto-optimal set of outcomes (outcome in which no improvement can be made for a party without worsening of the outcome for the other party). The Pareto-optimal set is further inspected for finding fair situations in which the inter-agent resource distribution is appropriate. Other than providing a generic multi-issue multi-agent negotiation framework, </w:t>
      </w:r>
      <w:fldSimple w:instr=" REF _Ref263593368 \h  \* MERGEFORMAT ">
        <w:r w:rsidR="00FD2F52" w:rsidRPr="00FD2F52">
          <w:rPr>
            <w:rFonts w:cs="Times New Roman"/>
          </w:rPr>
          <w:t xml:space="preserve">[ </w:t>
        </w:r>
        <w:r w:rsidR="00FD2F52" w:rsidRPr="00FD2F52">
          <w:rPr>
            <w:rFonts w:cs="Times New Roman"/>
            <w:noProof/>
          </w:rPr>
          <w:t>17</w:t>
        </w:r>
      </w:fldSimple>
      <w:r w:rsidRPr="00CF554C">
        <w:rPr>
          <w:rFonts w:cs="Times New Roman"/>
        </w:rPr>
        <w:t xml:space="preserve"> ] also presents utility maximization methods and compares them with respect to their manipulation susceptibility for use in environments where agents tend to misrepresent their utility.   </w:t>
      </w:r>
    </w:p>
    <w:p w:rsidR="00625560" w:rsidRPr="00CF554C" w:rsidRDefault="00625560" w:rsidP="00625560">
      <w:pPr>
        <w:ind w:firstLine="720"/>
        <w:rPr>
          <w:rFonts w:cs="Times New Roman"/>
        </w:rPr>
      </w:pPr>
      <w:r w:rsidRPr="00CF554C">
        <w:rPr>
          <w:rFonts w:cs="Times New Roman"/>
        </w:rPr>
        <w:t xml:space="preserve"> An improvement over existing negotiation techniques is brought by </w:t>
      </w:r>
      <w:fldSimple w:instr=" REF _Ref263593660 \h  \* MERGEFORMAT ">
        <w:r w:rsidR="00FD2F52" w:rsidRPr="00FD2F52">
          <w:rPr>
            <w:rFonts w:cs="Times New Roman"/>
          </w:rPr>
          <w:t xml:space="preserve">[ </w:t>
        </w:r>
        <w:r w:rsidR="00FD2F52" w:rsidRPr="00FD2F52">
          <w:rPr>
            <w:rFonts w:cs="Times New Roman"/>
            <w:noProof/>
          </w:rPr>
          <w:t>18</w:t>
        </w:r>
      </w:fldSimple>
      <w:r w:rsidRPr="00CF554C">
        <w:rPr>
          <w:rFonts w:cs="Times New Roman"/>
        </w:rPr>
        <w:t xml:space="preserve"> ]  which describes a involving multiple interdependent issues, as encountered in many real-world scenarios. A Distributed Mediator Protocol is defined for finding Pareto-optimal agreement points. In order to have an efficient solution, a genetic algorithm is used to find multiple Pareto-optimal agreement points in the nonlinear negotiation space.  The genetic algorithm is compared with two other search methods:  simulated annealing and hill climbing.  Another algorithm called Direct Search is defined which maximizes Nash products </w:t>
      </w:r>
      <w:fldSimple w:instr=" REF _Ref263797905 \h  \* MERGEFORMAT ">
        <w:r w:rsidR="00FD2F52" w:rsidRPr="00FD2F52">
          <w:rPr>
            <w:rFonts w:cs="Times New Roman"/>
          </w:rPr>
          <w:t xml:space="preserve">[ </w:t>
        </w:r>
        <w:r w:rsidR="00FD2F52" w:rsidRPr="00FD2F52">
          <w:rPr>
            <w:rFonts w:cs="Times New Roman"/>
            <w:noProof/>
          </w:rPr>
          <w:t>31</w:t>
        </w:r>
      </w:fldSimple>
      <w:r w:rsidRPr="00CF554C">
        <w:rPr>
          <w:rFonts w:cs="Times New Roman"/>
        </w:rPr>
        <w:t xml:space="preserve"> ]  without finding Pareto-optimal agreements. The Direct Search algorithm is compared against the Distributed Mediator Protocol and an approximated fairness concept is introduced for maximizing Nash products.  </w:t>
      </w:r>
    </w:p>
    <w:p w:rsidR="00625560" w:rsidRPr="00CF554C" w:rsidRDefault="00625560" w:rsidP="003B4AE4">
      <w:pPr>
        <w:pStyle w:val="Heading2"/>
        <w:keepNext/>
        <w:keepLines/>
        <w:numPr>
          <w:ilvl w:val="1"/>
          <w:numId w:val="38"/>
        </w:numPr>
        <w:spacing w:line="276" w:lineRule="auto"/>
        <w:rPr>
          <w:rFonts w:cs="Times New Roman"/>
        </w:rPr>
      </w:pPr>
      <w:bookmarkStart w:id="80" w:name="_Toc264798558"/>
      <w:bookmarkStart w:id="81" w:name="_Toc264737190"/>
      <w:bookmarkStart w:id="82" w:name="_Toc264918468"/>
      <w:r w:rsidRPr="00CF554C">
        <w:rPr>
          <w:rFonts w:cs="Times New Roman"/>
        </w:rPr>
        <w:t>An overview of existing self-adapting systems</w:t>
      </w:r>
      <w:bookmarkEnd w:id="80"/>
      <w:bookmarkEnd w:id="81"/>
      <w:bookmarkEnd w:id="82"/>
      <w:r w:rsidRPr="00CF554C">
        <w:rPr>
          <w:rFonts w:cs="Times New Roman"/>
        </w:rPr>
        <w:t xml:space="preserve"> </w:t>
      </w:r>
    </w:p>
    <w:p w:rsidR="00625560" w:rsidRPr="00CF554C" w:rsidRDefault="00625560" w:rsidP="00625560">
      <w:pPr>
        <w:spacing w:before="200"/>
        <w:rPr>
          <w:rFonts w:cs="Times New Roman"/>
        </w:rPr>
      </w:pPr>
      <w:r w:rsidRPr="00CF554C">
        <w:rPr>
          <w:rFonts w:cs="Times New Roman"/>
        </w:rPr>
        <w:t xml:space="preserve">The work in the area of self-adapting systems is usually centered on the use of ontologies for representing context information and policies for representing goals. This leads to the need of having a reliable mechanism for gathering data from the surrounding environment and representing it in a manner that supports reasoning. Such a mechanism is presented in </w:t>
      </w:r>
      <w:fldSimple w:instr=" REF _Ref263593396 \h  \* MERGEFORMAT ">
        <w:r w:rsidR="00FD2F52" w:rsidRPr="00FD2F52">
          <w:rPr>
            <w:rFonts w:cs="Times New Roman"/>
          </w:rPr>
          <w:t xml:space="preserve">[ </w:t>
        </w:r>
        <w:r w:rsidR="00FD2F52" w:rsidRPr="00FD2F52">
          <w:rPr>
            <w:rFonts w:cs="Times New Roman"/>
            <w:noProof/>
          </w:rPr>
          <w:t>19</w:t>
        </w:r>
      </w:fldSimple>
      <w:r w:rsidRPr="00CF554C">
        <w:rPr>
          <w:rFonts w:cs="Times New Roman"/>
        </w:rPr>
        <w:t xml:space="preserve"> ] under the form of an event-driven publish/subscribe architecture for data gathering, processing and event creation. Events are created based on the input data and are used by subscribers to monitor different areas or activities within the surrounding context. The events are fed to the event processing system through a series of event streams. Adding semantical information to an event, each event is assign to a context. This approach also defines a mechanism for fusing </w:t>
      </w:r>
      <w:r w:rsidRPr="00CF554C">
        <w:rPr>
          <w:rFonts w:cs="Times New Roman"/>
        </w:rPr>
        <w:lastRenderedPageBreak/>
        <w:t>similar events from the same context and combining the information given by the last event with the old information held in the knowledge base. Aside from event processing, an alert mechanism is presented, used to inform about specific situations detected based on generated events. The mechanism is applied to real world monitoring situations, like video monitoring of a room. The major contribution brought by this work is the event contextualization mechanism used to map events to contexts, thus providing a semantic event space which can be further extended and applied to various domains.</w:t>
      </w:r>
    </w:p>
    <w:p w:rsidR="00625560" w:rsidRPr="007E0DE0" w:rsidRDefault="00625560" w:rsidP="007E0DE0">
      <w:pPr>
        <w:spacing w:before="200"/>
        <w:ind w:firstLine="720"/>
        <w:rPr>
          <w:rFonts w:cs="Times New Roman"/>
          <w:b/>
          <w:sz w:val="22"/>
        </w:rPr>
      </w:pPr>
      <w:r w:rsidRPr="00CF554C">
        <w:rPr>
          <w:rFonts w:cs="Times New Roman"/>
        </w:rPr>
        <w:t xml:space="preserve">Another approach to context information gathering is presented in </w:t>
      </w:r>
      <w:fldSimple w:instr=" REF _Ref263840707 \h  \* MERGEFORMAT ">
        <w:r w:rsidR="00FD2F52" w:rsidRPr="00FD2F52">
          <w:rPr>
            <w:rFonts w:cs="Times New Roman"/>
          </w:rPr>
          <w:t xml:space="preserve">[ </w:t>
        </w:r>
        <w:r w:rsidR="00FD2F52" w:rsidRPr="00FD2F52">
          <w:rPr>
            <w:rFonts w:cs="Times New Roman"/>
            <w:noProof/>
          </w:rPr>
          <w:t>20</w:t>
        </w:r>
      </w:fldSimple>
      <w:r w:rsidRPr="00CF554C">
        <w:rPr>
          <w:rFonts w:cs="Times New Roman"/>
        </w:rPr>
        <w:t xml:space="preserve"> ]. This work focuses on the self-configuring aspect of context-aware systems in the area of pervasive computing </w:t>
      </w:r>
      <w:r w:rsidR="007267FF">
        <w:fldChar w:fldCharType="begin"/>
      </w:r>
      <w:r w:rsidR="00963AF1">
        <w:instrText xml:space="preserve"> REF </w:instrText>
      </w:r>
      <w:r w:rsidR="000C6B87">
        <w:rPr>
          <w:rFonts w:cs="Times New Roman"/>
        </w:rPr>
        <w:instrText>_Ref264874651</w:instrText>
      </w:r>
      <w:r w:rsidR="00963AF1">
        <w:instrText xml:space="preserve"> \h </w:instrText>
      </w:r>
      <w:r w:rsidR="007267FF">
        <w:fldChar w:fldCharType="separate"/>
      </w:r>
      <w:r w:rsidR="00FD2F52" w:rsidRPr="0038514E">
        <w:rPr>
          <w:rFonts w:cs="Times New Roman"/>
          <w:sz w:val="22"/>
        </w:rPr>
        <w:t xml:space="preserve">[ </w:t>
      </w:r>
      <w:r w:rsidR="00FD2F52">
        <w:rPr>
          <w:rFonts w:cs="Times New Roman"/>
          <w:noProof/>
          <w:sz w:val="22"/>
        </w:rPr>
        <w:t>11</w:t>
      </w:r>
      <w:r w:rsidR="007267FF">
        <w:fldChar w:fldCharType="end"/>
      </w:r>
      <w:r w:rsidRPr="00CF554C">
        <w:rPr>
          <w:rFonts w:cs="Times New Roman"/>
        </w:rPr>
        <w:t xml:space="preserve"> ]. It provides a dynamically reconfigurable fault tolerant context management system. The system is based on a context model containing both information about the required context information and context information metadata.  The use of sensor description standards is advocated, as they support opportunistic discovery and integration of sensors and thus adding flexibility to the overall system.  By relying on the IEEE 1451 smart sensor interface and SensorML </w:t>
      </w:r>
      <w:fldSimple w:instr=" REF _Ref263842991 \h  \* MERGEFORMAT ">
        <w:r w:rsidR="00FD2F52" w:rsidRPr="00FD2F52">
          <w:rPr>
            <w:rFonts w:cs="Times New Roman"/>
          </w:rPr>
          <w:t xml:space="preserve">[ </w:t>
        </w:r>
        <w:r w:rsidR="00FD2F52" w:rsidRPr="00FD2F52">
          <w:rPr>
            <w:rFonts w:cs="Times New Roman"/>
            <w:noProof/>
          </w:rPr>
          <w:t>22</w:t>
        </w:r>
      </w:fldSimple>
      <w:r w:rsidRPr="00CF554C">
        <w:rPr>
          <w:rFonts w:cs="Times New Roman"/>
        </w:rPr>
        <w:t xml:space="preserve"> ] sensor description framework , this approach allows smart sensors to advertise and describe themselves to higher level management systems.  The proposed approach is </w:t>
      </w:r>
      <w:r w:rsidR="009D1565">
        <w:rPr>
          <w:rFonts w:cs="Times New Roman"/>
        </w:rPr>
        <w:t>tested</w:t>
      </w:r>
      <w:r w:rsidRPr="00CF554C">
        <w:rPr>
          <w:rFonts w:cs="Times New Roman"/>
        </w:rPr>
        <w:t xml:space="preserve"> for a rescue crew scenario having a central management unit and several sensors mounted on each person.  Testing results demonstrated the adaptability of the system from using sensor description standards.</w:t>
      </w:r>
    </w:p>
    <w:p w:rsidR="00625560" w:rsidRPr="00CF554C" w:rsidRDefault="00625560" w:rsidP="00625560">
      <w:pPr>
        <w:spacing w:before="200"/>
        <w:ind w:firstLine="720"/>
        <w:rPr>
          <w:rFonts w:cs="Times New Roman"/>
        </w:rPr>
      </w:pPr>
      <w:r w:rsidRPr="00CF554C">
        <w:rPr>
          <w:rFonts w:cs="Times New Roman"/>
        </w:rPr>
        <w:t xml:space="preserve">One important research direction in context-aware system is in Multi-Agent Systems. Such a system is presented in </w:t>
      </w:r>
      <w:fldSimple w:instr=" REF _Ref263845628 \h  \* MERGEFORMAT ">
        <w:r w:rsidR="00FD2F52" w:rsidRPr="00FD2F52">
          <w:rPr>
            <w:rFonts w:cs="Times New Roman"/>
          </w:rPr>
          <w:t xml:space="preserve">[ </w:t>
        </w:r>
        <w:r w:rsidR="00FD2F52" w:rsidRPr="00FD2F52">
          <w:rPr>
            <w:rFonts w:cs="Times New Roman"/>
            <w:noProof/>
          </w:rPr>
          <w:t>23</w:t>
        </w:r>
      </w:fldSimple>
      <w:r w:rsidRPr="00CF554C">
        <w:rPr>
          <w:rFonts w:cs="Times New Roman"/>
        </w:rPr>
        <w:t xml:space="preserve"> ] for management of power and performance in datacenters. The purpose of this paper is to demonstrate practically that agents can be used for implementing a coherent automated datacenter management system. The system is centered on three agents: Performance Agent, Power Agent and Coordination Agent. The Performance Agent is responsible for load distribution among servers. The Power Agent is responsible for power consumption monitoring and setting power caps. Also, this agent uses a drastic power consumption reduction mechanism by turning off and on servers depending on the datacenter workload. Finally, the Coordination Agent handles the communication between the other two agents and uses predefined utility functions and policies in sending control signals to the system.  The presented system was tested on a datacenter hosting IBM blade servers running Linux. Although the experimental results are promising, the technology is not there to help in implementing such a radical power management. A server running Linux takes 5-10 minutes to start after being turned off, an amount of time which makes it difficult to implement such an approach in real-world datacenters.</w:t>
      </w:r>
    </w:p>
    <w:p w:rsidR="00625560" w:rsidRPr="00CF554C" w:rsidRDefault="00625560" w:rsidP="00625560">
      <w:pPr>
        <w:ind w:firstLine="720"/>
        <w:rPr>
          <w:rFonts w:cs="Times New Roman"/>
        </w:rPr>
      </w:pPr>
      <w:r w:rsidRPr="00CF554C">
        <w:rPr>
          <w:rFonts w:cs="Times New Roman"/>
        </w:rPr>
        <w:t xml:space="preserve">Under the pressure to make computing eco friendly an important research branch in self-adapting systems is creating energy-aware systems that are capable of reducing power consumption and maximize resource usage. One such approach is  </w:t>
      </w:r>
      <w:fldSimple w:instr=" REF _Ref263593420 \h  \* MERGEFORMAT ">
        <w:r w:rsidR="00FD2F52" w:rsidRPr="00FD2F52">
          <w:rPr>
            <w:rFonts w:cs="Times New Roman"/>
          </w:rPr>
          <w:t xml:space="preserve">[ </w:t>
        </w:r>
        <w:r w:rsidR="00FD2F52" w:rsidRPr="00FD2F52">
          <w:rPr>
            <w:rFonts w:cs="Times New Roman"/>
            <w:noProof/>
          </w:rPr>
          <w:t>24</w:t>
        </w:r>
      </w:fldSimple>
      <w:r w:rsidRPr="00CF554C">
        <w:rPr>
          <w:rFonts w:cs="Times New Roman"/>
        </w:rPr>
        <w:t xml:space="preserve"> ] , which presents a dynamic load management system for virtualized datacenters. Employing virtualization, this solution allows a single server to be shared by multiple services, thus improving server consolidation and resource utilization.  Also, virtualization allows for on demand task resource allocation based on the datacenter workload.  For maximizing the energy consumption, this solution, as the one presented before exploits the idea of turning the servers on and off depending on the datacenter load. Although turning off servers has the visible advantage of lower power consumption, the process of waking up a server implies a large amount of time, as discovered </w:t>
      </w:r>
      <w:r w:rsidRPr="00CF554C">
        <w:rPr>
          <w:rFonts w:cs="Times New Roman"/>
        </w:rPr>
        <w:lastRenderedPageBreak/>
        <w:t xml:space="preserve">and described in </w:t>
      </w:r>
      <w:fldSimple w:instr=" REF _Ref263845628 \h  \* MERGEFORMAT ">
        <w:r w:rsidR="00FD2F52" w:rsidRPr="00FD2F52">
          <w:rPr>
            <w:rFonts w:cs="Times New Roman"/>
          </w:rPr>
          <w:t xml:space="preserve">[ </w:t>
        </w:r>
        <w:r w:rsidR="00FD2F52" w:rsidRPr="00FD2F52">
          <w:rPr>
            <w:rFonts w:cs="Times New Roman"/>
            <w:noProof/>
          </w:rPr>
          <w:t>23</w:t>
        </w:r>
      </w:fldSimple>
      <w:r w:rsidRPr="00CF554C">
        <w:rPr>
          <w:rFonts w:cs="Times New Roman"/>
        </w:rPr>
        <w:t xml:space="preserve"> ].  In order to minimize the impact of the server wake-up time, a limited look ahead control mechanism is introduced.  Also, the server switching costs are considered. From the experimental results, using server virtualization together with a lookahead needed for anticipating datacenter state results in an average of 26% power reduction while maintaining QoS requirements. </w:t>
      </w:r>
    </w:p>
    <w:p w:rsidR="00625560" w:rsidRDefault="00625560" w:rsidP="00625560">
      <w:pPr>
        <w:ind w:firstLine="720"/>
        <w:rPr>
          <w:rFonts w:cs="Times New Roman"/>
        </w:rPr>
      </w:pPr>
      <w:r w:rsidRPr="00CF554C">
        <w:rPr>
          <w:rFonts w:cs="Times New Roman"/>
        </w:rPr>
        <w:t xml:space="preserve">Very important in self-adapting systems is the system’s ability to learn the proper actions that solve some problematic situation. One school of thought is focused on applying reinforcement learning algorithms to smart environments. Reinforcement Learning advocates view this type of learning as a more “human” way of searching for solutions. Also, it seems to be more natural to think of goals as states with high rewards. Such an approach is presented in </w:t>
      </w:r>
      <w:fldSimple w:instr=" REF _Ref263864910 \h  \* MERGEFORMAT ">
        <w:r w:rsidR="00FD2F52" w:rsidRPr="00FD2F52">
          <w:rPr>
            <w:rFonts w:cs="Times New Roman"/>
          </w:rPr>
          <w:t xml:space="preserve">[ </w:t>
        </w:r>
        <w:r w:rsidR="00FD2F52" w:rsidRPr="00FD2F52">
          <w:rPr>
            <w:rFonts w:cs="Times New Roman"/>
            <w:noProof/>
          </w:rPr>
          <w:t>26</w:t>
        </w:r>
      </w:fldSimple>
      <w:r w:rsidRPr="00CF554C">
        <w:rPr>
          <w:rFonts w:cs="Times New Roman"/>
        </w:rPr>
        <w:t xml:space="preserve"> ] which demonstrates that reinforcement learning can be used successfully in autonomic systems. The reward is computed based on the multi-attribute system state and represents how desirable is for the system to be in that particular state.  The selected learning algorithm is </w:t>
      </w:r>
      <w:r w:rsidRPr="00CF554C">
        <w:rPr>
          <w:rStyle w:val="apple-style-span"/>
          <w:rFonts w:cs="Times New Roman"/>
          <w:bCs/>
          <w:color w:val="000000"/>
        </w:rPr>
        <w:t>State-Action-Reward-State-Action (</w:t>
      </w:r>
      <w:r w:rsidRPr="00CF554C">
        <w:rPr>
          <w:rFonts w:cs="Times New Roman"/>
        </w:rPr>
        <w:t xml:space="preserve">SARSA) and it is compared with a Goal-Action Attribute Model technique </w:t>
      </w:r>
      <w:fldSimple w:instr=" REF _Ref263865834 \h  \* MERGEFORMAT ">
        <w:r w:rsidR="00FD2F52" w:rsidRPr="00FD2F52">
          <w:rPr>
            <w:rFonts w:cs="Times New Roman"/>
          </w:rPr>
          <w:t xml:space="preserve">[ </w:t>
        </w:r>
        <w:r w:rsidR="00FD2F52" w:rsidRPr="00FD2F52">
          <w:rPr>
            <w:rFonts w:cs="Times New Roman"/>
            <w:noProof/>
          </w:rPr>
          <w:t>27</w:t>
        </w:r>
      </w:fldSimple>
      <w:r w:rsidRPr="00CF554C">
        <w:rPr>
          <w:rFonts w:cs="Times New Roman"/>
        </w:rPr>
        <w:t xml:space="preserve"> ] and.  The solution is tested using a series of simulated models and the result is that reinforcement learning is feasible for the management of autonomic systems, but future research is needed because this type of approach does not provide a high performance solution</w:t>
      </w: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4D49A4" w:rsidRDefault="004D49A4"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Pr="00285056" w:rsidRDefault="00647AB1" w:rsidP="00647AB1">
      <w:pPr>
        <w:pStyle w:val="Title"/>
      </w:pPr>
      <w:r>
        <w:lastRenderedPageBreak/>
        <w:t>Chapter 4</w:t>
      </w:r>
    </w:p>
    <w:p w:rsidR="00625560" w:rsidRPr="00CF554C" w:rsidRDefault="00625560" w:rsidP="003B4AE4">
      <w:pPr>
        <w:pStyle w:val="Heading1"/>
        <w:keepNext/>
        <w:keepLines/>
        <w:numPr>
          <w:ilvl w:val="0"/>
          <w:numId w:val="38"/>
        </w:numPr>
        <w:spacing w:after="160" w:line="276" w:lineRule="auto"/>
        <w:contextualSpacing w:val="0"/>
        <w:rPr>
          <w:rFonts w:cs="Times New Roman"/>
        </w:rPr>
      </w:pPr>
      <w:bookmarkStart w:id="83" w:name="_Toc264798559"/>
      <w:bookmarkStart w:id="84" w:name="_Toc264737191"/>
      <w:bookmarkStart w:id="85" w:name="_Toc264918469"/>
      <w:r w:rsidRPr="00CF554C">
        <w:rPr>
          <w:rFonts w:cs="Times New Roman"/>
        </w:rPr>
        <w:t>Analysis and Design</w:t>
      </w:r>
      <w:bookmarkEnd w:id="74"/>
      <w:bookmarkEnd w:id="75"/>
      <w:bookmarkEnd w:id="83"/>
      <w:bookmarkEnd w:id="84"/>
      <w:bookmarkEnd w:id="85"/>
    </w:p>
    <w:p w:rsidR="00FD2F52" w:rsidRPr="00FD2F52" w:rsidRDefault="00625560" w:rsidP="0038514E">
      <w:pPr>
        <w:rPr>
          <w:rFonts w:cs="Times New Roman"/>
        </w:rPr>
      </w:pPr>
      <w:r w:rsidRPr="00CF554C">
        <w:rPr>
          <w:rFonts w:cs="Times New Roman"/>
        </w:rPr>
        <w:t xml:space="preserve">The system’s core algorithm and associated concepts where developed by me and Copil Georgiana, author of </w:t>
      </w:r>
      <w:fldSimple w:instr=" REF _Ref263593784 \h  \* MERGEFORMAT ">
        <w:r w:rsidR="00FD2F52" w:rsidRPr="00FD2F52">
          <w:rPr>
            <w:rFonts w:cs="Times New Roman"/>
          </w:rPr>
          <w:t xml:space="preserve">[ </w:t>
        </w:r>
        <w:r w:rsidR="00FD2F52" w:rsidRPr="00FD2F52">
          <w:rPr>
            <w:rFonts w:cs="Times New Roman"/>
            <w:noProof/>
          </w:rPr>
          <w:t>29</w:t>
        </w:r>
      </w:fldSimple>
      <w:r w:rsidRPr="00CF554C">
        <w:rPr>
          <w:rFonts w:cs="Times New Roman"/>
        </w:rPr>
        <w:t xml:space="preserve"> ], for the </w:t>
      </w:r>
      <w:r w:rsidRPr="00CF554C">
        <w:rPr>
          <w:rFonts w:cs="Times New Roman"/>
          <w:b/>
        </w:rPr>
        <w:t xml:space="preserve">CONSENS </w:t>
      </w:r>
      <w:r w:rsidRPr="00CF554C">
        <w:rPr>
          <w:rFonts w:cs="Times New Roman"/>
        </w:rPr>
        <w:t xml:space="preserve">research project </w:t>
      </w:r>
      <w:r w:rsidR="007267FF">
        <w:fldChar w:fldCharType="begin"/>
      </w:r>
      <w:r w:rsidR="001E1EBD">
        <w:instrText xml:space="preserve"> REF _Ref263593846 \h  \* MERGEFORMAT </w:instrText>
      </w:r>
      <w:r w:rsidR="007267FF">
        <w:fldChar w:fldCharType="separate"/>
      </w:r>
    </w:p>
    <w:p w:rsidR="00625560" w:rsidRPr="00CF554C" w:rsidRDefault="00FD2F52" w:rsidP="00625560">
      <w:pPr>
        <w:rPr>
          <w:rFonts w:cs="Times New Roman"/>
        </w:rPr>
      </w:pPr>
      <w:r w:rsidRPr="00FD2F52">
        <w:rPr>
          <w:rFonts w:cs="Times New Roman"/>
        </w:rPr>
        <w:t>[</w:t>
      </w:r>
      <w:r w:rsidRPr="00FD2F52">
        <w:rPr>
          <w:rFonts w:cs="Times New Roman"/>
          <w:noProof/>
        </w:rPr>
        <w:t xml:space="preserve"> </w:t>
      </w:r>
      <w:r>
        <w:rPr>
          <w:noProof/>
          <w:sz w:val="22"/>
        </w:rPr>
        <w:t>32</w:t>
      </w:r>
      <w:r w:rsidR="007267FF">
        <w:fldChar w:fldCharType="end"/>
      </w:r>
      <w:r w:rsidR="00625560" w:rsidRPr="00CF554C">
        <w:rPr>
          <w:rFonts w:cs="Times New Roman"/>
        </w:rPr>
        <w:t xml:space="preserve"> ]  . The results of the research in the context of this project are described in </w:t>
      </w:r>
      <w:fldSimple w:instr=" REF _Ref263593098 \h  \* MERGEFORMAT ">
        <w:r w:rsidRPr="00FD2F52">
          <w:rPr>
            <w:rFonts w:cs="Times New Roman"/>
          </w:rPr>
          <w:t xml:space="preserve">[ </w:t>
        </w:r>
        <w:r w:rsidRPr="00FD2F52">
          <w:rPr>
            <w:rFonts w:cs="Times New Roman"/>
            <w:noProof/>
          </w:rPr>
          <w:t>9</w:t>
        </w:r>
      </w:fldSimple>
      <w:r w:rsidR="00625560" w:rsidRPr="00CF554C">
        <w:rPr>
          <w:rFonts w:cs="Times New Roman"/>
        </w:rPr>
        <w:t xml:space="preserve"> ].Due to these facts, the </w:t>
      </w:r>
      <w:r w:rsidR="00625560" w:rsidRPr="00CF554C">
        <w:rPr>
          <w:rFonts w:cs="Times New Roman"/>
          <w:b/>
        </w:rPr>
        <w:t>reinforcement based self-healing algorithm</w:t>
      </w:r>
      <w:r w:rsidR="00625560" w:rsidRPr="00CF554C">
        <w:rPr>
          <w:rFonts w:cs="Times New Roman"/>
        </w:rPr>
        <w:t xml:space="preserve"> and associated concepts descriptions will appear both in this </w:t>
      </w:r>
      <w:r w:rsidR="00B1117C">
        <w:rPr>
          <w:rFonts w:cs="Times New Roman"/>
        </w:rPr>
        <w:t>report</w:t>
      </w:r>
      <w:r w:rsidR="00625560" w:rsidRPr="00CF554C">
        <w:rPr>
          <w:rFonts w:cs="Times New Roman"/>
        </w:rPr>
        <w:t xml:space="preserve"> and in </w:t>
      </w:r>
      <w:fldSimple w:instr=" REF _Ref263593784 \h  \* MERGEFORMAT ">
        <w:r w:rsidRPr="00FD2F52">
          <w:rPr>
            <w:rFonts w:cs="Times New Roman"/>
          </w:rPr>
          <w:t xml:space="preserve">[ </w:t>
        </w:r>
        <w:r w:rsidRPr="00FD2F52">
          <w:rPr>
            <w:rFonts w:cs="Times New Roman"/>
            <w:noProof/>
          </w:rPr>
          <w:t>29</w:t>
        </w:r>
      </w:fldSimple>
      <w:r w:rsidR="00625560" w:rsidRPr="00CF554C">
        <w:rPr>
          <w:rFonts w:cs="Times New Roman"/>
        </w:rPr>
        <w:t xml:space="preserve"> ]. The entire </w:t>
      </w:r>
      <w:fldSimple w:instr=" REF _Ref264105981 \r \h  \* MERGEFORMAT ">
        <w:r w:rsidRPr="00FD2F52">
          <w:rPr>
            <w:rFonts w:cs="Times New Roman"/>
            <w:b/>
          </w:rPr>
          <w:t>4.1</w:t>
        </w:r>
      </w:fldSimple>
      <w:r w:rsidR="00625560" w:rsidRPr="00CF554C">
        <w:rPr>
          <w:rFonts w:cs="Times New Roman"/>
          <w:b/>
        </w:rPr>
        <w:t xml:space="preserve"> </w:t>
      </w:r>
      <w:fldSimple w:instr=" REF _Ref264105983 \h  \* MERGEFORMAT ">
        <w:r w:rsidRPr="00FD2F52">
          <w:rPr>
            <w:rFonts w:cs="Times New Roman"/>
            <w:b/>
          </w:rPr>
          <w:t>The</w:t>
        </w:r>
        <w:r w:rsidRPr="00CF554C">
          <w:rPr>
            <w:rFonts w:cs="Times New Roman"/>
          </w:rPr>
          <w:t xml:space="preserve"> </w:t>
        </w:r>
        <w:r w:rsidRPr="00FD2F52">
          <w:rPr>
            <w:rFonts w:cs="Times New Roman"/>
            <w:b/>
          </w:rPr>
          <w:t>context</w:t>
        </w:r>
        <w:r w:rsidRPr="00CF554C">
          <w:rPr>
            <w:rFonts w:cs="Times New Roman"/>
          </w:rPr>
          <w:t xml:space="preserve"> </w:t>
        </w:r>
        <w:r w:rsidRPr="00FD2F52">
          <w:rPr>
            <w:rFonts w:cs="Times New Roman"/>
            <w:b/>
          </w:rPr>
          <w:t>model</w:t>
        </w:r>
      </w:fldSimple>
      <w:r w:rsidR="00625560" w:rsidRPr="00CF554C">
        <w:rPr>
          <w:rFonts w:cs="Times New Roman"/>
          <w:b/>
        </w:rPr>
        <w:t xml:space="preserve"> </w:t>
      </w:r>
      <w:r w:rsidR="00625560" w:rsidRPr="00CF554C">
        <w:rPr>
          <w:rFonts w:cs="Times New Roman"/>
        </w:rPr>
        <w:t>and</w:t>
      </w:r>
      <w:r w:rsidR="00625560" w:rsidRPr="00CF554C">
        <w:rPr>
          <w:rFonts w:cs="Times New Roman"/>
          <w:b/>
        </w:rPr>
        <w:t xml:space="preserve"> </w:t>
      </w:r>
      <w:fldSimple w:instr=" REF _Ref263943340 \r \h  \* MERGEFORMAT ">
        <w:r w:rsidRPr="00FD2F52">
          <w:rPr>
            <w:rFonts w:cs="Times New Roman"/>
            <w:b/>
          </w:rPr>
          <w:t>4.2</w:t>
        </w:r>
      </w:fldSimple>
      <w:r w:rsidR="00625560" w:rsidRPr="00CF554C">
        <w:rPr>
          <w:rFonts w:cs="Times New Roman"/>
          <w:b/>
        </w:rPr>
        <w:t xml:space="preserve"> </w:t>
      </w:r>
      <w:fldSimple w:instr=" REF _Ref263943340 \h  \* MERGEFORMAT ">
        <w:r w:rsidRPr="00FD2F52">
          <w:rPr>
            <w:rFonts w:cs="Times New Roman"/>
            <w:b/>
          </w:rPr>
          <w:t>Reinforcement</w:t>
        </w:r>
        <w:r w:rsidRPr="00CF554C">
          <w:rPr>
            <w:rFonts w:cs="Times New Roman"/>
          </w:rPr>
          <w:t xml:space="preserve"> </w:t>
        </w:r>
        <w:r w:rsidRPr="00FD2F52">
          <w:rPr>
            <w:rFonts w:cs="Times New Roman"/>
            <w:b/>
          </w:rPr>
          <w:t>Learning</w:t>
        </w:r>
        <w:r w:rsidRPr="00CF554C">
          <w:rPr>
            <w:rFonts w:cs="Times New Roman"/>
          </w:rPr>
          <w:t xml:space="preserve"> </w:t>
        </w:r>
        <w:r w:rsidRPr="00FD2F52">
          <w:rPr>
            <w:rFonts w:cs="Times New Roman"/>
            <w:b/>
          </w:rPr>
          <w:t>Algorithm</w:t>
        </w:r>
      </w:fldSimple>
      <w:r w:rsidR="00625560" w:rsidRPr="00CF554C">
        <w:rPr>
          <w:rFonts w:cs="Times New Roman"/>
          <w:b/>
        </w:rPr>
        <w:t xml:space="preserve"> </w:t>
      </w:r>
      <w:r w:rsidR="00625560" w:rsidRPr="00CF554C">
        <w:rPr>
          <w:rFonts w:cs="Times New Roman"/>
        </w:rPr>
        <w:t xml:space="preserve">subchapters are joint development effort, elements contained in it being also described in </w:t>
      </w:r>
      <w:fldSimple w:instr=" REF _Ref263593784 \h  \* MERGEFORMAT ">
        <w:r w:rsidRPr="00FD2F52">
          <w:rPr>
            <w:rFonts w:cs="Times New Roman"/>
          </w:rPr>
          <w:t xml:space="preserve">[ </w:t>
        </w:r>
        <w:r w:rsidRPr="00FD2F52">
          <w:rPr>
            <w:rFonts w:cs="Times New Roman"/>
            <w:noProof/>
          </w:rPr>
          <w:t>29</w:t>
        </w:r>
      </w:fldSimple>
      <w:r w:rsidR="00625560" w:rsidRPr="00CF554C">
        <w:rPr>
          <w:rFonts w:cs="Times New Roman"/>
        </w:rPr>
        <w:t xml:space="preserve"> ].</w:t>
      </w:r>
    </w:p>
    <w:p w:rsidR="00625560" w:rsidRPr="00CF554C" w:rsidRDefault="00625560" w:rsidP="003B4AE4">
      <w:pPr>
        <w:pStyle w:val="Heading2"/>
        <w:keepNext/>
        <w:keepLines/>
        <w:numPr>
          <w:ilvl w:val="1"/>
          <w:numId w:val="38"/>
        </w:numPr>
        <w:spacing w:line="276" w:lineRule="auto"/>
        <w:rPr>
          <w:rFonts w:cs="Times New Roman"/>
        </w:rPr>
      </w:pPr>
      <w:bookmarkStart w:id="86" w:name="_Ref264105981"/>
      <w:bookmarkStart w:id="87" w:name="_Ref264105983"/>
      <w:bookmarkStart w:id="88" w:name="_Toc264798560"/>
      <w:bookmarkStart w:id="89" w:name="_Toc264737192"/>
      <w:bookmarkStart w:id="90" w:name="_Toc264918470"/>
      <w:r w:rsidRPr="00CF554C">
        <w:rPr>
          <w:rFonts w:cs="Times New Roman"/>
        </w:rPr>
        <w:t>The context model</w:t>
      </w:r>
      <w:bookmarkEnd w:id="86"/>
      <w:bookmarkEnd w:id="87"/>
      <w:bookmarkEnd w:id="88"/>
      <w:bookmarkEnd w:id="89"/>
      <w:bookmarkEnd w:id="90"/>
    </w:p>
    <w:p w:rsidR="00625560" w:rsidRPr="00CF554C" w:rsidRDefault="00625560" w:rsidP="00625560">
      <w:pPr>
        <w:spacing w:before="200"/>
        <w:rPr>
          <w:rFonts w:cs="Times New Roman"/>
        </w:rPr>
      </w:pPr>
      <w:r w:rsidRPr="00CF554C">
        <w:rPr>
          <w:rFonts w:cs="Times New Roman"/>
        </w:rPr>
        <w:t xml:space="preserve">The context model used by the self-adapting solution presented in this </w:t>
      </w:r>
      <w:r w:rsidR="00B1117C">
        <w:rPr>
          <w:rFonts w:cs="Times New Roman"/>
        </w:rPr>
        <w:t>report</w:t>
      </w:r>
      <w:r w:rsidRPr="00CF554C">
        <w:rPr>
          <w:rFonts w:cs="Times New Roman"/>
        </w:rPr>
        <w:t xml:space="preserve"> is based on the RAP (Resources, Actors, Policies) model presented in </w:t>
      </w:r>
      <w:fldSimple w:instr=" REF _Ref263593440 \h  \* MERGEFORMAT ">
        <w:r w:rsidR="00FD2F52" w:rsidRPr="00FD2F52">
          <w:rPr>
            <w:rFonts w:cs="Times New Roman"/>
          </w:rPr>
          <w:t xml:space="preserve">[ </w:t>
        </w:r>
        <w:r w:rsidR="00FD2F52" w:rsidRPr="00FD2F52">
          <w:rPr>
            <w:rFonts w:cs="Times New Roman"/>
            <w:noProof/>
          </w:rPr>
          <w:t>28</w:t>
        </w:r>
      </w:fldSimple>
      <w:r w:rsidRPr="00CF554C">
        <w:rPr>
          <w:rFonts w:cs="Times New Roman"/>
        </w:rPr>
        <w:t xml:space="preserve"> ]. This model was chosen because is general and powerful enough to be used in any self-adapting system. Any context can be represented as a collection of Resources, Actors that interact with those resources and a set of Policies which control the state of the resources and actors and of their interaction. </w:t>
      </w:r>
    </w:p>
    <w:p w:rsidR="00625560" w:rsidRPr="00CF554C" w:rsidRDefault="00625560" w:rsidP="003B4AE4">
      <w:pPr>
        <w:pStyle w:val="Heading3"/>
        <w:keepNext/>
        <w:keepLines/>
        <w:numPr>
          <w:ilvl w:val="2"/>
          <w:numId w:val="38"/>
        </w:numPr>
        <w:spacing w:line="276" w:lineRule="auto"/>
        <w:rPr>
          <w:rFonts w:cs="Times New Roman"/>
        </w:rPr>
      </w:pPr>
      <w:bookmarkStart w:id="91" w:name="_Toc264798561"/>
      <w:bookmarkStart w:id="92" w:name="_Toc264737193"/>
      <w:bookmarkStart w:id="93" w:name="_Toc264918471"/>
      <w:r w:rsidRPr="00CF554C">
        <w:rPr>
          <w:rFonts w:cs="Times New Roman"/>
        </w:rPr>
        <w:t>Context Ontology Representation</w:t>
      </w:r>
      <w:bookmarkEnd w:id="91"/>
      <w:bookmarkEnd w:id="92"/>
      <w:bookmarkEnd w:id="93"/>
    </w:p>
    <w:p w:rsidR="00625560" w:rsidRPr="00CF554C" w:rsidRDefault="00625560" w:rsidP="00625560">
      <w:pPr>
        <w:spacing w:before="200"/>
        <w:rPr>
          <w:rFonts w:cs="Times New Roman"/>
        </w:rPr>
      </w:pPr>
      <w:r w:rsidRPr="00CF554C">
        <w:rPr>
          <w:rFonts w:cs="Times New Roman"/>
        </w:rPr>
        <w:t xml:space="preserve">The core ontology representation only extends the Resources element of the RAP model with Sensor and Actuator concepts. </w:t>
      </w:r>
      <w:fldSimple w:instr=" REF _Ref263585343 \h  \* MERGEFORMAT ">
        <w:r w:rsidR="00FD2F52" w:rsidRPr="00CF554C">
          <w:rPr>
            <w:rFonts w:cs="Times New Roman"/>
          </w:rPr>
          <w:t xml:space="preserve">Figure </w:t>
        </w:r>
        <w:r w:rsidR="00FD2F52">
          <w:rPr>
            <w:rFonts w:cs="Times New Roman"/>
            <w:noProof/>
          </w:rPr>
          <w:t>4.1</w:t>
        </w:r>
      </w:fldSimple>
      <w:r w:rsidRPr="00CF554C">
        <w:rPr>
          <w:rFonts w:cs="Times New Roman"/>
        </w:rPr>
        <w:t xml:space="preserve"> represents the core ontology structure. The distinction between resources is needed as the system needs to know what element returns context information and what element can influence the context. This is important because the system iterates trough actuators attached to a sensor which does not respect some policy and tries the available actions in order to see if some improvement over the current situation can be made.</w:t>
      </w:r>
    </w:p>
    <w:p w:rsidR="00625560" w:rsidRPr="00CF554C" w:rsidRDefault="00625560" w:rsidP="00E12A91">
      <w:pPr>
        <w:keepNext/>
        <w:spacing w:before="200"/>
        <w:jc w:val="center"/>
        <w:rPr>
          <w:rFonts w:cs="Times New Roman"/>
        </w:rPr>
      </w:pPr>
      <w:r w:rsidRPr="00CF554C">
        <w:rPr>
          <w:rFonts w:cs="Times New Roman"/>
          <w:noProof/>
          <w:lang w:bidi="ar-SA"/>
        </w:rPr>
        <w:drawing>
          <wp:inline distT="0" distB="0" distL="0" distR="0">
            <wp:extent cx="4369594" cy="2001136"/>
            <wp:effectExtent l="19050" t="19050" r="11906" b="18164"/>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4369594" cy="2001136"/>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94" w:name="_Ref263585343"/>
      <w:bookmarkStart w:id="95" w:name="_Toc264369111"/>
      <w:bookmarkStart w:id="96" w:name="_Toc264798625"/>
      <w:bookmarkStart w:id="97" w:name="_Toc264916803"/>
      <w:bookmarkStart w:id="98" w:name="_Toc264920357"/>
      <w:r w:rsidRPr="00CF554C">
        <w:rPr>
          <w:rFonts w:cs="Times New Roman"/>
          <w:color w:val="auto"/>
        </w:rPr>
        <w:t xml:space="preserve">Figure </w:t>
      </w:r>
      <w:r w:rsidR="007267FF">
        <w:rPr>
          <w:rFonts w:cs="Times New Roman"/>
          <w:color w:val="auto"/>
        </w:rPr>
        <w:fldChar w:fldCharType="begin"/>
      </w:r>
      <w:r w:rsidR="00576977">
        <w:rPr>
          <w:rFonts w:cs="Times New Roman"/>
          <w:color w:val="auto"/>
        </w:rPr>
        <w:instrText xml:space="preserve"> STYLEREF 1 \s </w:instrText>
      </w:r>
      <w:r w:rsidR="007267FF">
        <w:rPr>
          <w:rFonts w:cs="Times New Roman"/>
          <w:color w:val="auto"/>
        </w:rPr>
        <w:fldChar w:fldCharType="separate"/>
      </w:r>
      <w:r w:rsidR="00FD2F52">
        <w:rPr>
          <w:rFonts w:cs="Times New Roman"/>
          <w:noProof/>
          <w:color w:val="auto"/>
        </w:rPr>
        <w:t>4</w:t>
      </w:r>
      <w:r w:rsidR="007267FF">
        <w:rPr>
          <w:rFonts w:cs="Times New Roman"/>
          <w:color w:val="auto"/>
        </w:rPr>
        <w:fldChar w:fldCharType="end"/>
      </w:r>
      <w:r w:rsidR="00576977">
        <w:rPr>
          <w:rFonts w:cs="Times New Roman"/>
          <w:color w:val="auto"/>
        </w:rPr>
        <w:t>.</w:t>
      </w:r>
      <w:r w:rsidR="007267FF">
        <w:rPr>
          <w:rFonts w:cs="Times New Roman"/>
          <w:color w:val="auto"/>
        </w:rPr>
        <w:fldChar w:fldCharType="begin"/>
      </w:r>
      <w:r w:rsidR="00576977">
        <w:rPr>
          <w:rFonts w:cs="Times New Roman"/>
          <w:color w:val="auto"/>
        </w:rPr>
        <w:instrText xml:space="preserve"> SEQ Figure \* ARABIC \s 1 </w:instrText>
      </w:r>
      <w:r w:rsidR="007267FF">
        <w:rPr>
          <w:rFonts w:cs="Times New Roman"/>
          <w:color w:val="auto"/>
        </w:rPr>
        <w:fldChar w:fldCharType="separate"/>
      </w:r>
      <w:r w:rsidR="00FD2F52">
        <w:rPr>
          <w:rFonts w:cs="Times New Roman"/>
          <w:noProof/>
          <w:color w:val="auto"/>
        </w:rPr>
        <w:t>1</w:t>
      </w:r>
      <w:r w:rsidR="007267FF">
        <w:rPr>
          <w:rFonts w:cs="Times New Roman"/>
          <w:color w:val="auto"/>
        </w:rPr>
        <w:fldChar w:fldCharType="end"/>
      </w:r>
      <w:bookmarkEnd w:id="94"/>
      <w:r w:rsidRPr="00CF554C">
        <w:rPr>
          <w:rFonts w:cs="Times New Roman"/>
          <w:color w:val="auto"/>
        </w:rPr>
        <w:t>: RAP Ontology Representation</w:t>
      </w:r>
      <w:bookmarkEnd w:id="95"/>
      <w:bookmarkEnd w:id="96"/>
      <w:bookmarkEnd w:id="97"/>
      <w:bookmarkEnd w:id="98"/>
    </w:p>
    <w:p w:rsidR="00625560" w:rsidRPr="00CF554C" w:rsidRDefault="00625560" w:rsidP="00625560">
      <w:pPr>
        <w:ind w:firstLine="720"/>
        <w:rPr>
          <w:rFonts w:cs="Times New Roman"/>
        </w:rPr>
      </w:pPr>
      <w:r w:rsidRPr="00CF554C">
        <w:rPr>
          <w:rFonts w:cs="Times New Roman"/>
        </w:rPr>
        <w:lastRenderedPageBreak/>
        <w:t xml:space="preserve">Because the datacenter context needs more specific information, another ontology representation is defined based on the RAP model and used together with the previous basic representation. The datacenter ontology representation is </w:t>
      </w:r>
      <w:r w:rsidR="000B4A9E">
        <w:rPr>
          <w:rFonts w:cs="Times New Roman"/>
        </w:rPr>
        <w:t>illustrated</w:t>
      </w:r>
      <w:r w:rsidRPr="00CF554C">
        <w:rPr>
          <w:rFonts w:cs="Times New Roman"/>
        </w:rPr>
        <w:t xml:space="preserve"> in </w:t>
      </w:r>
      <w:fldSimple w:instr=" REF _Ref263585345 \h  \* MERGEFORMAT ">
        <w:r w:rsidR="00FD2F52" w:rsidRPr="00CF554C">
          <w:rPr>
            <w:rFonts w:cs="Times New Roman"/>
          </w:rPr>
          <w:t xml:space="preserve">Figure </w:t>
        </w:r>
        <w:r w:rsidR="00FD2F52">
          <w:rPr>
            <w:rFonts w:cs="Times New Roman"/>
            <w:noProof/>
          </w:rPr>
          <w:t>4.2</w:t>
        </w:r>
      </w:fldSimple>
      <w:r w:rsidRPr="00CF554C">
        <w:rPr>
          <w:rFonts w:cs="Times New Roman"/>
        </w:rPr>
        <w:t xml:space="preserve">. The previous representation is used for environmental representation and the next ontology is used to represent the datacenter physical and software components. Also, due to the fixed number of actions possible in a datacenter, the generality of the representation is reduced by creating a concrete class for each possible action. The reduction in generality is motivated by an increase in efficiency by eliminating the search for all possible actions at each step in the action selection algorithm. </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1974652"/>
            <wp:effectExtent l="19050" t="19050" r="19050" b="25598"/>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943600" cy="1974652"/>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99" w:name="_Ref263585345"/>
      <w:bookmarkStart w:id="100" w:name="_Toc264369112"/>
      <w:bookmarkStart w:id="101" w:name="_Toc264798626"/>
      <w:bookmarkStart w:id="102" w:name="_Toc264916804"/>
      <w:bookmarkStart w:id="103" w:name="_Toc264920358"/>
      <w:r w:rsidRPr="00CF554C">
        <w:rPr>
          <w:rFonts w:cs="Times New Roman"/>
          <w:color w:val="auto"/>
        </w:rPr>
        <w:t xml:space="preserve">Figure </w:t>
      </w:r>
      <w:r w:rsidR="007267FF">
        <w:rPr>
          <w:rFonts w:cs="Times New Roman"/>
          <w:color w:val="auto"/>
        </w:rPr>
        <w:fldChar w:fldCharType="begin"/>
      </w:r>
      <w:r w:rsidR="00576977">
        <w:rPr>
          <w:rFonts w:cs="Times New Roman"/>
          <w:color w:val="auto"/>
        </w:rPr>
        <w:instrText xml:space="preserve"> STYLEREF 1 \s </w:instrText>
      </w:r>
      <w:r w:rsidR="007267FF">
        <w:rPr>
          <w:rFonts w:cs="Times New Roman"/>
          <w:color w:val="auto"/>
        </w:rPr>
        <w:fldChar w:fldCharType="separate"/>
      </w:r>
      <w:r w:rsidR="00FD2F52">
        <w:rPr>
          <w:rFonts w:cs="Times New Roman"/>
          <w:noProof/>
          <w:color w:val="auto"/>
        </w:rPr>
        <w:t>4</w:t>
      </w:r>
      <w:r w:rsidR="007267FF">
        <w:rPr>
          <w:rFonts w:cs="Times New Roman"/>
          <w:color w:val="auto"/>
        </w:rPr>
        <w:fldChar w:fldCharType="end"/>
      </w:r>
      <w:r w:rsidR="00576977">
        <w:rPr>
          <w:rFonts w:cs="Times New Roman"/>
          <w:color w:val="auto"/>
        </w:rPr>
        <w:t>.</w:t>
      </w:r>
      <w:r w:rsidR="007267FF">
        <w:rPr>
          <w:rFonts w:cs="Times New Roman"/>
          <w:color w:val="auto"/>
        </w:rPr>
        <w:fldChar w:fldCharType="begin"/>
      </w:r>
      <w:r w:rsidR="00576977">
        <w:rPr>
          <w:rFonts w:cs="Times New Roman"/>
          <w:color w:val="auto"/>
        </w:rPr>
        <w:instrText xml:space="preserve"> SEQ Figure \* ARABIC \s 1 </w:instrText>
      </w:r>
      <w:r w:rsidR="007267FF">
        <w:rPr>
          <w:rFonts w:cs="Times New Roman"/>
          <w:color w:val="auto"/>
        </w:rPr>
        <w:fldChar w:fldCharType="separate"/>
      </w:r>
      <w:r w:rsidR="00FD2F52">
        <w:rPr>
          <w:rFonts w:cs="Times New Roman"/>
          <w:noProof/>
          <w:color w:val="auto"/>
        </w:rPr>
        <w:t>2</w:t>
      </w:r>
      <w:r w:rsidR="007267FF">
        <w:rPr>
          <w:rFonts w:cs="Times New Roman"/>
          <w:color w:val="auto"/>
        </w:rPr>
        <w:fldChar w:fldCharType="end"/>
      </w:r>
      <w:bookmarkEnd w:id="99"/>
      <w:r w:rsidRPr="00CF554C">
        <w:rPr>
          <w:rFonts w:cs="Times New Roman"/>
          <w:color w:val="auto"/>
        </w:rPr>
        <w:t>: Datacenter Ontology Representation</w:t>
      </w:r>
      <w:bookmarkEnd w:id="100"/>
      <w:bookmarkEnd w:id="101"/>
      <w:bookmarkEnd w:id="102"/>
      <w:bookmarkEnd w:id="103"/>
    </w:p>
    <w:p w:rsidR="00625560" w:rsidRPr="00CF554C" w:rsidRDefault="00625560" w:rsidP="003B4AE4">
      <w:pPr>
        <w:pStyle w:val="Heading3"/>
        <w:keepNext/>
        <w:keepLines/>
        <w:numPr>
          <w:ilvl w:val="2"/>
          <w:numId w:val="38"/>
        </w:numPr>
        <w:spacing w:line="276" w:lineRule="auto"/>
        <w:rPr>
          <w:rFonts w:cs="Times New Roman"/>
        </w:rPr>
      </w:pPr>
      <w:bookmarkStart w:id="104" w:name="_Toc264798562"/>
      <w:bookmarkStart w:id="105" w:name="_Toc264737194"/>
      <w:bookmarkStart w:id="106" w:name="_Toc264918472"/>
      <w:r w:rsidRPr="00CF554C">
        <w:rPr>
          <w:rFonts w:cs="Times New Roman"/>
        </w:rPr>
        <w:t>Policies</w:t>
      </w:r>
      <w:bookmarkEnd w:id="104"/>
      <w:bookmarkEnd w:id="105"/>
      <w:bookmarkEnd w:id="106"/>
    </w:p>
    <w:p w:rsidR="00625560" w:rsidRPr="00CF554C" w:rsidRDefault="00625560" w:rsidP="00625560">
      <w:pPr>
        <w:spacing w:before="200"/>
        <w:rPr>
          <w:rFonts w:cs="Times New Roman"/>
        </w:rPr>
      </w:pPr>
      <w:r w:rsidRPr="00CF554C">
        <w:rPr>
          <w:rFonts w:cs="Times New Roman"/>
        </w:rPr>
        <w:t xml:space="preserve">The policies enforce some high-level conditions and consist of a set of acceptable </w:t>
      </w:r>
      <w:r w:rsidR="00AA0C25">
        <w:rPr>
          <w:rFonts w:cs="Times New Roman"/>
        </w:rPr>
        <w:t>resources</w:t>
      </w:r>
      <w:r w:rsidRPr="00CF554C">
        <w:rPr>
          <w:rFonts w:cs="Times New Roman"/>
        </w:rPr>
        <w:t xml:space="preserve"> values. In order to have a fine-grained view over any context situation and be able to differentiate between the severity of two different context situations, weights are used. Each policy has a weight </w:t>
      </w:r>
      <m:oMath>
        <m:r>
          <w:rPr>
            <w:rFonts w:ascii="Cambria Math" w:hAnsi="Cambria Math" w:cs="Times New Roman"/>
          </w:rPr>
          <m:t>pw</m:t>
        </m:r>
      </m:oMath>
      <w:r w:rsidRPr="00CF554C">
        <w:rPr>
          <w:rFonts w:cs="Times New Roman"/>
        </w:rPr>
        <w:t xml:space="preserve"> associated to it which represents the importance of the policy in the overall context. Furthermore, each resource associated to a policy has a weight </w:t>
      </w:r>
      <m:oMath>
        <m:r>
          <w:rPr>
            <w:rFonts w:ascii="Cambria Math" w:hAnsi="Cambria Math" w:cs="Times New Roman"/>
          </w:rPr>
          <m:t>rw</m:t>
        </m:r>
      </m:oMath>
      <w:r w:rsidRPr="00CF554C">
        <w:rPr>
          <w:rFonts w:cs="Times New Roman"/>
        </w:rPr>
        <w:t xml:space="preserve"> representing the importance of the sensor in that particular policy. The formal policy definition is defined in </w:t>
      </w:r>
      <w:fldSimple w:instr=" REF _Ref264107320 \h  \* MERGEFORMAT ">
        <w:r w:rsidR="00FD2F52" w:rsidRPr="00CF554C">
          <w:rPr>
            <w:rFonts w:cs="Times New Roman"/>
          </w:rPr>
          <w:t xml:space="preserve">Equation </w:t>
        </w:r>
        <w:r w:rsidR="00FD2F52">
          <w:rPr>
            <w:rFonts w:cs="Times New Roman"/>
            <w:noProof/>
          </w:rPr>
          <w:t>4</w:t>
        </w:r>
        <w:r w:rsidR="00FD2F52" w:rsidRPr="00CF554C">
          <w:rPr>
            <w:rFonts w:cs="Times New Roman"/>
            <w:noProof/>
          </w:rPr>
          <w:t>.</w:t>
        </w:r>
        <w:r w:rsidR="00FD2F52">
          <w:rPr>
            <w:rFonts w:cs="Times New Roman"/>
            <w:noProof/>
          </w:rPr>
          <w:t>1</w:t>
        </w:r>
      </w:fldSimple>
      <w:r w:rsidRPr="00CF554C">
        <w:rPr>
          <w:rFonts w:cs="Times New Roman"/>
        </w:rPr>
        <w:t>.</w:t>
      </w:r>
    </w:p>
    <w:p w:rsidR="00625560" w:rsidRPr="00CF554C" w:rsidRDefault="00625560" w:rsidP="00625560">
      <w:pPr>
        <w:pStyle w:val="Caption"/>
        <w:jc w:val="center"/>
        <w:rPr>
          <w:rFonts w:cs="Times New Roman"/>
          <w:color w:val="auto"/>
        </w:rPr>
      </w:pPr>
      <w:bookmarkStart w:id="107" w:name="_Ref264107320"/>
      <w:bookmarkStart w:id="108" w:name="_Toc264370361"/>
      <w:r w:rsidRPr="00CF554C">
        <w:rPr>
          <w:rFonts w:cs="Times New Roman"/>
          <w:color w:val="auto"/>
        </w:rPr>
        <w:t xml:space="preserve">Equation </w:t>
      </w:r>
      <w:r w:rsidR="007267FF" w:rsidRPr="00CF554C">
        <w:rPr>
          <w:rFonts w:cs="Times New Roman"/>
          <w:color w:val="auto"/>
        </w:rPr>
        <w:fldChar w:fldCharType="begin"/>
      </w:r>
      <w:r w:rsidRPr="00CF554C">
        <w:rPr>
          <w:rFonts w:cs="Times New Roman"/>
          <w:color w:val="auto"/>
        </w:rPr>
        <w:instrText xml:space="preserve"> STYLEREF 1 \s </w:instrText>
      </w:r>
      <w:r w:rsidR="007267FF" w:rsidRPr="00CF554C">
        <w:rPr>
          <w:rFonts w:cs="Times New Roman"/>
          <w:color w:val="auto"/>
        </w:rPr>
        <w:fldChar w:fldCharType="separate"/>
      </w:r>
      <w:r w:rsidR="00FD2F52">
        <w:rPr>
          <w:rFonts w:cs="Times New Roman"/>
          <w:noProof/>
          <w:color w:val="auto"/>
        </w:rPr>
        <w:t>4</w:t>
      </w:r>
      <w:r w:rsidR="007267FF" w:rsidRPr="00CF554C">
        <w:rPr>
          <w:rFonts w:cs="Times New Roman"/>
          <w:color w:val="auto"/>
        </w:rPr>
        <w:fldChar w:fldCharType="end"/>
      </w:r>
      <w:r w:rsidRPr="00CF554C">
        <w:rPr>
          <w:rFonts w:cs="Times New Roman"/>
          <w:color w:val="auto"/>
        </w:rPr>
        <w:t>.</w:t>
      </w:r>
      <w:r w:rsidR="007267FF" w:rsidRPr="00CF554C">
        <w:rPr>
          <w:rFonts w:cs="Times New Roman"/>
          <w:color w:val="auto"/>
        </w:rPr>
        <w:fldChar w:fldCharType="begin"/>
      </w:r>
      <w:r w:rsidRPr="00CF554C">
        <w:rPr>
          <w:rFonts w:cs="Times New Roman"/>
          <w:color w:val="auto"/>
        </w:rPr>
        <w:instrText xml:space="preserve"> SEQ Equation \* ARABIC \s 1 </w:instrText>
      </w:r>
      <w:r w:rsidR="007267FF" w:rsidRPr="00CF554C">
        <w:rPr>
          <w:rFonts w:cs="Times New Roman"/>
          <w:color w:val="auto"/>
        </w:rPr>
        <w:fldChar w:fldCharType="separate"/>
      </w:r>
      <w:r w:rsidR="00FD2F52">
        <w:rPr>
          <w:rFonts w:cs="Times New Roman"/>
          <w:noProof/>
          <w:color w:val="auto"/>
        </w:rPr>
        <w:t>1</w:t>
      </w:r>
      <w:r w:rsidR="007267FF" w:rsidRPr="00CF554C">
        <w:rPr>
          <w:rFonts w:cs="Times New Roman"/>
          <w:color w:val="auto"/>
        </w:rPr>
        <w:fldChar w:fldCharType="end"/>
      </w:r>
      <w:bookmarkEnd w:id="107"/>
      <w:r w:rsidRPr="00CF554C">
        <w:rPr>
          <w:rFonts w:cs="Times New Roman"/>
          <w:color w:val="auto"/>
        </w:rPr>
        <w:t>: Policy Specification</w:t>
      </w:r>
      <w:bookmarkEnd w:id="108"/>
    </w:p>
    <w:tbl>
      <w:tblPr>
        <w:tblStyle w:val="TableGrid"/>
        <w:tblW w:w="0" w:type="auto"/>
        <w:jc w:val="center"/>
        <w:tblInd w:w="-132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670"/>
      </w:tblGrid>
      <w:tr w:rsidR="00625560" w:rsidRPr="00CF554C" w:rsidTr="003E1471">
        <w:trPr>
          <w:jc w:val="center"/>
        </w:trPr>
        <w:tc>
          <w:tcPr>
            <w:tcW w:w="8670" w:type="dxa"/>
          </w:tcPr>
          <w:p w:rsidR="00625560" w:rsidRPr="00CF554C" w:rsidRDefault="00625560" w:rsidP="003E1471">
            <w:pPr>
              <w:pStyle w:val="sddsasdsa"/>
            </w:pPr>
          </w:p>
          <w:p w:rsidR="00625560" w:rsidRPr="00CF554C" w:rsidRDefault="007267FF" w:rsidP="003E1471">
            <w:pPr>
              <w:pStyle w:val="sddsasdsa"/>
            </w:pPr>
            <m:oMathPara>
              <m:oMath>
                <m:sSub>
                  <m:sSubPr>
                    <m:ctrlPr>
                      <w:rPr>
                        <w:rFonts w:ascii="Cambria Math" w:hAnsi="Cambria Math"/>
                      </w:rPr>
                    </m:ctrlPr>
                  </m:sSubPr>
                  <m:e>
                    <m:r>
                      <w:rPr>
                        <w:rFonts w:ascii="Cambria Math" w:hAnsi="Cambria Math"/>
                      </w:rPr>
                      <m:t>Policy</m:t>
                    </m:r>
                  </m:e>
                  <m:sub>
                    <m:r>
                      <w:rPr>
                        <w:rFonts w:ascii="Cambria Math" w:hAnsi="Cambria Math"/>
                      </w:rPr>
                      <m:t>i</m:t>
                    </m:r>
                    <m:r>
                      <w:rPr>
                        <w:rFonts w:ascii="Cambria Math"/>
                      </w:rPr>
                      <m:t xml:space="preserve"> </m:t>
                    </m:r>
                  </m:sub>
                </m:sSub>
                <m:r>
                  <m:rPr>
                    <m:sty m:val="p"/>
                  </m:rPr>
                  <w:rPr>
                    <w:rFonts w:ascii="Cambria Math"/>
                  </w:rPr>
                  <m:t xml:space="preserve">={  </m:t>
                </m:r>
                <m:d>
                  <m:dPr>
                    <m:begChr m:val="["/>
                    <m:endChr m:val="]"/>
                    <m:ctrlPr>
                      <w:rPr>
                        <w:rFonts w:ascii="Cambria Math" w:hAnsi="Cambria Math"/>
                      </w:rPr>
                    </m:ctrlPr>
                  </m:dPr>
                  <m:e>
                    <m:r>
                      <m:rPr>
                        <m:sty m:val="p"/>
                      </m:rPr>
                      <w:rPr>
                        <w:rFonts w:ascii="Cambria Math"/>
                      </w:rPr>
                      <m:t>value</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rPr>
                              <m:t xml:space="preserve">1 </m:t>
                            </m:r>
                          </m:sub>
                        </m:sSub>
                      </m:e>
                    </m:d>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rPr>
                          <m:t xml:space="preserve">1, </m:t>
                        </m:r>
                      </m:sub>
                    </m:sSub>
                    <m:r>
                      <m:rPr>
                        <m:sty m:val="p"/>
                      </m:rPr>
                      <w:rPr>
                        <w:rFonts w:ascii="Cambria Math"/>
                      </w:rPr>
                      <m:t>,weight</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rPr>
                              <m:t xml:space="preserve">1 </m:t>
                            </m:r>
                          </m:sub>
                        </m:sSub>
                      </m:e>
                    </m:d>
                  </m:e>
                </m:d>
                <m:r>
                  <m:rPr>
                    <m:sty m:val="p"/>
                  </m:rPr>
                  <w:rPr>
                    <w:rFonts w:ascii="Cambria Math"/>
                  </w:rPr>
                  <m:t>,</m:t>
                </m:r>
              </m:oMath>
            </m:oMathPara>
          </w:p>
          <w:p w:rsidR="00625560" w:rsidRPr="00CF554C" w:rsidRDefault="00625560" w:rsidP="003E1471">
            <w:pPr>
              <w:pStyle w:val="sddsasdsa"/>
            </w:pPr>
            <w:r w:rsidRPr="00CF554C">
              <w:t xml:space="preserve">                      </w:t>
            </w:r>
            <w:r w:rsidR="007D6D20">
              <w:t xml:space="preserve">                      </w:t>
            </w:r>
            <w:r w:rsidR="00836713">
              <w:t xml:space="preserve">     </w:t>
            </w:r>
            <w:r w:rsidR="007D6D20">
              <w:t xml:space="preserve"> </w:t>
            </w:r>
            <w:r w:rsidRPr="00CF554C">
              <w:t xml:space="preserve">      [</w:t>
            </w:r>
            <m:oMath>
              <m:r>
                <m:rPr>
                  <m:sty m:val="p"/>
                </m:rPr>
                <w:rPr>
                  <w:rFonts w:ascii="Cambria Math"/>
                </w:rPr>
                <m:t>value(</m:t>
              </m:r>
              <m:sSub>
                <m:sSubPr>
                  <m:ctrlPr>
                    <w:rPr>
                      <w:rFonts w:ascii="Cambria Math" w:hAnsi="Cambria Math"/>
                    </w:rPr>
                  </m:ctrlPr>
                </m:sSubPr>
                <m:e>
                  <m:r>
                    <w:rPr>
                      <w:rFonts w:ascii="Cambria Math" w:hAnsi="Cambria Math"/>
                    </w:rPr>
                    <m:t>Resource</m:t>
                  </m:r>
                </m:e>
                <m:sub>
                  <m:r>
                    <w:rPr>
                      <w:rFonts w:ascii="Cambria Math"/>
                    </w:rPr>
                    <m:t xml:space="preserve">2 </m:t>
                  </m:r>
                </m:sub>
              </m:sSub>
              <m:r>
                <m:rPr>
                  <m:sty m:val="p"/>
                </m:rPr>
                <w:rPr>
                  <w:rFonts w:ascii="Cambria Math"/>
                </w:rPr>
                <m:t>)</m:t>
              </m:r>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rPr>
                    <m:t>2</m:t>
                  </m:r>
                </m:sub>
              </m:sSub>
              <m:r>
                <m:rPr>
                  <m:sty m:val="p"/>
                </m:rPr>
                <w:rPr>
                  <w:rFonts w:ascii="Cambria Math"/>
                </w:rPr>
                <m:t>,weight(</m:t>
              </m:r>
              <m:sSub>
                <m:sSubPr>
                  <m:ctrlPr>
                    <w:rPr>
                      <w:rFonts w:ascii="Cambria Math" w:hAnsi="Cambria Math"/>
                    </w:rPr>
                  </m:ctrlPr>
                </m:sSubPr>
                <m:e>
                  <m:r>
                    <w:rPr>
                      <w:rFonts w:ascii="Cambria Math" w:hAnsi="Cambria Math"/>
                    </w:rPr>
                    <m:t>Resource</m:t>
                  </m:r>
                </m:e>
                <m:sub>
                  <m:r>
                    <w:rPr>
                      <w:rFonts w:ascii="Cambria Math"/>
                    </w:rPr>
                    <m:t xml:space="preserve">2 </m:t>
                  </m:r>
                </m:sub>
              </m:sSub>
              <m:r>
                <m:rPr>
                  <m:sty m:val="p"/>
                </m:rPr>
                <w:rPr>
                  <w:rFonts w:ascii="Cambria Math"/>
                </w:rPr>
                <m:t>)]</m:t>
              </m:r>
            </m:oMath>
            <w:r w:rsidRPr="00CF554C">
              <w:t>,</w:t>
            </w:r>
          </w:p>
          <w:p w:rsidR="00625560" w:rsidRPr="00CF554C" w:rsidRDefault="00625560" w:rsidP="003E1471">
            <w:pPr>
              <w:pStyle w:val="sddsasdsa"/>
            </w:pPr>
            <m:oMathPara>
              <m:oMath>
                <m:r>
                  <m:rPr>
                    <m:sty m:val="p"/>
                  </m:rPr>
                  <w:rPr>
                    <w:rFonts w:ascii="Cambria Math"/>
                  </w:rPr>
                  <m:t xml:space="preserve"> </m:t>
                </m:r>
                <m:r>
                  <m:rPr>
                    <m:sty m:val="p"/>
                  </m:rPr>
                  <w:rPr>
                    <w:rFonts w:ascii="Cambria Math"/>
                  </w:rPr>
                  <m:t>…</m:t>
                </m:r>
                <m:r>
                  <m:rPr>
                    <m:sty m:val="p"/>
                  </m:rPr>
                  <w:rPr>
                    <w:rFonts w:ascii="Cambria Math"/>
                  </w:rPr>
                  <m:t>,</m:t>
                </m:r>
              </m:oMath>
            </m:oMathPara>
          </w:p>
          <w:p w:rsidR="00625560" w:rsidRPr="00CF554C" w:rsidRDefault="007D6D20" w:rsidP="003E1471">
            <w:pPr>
              <w:pStyle w:val="sddsasdsa"/>
            </w:pPr>
            <m:oMathPara>
              <m:oMath>
                <m:r>
                  <m:rPr>
                    <m:sty m:val="p"/>
                  </m:rPr>
                  <w:rPr>
                    <w:rFonts w:ascii="Cambria Math"/>
                  </w:rPr>
                  <m:t xml:space="preserve">                         [ value</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hAnsi="Cambria Math"/>
                          </w:rPr>
                          <m:t>n</m:t>
                        </m:r>
                      </m:sub>
                    </m:sSub>
                  </m:e>
                </m:d>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rPr>
                  <m:t>, weight</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hAnsi="Cambria Math"/>
                          </w:rPr>
                          <m:t>n</m:t>
                        </m:r>
                      </m:sub>
                    </m:sSub>
                  </m:e>
                </m:d>
                <m:r>
                  <m:rPr>
                    <m:sty m:val="p"/>
                  </m:rPr>
                  <w:rPr>
                    <w:rFonts w:ascii="Cambria Math"/>
                  </w:rPr>
                  <m:t>]}</m:t>
                </m:r>
              </m:oMath>
            </m:oMathPara>
          </w:p>
          <w:p w:rsidR="00625560" w:rsidRPr="00CF554C" w:rsidRDefault="00625560" w:rsidP="003E1471">
            <w:pPr>
              <w:pStyle w:val="sddsasdsa"/>
            </w:pPr>
          </w:p>
        </w:tc>
      </w:tr>
      <w:tr w:rsidR="00625560" w:rsidRPr="00CF554C" w:rsidTr="003E1471">
        <w:trPr>
          <w:jc w:val="center"/>
        </w:trPr>
        <w:tc>
          <w:tcPr>
            <w:tcW w:w="8670" w:type="dxa"/>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xml:space="preserve">- </w:t>
            </w:r>
            <m:oMath>
              <m:r>
                <m:rPr>
                  <m:sty m:val="p"/>
                </m:rPr>
                <w:rPr>
                  <w:rFonts w:ascii="Cambria Math"/>
                </w:rPr>
                <m:t>value(</m:t>
              </m:r>
              <m:sSub>
                <m:sSubPr>
                  <m:ctrlPr>
                    <w:rPr>
                      <w:rFonts w:ascii="Cambria Math" w:hAnsi="Cambria Math"/>
                    </w:rPr>
                  </m:ctrlPr>
                </m:sSubPr>
                <m:e>
                  <m:r>
                    <w:rPr>
                      <w:rFonts w:ascii="Cambria Math" w:hAnsi="Cambria Math"/>
                    </w:rPr>
                    <m:t>Resource</m:t>
                  </m:r>
                </m:e>
                <m:sub>
                  <m:r>
                    <w:rPr>
                      <w:rFonts w:ascii="Cambria Math"/>
                    </w:rPr>
                    <m:t xml:space="preserve">1 </m:t>
                  </m:r>
                </m:sub>
              </m:sSub>
              <m:r>
                <m:rPr>
                  <m:sty m:val="p"/>
                </m:rPr>
                <w:rPr>
                  <w:rFonts w:ascii="Cambria Math"/>
                </w:rPr>
                <m:t>)</m:t>
              </m:r>
            </m:oMath>
            <w:r w:rsidRPr="00CF554C">
              <w:t xml:space="preserve"> : function which computes value of Resource i </w:t>
            </w:r>
          </w:p>
          <w:p w:rsidR="00625560" w:rsidRPr="00CF554C" w:rsidRDefault="00625560" w:rsidP="003E1471">
            <w:pPr>
              <w:pStyle w:val="sddsasdsa"/>
            </w:pPr>
            <w:r w:rsidRPr="00CF554C">
              <w:t xml:space="preserve">-  </w:t>
            </w:r>
            <m:oMath>
              <m:sSub>
                <m:sSubPr>
                  <m:ctrlPr>
                    <w:rPr>
                      <w:rFonts w:ascii="Cambria Math" w:hAnsi="Cambria Math"/>
                    </w:rPr>
                  </m:ctrlPr>
                </m:sSubPr>
                <m:e>
                  <m:r>
                    <w:rPr>
                      <w:rFonts w:ascii="Cambria Math" w:hAnsi="Cambria Math"/>
                    </w:rPr>
                    <m:t>v</m:t>
                  </m:r>
                </m:e>
                <m:sub>
                  <m:r>
                    <w:rPr>
                      <w:rFonts w:ascii="Cambria Math" w:hAnsi="Cambria Math"/>
                    </w:rPr>
                    <m:t>j</m:t>
                  </m:r>
                </m:sub>
              </m:sSub>
            </m:oMath>
            <w:r w:rsidRPr="00CF554C">
              <w:rPr>
                <w:b/>
              </w:rPr>
              <w:t>:</w:t>
            </w:r>
            <w:r w:rsidRPr="00CF554C">
              <w:t xml:space="preserve"> </w:t>
            </w:r>
            <w:r w:rsidR="007D6D20">
              <w:t xml:space="preserve">acceptable </w:t>
            </w:r>
            <w:r w:rsidRPr="00CF554C">
              <w:t xml:space="preserve">range of </w:t>
            </w:r>
            <w:r w:rsidR="007D6D20">
              <w:t>values or</w:t>
            </w:r>
            <w:r w:rsidRPr="00CF554C">
              <w:t xml:space="preserve"> Resource j</w:t>
            </w:r>
          </w:p>
          <w:p w:rsidR="00DB26E6" w:rsidRDefault="00DB26E6">
            <w:pPr>
              <w:pStyle w:val="sddsasdsa"/>
              <w:jc w:val="both"/>
              <w:rPr>
                <w:rFonts w:eastAsia="Times New Roman"/>
                <w:b/>
                <w:bCs/>
                <w:color w:val="7F7F7F" w:themeColor="text1" w:themeTint="80"/>
              </w:rPr>
            </w:pPr>
          </w:p>
        </w:tc>
      </w:tr>
    </w:tbl>
    <w:p w:rsidR="00625560" w:rsidRPr="00CF554C" w:rsidRDefault="00625560" w:rsidP="003B4AE4">
      <w:pPr>
        <w:pStyle w:val="Heading3"/>
        <w:keepNext/>
        <w:keepLines/>
        <w:numPr>
          <w:ilvl w:val="2"/>
          <w:numId w:val="38"/>
        </w:numPr>
        <w:spacing w:line="276" w:lineRule="auto"/>
        <w:rPr>
          <w:rFonts w:cs="Times New Roman"/>
        </w:rPr>
      </w:pPr>
      <w:bookmarkStart w:id="109" w:name="_Toc264798563"/>
      <w:bookmarkStart w:id="110" w:name="_Toc264737195"/>
      <w:bookmarkStart w:id="111" w:name="_Toc264918473"/>
      <w:r w:rsidRPr="00CF554C">
        <w:rPr>
          <w:rFonts w:cs="Times New Roman"/>
        </w:rPr>
        <w:lastRenderedPageBreak/>
        <w:t>Context Entropy</w:t>
      </w:r>
      <w:bookmarkEnd w:id="109"/>
      <w:bookmarkEnd w:id="110"/>
      <w:bookmarkEnd w:id="111"/>
    </w:p>
    <w:p w:rsidR="00625560" w:rsidRPr="00CF554C" w:rsidRDefault="00625560" w:rsidP="00625560">
      <w:pPr>
        <w:spacing w:before="200"/>
        <w:rPr>
          <w:rFonts w:cs="Times New Roman"/>
        </w:rPr>
      </w:pPr>
      <w:r w:rsidRPr="00CF554C">
        <w:rPr>
          <w:rFonts w:cs="Times New Roman"/>
        </w:rPr>
        <w:t xml:space="preserve">For understanding the concept of context state entropy the state must be defined. A context state is a snapshot of the execution environment taken at a specific moment in time. </w:t>
      </w:r>
    </w:p>
    <w:p w:rsidR="00625560" w:rsidRPr="00CF554C" w:rsidRDefault="00625560" w:rsidP="00625560">
      <w:pPr>
        <w:spacing w:before="200"/>
        <w:ind w:firstLine="720"/>
        <w:rPr>
          <w:rFonts w:cs="Times New Roman"/>
        </w:rPr>
      </w:pPr>
      <w:r w:rsidRPr="00CF554C">
        <w:rPr>
          <w:rFonts w:cs="Times New Roman"/>
        </w:rPr>
        <w:t xml:space="preserve">For evaluating the degree of context state deviation from the acceptable value the concept of context state entropy is used </w:t>
      </w:r>
      <w:fldSimple w:instr=" REF _Ref263593098 \h  \* MERGEFORMAT ">
        <w:r w:rsidR="00FD2F52" w:rsidRPr="00FD2F52">
          <w:rPr>
            <w:rFonts w:cs="Times New Roman"/>
          </w:rPr>
          <w:t xml:space="preserve">[ </w:t>
        </w:r>
        <w:r w:rsidR="00FD2F52" w:rsidRPr="00FD2F52">
          <w:rPr>
            <w:rFonts w:cs="Times New Roman"/>
            <w:noProof/>
          </w:rPr>
          <w:t>9</w:t>
        </w:r>
      </w:fldSimple>
      <w:r w:rsidRPr="00CF554C">
        <w:rPr>
          <w:rFonts w:cs="Times New Roman"/>
        </w:rPr>
        <w:t xml:space="preserve"> ]. The context state entropy is used to represent the desirability of the system to be in a particular state. Based on the definition of the policy, the entropy is defined as the product between the policy weight and the sum of products between the associated resources weight and their distance from the acceptable value. The Entropy formula is defied in </w:t>
      </w:r>
      <w:fldSimple w:instr=" REF _Ref263606346 \h  \* MERGEFORMAT ">
        <w:r w:rsidR="00FD2F52" w:rsidRPr="00CF554C">
          <w:rPr>
            <w:rFonts w:cs="Times New Roman"/>
          </w:rPr>
          <w:t xml:space="preserve">Equation </w:t>
        </w:r>
        <w:r w:rsidR="00FD2F52">
          <w:rPr>
            <w:rFonts w:cs="Times New Roman"/>
            <w:noProof/>
          </w:rPr>
          <w:t>4</w:t>
        </w:r>
        <w:r w:rsidR="00FD2F52" w:rsidRPr="00CF554C">
          <w:rPr>
            <w:rFonts w:cs="Times New Roman"/>
            <w:noProof/>
          </w:rPr>
          <w:t>.</w:t>
        </w:r>
        <w:r w:rsidR="00FD2F52">
          <w:rPr>
            <w:rFonts w:cs="Times New Roman"/>
            <w:noProof/>
          </w:rPr>
          <w:t>2</w:t>
        </w:r>
      </w:fldSimple>
      <w:r w:rsidRPr="00CF554C">
        <w:rPr>
          <w:rFonts w:cs="Times New Roman"/>
        </w:rPr>
        <w:t>.</w:t>
      </w:r>
    </w:p>
    <w:p w:rsidR="00625560" w:rsidRPr="00CF554C" w:rsidRDefault="00625560" w:rsidP="00625560">
      <w:pPr>
        <w:pStyle w:val="Caption"/>
        <w:keepNext/>
        <w:jc w:val="center"/>
        <w:rPr>
          <w:rFonts w:cs="Times New Roman"/>
          <w:color w:val="auto"/>
        </w:rPr>
      </w:pPr>
    </w:p>
    <w:p w:rsidR="00625560" w:rsidRPr="00CF554C" w:rsidRDefault="00625560" w:rsidP="00625560">
      <w:pPr>
        <w:pStyle w:val="Caption"/>
        <w:keepNext/>
        <w:jc w:val="center"/>
        <w:rPr>
          <w:rFonts w:cs="Times New Roman"/>
          <w:color w:val="auto"/>
        </w:rPr>
      </w:pPr>
      <w:bookmarkStart w:id="112" w:name="_Ref263606346"/>
      <w:bookmarkStart w:id="113" w:name="_Toc264370362"/>
      <w:r w:rsidRPr="00CF554C">
        <w:rPr>
          <w:rFonts w:cs="Times New Roman"/>
          <w:color w:val="auto"/>
        </w:rPr>
        <w:t xml:space="preserve">Equation </w:t>
      </w:r>
      <w:r w:rsidR="007267FF" w:rsidRPr="00CF554C">
        <w:rPr>
          <w:rFonts w:cs="Times New Roman"/>
          <w:color w:val="auto"/>
        </w:rPr>
        <w:fldChar w:fldCharType="begin"/>
      </w:r>
      <w:r w:rsidRPr="00CF554C">
        <w:rPr>
          <w:rFonts w:cs="Times New Roman"/>
          <w:color w:val="auto"/>
        </w:rPr>
        <w:instrText xml:space="preserve"> STYLEREF 1 \s </w:instrText>
      </w:r>
      <w:r w:rsidR="007267FF" w:rsidRPr="00CF554C">
        <w:rPr>
          <w:rFonts w:cs="Times New Roman"/>
          <w:color w:val="auto"/>
        </w:rPr>
        <w:fldChar w:fldCharType="separate"/>
      </w:r>
      <w:r w:rsidR="00FD2F52">
        <w:rPr>
          <w:rFonts w:cs="Times New Roman"/>
          <w:noProof/>
          <w:color w:val="auto"/>
        </w:rPr>
        <w:t>4</w:t>
      </w:r>
      <w:r w:rsidR="007267FF" w:rsidRPr="00CF554C">
        <w:rPr>
          <w:rFonts w:cs="Times New Roman"/>
          <w:color w:val="auto"/>
        </w:rPr>
        <w:fldChar w:fldCharType="end"/>
      </w:r>
      <w:r w:rsidRPr="00CF554C">
        <w:rPr>
          <w:rFonts w:cs="Times New Roman"/>
          <w:color w:val="auto"/>
        </w:rPr>
        <w:t>.</w:t>
      </w:r>
      <w:r w:rsidR="007267FF" w:rsidRPr="00CF554C">
        <w:rPr>
          <w:rFonts w:cs="Times New Roman"/>
          <w:color w:val="auto"/>
        </w:rPr>
        <w:fldChar w:fldCharType="begin"/>
      </w:r>
      <w:r w:rsidRPr="00CF554C">
        <w:rPr>
          <w:rFonts w:cs="Times New Roman"/>
          <w:color w:val="auto"/>
        </w:rPr>
        <w:instrText xml:space="preserve"> SEQ Equation \* ARABIC \s 1 </w:instrText>
      </w:r>
      <w:r w:rsidR="007267FF" w:rsidRPr="00CF554C">
        <w:rPr>
          <w:rFonts w:cs="Times New Roman"/>
          <w:color w:val="auto"/>
        </w:rPr>
        <w:fldChar w:fldCharType="separate"/>
      </w:r>
      <w:r w:rsidR="00FD2F52">
        <w:rPr>
          <w:rFonts w:cs="Times New Roman"/>
          <w:noProof/>
          <w:color w:val="auto"/>
        </w:rPr>
        <w:t>2</w:t>
      </w:r>
      <w:r w:rsidR="007267FF" w:rsidRPr="00CF554C">
        <w:rPr>
          <w:rFonts w:cs="Times New Roman"/>
          <w:color w:val="auto"/>
        </w:rPr>
        <w:fldChar w:fldCharType="end"/>
      </w:r>
      <w:bookmarkEnd w:id="112"/>
      <w:r w:rsidRPr="00CF554C">
        <w:rPr>
          <w:rFonts w:cs="Times New Roman"/>
          <w:color w:val="auto"/>
        </w:rPr>
        <w:t>: Entropy Formula</w:t>
      </w:r>
      <w:bookmarkEnd w:id="113"/>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7568"/>
        <w:gridCol w:w="7"/>
      </w:tblGrid>
      <w:tr w:rsidR="00625560" w:rsidRPr="00CF554C" w:rsidTr="00DC4A4F">
        <w:trPr>
          <w:gridAfter w:val="1"/>
          <w:wAfter w:w="7" w:type="dxa"/>
          <w:jc w:val="center"/>
        </w:trPr>
        <w:tc>
          <w:tcPr>
            <w:tcW w:w="7568" w:type="dxa"/>
          </w:tcPr>
          <w:p w:rsidR="00625560" w:rsidRPr="00CF554C" w:rsidRDefault="00625560" w:rsidP="00DC4A4F">
            <w:pPr>
              <w:pStyle w:val="sddsasdsa"/>
              <w:jc w:val="center"/>
            </w:pPr>
            <m:oMathPara>
              <m:oMathParaPr>
                <m:jc m:val="center"/>
              </m:oMathParaPr>
              <m:oMath>
                <m:r>
                  <w:rPr>
                    <w:rFonts w:ascii="Cambria Math" w:hAnsi="Cambria Math"/>
                  </w:rPr>
                  <m:t>E</m:t>
                </m:r>
                <m:r>
                  <w:rPr>
                    <w:rFonts w:ascii="Cambria Math"/>
                  </w:rPr>
                  <m:t xml:space="preserve">= </m:t>
                </m:r>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p</m:t>
                        </m:r>
                      </m:e>
                      <m:sub>
                        <m:r>
                          <w:rPr>
                            <w:rFonts w:ascii="Cambria Math" w:hAnsi="Cambria Math"/>
                          </w:rPr>
                          <m:t>i</m:t>
                        </m:r>
                      </m:sub>
                    </m:sSub>
                  </m:e>
                </m:nary>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r</m:t>
                        </m:r>
                      </m:e>
                      <m:sub>
                        <m:r>
                          <w:rPr>
                            <w:rFonts w:ascii="Cambria Math" w:hAnsi="Cambria Math"/>
                          </w:rPr>
                          <m:t>ij</m:t>
                        </m:r>
                      </m:sub>
                    </m:sSub>
                  </m:e>
                </m:nary>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ij</m:t>
                    </m:r>
                  </m:sub>
                </m:sSub>
              </m:oMath>
            </m:oMathPara>
          </w:p>
          <w:p w:rsidR="00625560" w:rsidRPr="00CF554C" w:rsidRDefault="00625560" w:rsidP="00DC4A4F">
            <w:pPr>
              <w:pStyle w:val="sddsasdsa"/>
              <w:jc w:val="center"/>
            </w:pPr>
          </w:p>
        </w:tc>
      </w:tr>
      <w:tr w:rsidR="00625560" w:rsidRPr="00CF554C" w:rsidTr="00DC4A4F">
        <w:trPr>
          <w:jc w:val="center"/>
        </w:trPr>
        <w:tc>
          <w:tcPr>
            <w:tcW w:w="7575" w:type="dxa"/>
            <w:gridSpan w:val="2"/>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xml:space="preserve">- </w:t>
            </w:r>
            <m:oMath>
              <m:r>
                <m:rPr>
                  <m:sty m:val="p"/>
                </m:rPr>
                <w:rPr>
                  <w:rFonts w:ascii="Cambria Math"/>
                </w:rPr>
                <m:t>E</m:t>
              </m:r>
            </m:oMath>
            <w:r w:rsidRPr="00CF554C">
              <w:t xml:space="preserve"> : entropy </w:t>
            </w:r>
          </w:p>
          <w:p w:rsidR="00625560" w:rsidRPr="00CF554C" w:rsidRDefault="00625560" w:rsidP="003E1471">
            <w:pPr>
              <w:pStyle w:val="sddsasdsa"/>
            </w:pPr>
            <w:r w:rsidRPr="00CF554C">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CF554C">
              <w:rPr>
                <w:b/>
              </w:rPr>
              <w:t>:</w:t>
            </w:r>
            <w:r w:rsidRPr="00CF554C">
              <w:t xml:space="preserve"> the weight</w:t>
            </w:r>
            <w:r w:rsidR="002A46F9" w:rsidRPr="00CF554C">
              <w:t xml:space="preserve"> </w:t>
            </w:r>
            <w:r w:rsidRPr="00CF554C">
              <w:t>of i-th policy</w:t>
            </w:r>
          </w:p>
          <w:p w:rsidR="00625560" w:rsidRPr="00CF554C" w:rsidRDefault="00625560" w:rsidP="003E1471">
            <w:pPr>
              <w:pStyle w:val="sddsasdsa"/>
            </w:pPr>
            <w:r w:rsidRPr="00CF554C">
              <w:t xml:space="preserve">-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CF554C">
              <w:rPr>
                <w:b/>
              </w:rPr>
              <w:t xml:space="preserve">: </w:t>
            </w:r>
            <w:r w:rsidRPr="00CF554C">
              <w:t>the importance of resource j in policy i</w:t>
            </w:r>
          </w:p>
          <w:p w:rsidR="00625560" w:rsidRPr="00CF554C" w:rsidRDefault="00625560" w:rsidP="003E1471">
            <w:pPr>
              <w:pStyle w:val="sddsasdsa"/>
            </w:pPr>
            <w:r w:rsidRPr="00CF554C">
              <w:t xml:space="preserve">-  </w:t>
            </w:r>
            <m:oMath>
              <m:sSub>
                <m:sSubPr>
                  <m:ctrlPr>
                    <w:rPr>
                      <w:rFonts w:ascii="Cambria Math" w:hAnsi="Cambria Math"/>
                    </w:rPr>
                  </m:ctrlPr>
                </m:sSubPr>
                <m:e>
                  <m:r>
                    <w:rPr>
                      <w:rFonts w:ascii="Cambria Math" w:hAnsi="Cambria Math"/>
                    </w:rPr>
                    <m:t>v</m:t>
                  </m:r>
                </m:e>
                <m:sub>
                  <m:r>
                    <w:rPr>
                      <w:rFonts w:ascii="Cambria Math" w:hAnsi="Cambria Math"/>
                    </w:rPr>
                    <m:t>ij</m:t>
                  </m:r>
                </m:sub>
              </m:sSub>
            </m:oMath>
            <w:r w:rsidRPr="00CF554C">
              <w:rPr>
                <w:b/>
              </w:rPr>
              <w:t>:</w:t>
            </w:r>
            <w:r w:rsidRPr="00CF554C">
              <w:t xml:space="preserve"> is a value marking the degree to which resource j respects policy i. </w:t>
            </w:r>
          </w:p>
          <w:p w:rsidR="00625560" w:rsidRPr="00CF554C" w:rsidRDefault="00625560" w:rsidP="003E1471">
            <w:pPr>
              <w:pStyle w:val="sddsasdsa"/>
              <w:jc w:val="both"/>
              <w:rPr>
                <w:rFonts w:eastAsia="Times New Roman"/>
              </w:rPr>
            </w:pPr>
          </w:p>
        </w:tc>
      </w:tr>
    </w:tbl>
    <w:p w:rsidR="00625560" w:rsidRPr="00CF554C" w:rsidRDefault="00625560" w:rsidP="003B4AE4">
      <w:pPr>
        <w:pStyle w:val="Heading3"/>
        <w:keepNext/>
        <w:keepLines/>
        <w:numPr>
          <w:ilvl w:val="2"/>
          <w:numId w:val="38"/>
        </w:numPr>
        <w:spacing w:line="276" w:lineRule="auto"/>
        <w:rPr>
          <w:rFonts w:cs="Times New Roman"/>
        </w:rPr>
      </w:pPr>
      <w:bookmarkStart w:id="114" w:name="_Ref264150598"/>
      <w:bookmarkStart w:id="115" w:name="_Ref264150600"/>
      <w:bookmarkStart w:id="116" w:name="_Toc264798564"/>
      <w:bookmarkStart w:id="117" w:name="_Toc264737196"/>
      <w:bookmarkStart w:id="118" w:name="_Toc264918474"/>
      <w:r w:rsidRPr="00CF554C">
        <w:rPr>
          <w:rFonts w:cs="Times New Roman"/>
        </w:rPr>
        <w:t>State reward</w:t>
      </w:r>
      <w:bookmarkEnd w:id="114"/>
      <w:bookmarkEnd w:id="115"/>
      <w:bookmarkEnd w:id="116"/>
      <w:bookmarkEnd w:id="117"/>
      <w:bookmarkEnd w:id="118"/>
    </w:p>
    <w:p w:rsidR="00625560" w:rsidRPr="00CF554C" w:rsidRDefault="00625560" w:rsidP="00625560">
      <w:pPr>
        <w:rPr>
          <w:rFonts w:cs="Times New Roman"/>
        </w:rPr>
      </w:pPr>
      <w:r w:rsidRPr="00CF554C">
        <w:rPr>
          <w:rFonts w:cs="Times New Roman"/>
        </w:rPr>
        <w:t xml:space="preserve">For the self-healing environment management algorithm the reward is represented by the inverse of the entropy. The states with the highest reward are the states with the smallest entropy, as resulting from </w:t>
      </w:r>
      <w:fldSimple w:instr=" REF _Ref264107550 \h  \* MERGEFORMAT ">
        <w:r w:rsidR="00FD2F52" w:rsidRPr="00CF554C">
          <w:rPr>
            <w:rFonts w:cs="Times New Roman"/>
          </w:rPr>
          <w:t xml:space="preserve">Equation </w:t>
        </w:r>
        <w:r w:rsidR="00FD2F52">
          <w:rPr>
            <w:rFonts w:cs="Times New Roman"/>
            <w:noProof/>
          </w:rPr>
          <w:t>4</w:t>
        </w:r>
        <w:r w:rsidR="00FD2F52" w:rsidRPr="00CF554C">
          <w:rPr>
            <w:rFonts w:cs="Times New Roman"/>
            <w:noProof/>
          </w:rPr>
          <w:t>.</w:t>
        </w:r>
        <w:r w:rsidR="00FD2F52">
          <w:rPr>
            <w:rFonts w:cs="Times New Roman"/>
            <w:noProof/>
          </w:rPr>
          <w:t>3</w:t>
        </w:r>
      </w:fldSimple>
      <w:r w:rsidRPr="00CF554C">
        <w:rPr>
          <w:rFonts w:cs="Times New Roman"/>
        </w:rPr>
        <w:t xml:space="preserve">.  </w:t>
      </w:r>
    </w:p>
    <w:p w:rsidR="00625560" w:rsidRPr="00CF554C" w:rsidRDefault="00625560" w:rsidP="00625560">
      <w:pPr>
        <w:pStyle w:val="Caption"/>
        <w:keepNext/>
        <w:jc w:val="center"/>
        <w:rPr>
          <w:rFonts w:cs="Times New Roman"/>
          <w:color w:val="auto"/>
        </w:rPr>
      </w:pPr>
      <w:bookmarkStart w:id="119" w:name="_Ref264107550"/>
      <w:bookmarkStart w:id="120" w:name="_Toc264370363"/>
      <w:r w:rsidRPr="00CF554C">
        <w:rPr>
          <w:rFonts w:cs="Times New Roman"/>
          <w:color w:val="auto"/>
        </w:rPr>
        <w:t xml:space="preserve">Equation </w:t>
      </w:r>
      <w:r w:rsidR="007267FF" w:rsidRPr="00CF554C">
        <w:rPr>
          <w:rFonts w:cs="Times New Roman"/>
          <w:color w:val="auto"/>
        </w:rPr>
        <w:fldChar w:fldCharType="begin"/>
      </w:r>
      <w:r w:rsidRPr="00CF554C">
        <w:rPr>
          <w:rFonts w:cs="Times New Roman"/>
          <w:color w:val="auto"/>
        </w:rPr>
        <w:instrText xml:space="preserve"> STYLEREF 1 \s </w:instrText>
      </w:r>
      <w:r w:rsidR="007267FF" w:rsidRPr="00CF554C">
        <w:rPr>
          <w:rFonts w:cs="Times New Roman"/>
          <w:color w:val="auto"/>
        </w:rPr>
        <w:fldChar w:fldCharType="separate"/>
      </w:r>
      <w:r w:rsidR="00FD2F52">
        <w:rPr>
          <w:rFonts w:cs="Times New Roman"/>
          <w:noProof/>
          <w:color w:val="auto"/>
        </w:rPr>
        <w:t>4</w:t>
      </w:r>
      <w:r w:rsidR="007267FF" w:rsidRPr="00CF554C">
        <w:rPr>
          <w:rFonts w:cs="Times New Roman"/>
          <w:color w:val="auto"/>
        </w:rPr>
        <w:fldChar w:fldCharType="end"/>
      </w:r>
      <w:r w:rsidRPr="00CF554C">
        <w:rPr>
          <w:rFonts w:cs="Times New Roman"/>
          <w:color w:val="auto"/>
        </w:rPr>
        <w:t>.</w:t>
      </w:r>
      <w:r w:rsidR="007267FF" w:rsidRPr="00CF554C">
        <w:rPr>
          <w:rFonts w:cs="Times New Roman"/>
          <w:color w:val="auto"/>
        </w:rPr>
        <w:fldChar w:fldCharType="begin"/>
      </w:r>
      <w:r w:rsidRPr="00CF554C">
        <w:rPr>
          <w:rFonts w:cs="Times New Roman"/>
          <w:color w:val="auto"/>
        </w:rPr>
        <w:instrText xml:space="preserve"> SEQ Equation \* ARABIC \s 1 </w:instrText>
      </w:r>
      <w:r w:rsidR="007267FF" w:rsidRPr="00CF554C">
        <w:rPr>
          <w:rFonts w:cs="Times New Roman"/>
          <w:color w:val="auto"/>
        </w:rPr>
        <w:fldChar w:fldCharType="separate"/>
      </w:r>
      <w:r w:rsidR="00FD2F52">
        <w:rPr>
          <w:rFonts w:cs="Times New Roman"/>
          <w:noProof/>
          <w:color w:val="auto"/>
        </w:rPr>
        <w:t>3</w:t>
      </w:r>
      <w:r w:rsidR="007267FF" w:rsidRPr="00CF554C">
        <w:rPr>
          <w:rFonts w:cs="Times New Roman"/>
          <w:color w:val="auto"/>
        </w:rPr>
        <w:fldChar w:fldCharType="end"/>
      </w:r>
      <w:bookmarkEnd w:id="119"/>
      <w:r w:rsidRPr="00CF554C">
        <w:rPr>
          <w:rFonts w:cs="Times New Roman"/>
          <w:color w:val="auto"/>
        </w:rPr>
        <w:t>: Reward function</w:t>
      </w:r>
      <w:bookmarkEnd w:id="120"/>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5700"/>
      </w:tblGrid>
      <w:tr w:rsidR="00625560" w:rsidRPr="00CF554C" w:rsidTr="003E1471">
        <w:trPr>
          <w:jc w:val="center"/>
        </w:trPr>
        <w:tc>
          <w:tcPr>
            <w:tcW w:w="5700" w:type="dxa"/>
          </w:tcPr>
          <w:p w:rsidR="00625560" w:rsidRPr="00CF554C" w:rsidRDefault="00625560" w:rsidP="003E1471">
            <w:pPr>
              <w:pStyle w:val="sddsasdsa"/>
              <w:jc w:val="both"/>
            </w:pPr>
            <m:oMathPara>
              <m:oMathParaPr>
                <m:jc m:val="center"/>
              </m:oMathParaPr>
              <m:oMath>
                <m:r>
                  <w:rPr>
                    <w:rFonts w:ascii="Cambria Math" w:eastAsiaTheme="minorEastAsia" w:hAnsi="Cambria Math"/>
                  </w:rPr>
                  <m:t>R</m:t>
                </m:r>
                <m:r>
                  <w:rPr>
                    <w:rFonts w:ascii="Cambria Math" w:eastAsiaTheme="minorEastAsia"/>
                  </w:rPr>
                  <m:t xml:space="preserve">= </m:t>
                </m:r>
                <m:f>
                  <m:fPr>
                    <m:ctrlPr>
                      <w:rPr>
                        <w:rFonts w:ascii="Cambria Math" w:eastAsiaTheme="minorEastAsia" w:hAnsi="Cambria Math"/>
                        <w:i/>
                      </w:rPr>
                    </m:ctrlPr>
                  </m:fPr>
                  <m:num>
                    <m:r>
                      <w:rPr>
                        <w:rFonts w:ascii="Cambria Math" w:eastAsiaTheme="minorEastAsia"/>
                      </w:rPr>
                      <m:t>1</m:t>
                    </m:r>
                  </m:num>
                  <m:den>
                    <m:r>
                      <w:rPr>
                        <w:rFonts w:ascii="Cambria Math" w:eastAsiaTheme="minorEastAsia" w:hAnsi="Cambria Math"/>
                      </w:rPr>
                      <m:t>E</m:t>
                    </m:r>
                  </m:den>
                </m:f>
              </m:oMath>
            </m:oMathPara>
          </w:p>
          <w:p w:rsidR="00625560" w:rsidRPr="00CF554C" w:rsidRDefault="00625560" w:rsidP="003E1471">
            <w:pPr>
              <w:pStyle w:val="sddsasdsa"/>
            </w:pPr>
          </w:p>
        </w:tc>
      </w:tr>
      <w:tr w:rsidR="00625560" w:rsidRPr="00CF554C" w:rsidTr="003E1471">
        <w:trPr>
          <w:jc w:val="center"/>
        </w:trPr>
        <w:tc>
          <w:tcPr>
            <w:tcW w:w="5700" w:type="dxa"/>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R</w:t>
            </w:r>
            <w:r w:rsidRPr="00CF554C">
              <w:rPr>
                <w:b/>
              </w:rPr>
              <w:t>:</w:t>
            </w:r>
            <w:r w:rsidRPr="00CF554C">
              <w:t xml:space="preserve"> the state reward</w:t>
            </w:r>
          </w:p>
          <w:p w:rsidR="00625560" w:rsidRPr="00CF554C" w:rsidRDefault="00625560" w:rsidP="003E1471">
            <w:pPr>
              <w:pStyle w:val="sddsasdsa"/>
            </w:pPr>
            <w:r w:rsidRPr="00CF554C">
              <w:t xml:space="preserve">-  </w:t>
            </w:r>
            <m:oMath>
              <m:r>
                <m:rPr>
                  <m:sty m:val="p"/>
                </m:rPr>
                <w:rPr>
                  <w:rFonts w:ascii="Cambria Math"/>
                </w:rPr>
                <m:t>E</m:t>
              </m:r>
            </m:oMath>
            <w:r w:rsidRPr="00CF554C">
              <w:rPr>
                <w:b/>
              </w:rPr>
              <w:t>:</w:t>
            </w:r>
            <w:r w:rsidRPr="00CF554C">
              <w:t xml:space="preserve"> the state entropy</w:t>
            </w:r>
          </w:p>
        </w:tc>
      </w:tr>
    </w:tbl>
    <w:p w:rsidR="00625560" w:rsidRPr="00CF554C" w:rsidRDefault="00625560" w:rsidP="00625560">
      <w:pPr>
        <w:ind w:firstLine="720"/>
        <w:rPr>
          <w:rFonts w:cs="Times New Roman"/>
        </w:rPr>
      </w:pPr>
    </w:p>
    <w:p w:rsidR="00625560" w:rsidRPr="00CF554C" w:rsidRDefault="00625560" w:rsidP="00625560">
      <w:pPr>
        <w:rPr>
          <w:rFonts w:cs="Times New Roman"/>
        </w:rPr>
      </w:pPr>
      <w:r w:rsidRPr="00CF554C">
        <w:rPr>
          <w:rFonts w:cs="Times New Roman"/>
        </w:rPr>
        <w:t xml:space="preserve">For the self-adapting datacenter management algorithm the reward is computed using a more fine-grained formula described in </w:t>
      </w:r>
      <w:fldSimple w:instr=" REF _Ref263593784 \h  \* MERGEFORMAT ">
        <w:r w:rsidR="00FD2F52" w:rsidRPr="00FD2F52">
          <w:rPr>
            <w:rFonts w:cs="Times New Roman"/>
          </w:rPr>
          <w:t xml:space="preserve">[ </w:t>
        </w:r>
        <w:r w:rsidR="00FD2F52" w:rsidRPr="00FD2F52">
          <w:rPr>
            <w:rFonts w:cs="Times New Roman"/>
            <w:noProof/>
          </w:rPr>
          <w:t>29</w:t>
        </w:r>
      </w:fldSimple>
      <w:r w:rsidRPr="00CF554C">
        <w:rPr>
          <w:rFonts w:cs="Times New Roman"/>
        </w:rPr>
        <w:t xml:space="preserve"> ].</w:t>
      </w:r>
    </w:p>
    <w:p w:rsidR="00625560" w:rsidRPr="00CF554C" w:rsidRDefault="00625560" w:rsidP="003B4AE4">
      <w:pPr>
        <w:pStyle w:val="Heading3"/>
        <w:keepNext/>
        <w:keepLines/>
        <w:numPr>
          <w:ilvl w:val="2"/>
          <w:numId w:val="38"/>
        </w:numPr>
        <w:spacing w:line="276" w:lineRule="auto"/>
        <w:rPr>
          <w:rFonts w:cs="Times New Roman"/>
        </w:rPr>
      </w:pPr>
      <w:bookmarkStart w:id="121" w:name="_Toc264798565"/>
      <w:bookmarkStart w:id="122" w:name="_Toc264737197"/>
      <w:bookmarkStart w:id="123" w:name="_Toc264918475"/>
      <w:r w:rsidRPr="00CF554C">
        <w:rPr>
          <w:rFonts w:cs="Times New Roman"/>
        </w:rPr>
        <w:t>Inter-Independent Resources Group</w:t>
      </w:r>
      <w:bookmarkEnd w:id="121"/>
      <w:bookmarkEnd w:id="122"/>
      <w:bookmarkEnd w:id="123"/>
    </w:p>
    <w:p w:rsidR="00625560" w:rsidRPr="00CF554C" w:rsidRDefault="00625560" w:rsidP="00625560">
      <w:pPr>
        <w:spacing w:before="200"/>
        <w:rPr>
          <w:rFonts w:cs="Times New Roman"/>
        </w:rPr>
      </w:pPr>
      <w:r w:rsidRPr="00CF554C">
        <w:rPr>
          <w:rFonts w:cs="Times New Roman"/>
        </w:rPr>
        <w:t xml:space="preserve">The time required to find the best sequence of actions that brings the system in an accepted state depends on the number of policies and on the number of resources attached to a policy. For improving the performance of the system the concept of Inter-Independent Resources Group (IIRG) is introduced. In order to understand the IIRG concept the dependency relation must be defined first. A resource is dependent on another resource when a change in the value of one of </w:t>
      </w:r>
      <w:r w:rsidRPr="00CF554C">
        <w:rPr>
          <w:rFonts w:cs="Times New Roman"/>
        </w:rPr>
        <w:lastRenderedPageBreak/>
        <w:t xml:space="preserve">the resources triggers a change in the value of the other resource. Furthermore, the dependency relation is of two types:  direct dependency and indirect dependency. Direct dependency between two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and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occurs when a change in the value of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triggers a change in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’s value. Indirect dependency between two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and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occurs when a change in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’s value triggers a chain of changes in the values of several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3</m:t>
            </m:r>
          </m:sub>
        </m:sSub>
        <m:r>
          <w:rPr>
            <w:rFonts w:asci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x</m:t>
            </m:r>
          </m:sub>
        </m:sSub>
      </m:oMath>
      <w:r w:rsidRPr="00CF554C">
        <w:rPr>
          <w:rFonts w:cs="Times New Roman"/>
        </w:rPr>
        <w:t xml:space="preserve">) which eventually affects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Both dependency types are formalized in </w:t>
      </w:r>
      <w:fldSimple w:instr=" REF _Ref264109092 \h  \* MERGEFORMAT ">
        <w:r w:rsidR="00FD2F52" w:rsidRPr="00CF554C">
          <w:rPr>
            <w:rFonts w:cs="Times New Roman"/>
          </w:rPr>
          <w:t xml:space="preserve">Equation </w:t>
        </w:r>
        <w:r w:rsidR="00FD2F52">
          <w:rPr>
            <w:rFonts w:cs="Times New Roman"/>
            <w:noProof/>
          </w:rPr>
          <w:t>4</w:t>
        </w:r>
        <w:r w:rsidR="00FD2F52" w:rsidRPr="00CF554C">
          <w:rPr>
            <w:rFonts w:cs="Times New Roman"/>
            <w:noProof/>
          </w:rPr>
          <w:t>.</w:t>
        </w:r>
        <w:r w:rsidR="00FD2F52">
          <w:rPr>
            <w:rFonts w:cs="Times New Roman"/>
            <w:noProof/>
          </w:rPr>
          <w:t>4</w:t>
        </w:r>
      </w:fldSimple>
      <w:r w:rsidRPr="00CF554C">
        <w:rPr>
          <w:rFonts w:cs="Times New Roman"/>
        </w:rPr>
        <w:t>.</w:t>
      </w:r>
    </w:p>
    <w:p w:rsidR="00625560" w:rsidRPr="00CF554C" w:rsidRDefault="00625560" w:rsidP="00625560">
      <w:pPr>
        <w:pStyle w:val="Caption"/>
        <w:keepNext/>
        <w:jc w:val="center"/>
        <w:rPr>
          <w:rFonts w:cs="Times New Roman"/>
          <w:color w:val="auto"/>
        </w:rPr>
      </w:pPr>
      <w:bookmarkStart w:id="124" w:name="_Ref264109092"/>
      <w:bookmarkStart w:id="125" w:name="_Toc264370364"/>
      <w:r w:rsidRPr="00CF554C">
        <w:rPr>
          <w:rFonts w:cs="Times New Roman"/>
          <w:color w:val="auto"/>
        </w:rPr>
        <w:t xml:space="preserve">Equation </w:t>
      </w:r>
      <w:r w:rsidR="007267FF" w:rsidRPr="00CF554C">
        <w:rPr>
          <w:rFonts w:cs="Times New Roman"/>
          <w:color w:val="auto"/>
        </w:rPr>
        <w:fldChar w:fldCharType="begin"/>
      </w:r>
      <w:r w:rsidRPr="00CF554C">
        <w:rPr>
          <w:rFonts w:cs="Times New Roman"/>
          <w:color w:val="auto"/>
        </w:rPr>
        <w:instrText xml:space="preserve"> STYLEREF 1 \s </w:instrText>
      </w:r>
      <w:r w:rsidR="007267FF" w:rsidRPr="00CF554C">
        <w:rPr>
          <w:rFonts w:cs="Times New Roman"/>
          <w:color w:val="auto"/>
        </w:rPr>
        <w:fldChar w:fldCharType="separate"/>
      </w:r>
      <w:r w:rsidR="00FD2F52">
        <w:rPr>
          <w:rFonts w:cs="Times New Roman"/>
          <w:noProof/>
          <w:color w:val="auto"/>
        </w:rPr>
        <w:t>4</w:t>
      </w:r>
      <w:r w:rsidR="007267FF" w:rsidRPr="00CF554C">
        <w:rPr>
          <w:rFonts w:cs="Times New Roman"/>
          <w:color w:val="auto"/>
        </w:rPr>
        <w:fldChar w:fldCharType="end"/>
      </w:r>
      <w:r w:rsidRPr="00CF554C">
        <w:rPr>
          <w:rFonts w:cs="Times New Roman"/>
          <w:color w:val="auto"/>
        </w:rPr>
        <w:t>.</w:t>
      </w:r>
      <w:r w:rsidR="007267FF" w:rsidRPr="00CF554C">
        <w:rPr>
          <w:rFonts w:cs="Times New Roman"/>
          <w:color w:val="auto"/>
        </w:rPr>
        <w:fldChar w:fldCharType="begin"/>
      </w:r>
      <w:r w:rsidRPr="00CF554C">
        <w:rPr>
          <w:rFonts w:cs="Times New Roman"/>
          <w:color w:val="auto"/>
        </w:rPr>
        <w:instrText xml:space="preserve"> SEQ Equation \* ARABIC \s 1 </w:instrText>
      </w:r>
      <w:r w:rsidR="007267FF" w:rsidRPr="00CF554C">
        <w:rPr>
          <w:rFonts w:cs="Times New Roman"/>
          <w:color w:val="auto"/>
        </w:rPr>
        <w:fldChar w:fldCharType="separate"/>
      </w:r>
      <w:r w:rsidR="00FD2F52">
        <w:rPr>
          <w:rFonts w:cs="Times New Roman"/>
          <w:noProof/>
          <w:color w:val="auto"/>
        </w:rPr>
        <w:t>4</w:t>
      </w:r>
      <w:r w:rsidR="007267FF" w:rsidRPr="00CF554C">
        <w:rPr>
          <w:rFonts w:cs="Times New Roman"/>
          <w:color w:val="auto"/>
        </w:rPr>
        <w:fldChar w:fldCharType="end"/>
      </w:r>
      <w:bookmarkEnd w:id="124"/>
      <w:r w:rsidRPr="00CF554C">
        <w:rPr>
          <w:rFonts w:cs="Times New Roman"/>
          <w:color w:val="auto"/>
        </w:rPr>
        <w:t>: Dependency Relation</w:t>
      </w:r>
      <w:bookmarkEnd w:id="125"/>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369"/>
      </w:tblGrid>
      <w:tr w:rsidR="00625560" w:rsidRPr="00CF554C" w:rsidTr="003E1471">
        <w:trPr>
          <w:jc w:val="center"/>
        </w:trPr>
        <w:tc>
          <w:tcPr>
            <w:tcW w:w="8369" w:type="dxa"/>
          </w:tcPr>
          <w:p w:rsidR="00625560" w:rsidRPr="00CF554C" w:rsidRDefault="00625560" w:rsidP="003E1471">
            <w:pPr>
              <w:pStyle w:val="sddsasdsa"/>
              <w:jc w:val="both"/>
            </w:pPr>
            <m:oMathPara>
              <m:oMathParaPr>
                <m:jc m:val="center"/>
              </m:oMathParaPr>
              <m:oMath>
                <m:r>
                  <w:rPr>
                    <w:rFonts w:ascii="Cambria Math" w:eastAsiaTheme="minorEastAsia" w:hAnsi="Cambria Math"/>
                  </w:rPr>
                  <m:t>Dependency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e>
                      <m:e>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rPr>
                                  <m:t>1</m:t>
                                </m:r>
                              </m:sub>
                            </m:sSub>
                          </m:e>
                        </m:d>
                        <m:r>
                          <w:rPr>
                            <w:rFonts w:ascii="Cambria Math" w:eastAsiaTheme="minorEastAsia"/>
                          </w:rPr>
                          <m:t xml:space="preserve"> </m:t>
                        </m:r>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 xml:space="preserve"> </m:t>
                        </m:r>
                      </m:e>
                    </m:eqArr>
                  </m:e>
                </m:d>
                <m:r>
                  <w:rPr>
                    <w:rFonts w:ascii="Cambria Math" w:eastAsiaTheme="minorEastAsia"/>
                  </w:rPr>
                  <m:t xml:space="preserve"> </m:t>
                </m:r>
              </m:oMath>
            </m:oMathPara>
          </w:p>
          <w:p w:rsidR="00625560" w:rsidRPr="00CF554C" w:rsidRDefault="00625560" w:rsidP="003E1471">
            <w:pPr>
              <w:pStyle w:val="sddsasdsa"/>
            </w:pPr>
          </w:p>
        </w:tc>
      </w:tr>
      <w:tr w:rsidR="00625560" w:rsidRPr="00CF554C" w:rsidTr="003E1471">
        <w:trPr>
          <w:jc w:val="center"/>
        </w:trPr>
        <w:tc>
          <w:tcPr>
            <w:tcW w:w="8369" w:type="dxa"/>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sidRPr="00CF554C">
              <w:t>: Resource X</w:t>
            </w:r>
          </w:p>
          <w:p w:rsidR="00625560" w:rsidRPr="00CF554C" w:rsidRDefault="00625560" w:rsidP="003E1471">
            <w:pPr>
              <w:pStyle w:val="sddsasdsa"/>
              <w:jc w:val="both"/>
            </w:pPr>
            <w:r w:rsidRPr="00CF554C">
              <w:t xml:space="preserve">- </w:t>
            </w:r>
            <m:oMath>
              <m:r>
                <w:rPr>
                  <w:rFonts w:ascii="Cambria Math" w:eastAsiaTheme="minorEastAsia"/>
                </w:rPr>
                <m:t>→</m:t>
              </m:r>
            </m:oMath>
            <w:r w:rsidRPr="00CF554C">
              <w:t xml:space="preserve"> : implies, triggers</w:t>
            </w:r>
          </w:p>
          <w:p w:rsidR="00625560" w:rsidRPr="00CF554C" w:rsidRDefault="00625560" w:rsidP="003E1471">
            <w:pPr>
              <w:pStyle w:val="sddsasdsa"/>
              <w:jc w:val="both"/>
            </w:pPr>
            <w:r w:rsidRPr="00CF554C">
              <w:t xml:space="preserve">-  </w:t>
            </w:r>
            <m:oMath>
              <m:r>
                <w:rPr>
                  <w:rFonts w:ascii="Cambria Math" w:eastAsiaTheme="minorEastAsia" w:hAnsi="Cambria Math"/>
                </w:rPr>
                <m:t>Dependency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oMath>
            <w:r w:rsidRPr="00CF554C">
              <w:rPr>
                <w:b/>
              </w:rPr>
              <w:t>:</w:t>
            </w:r>
            <w:r w:rsidRPr="00CF554C">
              <w:t xml:space="preserve"> dependency between Resource X and Resource Y</w:t>
            </w:r>
          </w:p>
        </w:tc>
      </w:tr>
    </w:tbl>
    <w:p w:rsidR="00625560" w:rsidRPr="00CF554C" w:rsidRDefault="00625560" w:rsidP="00625560">
      <w:pPr>
        <w:spacing w:before="200"/>
        <w:rPr>
          <w:rFonts w:cs="Times New Roman"/>
        </w:rPr>
      </w:pPr>
    </w:p>
    <w:p w:rsidR="00625560" w:rsidRPr="00CF554C" w:rsidRDefault="00625560" w:rsidP="00625560">
      <w:pPr>
        <w:spacing w:before="200"/>
        <w:ind w:firstLine="720"/>
        <w:rPr>
          <w:rFonts w:cs="Times New Roman"/>
        </w:rPr>
      </w:pPr>
      <w:r w:rsidRPr="00CF554C">
        <w:rPr>
          <w:rFonts w:cs="Times New Roman"/>
        </w:rPr>
        <w:t xml:space="preserve">The dependency relation is represented under the form of a dependency matrix with has as entries the length of the dependency between the resources (1 for direct dependency and path length +1 for indirect dependency). A “0” in the dependency matrix means no dependency. The dependency matrix representation was chosen because it allows for fast direct dependency verification and also it provides support for indirect dependency checking by allowing the use of graph cycle detection algorithms for dependency chain detection. A dependency matrix example is shown in </w:t>
      </w:r>
      <w:fldSimple w:instr=" REF _Ref264107644 \h  \* MERGEFORMAT ">
        <w:r w:rsidR="00FD2F52" w:rsidRPr="00CF554C">
          <w:rPr>
            <w:rFonts w:cs="Times New Roman"/>
          </w:rPr>
          <w:t xml:space="preserve">Table </w:t>
        </w:r>
        <w:r w:rsidR="00FD2F52">
          <w:rPr>
            <w:rFonts w:cs="Times New Roman"/>
            <w:noProof/>
          </w:rPr>
          <w:t>4</w:t>
        </w:r>
        <w:r w:rsidR="00FD2F52" w:rsidRPr="00CF554C">
          <w:rPr>
            <w:rFonts w:cs="Times New Roman"/>
            <w:noProof/>
          </w:rPr>
          <w:t>.</w:t>
        </w:r>
        <w:r w:rsidR="00FD2F52">
          <w:rPr>
            <w:rFonts w:cs="Times New Roman"/>
            <w:noProof/>
          </w:rPr>
          <w:t>1</w:t>
        </w:r>
      </w:fldSimple>
      <w:r w:rsidRPr="00CF554C">
        <w:rPr>
          <w:rFonts w:cs="Times New Roman"/>
        </w:rPr>
        <w:t>.</w:t>
      </w:r>
    </w:p>
    <w:p w:rsidR="00625560" w:rsidRPr="00CF554C" w:rsidRDefault="00625560" w:rsidP="00625560">
      <w:pPr>
        <w:pStyle w:val="Caption"/>
        <w:keepNext/>
        <w:jc w:val="center"/>
        <w:rPr>
          <w:rFonts w:cs="Times New Roman"/>
        </w:rPr>
      </w:pPr>
      <w:bookmarkStart w:id="126" w:name="_Ref264107644"/>
      <w:bookmarkStart w:id="127" w:name="_Toc264369918"/>
      <w:r w:rsidRPr="00CF554C">
        <w:rPr>
          <w:rFonts w:cs="Times New Roman"/>
          <w:color w:val="auto"/>
        </w:rPr>
        <w:t xml:space="preserve">Table </w:t>
      </w:r>
      <w:r w:rsidR="007267FF" w:rsidRPr="00CF554C">
        <w:rPr>
          <w:rFonts w:cs="Times New Roman"/>
          <w:color w:val="auto"/>
        </w:rPr>
        <w:fldChar w:fldCharType="begin"/>
      </w:r>
      <w:r w:rsidRPr="00CF554C">
        <w:rPr>
          <w:rFonts w:cs="Times New Roman"/>
          <w:color w:val="auto"/>
        </w:rPr>
        <w:instrText xml:space="preserve"> STYLEREF 1 \s </w:instrText>
      </w:r>
      <w:r w:rsidR="007267FF" w:rsidRPr="00CF554C">
        <w:rPr>
          <w:rFonts w:cs="Times New Roman"/>
          <w:color w:val="auto"/>
        </w:rPr>
        <w:fldChar w:fldCharType="separate"/>
      </w:r>
      <w:r w:rsidR="00FD2F52">
        <w:rPr>
          <w:rFonts w:cs="Times New Roman"/>
          <w:noProof/>
          <w:color w:val="auto"/>
        </w:rPr>
        <w:t>4</w:t>
      </w:r>
      <w:r w:rsidR="007267FF" w:rsidRPr="00CF554C">
        <w:rPr>
          <w:rFonts w:cs="Times New Roman"/>
          <w:color w:val="auto"/>
        </w:rPr>
        <w:fldChar w:fldCharType="end"/>
      </w:r>
      <w:r w:rsidRPr="00CF554C">
        <w:rPr>
          <w:rFonts w:cs="Times New Roman"/>
          <w:color w:val="auto"/>
        </w:rPr>
        <w:t>.</w:t>
      </w:r>
      <w:r w:rsidR="007267FF" w:rsidRPr="00CF554C">
        <w:rPr>
          <w:rFonts w:cs="Times New Roman"/>
          <w:color w:val="auto"/>
        </w:rPr>
        <w:fldChar w:fldCharType="begin"/>
      </w:r>
      <w:r w:rsidRPr="00CF554C">
        <w:rPr>
          <w:rFonts w:cs="Times New Roman"/>
          <w:color w:val="auto"/>
        </w:rPr>
        <w:instrText xml:space="preserve"> SEQ Table \* ARABIC \s 1 </w:instrText>
      </w:r>
      <w:r w:rsidR="007267FF" w:rsidRPr="00CF554C">
        <w:rPr>
          <w:rFonts w:cs="Times New Roman"/>
          <w:color w:val="auto"/>
        </w:rPr>
        <w:fldChar w:fldCharType="separate"/>
      </w:r>
      <w:r w:rsidR="00FD2F52">
        <w:rPr>
          <w:rFonts w:cs="Times New Roman"/>
          <w:noProof/>
          <w:color w:val="auto"/>
        </w:rPr>
        <w:t>1</w:t>
      </w:r>
      <w:r w:rsidR="007267FF" w:rsidRPr="00CF554C">
        <w:rPr>
          <w:rFonts w:cs="Times New Roman"/>
          <w:color w:val="auto"/>
        </w:rPr>
        <w:fldChar w:fldCharType="end"/>
      </w:r>
      <w:bookmarkEnd w:id="126"/>
      <w:r w:rsidRPr="00CF554C">
        <w:rPr>
          <w:rFonts w:cs="Times New Roman"/>
          <w:color w:val="auto"/>
        </w:rPr>
        <w:t>: Resource Dependency Matrix example</w:t>
      </w:r>
      <w:bookmarkEnd w:id="127"/>
    </w:p>
    <w:tbl>
      <w:tblPr>
        <w:tblStyle w:val="MediumGrid3-Accent1"/>
        <w:tblW w:w="0" w:type="auto"/>
        <w:jc w:val="center"/>
        <w:tblLook w:val="04A0"/>
      </w:tblPr>
      <w:tblGrid>
        <w:gridCol w:w="827"/>
        <w:gridCol w:w="720"/>
        <w:gridCol w:w="810"/>
        <w:gridCol w:w="899"/>
      </w:tblGrid>
      <w:tr w:rsidR="00625560" w:rsidRPr="00CF554C" w:rsidTr="003E1471">
        <w:trPr>
          <w:cnfStyle w:val="100000000000"/>
          <w:jc w:val="center"/>
        </w:trPr>
        <w:tc>
          <w:tcPr>
            <w:cnfStyle w:val="001000000000"/>
            <w:tcW w:w="827" w:type="dxa"/>
          </w:tcPr>
          <w:p w:rsidR="00625560" w:rsidRPr="00CF554C" w:rsidRDefault="00625560" w:rsidP="003E1471">
            <w:pPr>
              <w:pStyle w:val="sddsasdsa"/>
            </w:pPr>
          </w:p>
        </w:tc>
        <w:tc>
          <w:tcPr>
            <w:tcW w:w="720" w:type="dxa"/>
          </w:tcPr>
          <w:p w:rsidR="00625560" w:rsidRPr="00CF554C" w:rsidRDefault="00625560" w:rsidP="003E1471">
            <w:pPr>
              <w:pStyle w:val="sddsasdsa"/>
              <w:cnfStyle w:val="100000000000"/>
            </w:pPr>
            <w:r w:rsidRPr="00CF554C">
              <w:t>R1</w:t>
            </w:r>
          </w:p>
        </w:tc>
        <w:tc>
          <w:tcPr>
            <w:tcW w:w="810" w:type="dxa"/>
          </w:tcPr>
          <w:p w:rsidR="00625560" w:rsidRPr="00CF554C" w:rsidRDefault="00625560" w:rsidP="003E1471">
            <w:pPr>
              <w:pStyle w:val="sddsasdsa"/>
              <w:cnfStyle w:val="100000000000"/>
            </w:pPr>
            <w:r w:rsidRPr="00CF554C">
              <w:t>R2</w:t>
            </w:r>
          </w:p>
        </w:tc>
        <w:tc>
          <w:tcPr>
            <w:tcW w:w="899" w:type="dxa"/>
          </w:tcPr>
          <w:p w:rsidR="00625560" w:rsidRPr="00CF554C" w:rsidRDefault="00625560" w:rsidP="003E1471">
            <w:pPr>
              <w:pStyle w:val="sddsasdsa"/>
              <w:cnfStyle w:val="100000000000"/>
            </w:pPr>
            <w:r w:rsidRPr="00CF554C">
              <w:t>R3</w:t>
            </w:r>
          </w:p>
        </w:tc>
      </w:tr>
      <w:tr w:rsidR="00625560" w:rsidRPr="00CF554C" w:rsidTr="003E1471">
        <w:trPr>
          <w:cnfStyle w:val="000000100000"/>
          <w:jc w:val="center"/>
        </w:trPr>
        <w:tc>
          <w:tcPr>
            <w:cnfStyle w:val="001000000000"/>
            <w:tcW w:w="827" w:type="dxa"/>
          </w:tcPr>
          <w:p w:rsidR="00625560" w:rsidRPr="00CF554C" w:rsidRDefault="00625560" w:rsidP="003E1471">
            <w:pPr>
              <w:pStyle w:val="sddsasdsa"/>
            </w:pPr>
            <w:r w:rsidRPr="00CF554C">
              <w:t>R1</w:t>
            </w:r>
          </w:p>
        </w:tc>
        <w:tc>
          <w:tcPr>
            <w:tcW w:w="720" w:type="dxa"/>
          </w:tcPr>
          <w:p w:rsidR="00625560" w:rsidRPr="00CF554C" w:rsidRDefault="00625560" w:rsidP="003E1471">
            <w:pPr>
              <w:pStyle w:val="sddsasdsa"/>
              <w:cnfStyle w:val="000000100000"/>
            </w:pPr>
            <w:r w:rsidRPr="00CF554C">
              <w:t>0</w:t>
            </w:r>
          </w:p>
        </w:tc>
        <w:tc>
          <w:tcPr>
            <w:tcW w:w="810" w:type="dxa"/>
          </w:tcPr>
          <w:p w:rsidR="00625560" w:rsidRPr="00CF554C" w:rsidRDefault="00625560" w:rsidP="003E1471">
            <w:pPr>
              <w:pStyle w:val="sddsasdsa"/>
              <w:cnfStyle w:val="000000100000"/>
            </w:pPr>
            <w:r w:rsidRPr="00CF554C">
              <w:t>0</w:t>
            </w:r>
          </w:p>
        </w:tc>
        <w:tc>
          <w:tcPr>
            <w:tcW w:w="899" w:type="dxa"/>
          </w:tcPr>
          <w:p w:rsidR="00625560" w:rsidRPr="00CF554C" w:rsidRDefault="00625560" w:rsidP="003E1471">
            <w:pPr>
              <w:pStyle w:val="sddsasdsa"/>
              <w:cnfStyle w:val="000000100000"/>
            </w:pPr>
            <w:r w:rsidRPr="00CF554C">
              <w:t>0</w:t>
            </w:r>
          </w:p>
        </w:tc>
      </w:tr>
      <w:tr w:rsidR="00625560" w:rsidRPr="00CF554C" w:rsidTr="003E1471">
        <w:trPr>
          <w:jc w:val="center"/>
        </w:trPr>
        <w:tc>
          <w:tcPr>
            <w:cnfStyle w:val="001000000000"/>
            <w:tcW w:w="827" w:type="dxa"/>
          </w:tcPr>
          <w:p w:rsidR="00625560" w:rsidRPr="00CF554C" w:rsidRDefault="00625560" w:rsidP="003E1471">
            <w:pPr>
              <w:pStyle w:val="sddsasdsa"/>
            </w:pPr>
            <w:r w:rsidRPr="00CF554C">
              <w:t>R2</w:t>
            </w:r>
          </w:p>
        </w:tc>
        <w:tc>
          <w:tcPr>
            <w:tcW w:w="720" w:type="dxa"/>
          </w:tcPr>
          <w:p w:rsidR="00625560" w:rsidRPr="00CF554C" w:rsidRDefault="00625560" w:rsidP="003E1471">
            <w:pPr>
              <w:pStyle w:val="sddsasdsa"/>
              <w:cnfStyle w:val="000000000000"/>
            </w:pPr>
            <w:r w:rsidRPr="00CF554C">
              <w:t>X</w:t>
            </w:r>
          </w:p>
        </w:tc>
        <w:tc>
          <w:tcPr>
            <w:tcW w:w="810" w:type="dxa"/>
          </w:tcPr>
          <w:p w:rsidR="00625560" w:rsidRPr="00CF554C" w:rsidRDefault="00625560" w:rsidP="003E1471">
            <w:pPr>
              <w:pStyle w:val="sddsasdsa"/>
              <w:cnfStyle w:val="000000000000"/>
            </w:pPr>
            <w:r w:rsidRPr="00CF554C">
              <w:t>0</w:t>
            </w:r>
          </w:p>
        </w:tc>
        <w:tc>
          <w:tcPr>
            <w:tcW w:w="899" w:type="dxa"/>
          </w:tcPr>
          <w:p w:rsidR="00625560" w:rsidRPr="00CF554C" w:rsidRDefault="00625560" w:rsidP="003E1471">
            <w:pPr>
              <w:pStyle w:val="sddsasdsa"/>
              <w:cnfStyle w:val="000000000000"/>
            </w:pPr>
            <w:r w:rsidRPr="00CF554C">
              <w:t>0</w:t>
            </w:r>
          </w:p>
        </w:tc>
      </w:tr>
      <w:tr w:rsidR="00625560" w:rsidRPr="00CF554C" w:rsidTr="003E1471">
        <w:trPr>
          <w:cnfStyle w:val="000000100000"/>
          <w:jc w:val="center"/>
        </w:trPr>
        <w:tc>
          <w:tcPr>
            <w:cnfStyle w:val="001000000000"/>
            <w:tcW w:w="827" w:type="dxa"/>
          </w:tcPr>
          <w:p w:rsidR="00625560" w:rsidRPr="00CF554C" w:rsidRDefault="00625560" w:rsidP="003E1471">
            <w:pPr>
              <w:pStyle w:val="sddsasdsa"/>
            </w:pPr>
            <w:r w:rsidRPr="00CF554C">
              <w:t>R3</w:t>
            </w:r>
          </w:p>
        </w:tc>
        <w:tc>
          <w:tcPr>
            <w:tcW w:w="720" w:type="dxa"/>
          </w:tcPr>
          <w:p w:rsidR="00625560" w:rsidRPr="00CF554C" w:rsidRDefault="00625560" w:rsidP="003E1471">
            <w:pPr>
              <w:pStyle w:val="sddsasdsa"/>
              <w:cnfStyle w:val="000000100000"/>
            </w:pPr>
            <w:r w:rsidRPr="00CF554C">
              <w:t xml:space="preserve">Y </w:t>
            </w:r>
          </w:p>
        </w:tc>
        <w:tc>
          <w:tcPr>
            <w:tcW w:w="810" w:type="dxa"/>
          </w:tcPr>
          <w:p w:rsidR="00625560" w:rsidRPr="00CF554C" w:rsidRDefault="00625560" w:rsidP="003E1471">
            <w:pPr>
              <w:pStyle w:val="sddsasdsa"/>
              <w:cnfStyle w:val="000000100000"/>
            </w:pPr>
            <w:r w:rsidRPr="00CF554C">
              <w:t>0</w:t>
            </w:r>
          </w:p>
        </w:tc>
        <w:tc>
          <w:tcPr>
            <w:tcW w:w="899" w:type="dxa"/>
          </w:tcPr>
          <w:p w:rsidR="00625560" w:rsidRPr="00CF554C" w:rsidRDefault="00625560" w:rsidP="003E1471">
            <w:pPr>
              <w:pStyle w:val="sddsasdsa"/>
              <w:keepNext/>
              <w:cnfStyle w:val="000000100000"/>
            </w:pPr>
            <w:r w:rsidRPr="00CF554C">
              <w:t>0</w:t>
            </w:r>
          </w:p>
        </w:tc>
      </w:tr>
    </w:tbl>
    <w:p w:rsidR="00FD2F52" w:rsidRDefault="00625560" w:rsidP="00445437">
      <w:pPr>
        <w:spacing w:before="160"/>
        <w:ind w:firstLine="720"/>
      </w:pPr>
      <w:r w:rsidRPr="00CF554C">
        <w:t xml:space="preserve">From the dependency relation defined above it results that two resources are inter-independent if there is no direct dependency between them or if the length of the indirect dependency chain is over a certain limit. The certain limit statement is included because the influence of the resources can drop as the dependency chain increases in length, reaching a state where the dependency is negligible and thus can be ignored.  By separating the resources in IIRGs solutions for context repair can be searched in parallel over the IIRGs, thus reducing the system’s search space and improving the running time. The pseudo code of the IIRG extraction algorithm is presented in </w:t>
      </w:r>
      <w:r w:rsidR="007267FF">
        <w:fldChar w:fldCharType="begin"/>
      </w:r>
      <w:r w:rsidR="00FD2F52">
        <w:instrText xml:space="preserve"> REF _Ref264110278 \h </w:instrText>
      </w:r>
      <w:r w:rsidR="007267FF">
        <w:fldChar w:fldCharType="separate"/>
      </w:r>
      <w:r w:rsidR="00FD2F52" w:rsidRPr="001A1C24">
        <w:t xml:space="preserve">Listing </w:t>
      </w:r>
      <w:r w:rsidR="00FD2F52">
        <w:rPr>
          <w:noProof/>
        </w:rPr>
        <w:t>4</w:t>
      </w:r>
      <w:r w:rsidR="00FD2F52" w:rsidRPr="001A1C24">
        <w:t>.</w:t>
      </w:r>
      <w:r w:rsidR="00FD2F52">
        <w:rPr>
          <w:noProof/>
        </w:rPr>
        <w:t>1</w:t>
      </w:r>
      <w:r w:rsidR="007267FF">
        <w:fldChar w:fldCharType="end"/>
      </w:r>
      <w:r w:rsidR="00FD2F52">
        <w:t>.</w:t>
      </w:r>
      <w:r w:rsidR="007267FF">
        <w:fldChar w:fldCharType="begin"/>
      </w:r>
      <w:r w:rsidR="00DB26E6">
        <w:instrText xml:space="preserve"> REF _Ref264110278 \h  \* MERGEFORMAT </w:instrText>
      </w:r>
      <w:r w:rsidR="007267FF">
        <w:fldChar w:fldCharType="separate"/>
      </w:r>
    </w:p>
    <w:p w:rsidR="00FD2F52" w:rsidRDefault="00FD2F52" w:rsidP="00445437">
      <w:pPr>
        <w:spacing w:before="160"/>
        <w:ind w:firstLine="720"/>
      </w:pPr>
    </w:p>
    <w:p w:rsidR="00FD2F52" w:rsidRDefault="007267FF" w:rsidP="00445437">
      <w:pPr>
        <w:spacing w:before="160"/>
        <w:ind w:firstLine="720"/>
      </w:pPr>
      <w:r>
        <w:fldChar w:fldCharType="end"/>
      </w:r>
    </w:p>
    <w:p w:rsidR="00FD2F52" w:rsidRDefault="00FD2F52" w:rsidP="00445437">
      <w:pPr>
        <w:spacing w:before="160"/>
        <w:ind w:firstLine="720"/>
      </w:pPr>
    </w:p>
    <w:p w:rsidR="00625560" w:rsidRDefault="00625560" w:rsidP="00445437">
      <w:pPr>
        <w:spacing w:before="160"/>
        <w:ind w:firstLine="720"/>
      </w:pPr>
      <w:r w:rsidRPr="00CF554C">
        <w:t>.</w:t>
      </w:r>
    </w:p>
    <w:tbl>
      <w:tblPr>
        <w:tblStyle w:val="TableGrid"/>
        <w:tblW w:w="0" w:type="auto"/>
        <w:tblBorders>
          <w:left w:val="none" w:sz="0" w:space="0" w:color="auto"/>
          <w:right w:val="none" w:sz="0" w:space="0" w:color="auto"/>
        </w:tblBorders>
        <w:tblLook w:val="04A0"/>
      </w:tblPr>
      <w:tblGrid>
        <w:gridCol w:w="9576"/>
      </w:tblGrid>
      <w:tr w:rsidR="00625560" w:rsidRPr="001A1C24" w:rsidTr="003E1471">
        <w:tc>
          <w:tcPr>
            <w:tcW w:w="9576" w:type="dxa"/>
          </w:tcPr>
          <w:p w:rsidR="00625560" w:rsidRPr="001A1C24" w:rsidRDefault="00625560" w:rsidP="001A1C24">
            <w:pPr>
              <w:pStyle w:val="Caption"/>
              <w:rPr>
                <w:color w:val="auto"/>
              </w:rPr>
            </w:pPr>
            <w:bookmarkStart w:id="128" w:name="_Ref264110278"/>
            <w:bookmarkStart w:id="129" w:name="_Toc264370230"/>
            <w:r w:rsidRPr="001A1C24">
              <w:rPr>
                <w:color w:val="auto"/>
              </w:rPr>
              <w:lastRenderedPageBreak/>
              <w:t xml:space="preserve">Listing </w:t>
            </w:r>
            <w:r w:rsidR="007267FF" w:rsidRPr="001A1C24">
              <w:rPr>
                <w:color w:val="auto"/>
              </w:rPr>
              <w:fldChar w:fldCharType="begin"/>
            </w:r>
            <w:r w:rsidRPr="001A1C24">
              <w:rPr>
                <w:color w:val="auto"/>
              </w:rPr>
              <w:instrText xml:space="preserve"> STYLEREF 1 \s </w:instrText>
            </w:r>
            <w:r w:rsidR="007267FF" w:rsidRPr="001A1C24">
              <w:rPr>
                <w:color w:val="auto"/>
              </w:rPr>
              <w:fldChar w:fldCharType="separate"/>
            </w:r>
            <w:r w:rsidR="00FD2F52">
              <w:rPr>
                <w:noProof/>
                <w:color w:val="auto"/>
              </w:rPr>
              <w:t>4</w:t>
            </w:r>
            <w:r w:rsidR="007267FF" w:rsidRPr="001A1C24">
              <w:rPr>
                <w:color w:val="auto"/>
              </w:rPr>
              <w:fldChar w:fldCharType="end"/>
            </w:r>
            <w:r w:rsidRPr="001A1C24">
              <w:rPr>
                <w:color w:val="auto"/>
              </w:rPr>
              <w:t>.</w:t>
            </w:r>
            <w:r w:rsidR="007267FF" w:rsidRPr="001A1C24">
              <w:rPr>
                <w:color w:val="auto"/>
              </w:rPr>
              <w:fldChar w:fldCharType="begin"/>
            </w:r>
            <w:r w:rsidRPr="001A1C24">
              <w:rPr>
                <w:color w:val="auto"/>
              </w:rPr>
              <w:instrText xml:space="preserve"> SEQ Listing \* ARABIC \s 1 </w:instrText>
            </w:r>
            <w:r w:rsidR="007267FF" w:rsidRPr="001A1C24">
              <w:rPr>
                <w:color w:val="auto"/>
              </w:rPr>
              <w:fldChar w:fldCharType="separate"/>
            </w:r>
            <w:r w:rsidR="00FD2F52">
              <w:rPr>
                <w:noProof/>
                <w:color w:val="auto"/>
              </w:rPr>
              <w:t>1</w:t>
            </w:r>
            <w:r w:rsidR="007267FF" w:rsidRPr="001A1C24">
              <w:rPr>
                <w:color w:val="auto"/>
              </w:rPr>
              <w:fldChar w:fldCharType="end"/>
            </w:r>
            <w:bookmarkEnd w:id="128"/>
            <w:r w:rsidRPr="001A1C24">
              <w:rPr>
                <w:color w:val="auto"/>
              </w:rPr>
              <w:t>: IIRG Extraction Algorithm</w:t>
            </w:r>
            <w:bookmarkEnd w:id="129"/>
            <w:r w:rsidRPr="001A1C24">
              <w:rPr>
                <w:color w:val="auto"/>
              </w:rPr>
              <w:t xml:space="preserve"> </w:t>
            </w:r>
          </w:p>
        </w:tc>
      </w:tr>
      <w:tr w:rsidR="00625560" w:rsidRPr="001A1C24" w:rsidTr="003E1471">
        <w:tc>
          <w:tcPr>
            <w:tcW w:w="9576" w:type="dxa"/>
          </w:tcPr>
          <w:p w:rsidR="005C6136" w:rsidRPr="005C6136" w:rsidRDefault="005C6136" w:rsidP="00A15A4F">
            <w:pPr>
              <w:pStyle w:val="sddsasdsa"/>
              <w:rPr>
                <w:sz w:val="2"/>
                <w:szCs w:val="2"/>
              </w:rPr>
            </w:pPr>
          </w:p>
          <w:p w:rsidR="00625560" w:rsidRDefault="00625560" w:rsidP="00A15A4F">
            <w:pPr>
              <w:pStyle w:val="sddsasdsa"/>
            </w:pPr>
            <w:r w:rsidRPr="00A15A4F">
              <w:rPr>
                <w:noProof/>
                <w:lang w:bidi="ar-SA"/>
              </w:rPr>
              <w:drawing>
                <wp:inline distT="0" distB="0" distL="0" distR="0">
                  <wp:extent cx="5943600" cy="2581275"/>
                  <wp:effectExtent l="19050" t="0" r="0" b="0"/>
                  <wp:docPr id="58"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581275"/>
                          </a:xfrm>
                          <a:prstGeom prst="rect">
                            <a:avLst/>
                          </a:prstGeom>
                        </pic:spPr>
                      </pic:pic>
                    </a:graphicData>
                  </a:graphic>
                </wp:inline>
              </w:drawing>
            </w:r>
          </w:p>
          <w:p w:rsidR="005C6136" w:rsidRPr="005C6136" w:rsidRDefault="005C6136" w:rsidP="00A15A4F">
            <w:pPr>
              <w:pStyle w:val="sddsasdsa"/>
              <w:rPr>
                <w:sz w:val="2"/>
                <w:szCs w:val="2"/>
              </w:rPr>
            </w:pPr>
          </w:p>
        </w:tc>
      </w:tr>
    </w:tbl>
    <w:p w:rsidR="00625560" w:rsidRPr="00CF554C" w:rsidRDefault="00625560" w:rsidP="007A203F">
      <w:pPr>
        <w:pStyle w:val="sddsasdsa"/>
        <w:spacing w:before="160"/>
        <w:ind w:firstLine="288"/>
        <w:jc w:val="both"/>
        <w:rPr>
          <w:sz w:val="22"/>
          <w:szCs w:val="22"/>
        </w:rPr>
      </w:pPr>
      <w:r w:rsidRPr="00CF554C">
        <w:rPr>
          <w:sz w:val="22"/>
          <w:szCs w:val="22"/>
        </w:rPr>
        <w:t>For a better understanding of the IIRG extraction process</w:t>
      </w:r>
      <w:r>
        <w:rPr>
          <w:sz w:val="22"/>
          <w:szCs w:val="22"/>
        </w:rPr>
        <w:t xml:space="preserve">, </w:t>
      </w:r>
      <w:r w:rsidR="007267FF">
        <w:rPr>
          <w:sz w:val="22"/>
          <w:szCs w:val="22"/>
        </w:rPr>
        <w:fldChar w:fldCharType="begin"/>
      </w:r>
      <w:r>
        <w:rPr>
          <w:sz w:val="22"/>
          <w:szCs w:val="22"/>
        </w:rPr>
        <w:instrText xml:space="preserve"> REF _Ref264147167 \h </w:instrText>
      </w:r>
      <w:r w:rsidR="007267FF">
        <w:rPr>
          <w:sz w:val="22"/>
          <w:szCs w:val="22"/>
        </w:rPr>
      </w:r>
      <w:r w:rsidR="007267FF">
        <w:rPr>
          <w:sz w:val="22"/>
          <w:szCs w:val="22"/>
        </w:rPr>
        <w:fldChar w:fldCharType="separate"/>
      </w:r>
      <w:r w:rsidR="00FD2F52" w:rsidRPr="00CF554C">
        <w:t xml:space="preserve">Figure </w:t>
      </w:r>
      <w:r w:rsidR="00FD2F52">
        <w:rPr>
          <w:noProof/>
        </w:rPr>
        <w:t>4</w:t>
      </w:r>
      <w:r w:rsidR="00FD2F52">
        <w:t>.</w:t>
      </w:r>
      <w:r w:rsidR="00FD2F52">
        <w:rPr>
          <w:noProof/>
        </w:rPr>
        <w:t>3</w:t>
      </w:r>
      <w:r w:rsidR="007267FF">
        <w:rPr>
          <w:sz w:val="22"/>
          <w:szCs w:val="22"/>
        </w:rPr>
        <w:fldChar w:fldCharType="end"/>
      </w:r>
      <w:r w:rsidRPr="00CF554C">
        <w:rPr>
          <w:sz w:val="22"/>
          <w:szCs w:val="22"/>
        </w:rPr>
        <w:t xml:space="preserve"> </w:t>
      </w:r>
      <w:r>
        <w:rPr>
          <w:sz w:val="22"/>
          <w:szCs w:val="22"/>
        </w:rPr>
        <w:t xml:space="preserve">presents </w:t>
      </w:r>
      <w:r w:rsidRPr="00CF554C">
        <w:rPr>
          <w:sz w:val="22"/>
          <w:szCs w:val="22"/>
        </w:rPr>
        <w:t>a trace on an example where it is assumed that the resources weights follow this rule : weight(R2) &gt;weight (R3) &gt;weight (R1).</w:t>
      </w:r>
    </w:p>
    <w:p w:rsidR="00625560" w:rsidRPr="00CF554C" w:rsidRDefault="00625560" w:rsidP="00625560">
      <w:pPr>
        <w:ind w:firstLine="720"/>
        <w:rPr>
          <w:rFonts w:cs="Times New Roman"/>
        </w:rPr>
      </w:pP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2465358" cy="3916393"/>
            <wp:effectExtent l="19050" t="0" r="0" b="0"/>
            <wp:docPr id="59"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65358" cy="3916393"/>
                    </a:xfrm>
                    <a:prstGeom prst="rect">
                      <a:avLst/>
                    </a:prstGeom>
                  </pic:spPr>
                </pic:pic>
              </a:graphicData>
            </a:graphic>
          </wp:inline>
        </w:drawing>
      </w:r>
    </w:p>
    <w:p w:rsidR="00625560" w:rsidRPr="00CF554C" w:rsidRDefault="00625560" w:rsidP="00625560">
      <w:pPr>
        <w:pStyle w:val="Caption"/>
        <w:jc w:val="center"/>
        <w:rPr>
          <w:rFonts w:cs="Times New Roman"/>
          <w:color w:val="auto"/>
        </w:rPr>
      </w:pPr>
      <w:bookmarkStart w:id="130" w:name="_Ref264147167"/>
      <w:bookmarkStart w:id="131" w:name="_Toc264369113"/>
      <w:bookmarkStart w:id="132" w:name="_Toc264798627"/>
      <w:bookmarkStart w:id="133" w:name="_Toc264916805"/>
      <w:bookmarkStart w:id="134" w:name="_Toc264920359"/>
      <w:r w:rsidRPr="00CF554C">
        <w:rPr>
          <w:rFonts w:cs="Times New Roman"/>
          <w:color w:val="auto"/>
        </w:rPr>
        <w:t xml:space="preserve">Figure </w:t>
      </w:r>
      <w:r w:rsidR="007267FF">
        <w:rPr>
          <w:rFonts w:cs="Times New Roman"/>
          <w:color w:val="auto"/>
        </w:rPr>
        <w:fldChar w:fldCharType="begin"/>
      </w:r>
      <w:r w:rsidR="00576977">
        <w:rPr>
          <w:rFonts w:cs="Times New Roman"/>
          <w:color w:val="auto"/>
        </w:rPr>
        <w:instrText xml:space="preserve"> STYLEREF 1 \s </w:instrText>
      </w:r>
      <w:r w:rsidR="007267FF">
        <w:rPr>
          <w:rFonts w:cs="Times New Roman"/>
          <w:color w:val="auto"/>
        </w:rPr>
        <w:fldChar w:fldCharType="separate"/>
      </w:r>
      <w:r w:rsidR="00FD2F52">
        <w:rPr>
          <w:rFonts w:cs="Times New Roman"/>
          <w:noProof/>
          <w:color w:val="auto"/>
        </w:rPr>
        <w:t>4</w:t>
      </w:r>
      <w:r w:rsidR="007267FF">
        <w:rPr>
          <w:rFonts w:cs="Times New Roman"/>
          <w:color w:val="auto"/>
        </w:rPr>
        <w:fldChar w:fldCharType="end"/>
      </w:r>
      <w:r w:rsidR="00576977">
        <w:rPr>
          <w:rFonts w:cs="Times New Roman"/>
          <w:color w:val="auto"/>
        </w:rPr>
        <w:t>.</w:t>
      </w:r>
      <w:r w:rsidR="007267FF">
        <w:rPr>
          <w:rFonts w:cs="Times New Roman"/>
          <w:color w:val="auto"/>
        </w:rPr>
        <w:fldChar w:fldCharType="begin"/>
      </w:r>
      <w:r w:rsidR="00576977">
        <w:rPr>
          <w:rFonts w:cs="Times New Roman"/>
          <w:color w:val="auto"/>
        </w:rPr>
        <w:instrText xml:space="preserve"> SEQ Figure \* ARABIC \s 1 </w:instrText>
      </w:r>
      <w:r w:rsidR="007267FF">
        <w:rPr>
          <w:rFonts w:cs="Times New Roman"/>
          <w:color w:val="auto"/>
        </w:rPr>
        <w:fldChar w:fldCharType="separate"/>
      </w:r>
      <w:r w:rsidR="00FD2F52">
        <w:rPr>
          <w:rFonts w:cs="Times New Roman"/>
          <w:noProof/>
          <w:color w:val="auto"/>
        </w:rPr>
        <w:t>3</w:t>
      </w:r>
      <w:r w:rsidR="007267FF">
        <w:rPr>
          <w:rFonts w:cs="Times New Roman"/>
          <w:color w:val="auto"/>
        </w:rPr>
        <w:fldChar w:fldCharType="end"/>
      </w:r>
      <w:bookmarkEnd w:id="130"/>
      <w:r w:rsidRPr="00CF554C">
        <w:rPr>
          <w:rFonts w:cs="Times New Roman"/>
          <w:color w:val="auto"/>
        </w:rPr>
        <w:t>: IIRG Extraction Algorithm Trace</w:t>
      </w:r>
      <w:bookmarkEnd w:id="131"/>
      <w:bookmarkEnd w:id="132"/>
      <w:bookmarkEnd w:id="133"/>
      <w:bookmarkEnd w:id="134"/>
    </w:p>
    <w:p w:rsidR="00625560" w:rsidRPr="00CF554C" w:rsidRDefault="00625560" w:rsidP="003B4AE4">
      <w:pPr>
        <w:pStyle w:val="Heading3"/>
        <w:keepNext/>
        <w:keepLines/>
        <w:numPr>
          <w:ilvl w:val="2"/>
          <w:numId w:val="38"/>
        </w:numPr>
        <w:spacing w:line="276" w:lineRule="auto"/>
        <w:rPr>
          <w:rFonts w:cs="Times New Roman"/>
        </w:rPr>
      </w:pPr>
      <w:bookmarkStart w:id="135" w:name="_Toc264798566"/>
      <w:bookmarkStart w:id="136" w:name="_Toc264737198"/>
      <w:bookmarkStart w:id="137" w:name="_Toc264918476"/>
      <w:r w:rsidRPr="00CF554C">
        <w:rPr>
          <w:rFonts w:cs="Times New Roman"/>
        </w:rPr>
        <w:lastRenderedPageBreak/>
        <w:t>RAP instantiation for the self-healing system</w:t>
      </w:r>
      <w:bookmarkEnd w:id="135"/>
      <w:bookmarkEnd w:id="136"/>
      <w:bookmarkEnd w:id="137"/>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138" w:name="_Toc263324643"/>
      <w:bookmarkStart w:id="139" w:name="_Toc263615523"/>
      <w:bookmarkStart w:id="140" w:name="_Toc263749264"/>
      <w:bookmarkStart w:id="141" w:name="_Toc263770817"/>
      <w:bookmarkStart w:id="142" w:name="_Toc263865803"/>
      <w:bookmarkStart w:id="143" w:name="_Toc264006987"/>
      <w:bookmarkStart w:id="144" w:name="_Toc264099022"/>
      <w:bookmarkStart w:id="145" w:name="_Toc264100445"/>
      <w:bookmarkStart w:id="146" w:name="_Toc264106096"/>
      <w:bookmarkStart w:id="147" w:name="_Toc264211634"/>
      <w:bookmarkStart w:id="148" w:name="_Toc264232442"/>
      <w:bookmarkStart w:id="149" w:name="_Toc264232569"/>
      <w:bookmarkStart w:id="150" w:name="_Toc264278449"/>
      <w:bookmarkStart w:id="151" w:name="_Toc264370183"/>
      <w:bookmarkStart w:id="152" w:name="_Toc264380312"/>
      <w:bookmarkStart w:id="153" w:name="_Toc264396001"/>
      <w:bookmarkStart w:id="154" w:name="_Toc264396258"/>
      <w:bookmarkStart w:id="155" w:name="_Toc264397035"/>
      <w:bookmarkStart w:id="156" w:name="_Toc264397118"/>
      <w:bookmarkStart w:id="157" w:name="_Toc264735345"/>
      <w:bookmarkStart w:id="158" w:name="_Toc264737199"/>
      <w:bookmarkStart w:id="159" w:name="_Toc264798567"/>
      <w:bookmarkStart w:id="160" w:name="_Toc26491847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161" w:name="_Toc263324644"/>
      <w:bookmarkStart w:id="162" w:name="_Toc263615524"/>
      <w:bookmarkStart w:id="163" w:name="_Toc263749265"/>
      <w:bookmarkStart w:id="164" w:name="_Toc263770818"/>
      <w:bookmarkStart w:id="165" w:name="_Toc263865804"/>
      <w:bookmarkStart w:id="166" w:name="_Toc264006988"/>
      <w:bookmarkStart w:id="167" w:name="_Toc264099023"/>
      <w:bookmarkStart w:id="168" w:name="_Toc264100446"/>
      <w:bookmarkStart w:id="169" w:name="_Toc264106097"/>
      <w:bookmarkStart w:id="170" w:name="_Toc264211635"/>
      <w:bookmarkStart w:id="171" w:name="_Toc264232443"/>
      <w:bookmarkStart w:id="172" w:name="_Toc264232570"/>
      <w:bookmarkStart w:id="173" w:name="_Toc264278450"/>
      <w:bookmarkStart w:id="174" w:name="_Toc264370184"/>
      <w:bookmarkStart w:id="175" w:name="_Toc264380313"/>
      <w:bookmarkStart w:id="176" w:name="_Toc264396002"/>
      <w:bookmarkStart w:id="177" w:name="_Toc264396259"/>
      <w:bookmarkStart w:id="178" w:name="_Toc264397036"/>
      <w:bookmarkStart w:id="179" w:name="_Toc264397119"/>
      <w:bookmarkStart w:id="180" w:name="_Toc264735346"/>
      <w:bookmarkStart w:id="181" w:name="_Toc264737200"/>
      <w:bookmarkStart w:id="182" w:name="_Toc264798568"/>
      <w:bookmarkStart w:id="183" w:name="_Toc264918478"/>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184" w:name="_Toc263324645"/>
      <w:bookmarkStart w:id="185" w:name="_Toc263615525"/>
      <w:bookmarkStart w:id="186" w:name="_Toc263749266"/>
      <w:bookmarkStart w:id="187" w:name="_Toc263770819"/>
      <w:bookmarkStart w:id="188" w:name="_Toc263865805"/>
      <w:bookmarkStart w:id="189" w:name="_Toc264006989"/>
      <w:bookmarkStart w:id="190" w:name="_Toc264099024"/>
      <w:bookmarkStart w:id="191" w:name="_Toc264100447"/>
      <w:bookmarkStart w:id="192" w:name="_Toc264106098"/>
      <w:bookmarkStart w:id="193" w:name="_Toc264211636"/>
      <w:bookmarkStart w:id="194" w:name="_Toc264232444"/>
      <w:bookmarkStart w:id="195" w:name="_Toc264232571"/>
      <w:bookmarkStart w:id="196" w:name="_Toc264278451"/>
      <w:bookmarkStart w:id="197" w:name="_Toc264370185"/>
      <w:bookmarkStart w:id="198" w:name="_Toc264380314"/>
      <w:bookmarkStart w:id="199" w:name="_Toc264396003"/>
      <w:bookmarkStart w:id="200" w:name="_Toc264396260"/>
      <w:bookmarkStart w:id="201" w:name="_Toc264397037"/>
      <w:bookmarkStart w:id="202" w:name="_Toc264397120"/>
      <w:bookmarkStart w:id="203" w:name="_Toc264735347"/>
      <w:bookmarkStart w:id="204" w:name="_Toc264737201"/>
      <w:bookmarkStart w:id="205" w:name="_Toc264798569"/>
      <w:bookmarkStart w:id="206" w:name="_Toc264918479"/>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207" w:name="_Toc263324646"/>
      <w:bookmarkStart w:id="208" w:name="_Toc263615526"/>
      <w:bookmarkStart w:id="209" w:name="_Toc263749267"/>
      <w:bookmarkStart w:id="210" w:name="_Toc263770820"/>
      <w:bookmarkStart w:id="211" w:name="_Toc263865806"/>
      <w:bookmarkStart w:id="212" w:name="_Toc264006990"/>
      <w:bookmarkStart w:id="213" w:name="_Toc264099025"/>
      <w:bookmarkStart w:id="214" w:name="_Toc264100448"/>
      <w:bookmarkStart w:id="215" w:name="_Toc264106099"/>
      <w:bookmarkStart w:id="216" w:name="_Toc264211637"/>
      <w:bookmarkStart w:id="217" w:name="_Toc264232445"/>
      <w:bookmarkStart w:id="218" w:name="_Toc264232572"/>
      <w:bookmarkStart w:id="219" w:name="_Toc264278452"/>
      <w:bookmarkStart w:id="220" w:name="_Toc264370186"/>
      <w:bookmarkStart w:id="221" w:name="_Toc264380315"/>
      <w:bookmarkStart w:id="222" w:name="_Toc264396004"/>
      <w:bookmarkStart w:id="223" w:name="_Toc264396261"/>
      <w:bookmarkStart w:id="224" w:name="_Toc264397038"/>
      <w:bookmarkStart w:id="225" w:name="_Toc264397121"/>
      <w:bookmarkStart w:id="226" w:name="_Toc264735348"/>
      <w:bookmarkStart w:id="227" w:name="_Toc264737202"/>
      <w:bookmarkStart w:id="228" w:name="_Toc264798570"/>
      <w:bookmarkStart w:id="229" w:name="_Toc264918480"/>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p>
    <w:p w:rsidR="00625560" w:rsidRPr="00CF554C" w:rsidRDefault="00625560" w:rsidP="00625560">
      <w:pPr>
        <w:pStyle w:val="ListParagraph"/>
        <w:keepNext/>
        <w:keepLines/>
        <w:numPr>
          <w:ilvl w:val="1"/>
          <w:numId w:val="23"/>
        </w:numPr>
        <w:spacing w:before="200" w:after="0" w:line="276" w:lineRule="auto"/>
        <w:contextualSpacing w:val="0"/>
        <w:outlineLvl w:val="2"/>
        <w:rPr>
          <w:rFonts w:cs="Times New Roman"/>
          <w:b/>
          <w:bCs/>
          <w:vanish/>
          <w:color w:val="4F81BD" w:themeColor="accent1"/>
        </w:rPr>
      </w:pPr>
      <w:bookmarkStart w:id="230" w:name="_Toc263324647"/>
      <w:bookmarkStart w:id="231" w:name="_Toc263615527"/>
      <w:bookmarkStart w:id="232" w:name="_Toc263749268"/>
      <w:bookmarkStart w:id="233" w:name="_Toc263770821"/>
      <w:bookmarkStart w:id="234" w:name="_Toc263865807"/>
      <w:bookmarkStart w:id="235" w:name="_Toc264006991"/>
      <w:bookmarkStart w:id="236" w:name="_Toc264099026"/>
      <w:bookmarkStart w:id="237" w:name="_Toc264100449"/>
      <w:bookmarkStart w:id="238" w:name="_Toc264106100"/>
      <w:bookmarkStart w:id="239" w:name="_Toc264211638"/>
      <w:bookmarkStart w:id="240" w:name="_Toc264232446"/>
      <w:bookmarkStart w:id="241" w:name="_Toc264232573"/>
      <w:bookmarkStart w:id="242" w:name="_Toc264278453"/>
      <w:bookmarkStart w:id="243" w:name="_Toc264370187"/>
      <w:bookmarkStart w:id="244" w:name="_Toc264380316"/>
      <w:bookmarkStart w:id="245" w:name="_Toc264396005"/>
      <w:bookmarkStart w:id="246" w:name="_Toc264396262"/>
      <w:bookmarkStart w:id="247" w:name="_Toc264397039"/>
      <w:bookmarkStart w:id="248" w:name="_Toc264397122"/>
      <w:bookmarkStart w:id="249" w:name="_Toc264735349"/>
      <w:bookmarkStart w:id="250" w:name="_Toc264737203"/>
      <w:bookmarkStart w:id="251" w:name="_Toc264798571"/>
      <w:bookmarkStart w:id="252" w:name="_Toc264918481"/>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rsidR="00625560" w:rsidRPr="00CF554C" w:rsidRDefault="00625560" w:rsidP="00625560">
      <w:pPr>
        <w:pStyle w:val="ListParagraph"/>
        <w:keepNext/>
        <w:keepLines/>
        <w:numPr>
          <w:ilvl w:val="2"/>
          <w:numId w:val="23"/>
        </w:numPr>
        <w:spacing w:before="200" w:after="0" w:line="276" w:lineRule="auto"/>
        <w:contextualSpacing w:val="0"/>
        <w:outlineLvl w:val="2"/>
        <w:rPr>
          <w:rFonts w:cs="Times New Roman"/>
          <w:b/>
          <w:bCs/>
          <w:vanish/>
          <w:color w:val="4F81BD" w:themeColor="accent1"/>
        </w:rPr>
      </w:pPr>
      <w:bookmarkStart w:id="253" w:name="_Toc263324648"/>
      <w:bookmarkStart w:id="254" w:name="_Toc263615528"/>
      <w:bookmarkStart w:id="255" w:name="_Toc263749269"/>
      <w:bookmarkStart w:id="256" w:name="_Toc263770822"/>
      <w:bookmarkStart w:id="257" w:name="_Toc263865808"/>
      <w:bookmarkStart w:id="258" w:name="_Toc264006992"/>
      <w:bookmarkStart w:id="259" w:name="_Toc264099027"/>
      <w:bookmarkStart w:id="260" w:name="_Toc264100450"/>
      <w:bookmarkStart w:id="261" w:name="_Toc264106101"/>
      <w:bookmarkStart w:id="262" w:name="_Toc264211639"/>
      <w:bookmarkStart w:id="263" w:name="_Toc264232447"/>
      <w:bookmarkStart w:id="264" w:name="_Toc264232574"/>
      <w:bookmarkStart w:id="265" w:name="_Toc264278454"/>
      <w:bookmarkStart w:id="266" w:name="_Toc264370188"/>
      <w:bookmarkStart w:id="267" w:name="_Toc264380317"/>
      <w:bookmarkStart w:id="268" w:name="_Toc264396006"/>
      <w:bookmarkStart w:id="269" w:name="_Toc264396263"/>
      <w:bookmarkStart w:id="270" w:name="_Toc264397040"/>
      <w:bookmarkStart w:id="271" w:name="_Toc264397123"/>
      <w:bookmarkStart w:id="272" w:name="_Toc264735350"/>
      <w:bookmarkStart w:id="273" w:name="_Toc264737204"/>
      <w:bookmarkStart w:id="274" w:name="_Toc264798572"/>
      <w:bookmarkStart w:id="275" w:name="_Toc26491848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p>
    <w:p w:rsidR="00625560" w:rsidRPr="00CF554C" w:rsidRDefault="00625560" w:rsidP="00625560">
      <w:pPr>
        <w:spacing w:before="200"/>
        <w:rPr>
          <w:rFonts w:cs="Times New Roman"/>
        </w:rPr>
      </w:pPr>
      <w:r w:rsidRPr="00CF554C">
        <w:rPr>
          <w:rFonts w:cs="Times New Roman"/>
        </w:rPr>
        <w:t xml:space="preserve">For using the RAP model in implementing a self-healing environment, the domain model elements must be mapped onto real world entities. The mapping is represented in </w:t>
      </w:r>
      <w:fldSimple w:instr=" REF _Ref264109709 \h  \* MERGEFORMAT ">
        <w:r w:rsidR="00FD2F52" w:rsidRPr="00CF554C">
          <w:rPr>
            <w:rFonts w:cs="Times New Roman"/>
          </w:rPr>
          <w:t xml:space="preserve">Table </w:t>
        </w:r>
        <w:r w:rsidR="00FD2F52">
          <w:rPr>
            <w:rFonts w:cs="Times New Roman"/>
            <w:noProof/>
          </w:rPr>
          <w:t>4</w:t>
        </w:r>
        <w:r w:rsidR="00FD2F52" w:rsidRPr="00CF554C">
          <w:rPr>
            <w:rFonts w:cs="Times New Roman"/>
            <w:noProof/>
          </w:rPr>
          <w:t>.</w:t>
        </w:r>
        <w:r w:rsidR="00FD2F52">
          <w:rPr>
            <w:rFonts w:cs="Times New Roman"/>
            <w:noProof/>
          </w:rPr>
          <w:t>2</w:t>
        </w:r>
      </w:fldSimple>
      <w:r w:rsidRPr="00CF554C">
        <w:rPr>
          <w:rFonts w:cs="Times New Roman"/>
        </w:rPr>
        <w:t>.</w:t>
      </w:r>
    </w:p>
    <w:p w:rsidR="00625560" w:rsidRPr="00CF554C" w:rsidRDefault="00625560" w:rsidP="00625560">
      <w:pPr>
        <w:spacing w:before="200"/>
        <w:ind w:firstLine="720"/>
        <w:rPr>
          <w:rFonts w:cs="Times New Roman"/>
          <w:b/>
        </w:rPr>
      </w:pPr>
      <w:r w:rsidRPr="00CF554C">
        <w:rPr>
          <w:rFonts w:cs="Times New Roman"/>
        </w:rPr>
        <w:t xml:space="preserve">Each sensor can have associated one or more actuators which have an influence on it. Each actuator has at least one action defined, each action having its effect represented by a </w:t>
      </w:r>
      <w:r w:rsidRPr="00CF554C">
        <w:rPr>
          <w:rFonts w:cs="Times New Roman"/>
          <w:b/>
        </w:rPr>
        <w:t xml:space="preserve">+ value (increment action), - value (decrement action) </w:t>
      </w:r>
      <w:r w:rsidRPr="00CF554C">
        <w:rPr>
          <w:rFonts w:cs="Times New Roman"/>
        </w:rPr>
        <w:t xml:space="preserve">or </w:t>
      </w:r>
      <w:r w:rsidRPr="00CF554C">
        <w:rPr>
          <w:rFonts w:cs="Times New Roman"/>
          <w:b/>
        </w:rPr>
        <w:t>value (set value action).</w:t>
      </w:r>
    </w:p>
    <w:p w:rsidR="00625560" w:rsidRPr="00CF554C" w:rsidRDefault="00625560" w:rsidP="00625560">
      <w:pPr>
        <w:pStyle w:val="Caption"/>
        <w:keepNext/>
        <w:jc w:val="center"/>
        <w:rPr>
          <w:rFonts w:cs="Times New Roman"/>
          <w:color w:val="auto"/>
        </w:rPr>
      </w:pPr>
      <w:bookmarkStart w:id="276" w:name="_Ref264109709"/>
      <w:bookmarkStart w:id="277" w:name="_Toc264369919"/>
      <w:r w:rsidRPr="00CF554C">
        <w:rPr>
          <w:rFonts w:cs="Times New Roman"/>
          <w:color w:val="auto"/>
        </w:rPr>
        <w:t xml:space="preserve">Table </w:t>
      </w:r>
      <w:r w:rsidR="007267FF" w:rsidRPr="00CF554C">
        <w:rPr>
          <w:rFonts w:cs="Times New Roman"/>
          <w:color w:val="auto"/>
        </w:rPr>
        <w:fldChar w:fldCharType="begin"/>
      </w:r>
      <w:r w:rsidRPr="00CF554C">
        <w:rPr>
          <w:rFonts w:cs="Times New Roman"/>
          <w:color w:val="auto"/>
        </w:rPr>
        <w:instrText xml:space="preserve"> STYLEREF 1 \s </w:instrText>
      </w:r>
      <w:r w:rsidR="007267FF" w:rsidRPr="00CF554C">
        <w:rPr>
          <w:rFonts w:cs="Times New Roman"/>
          <w:color w:val="auto"/>
        </w:rPr>
        <w:fldChar w:fldCharType="separate"/>
      </w:r>
      <w:r w:rsidR="00FD2F52">
        <w:rPr>
          <w:rFonts w:cs="Times New Roman"/>
          <w:noProof/>
          <w:color w:val="auto"/>
        </w:rPr>
        <w:t>4</w:t>
      </w:r>
      <w:r w:rsidR="007267FF" w:rsidRPr="00CF554C">
        <w:rPr>
          <w:rFonts w:cs="Times New Roman"/>
          <w:color w:val="auto"/>
        </w:rPr>
        <w:fldChar w:fldCharType="end"/>
      </w:r>
      <w:r w:rsidRPr="00CF554C">
        <w:rPr>
          <w:rFonts w:cs="Times New Roman"/>
          <w:color w:val="auto"/>
        </w:rPr>
        <w:t>.</w:t>
      </w:r>
      <w:r w:rsidR="007267FF" w:rsidRPr="00CF554C">
        <w:rPr>
          <w:rFonts w:cs="Times New Roman"/>
          <w:color w:val="auto"/>
        </w:rPr>
        <w:fldChar w:fldCharType="begin"/>
      </w:r>
      <w:r w:rsidRPr="00CF554C">
        <w:rPr>
          <w:rFonts w:cs="Times New Roman"/>
          <w:color w:val="auto"/>
        </w:rPr>
        <w:instrText xml:space="preserve"> SEQ Table \* ARABIC \s 1 </w:instrText>
      </w:r>
      <w:r w:rsidR="007267FF" w:rsidRPr="00CF554C">
        <w:rPr>
          <w:rFonts w:cs="Times New Roman"/>
          <w:color w:val="auto"/>
        </w:rPr>
        <w:fldChar w:fldCharType="separate"/>
      </w:r>
      <w:r w:rsidR="00FD2F52">
        <w:rPr>
          <w:rFonts w:cs="Times New Roman"/>
          <w:noProof/>
          <w:color w:val="auto"/>
        </w:rPr>
        <w:t>2</w:t>
      </w:r>
      <w:r w:rsidR="007267FF" w:rsidRPr="00CF554C">
        <w:rPr>
          <w:rFonts w:cs="Times New Roman"/>
          <w:color w:val="auto"/>
        </w:rPr>
        <w:fldChar w:fldCharType="end"/>
      </w:r>
      <w:bookmarkEnd w:id="276"/>
      <w:r w:rsidRPr="00CF554C">
        <w:rPr>
          <w:rFonts w:cs="Times New Roman"/>
          <w:color w:val="auto"/>
        </w:rPr>
        <w:t>: Self-healing environment RAP mapping</w:t>
      </w:r>
      <w:bookmarkEnd w:id="277"/>
    </w:p>
    <w:tbl>
      <w:tblPr>
        <w:tblStyle w:val="MediumGrid1-Accent1"/>
        <w:tblW w:w="9231" w:type="dxa"/>
        <w:tblInd w:w="108" w:type="dxa"/>
        <w:tblLayout w:type="fixed"/>
        <w:tblLook w:val="04A0"/>
      </w:tblPr>
      <w:tblGrid>
        <w:gridCol w:w="1877"/>
        <w:gridCol w:w="2774"/>
        <w:gridCol w:w="4580"/>
      </w:tblGrid>
      <w:tr w:rsidR="00625560" w:rsidRPr="00CF554C" w:rsidTr="003E1471">
        <w:trPr>
          <w:cnfStyle w:val="100000000000"/>
          <w:trHeight w:val="462"/>
        </w:trPr>
        <w:tc>
          <w:tcPr>
            <w:cnfStyle w:val="001000000000"/>
            <w:tcW w:w="1877" w:type="dxa"/>
            <w:shd w:val="clear" w:color="auto" w:fill="244061" w:themeFill="accent1" w:themeFillShade="80"/>
          </w:tcPr>
          <w:p w:rsidR="00625560" w:rsidRPr="00CF554C" w:rsidRDefault="00625560" w:rsidP="003E1471">
            <w:pPr>
              <w:jc w:val="center"/>
              <w:rPr>
                <w:rFonts w:cs="Times New Roman"/>
                <w:sz w:val="20"/>
                <w:szCs w:val="20"/>
              </w:rPr>
            </w:pPr>
            <w:r w:rsidRPr="00CF554C">
              <w:rPr>
                <w:rFonts w:cs="Times New Roman"/>
                <w:sz w:val="20"/>
                <w:szCs w:val="20"/>
              </w:rPr>
              <w:t>&lt;R,A,P&gt; entity</w:t>
            </w:r>
          </w:p>
        </w:tc>
        <w:tc>
          <w:tcPr>
            <w:tcW w:w="2774"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 xml:space="preserve">Self-Adapting context entity </w:t>
            </w:r>
          </w:p>
        </w:tc>
        <w:tc>
          <w:tcPr>
            <w:tcW w:w="4580"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Details</w:t>
            </w:r>
          </w:p>
        </w:tc>
      </w:tr>
      <w:tr w:rsidR="00625560" w:rsidRPr="00CF554C" w:rsidTr="003E1471">
        <w:trPr>
          <w:cnfStyle w:val="000000100000"/>
          <w:trHeight w:val="238"/>
        </w:trPr>
        <w:tc>
          <w:tcPr>
            <w:cnfStyle w:val="001000000000"/>
            <w:tcW w:w="1877" w:type="dxa"/>
            <w:vMerge w:val="restart"/>
          </w:tcPr>
          <w:p w:rsidR="00625560" w:rsidRPr="00CF554C" w:rsidRDefault="00625560" w:rsidP="003E1471">
            <w:pPr>
              <w:rPr>
                <w:rFonts w:cs="Times New Roman"/>
                <w:sz w:val="20"/>
                <w:szCs w:val="20"/>
              </w:rPr>
            </w:pPr>
            <w:r w:rsidRPr="00CF554C">
              <w:rPr>
                <w:rFonts w:cs="Times New Roman"/>
                <w:sz w:val="20"/>
                <w:szCs w:val="20"/>
              </w:rPr>
              <w:t>Resources</w:t>
            </w:r>
          </w:p>
        </w:tc>
        <w:tc>
          <w:tcPr>
            <w:tcW w:w="2774" w:type="dxa"/>
          </w:tcPr>
          <w:p w:rsidR="00625560" w:rsidRPr="00CF554C" w:rsidRDefault="00625560" w:rsidP="003E1471">
            <w:pPr>
              <w:cnfStyle w:val="000000100000"/>
              <w:rPr>
                <w:rFonts w:cs="Times New Roman"/>
                <w:b/>
                <w:sz w:val="20"/>
                <w:szCs w:val="20"/>
              </w:rPr>
            </w:pPr>
            <w:r w:rsidRPr="00CF554C">
              <w:rPr>
                <w:rFonts w:cs="Times New Roman"/>
                <w:b/>
                <w:sz w:val="20"/>
                <w:szCs w:val="20"/>
              </w:rPr>
              <w:t>Sensors</w:t>
            </w:r>
          </w:p>
        </w:tc>
        <w:tc>
          <w:tcPr>
            <w:tcW w:w="4580" w:type="dxa"/>
          </w:tcPr>
          <w:p w:rsidR="00625560" w:rsidRPr="00CF554C" w:rsidRDefault="00625560" w:rsidP="003E1471">
            <w:pPr>
              <w:pStyle w:val="ListParagraph"/>
              <w:numPr>
                <w:ilvl w:val="0"/>
                <w:numId w:val="27"/>
              </w:numPr>
              <w:ind w:left="360"/>
              <w:cnfStyle w:val="000000100000"/>
              <w:rPr>
                <w:rFonts w:cs="Times New Roman"/>
                <w:sz w:val="20"/>
                <w:szCs w:val="20"/>
              </w:rPr>
            </w:pPr>
            <w:r w:rsidRPr="00CF554C">
              <w:rPr>
                <w:rFonts w:cs="Times New Roman"/>
                <w:sz w:val="20"/>
                <w:szCs w:val="20"/>
              </w:rPr>
              <w:t>Smart room sensors</w:t>
            </w:r>
          </w:p>
        </w:tc>
      </w:tr>
      <w:tr w:rsidR="00625560" w:rsidRPr="00CF554C" w:rsidTr="003E1471">
        <w:trPr>
          <w:trHeight w:val="238"/>
        </w:trPr>
        <w:tc>
          <w:tcPr>
            <w:cnfStyle w:val="001000000000"/>
            <w:tcW w:w="1877" w:type="dxa"/>
            <w:vMerge/>
            <w:shd w:val="clear" w:color="auto" w:fill="A7BFDE" w:themeFill="accent1" w:themeFillTint="7F"/>
          </w:tcPr>
          <w:p w:rsidR="00625560" w:rsidRPr="00CF554C" w:rsidRDefault="00625560" w:rsidP="003E1471">
            <w:pPr>
              <w:rPr>
                <w:rFonts w:cs="Times New Roman"/>
                <w:sz w:val="20"/>
                <w:szCs w:val="20"/>
              </w:rPr>
            </w:pPr>
          </w:p>
        </w:tc>
        <w:tc>
          <w:tcPr>
            <w:tcW w:w="2774" w:type="dxa"/>
            <w:shd w:val="clear" w:color="auto" w:fill="A7BFDE" w:themeFill="accent1" w:themeFillTint="7F"/>
          </w:tcPr>
          <w:p w:rsidR="00625560" w:rsidRPr="00CF554C" w:rsidRDefault="00625560" w:rsidP="003E1471">
            <w:pPr>
              <w:cnfStyle w:val="000000000000"/>
              <w:rPr>
                <w:rFonts w:cs="Times New Roman"/>
                <w:b/>
                <w:sz w:val="20"/>
                <w:szCs w:val="20"/>
              </w:rPr>
            </w:pPr>
            <w:r w:rsidRPr="00CF554C">
              <w:rPr>
                <w:rFonts w:cs="Times New Roman"/>
                <w:b/>
                <w:sz w:val="20"/>
                <w:szCs w:val="20"/>
              </w:rPr>
              <w:t>Actuators</w:t>
            </w:r>
          </w:p>
        </w:tc>
        <w:tc>
          <w:tcPr>
            <w:tcW w:w="4580" w:type="dxa"/>
            <w:shd w:val="clear" w:color="auto" w:fill="A7BFDE" w:themeFill="accent1" w:themeFillTint="7F"/>
          </w:tcPr>
          <w:p w:rsidR="00625560" w:rsidRPr="00CF554C" w:rsidRDefault="00625560" w:rsidP="003E1471">
            <w:pPr>
              <w:pStyle w:val="ListParagraph"/>
              <w:numPr>
                <w:ilvl w:val="0"/>
                <w:numId w:val="26"/>
              </w:numPr>
              <w:cnfStyle w:val="000000000000"/>
              <w:rPr>
                <w:rFonts w:cs="Times New Roman"/>
                <w:sz w:val="20"/>
                <w:szCs w:val="20"/>
              </w:rPr>
            </w:pPr>
            <w:r w:rsidRPr="00CF554C">
              <w:rPr>
                <w:rFonts w:cs="Times New Roman"/>
                <w:sz w:val="20"/>
                <w:szCs w:val="20"/>
              </w:rPr>
              <w:t>Components capable of influencing the environment</w:t>
            </w:r>
          </w:p>
        </w:tc>
      </w:tr>
      <w:tr w:rsidR="00625560" w:rsidRPr="00CF554C" w:rsidTr="003E1471">
        <w:trPr>
          <w:cnfStyle w:val="000000100000"/>
          <w:trHeight w:val="388"/>
        </w:trPr>
        <w:tc>
          <w:tcPr>
            <w:cnfStyle w:val="001000000000"/>
            <w:tcW w:w="1877" w:type="dxa"/>
          </w:tcPr>
          <w:p w:rsidR="00625560" w:rsidRPr="00CF554C" w:rsidRDefault="00625560" w:rsidP="003E1471">
            <w:pPr>
              <w:rPr>
                <w:rFonts w:cs="Times New Roman"/>
                <w:sz w:val="20"/>
                <w:szCs w:val="20"/>
              </w:rPr>
            </w:pPr>
            <w:r w:rsidRPr="00CF554C">
              <w:rPr>
                <w:rFonts w:cs="Times New Roman"/>
                <w:sz w:val="20"/>
                <w:szCs w:val="20"/>
              </w:rPr>
              <w:t>Actors</w:t>
            </w:r>
          </w:p>
        </w:tc>
        <w:tc>
          <w:tcPr>
            <w:tcW w:w="2774" w:type="dxa"/>
          </w:tcPr>
          <w:p w:rsidR="00625560" w:rsidRPr="00CF554C" w:rsidRDefault="00625560" w:rsidP="003E1471">
            <w:pPr>
              <w:cnfStyle w:val="000000100000"/>
              <w:rPr>
                <w:rFonts w:cs="Times New Roman"/>
                <w:b/>
                <w:sz w:val="20"/>
                <w:szCs w:val="20"/>
              </w:rPr>
            </w:pPr>
            <w:r w:rsidRPr="00CF554C">
              <w:rPr>
                <w:rFonts w:cs="Times New Roman"/>
                <w:b/>
                <w:sz w:val="20"/>
                <w:szCs w:val="20"/>
              </w:rPr>
              <w:t>Actions</w:t>
            </w:r>
          </w:p>
        </w:tc>
        <w:tc>
          <w:tcPr>
            <w:tcW w:w="4580" w:type="dxa"/>
          </w:tcPr>
          <w:p w:rsidR="00625560" w:rsidRPr="00CF554C" w:rsidRDefault="00625560" w:rsidP="003E1471">
            <w:pPr>
              <w:pStyle w:val="ListParagraph"/>
              <w:numPr>
                <w:ilvl w:val="0"/>
                <w:numId w:val="24"/>
              </w:numPr>
              <w:cnfStyle w:val="000000100000"/>
              <w:rPr>
                <w:rFonts w:cs="Times New Roman"/>
                <w:sz w:val="20"/>
                <w:szCs w:val="20"/>
              </w:rPr>
            </w:pPr>
            <w:r w:rsidRPr="00CF554C">
              <w:rPr>
                <w:rFonts w:cs="Times New Roman"/>
                <w:sz w:val="20"/>
                <w:szCs w:val="20"/>
              </w:rPr>
              <w:t>Each actuator has associated actions</w:t>
            </w:r>
          </w:p>
        </w:tc>
      </w:tr>
      <w:tr w:rsidR="00625560" w:rsidRPr="00CF554C" w:rsidTr="003E1471">
        <w:trPr>
          <w:trHeight w:val="467"/>
        </w:trPr>
        <w:tc>
          <w:tcPr>
            <w:cnfStyle w:val="001000000000"/>
            <w:tcW w:w="1877" w:type="dxa"/>
          </w:tcPr>
          <w:p w:rsidR="00625560" w:rsidRPr="00CF554C" w:rsidRDefault="00625560" w:rsidP="003E1471">
            <w:pPr>
              <w:rPr>
                <w:rFonts w:cs="Times New Roman"/>
                <w:sz w:val="20"/>
                <w:szCs w:val="20"/>
              </w:rPr>
            </w:pPr>
            <w:r w:rsidRPr="00CF554C">
              <w:rPr>
                <w:rFonts w:cs="Times New Roman"/>
                <w:sz w:val="20"/>
                <w:szCs w:val="20"/>
              </w:rPr>
              <w:t>Policies</w:t>
            </w:r>
          </w:p>
          <w:p w:rsidR="00625560" w:rsidRPr="00CF554C" w:rsidRDefault="00625560" w:rsidP="003E1471">
            <w:pPr>
              <w:rPr>
                <w:rFonts w:cs="Times New Roman"/>
                <w:sz w:val="20"/>
                <w:szCs w:val="20"/>
              </w:rPr>
            </w:pPr>
          </w:p>
        </w:tc>
        <w:tc>
          <w:tcPr>
            <w:tcW w:w="2774" w:type="dxa"/>
          </w:tcPr>
          <w:p w:rsidR="00625560" w:rsidRPr="00CF554C" w:rsidRDefault="00625560" w:rsidP="003E1471">
            <w:pPr>
              <w:cnfStyle w:val="000000000000"/>
              <w:rPr>
                <w:rFonts w:cs="Times New Roman"/>
                <w:b/>
                <w:sz w:val="20"/>
                <w:szCs w:val="20"/>
              </w:rPr>
            </w:pPr>
            <w:r w:rsidRPr="00CF554C">
              <w:rPr>
                <w:rFonts w:cs="Times New Roman"/>
                <w:b/>
                <w:sz w:val="20"/>
                <w:szCs w:val="20"/>
              </w:rPr>
              <w:t>User specified policies</w:t>
            </w:r>
          </w:p>
        </w:tc>
        <w:tc>
          <w:tcPr>
            <w:tcW w:w="4580" w:type="dxa"/>
          </w:tcPr>
          <w:p w:rsidR="00625560" w:rsidRPr="00CF554C" w:rsidRDefault="00625560" w:rsidP="003E1471">
            <w:pPr>
              <w:pStyle w:val="ListParagraph"/>
              <w:numPr>
                <w:ilvl w:val="0"/>
                <w:numId w:val="25"/>
              </w:numPr>
              <w:cnfStyle w:val="000000000000"/>
              <w:rPr>
                <w:rFonts w:cs="Times New Roman"/>
                <w:sz w:val="20"/>
                <w:szCs w:val="20"/>
              </w:rPr>
            </w:pPr>
            <w:r w:rsidRPr="00CF554C">
              <w:rPr>
                <w:rFonts w:cs="Times New Roman"/>
                <w:sz w:val="20"/>
                <w:szCs w:val="20"/>
              </w:rPr>
              <w:t>Acceptable sensor values combinations for the environment</w:t>
            </w:r>
          </w:p>
        </w:tc>
      </w:tr>
    </w:tbl>
    <w:p w:rsidR="00625560" w:rsidRPr="00CF554C" w:rsidRDefault="00625560" w:rsidP="003B4AE4">
      <w:pPr>
        <w:pStyle w:val="Heading3"/>
        <w:keepNext/>
        <w:keepLines/>
        <w:numPr>
          <w:ilvl w:val="2"/>
          <w:numId w:val="38"/>
        </w:numPr>
        <w:spacing w:line="276" w:lineRule="auto"/>
        <w:rPr>
          <w:rFonts w:cs="Times New Roman"/>
        </w:rPr>
      </w:pPr>
      <w:bookmarkStart w:id="278" w:name="_Ref263715622"/>
      <w:bookmarkStart w:id="279" w:name="_Ref263715645"/>
      <w:bookmarkStart w:id="280" w:name="_Toc264798573"/>
      <w:bookmarkStart w:id="281" w:name="_Toc264737205"/>
      <w:bookmarkStart w:id="282" w:name="_Toc264918483"/>
      <w:r w:rsidRPr="00CF554C">
        <w:rPr>
          <w:rFonts w:cs="Times New Roman"/>
        </w:rPr>
        <w:t>RAP instantiation for the self-adapting datacenter</w:t>
      </w:r>
      <w:bookmarkEnd w:id="278"/>
      <w:bookmarkEnd w:id="279"/>
      <w:bookmarkEnd w:id="280"/>
      <w:bookmarkEnd w:id="281"/>
      <w:bookmarkEnd w:id="282"/>
    </w:p>
    <w:p w:rsidR="00625560" w:rsidRPr="00CF554C" w:rsidRDefault="00625560" w:rsidP="00625560">
      <w:pPr>
        <w:spacing w:before="200"/>
        <w:rPr>
          <w:rFonts w:cs="Times New Roman"/>
        </w:rPr>
      </w:pPr>
      <w:r w:rsidRPr="00CF554C">
        <w:rPr>
          <w:rFonts w:cs="Times New Roman"/>
        </w:rPr>
        <w:t>While the previous RAP instantiation is still useful in the self-adapting datacenter for environmental control, a new mapping is needed for datacenter workload management. Due to the reduced number of possible datacenter actions (excepting environmental control) the new mapping is more concrete</w:t>
      </w:r>
      <w:r>
        <w:rPr>
          <w:rFonts w:cs="Times New Roman"/>
        </w:rPr>
        <w:t xml:space="preserve"> and includes five concrete action instances: Deploy task, Move task, Send server to hibernate, Wake up server</w:t>
      </w:r>
      <w:r w:rsidRPr="00CF554C">
        <w:rPr>
          <w:rFonts w:cs="Times New Roman"/>
        </w:rPr>
        <w:t xml:space="preserve">. </w:t>
      </w:r>
      <w:r>
        <w:rPr>
          <w:rFonts w:cs="Times New Roman"/>
        </w:rPr>
        <w:t xml:space="preserve">The reduction in representation generality is compensated by the increase in representation efficiency, reducing the action search to a set of five predefined instances. </w:t>
      </w:r>
      <w:r w:rsidRPr="00CF554C">
        <w:rPr>
          <w:rFonts w:cs="Times New Roman"/>
        </w:rPr>
        <w:t xml:space="preserve">The RAP mapping for the datacenter scenario is presented in </w:t>
      </w:r>
      <w:fldSimple w:instr=" REF _Ref264109798 \h  \* MERGEFORMAT ">
        <w:r w:rsidR="00FD2F52" w:rsidRPr="00CF554C">
          <w:rPr>
            <w:rFonts w:cs="Times New Roman"/>
          </w:rPr>
          <w:t xml:space="preserve">Table </w:t>
        </w:r>
        <w:r w:rsidR="00FD2F52">
          <w:rPr>
            <w:rFonts w:cs="Times New Roman"/>
            <w:noProof/>
          </w:rPr>
          <w:t>4</w:t>
        </w:r>
        <w:r w:rsidR="00FD2F52" w:rsidRPr="00CF554C">
          <w:rPr>
            <w:rFonts w:cs="Times New Roman"/>
            <w:noProof/>
          </w:rPr>
          <w:t>.</w:t>
        </w:r>
        <w:r w:rsidR="00FD2F52">
          <w:rPr>
            <w:rFonts w:cs="Times New Roman"/>
            <w:noProof/>
          </w:rPr>
          <w:t>3</w:t>
        </w:r>
      </w:fldSimple>
      <w:r w:rsidRPr="00CF554C">
        <w:rPr>
          <w:rFonts w:cs="Times New Roman"/>
        </w:rPr>
        <w:t>.</w:t>
      </w:r>
    </w:p>
    <w:p w:rsidR="00625560" w:rsidRPr="00CF554C" w:rsidRDefault="00625560" w:rsidP="00625560">
      <w:pPr>
        <w:pStyle w:val="Caption"/>
        <w:keepNext/>
        <w:jc w:val="center"/>
        <w:rPr>
          <w:rFonts w:cs="Times New Roman"/>
          <w:color w:val="auto"/>
        </w:rPr>
      </w:pPr>
      <w:bookmarkStart w:id="283" w:name="_Ref264109798"/>
      <w:bookmarkStart w:id="284" w:name="_Toc264369920"/>
      <w:r w:rsidRPr="00CF554C">
        <w:rPr>
          <w:rFonts w:cs="Times New Roman"/>
          <w:color w:val="auto"/>
        </w:rPr>
        <w:t xml:space="preserve">Table </w:t>
      </w:r>
      <w:r w:rsidR="007267FF" w:rsidRPr="00CF554C">
        <w:rPr>
          <w:rFonts w:cs="Times New Roman"/>
          <w:color w:val="auto"/>
        </w:rPr>
        <w:fldChar w:fldCharType="begin"/>
      </w:r>
      <w:r w:rsidRPr="00CF554C">
        <w:rPr>
          <w:rFonts w:cs="Times New Roman"/>
          <w:color w:val="auto"/>
        </w:rPr>
        <w:instrText xml:space="preserve"> STYLEREF 1 \s </w:instrText>
      </w:r>
      <w:r w:rsidR="007267FF" w:rsidRPr="00CF554C">
        <w:rPr>
          <w:rFonts w:cs="Times New Roman"/>
          <w:color w:val="auto"/>
        </w:rPr>
        <w:fldChar w:fldCharType="separate"/>
      </w:r>
      <w:r w:rsidR="00FD2F52">
        <w:rPr>
          <w:rFonts w:cs="Times New Roman"/>
          <w:noProof/>
          <w:color w:val="auto"/>
        </w:rPr>
        <w:t>4</w:t>
      </w:r>
      <w:r w:rsidR="007267FF" w:rsidRPr="00CF554C">
        <w:rPr>
          <w:rFonts w:cs="Times New Roman"/>
          <w:color w:val="auto"/>
        </w:rPr>
        <w:fldChar w:fldCharType="end"/>
      </w:r>
      <w:r w:rsidRPr="00CF554C">
        <w:rPr>
          <w:rFonts w:cs="Times New Roman"/>
          <w:color w:val="auto"/>
        </w:rPr>
        <w:t>.</w:t>
      </w:r>
      <w:r w:rsidR="007267FF" w:rsidRPr="00CF554C">
        <w:rPr>
          <w:rFonts w:cs="Times New Roman"/>
          <w:color w:val="auto"/>
        </w:rPr>
        <w:fldChar w:fldCharType="begin"/>
      </w:r>
      <w:r w:rsidRPr="00CF554C">
        <w:rPr>
          <w:rFonts w:cs="Times New Roman"/>
          <w:color w:val="auto"/>
        </w:rPr>
        <w:instrText xml:space="preserve"> SEQ Table \* ARABIC \s 1 </w:instrText>
      </w:r>
      <w:r w:rsidR="007267FF" w:rsidRPr="00CF554C">
        <w:rPr>
          <w:rFonts w:cs="Times New Roman"/>
          <w:color w:val="auto"/>
        </w:rPr>
        <w:fldChar w:fldCharType="separate"/>
      </w:r>
      <w:r w:rsidR="00FD2F52">
        <w:rPr>
          <w:rFonts w:cs="Times New Roman"/>
          <w:noProof/>
          <w:color w:val="auto"/>
        </w:rPr>
        <w:t>3</w:t>
      </w:r>
      <w:r w:rsidR="007267FF" w:rsidRPr="00CF554C">
        <w:rPr>
          <w:rFonts w:cs="Times New Roman"/>
          <w:color w:val="auto"/>
        </w:rPr>
        <w:fldChar w:fldCharType="end"/>
      </w:r>
      <w:bookmarkEnd w:id="283"/>
      <w:r w:rsidRPr="00CF554C">
        <w:rPr>
          <w:rFonts w:cs="Times New Roman"/>
          <w:color w:val="auto"/>
        </w:rPr>
        <w:t>: Self-Adapting Datacenter RAP Mapping</w:t>
      </w:r>
      <w:bookmarkEnd w:id="284"/>
    </w:p>
    <w:tbl>
      <w:tblPr>
        <w:tblStyle w:val="MediumGrid1-Accent1"/>
        <w:tblW w:w="0" w:type="auto"/>
        <w:tblInd w:w="108" w:type="dxa"/>
        <w:tblLayout w:type="fixed"/>
        <w:tblLook w:val="04A0"/>
      </w:tblPr>
      <w:tblGrid>
        <w:gridCol w:w="1890"/>
        <w:gridCol w:w="2700"/>
        <w:gridCol w:w="4590"/>
      </w:tblGrid>
      <w:tr w:rsidR="00625560" w:rsidRPr="00CF554C" w:rsidTr="003E1471">
        <w:trPr>
          <w:cnfStyle w:val="100000000000"/>
          <w:trHeight w:val="304"/>
        </w:trPr>
        <w:tc>
          <w:tcPr>
            <w:cnfStyle w:val="001000000000"/>
            <w:tcW w:w="1890" w:type="dxa"/>
            <w:shd w:val="clear" w:color="auto" w:fill="244061" w:themeFill="accent1" w:themeFillShade="80"/>
          </w:tcPr>
          <w:p w:rsidR="00625560" w:rsidRPr="00CF554C" w:rsidRDefault="00625560" w:rsidP="003E1471">
            <w:pPr>
              <w:jc w:val="center"/>
              <w:rPr>
                <w:rFonts w:cs="Times New Roman"/>
                <w:sz w:val="20"/>
                <w:szCs w:val="20"/>
              </w:rPr>
            </w:pPr>
            <w:r w:rsidRPr="00CF554C">
              <w:rPr>
                <w:rFonts w:cs="Times New Roman"/>
                <w:sz w:val="20"/>
                <w:szCs w:val="20"/>
              </w:rPr>
              <w:t>&lt;R,A,P&gt; entity</w:t>
            </w:r>
          </w:p>
        </w:tc>
        <w:tc>
          <w:tcPr>
            <w:tcW w:w="2700"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 xml:space="preserve">Self-Adapting context entity </w:t>
            </w:r>
          </w:p>
        </w:tc>
        <w:tc>
          <w:tcPr>
            <w:tcW w:w="4590"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Details</w:t>
            </w:r>
          </w:p>
        </w:tc>
      </w:tr>
      <w:tr w:rsidR="00625560" w:rsidRPr="00CF554C" w:rsidTr="003E1471">
        <w:trPr>
          <w:cnfStyle w:val="000000100000"/>
          <w:trHeight w:val="340"/>
        </w:trPr>
        <w:tc>
          <w:tcPr>
            <w:cnfStyle w:val="001000000000"/>
            <w:tcW w:w="1890" w:type="dxa"/>
          </w:tcPr>
          <w:p w:rsidR="00625560" w:rsidRPr="00CF554C" w:rsidRDefault="00625560" w:rsidP="003E1471">
            <w:pPr>
              <w:rPr>
                <w:rFonts w:cs="Times New Roman"/>
                <w:sz w:val="20"/>
                <w:szCs w:val="20"/>
              </w:rPr>
            </w:pPr>
            <w:r w:rsidRPr="00CF554C">
              <w:rPr>
                <w:rFonts w:cs="Times New Roman"/>
                <w:sz w:val="20"/>
                <w:szCs w:val="20"/>
              </w:rPr>
              <w:t>Resources</w:t>
            </w:r>
          </w:p>
        </w:tc>
        <w:tc>
          <w:tcPr>
            <w:tcW w:w="2700" w:type="dxa"/>
          </w:tcPr>
          <w:p w:rsidR="00625560" w:rsidRPr="00CF554C" w:rsidRDefault="00625560" w:rsidP="003E1471">
            <w:pPr>
              <w:cnfStyle w:val="000000100000"/>
              <w:rPr>
                <w:rFonts w:cs="Times New Roman"/>
                <w:b/>
                <w:sz w:val="20"/>
                <w:szCs w:val="20"/>
              </w:rPr>
            </w:pPr>
            <w:r w:rsidRPr="00CF554C">
              <w:rPr>
                <w:rFonts w:cs="Times New Roman"/>
                <w:b/>
                <w:sz w:val="20"/>
                <w:szCs w:val="20"/>
              </w:rPr>
              <w:t>Servers</w:t>
            </w:r>
          </w:p>
        </w:tc>
        <w:tc>
          <w:tcPr>
            <w:tcW w:w="4590" w:type="dxa"/>
          </w:tcPr>
          <w:p w:rsidR="00625560" w:rsidRPr="00CF554C" w:rsidRDefault="00625560" w:rsidP="003E1471">
            <w:pPr>
              <w:pStyle w:val="ListParagraph"/>
              <w:numPr>
                <w:ilvl w:val="0"/>
                <w:numId w:val="26"/>
              </w:numPr>
              <w:cnfStyle w:val="000000100000"/>
              <w:rPr>
                <w:rFonts w:cs="Times New Roman"/>
                <w:sz w:val="20"/>
                <w:szCs w:val="20"/>
              </w:rPr>
            </w:pPr>
            <w:r w:rsidRPr="00CF554C">
              <w:rPr>
                <w:rFonts w:cs="Times New Roman"/>
                <w:sz w:val="20"/>
                <w:szCs w:val="20"/>
              </w:rPr>
              <w:t>All datacenter servers</w:t>
            </w:r>
          </w:p>
        </w:tc>
      </w:tr>
      <w:tr w:rsidR="00625560" w:rsidRPr="00CF554C" w:rsidTr="003E1471">
        <w:tc>
          <w:tcPr>
            <w:cnfStyle w:val="001000000000"/>
            <w:tcW w:w="1890" w:type="dxa"/>
          </w:tcPr>
          <w:p w:rsidR="00625560" w:rsidRPr="00CF554C" w:rsidRDefault="00625560" w:rsidP="003E1471">
            <w:pPr>
              <w:rPr>
                <w:rFonts w:cs="Times New Roman"/>
                <w:sz w:val="20"/>
                <w:szCs w:val="20"/>
              </w:rPr>
            </w:pPr>
          </w:p>
          <w:p w:rsidR="00625560" w:rsidRPr="00CF554C" w:rsidRDefault="00625560" w:rsidP="003E1471">
            <w:pPr>
              <w:rPr>
                <w:rFonts w:cs="Times New Roman"/>
                <w:sz w:val="20"/>
                <w:szCs w:val="20"/>
              </w:rPr>
            </w:pPr>
          </w:p>
          <w:p w:rsidR="00625560" w:rsidRPr="00CF554C" w:rsidRDefault="00625560" w:rsidP="003E1471">
            <w:pPr>
              <w:rPr>
                <w:rFonts w:cs="Times New Roman"/>
                <w:sz w:val="20"/>
                <w:szCs w:val="20"/>
              </w:rPr>
            </w:pPr>
            <w:r w:rsidRPr="00CF554C">
              <w:rPr>
                <w:rFonts w:cs="Times New Roman"/>
                <w:sz w:val="20"/>
                <w:szCs w:val="20"/>
              </w:rPr>
              <w:t>Actors</w:t>
            </w:r>
          </w:p>
        </w:tc>
        <w:tc>
          <w:tcPr>
            <w:tcW w:w="2700" w:type="dxa"/>
          </w:tcPr>
          <w:p w:rsidR="00625560" w:rsidRPr="00CF554C" w:rsidRDefault="00625560" w:rsidP="003E1471">
            <w:pPr>
              <w:cnfStyle w:val="000000000000"/>
              <w:rPr>
                <w:rFonts w:cs="Times New Roman"/>
                <w:b/>
                <w:sz w:val="20"/>
                <w:szCs w:val="20"/>
              </w:rPr>
            </w:pPr>
          </w:p>
          <w:p w:rsidR="00625560" w:rsidRPr="00CF554C" w:rsidRDefault="00625560" w:rsidP="003E1471">
            <w:pPr>
              <w:cnfStyle w:val="000000000000"/>
              <w:rPr>
                <w:rFonts w:cs="Times New Roman"/>
                <w:b/>
                <w:sz w:val="20"/>
                <w:szCs w:val="20"/>
              </w:rPr>
            </w:pPr>
          </w:p>
          <w:p w:rsidR="00625560" w:rsidRPr="00CF554C" w:rsidRDefault="00625560" w:rsidP="003E1471">
            <w:pPr>
              <w:cnfStyle w:val="000000000000"/>
              <w:rPr>
                <w:rFonts w:cs="Times New Roman"/>
                <w:b/>
                <w:sz w:val="20"/>
                <w:szCs w:val="20"/>
              </w:rPr>
            </w:pPr>
            <w:r w:rsidRPr="00CF554C">
              <w:rPr>
                <w:rFonts w:cs="Times New Roman"/>
                <w:b/>
                <w:sz w:val="20"/>
                <w:szCs w:val="20"/>
              </w:rPr>
              <w:t>Actions</w:t>
            </w:r>
          </w:p>
        </w:tc>
        <w:tc>
          <w:tcPr>
            <w:tcW w:w="4590" w:type="dxa"/>
          </w:tcPr>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Deploy task</w:t>
            </w:r>
          </w:p>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Move task</w:t>
            </w:r>
          </w:p>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Send server to hibernate</w:t>
            </w:r>
          </w:p>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Wake up server</w:t>
            </w:r>
          </w:p>
        </w:tc>
      </w:tr>
      <w:tr w:rsidR="00625560" w:rsidRPr="00CF554C" w:rsidTr="003E1471">
        <w:trPr>
          <w:cnfStyle w:val="000000100000"/>
          <w:trHeight w:val="363"/>
        </w:trPr>
        <w:tc>
          <w:tcPr>
            <w:cnfStyle w:val="001000000000"/>
            <w:tcW w:w="1890" w:type="dxa"/>
            <w:vMerge w:val="restart"/>
          </w:tcPr>
          <w:p w:rsidR="00625560" w:rsidRPr="00CF554C" w:rsidRDefault="00625560" w:rsidP="003E1471">
            <w:pPr>
              <w:rPr>
                <w:rFonts w:cs="Times New Roman"/>
                <w:sz w:val="20"/>
                <w:szCs w:val="20"/>
              </w:rPr>
            </w:pPr>
          </w:p>
          <w:p w:rsidR="00625560" w:rsidRPr="00CF554C" w:rsidRDefault="00625560" w:rsidP="003E1471">
            <w:pPr>
              <w:rPr>
                <w:rFonts w:cs="Times New Roman"/>
                <w:sz w:val="20"/>
                <w:szCs w:val="20"/>
              </w:rPr>
            </w:pPr>
            <w:r w:rsidRPr="00CF554C">
              <w:rPr>
                <w:rFonts w:cs="Times New Roman"/>
                <w:sz w:val="20"/>
                <w:szCs w:val="20"/>
              </w:rPr>
              <w:t>Policies</w:t>
            </w:r>
          </w:p>
        </w:tc>
        <w:tc>
          <w:tcPr>
            <w:tcW w:w="2700" w:type="dxa"/>
          </w:tcPr>
          <w:p w:rsidR="00625560" w:rsidRPr="00CF554C" w:rsidRDefault="00625560" w:rsidP="003E1471">
            <w:pPr>
              <w:cnfStyle w:val="000000100000"/>
              <w:rPr>
                <w:rFonts w:cs="Times New Roman"/>
                <w:b/>
                <w:sz w:val="20"/>
                <w:szCs w:val="20"/>
              </w:rPr>
            </w:pPr>
            <w:r w:rsidRPr="00CF554C">
              <w:rPr>
                <w:rFonts w:cs="Times New Roman"/>
                <w:b/>
                <w:sz w:val="20"/>
                <w:szCs w:val="20"/>
              </w:rPr>
              <w:t xml:space="preserve">Energy policies </w:t>
            </w:r>
          </w:p>
        </w:tc>
        <w:tc>
          <w:tcPr>
            <w:tcW w:w="4590" w:type="dxa"/>
          </w:tcPr>
          <w:p w:rsidR="00625560" w:rsidRPr="00CF554C" w:rsidRDefault="00625560" w:rsidP="003E1471">
            <w:pPr>
              <w:pStyle w:val="ListParagraph"/>
              <w:numPr>
                <w:ilvl w:val="0"/>
                <w:numId w:val="25"/>
              </w:numPr>
              <w:cnfStyle w:val="000000100000"/>
              <w:rPr>
                <w:rFonts w:cs="Times New Roman"/>
                <w:sz w:val="20"/>
                <w:szCs w:val="20"/>
              </w:rPr>
            </w:pPr>
            <w:r w:rsidRPr="00CF554C">
              <w:rPr>
                <w:rFonts w:cs="Times New Roman"/>
                <w:sz w:val="20"/>
                <w:szCs w:val="20"/>
              </w:rPr>
              <w:t>Servers green performance indicators ranges</w:t>
            </w:r>
          </w:p>
        </w:tc>
      </w:tr>
      <w:tr w:rsidR="00625560" w:rsidRPr="00CF554C" w:rsidTr="003E1471">
        <w:trPr>
          <w:trHeight w:val="363"/>
        </w:trPr>
        <w:tc>
          <w:tcPr>
            <w:cnfStyle w:val="001000000000"/>
            <w:tcW w:w="1890" w:type="dxa"/>
            <w:vMerge/>
            <w:shd w:val="clear" w:color="auto" w:fill="A7BFDE" w:themeFill="accent1" w:themeFillTint="7F"/>
          </w:tcPr>
          <w:p w:rsidR="00625560" w:rsidRPr="00CF554C" w:rsidRDefault="00625560" w:rsidP="003E1471">
            <w:pPr>
              <w:rPr>
                <w:rFonts w:cs="Times New Roman"/>
                <w:sz w:val="20"/>
                <w:szCs w:val="20"/>
              </w:rPr>
            </w:pPr>
          </w:p>
        </w:tc>
        <w:tc>
          <w:tcPr>
            <w:tcW w:w="2700" w:type="dxa"/>
            <w:shd w:val="clear" w:color="auto" w:fill="A7BFDE" w:themeFill="accent1" w:themeFillTint="7F"/>
          </w:tcPr>
          <w:p w:rsidR="00625560" w:rsidRPr="00CF554C" w:rsidRDefault="00625560" w:rsidP="003E1471">
            <w:pPr>
              <w:cnfStyle w:val="000000000000"/>
              <w:rPr>
                <w:rFonts w:cs="Times New Roman"/>
                <w:b/>
                <w:sz w:val="20"/>
                <w:szCs w:val="20"/>
              </w:rPr>
            </w:pPr>
            <w:r w:rsidRPr="00CF554C">
              <w:rPr>
                <w:rFonts w:cs="Times New Roman"/>
                <w:b/>
                <w:sz w:val="20"/>
                <w:szCs w:val="20"/>
              </w:rPr>
              <w:t>QoS policies</w:t>
            </w:r>
          </w:p>
        </w:tc>
        <w:tc>
          <w:tcPr>
            <w:tcW w:w="4590" w:type="dxa"/>
            <w:shd w:val="clear" w:color="auto" w:fill="A7BFDE"/>
          </w:tcPr>
          <w:p w:rsidR="00625560" w:rsidRPr="00CF554C" w:rsidRDefault="00625560" w:rsidP="003E1471">
            <w:pPr>
              <w:pStyle w:val="ListParagraph"/>
              <w:numPr>
                <w:ilvl w:val="0"/>
                <w:numId w:val="25"/>
              </w:numPr>
              <w:cnfStyle w:val="000000000000"/>
              <w:rPr>
                <w:rFonts w:cs="Times New Roman"/>
                <w:sz w:val="20"/>
                <w:szCs w:val="20"/>
              </w:rPr>
            </w:pPr>
            <w:r w:rsidRPr="00CF554C">
              <w:rPr>
                <w:rFonts w:cs="Times New Roman"/>
                <w:sz w:val="20"/>
                <w:szCs w:val="20"/>
              </w:rPr>
              <w:t>Task requested resources ranges</w:t>
            </w:r>
          </w:p>
        </w:tc>
      </w:tr>
    </w:tbl>
    <w:p w:rsidR="00625560" w:rsidRPr="00CF554C" w:rsidRDefault="00625560" w:rsidP="003B4AE4">
      <w:pPr>
        <w:pStyle w:val="Heading3"/>
        <w:keepNext/>
        <w:keepLines/>
        <w:numPr>
          <w:ilvl w:val="2"/>
          <w:numId w:val="38"/>
        </w:numPr>
        <w:spacing w:line="276" w:lineRule="auto"/>
        <w:rPr>
          <w:rFonts w:cs="Times New Roman"/>
        </w:rPr>
      </w:pPr>
      <w:bookmarkStart w:id="285" w:name="_Toc264798574"/>
      <w:bookmarkStart w:id="286" w:name="_Toc264737206"/>
      <w:bookmarkStart w:id="287" w:name="_Toc264918484"/>
      <w:r w:rsidRPr="00CF554C">
        <w:rPr>
          <w:rFonts w:cs="Times New Roman"/>
        </w:rPr>
        <w:t>Load Distribution Strategy</w:t>
      </w:r>
      <w:bookmarkEnd w:id="285"/>
      <w:bookmarkEnd w:id="286"/>
      <w:bookmarkEnd w:id="287"/>
    </w:p>
    <w:p w:rsidR="00625560" w:rsidRPr="00CF554C" w:rsidRDefault="00625560" w:rsidP="00625560">
      <w:pPr>
        <w:rPr>
          <w:rFonts w:cs="Times New Roman"/>
        </w:rPr>
      </w:pPr>
      <w:r w:rsidRPr="00CF554C">
        <w:rPr>
          <w:rFonts w:cs="Times New Roman"/>
        </w:rPr>
        <w:t xml:space="preserve">For optimizing the energy consumption </w:t>
      </w:r>
      <w:r>
        <w:rPr>
          <w:rFonts w:cs="Times New Roman"/>
        </w:rPr>
        <w:t>for a datacenter is not sufficient to have an efficient workload distribution strategy. The main reduction in datacenter energy consumption is obtained by sending to a low power state (hibernation or sleep mode) as many servers as possible. This leads to the problem of finding a mechanism for reducing the system response delay introduced by the server wake-up time.</w:t>
      </w:r>
      <w:r w:rsidRPr="00CF554C">
        <w:rPr>
          <w:rFonts w:cs="Times New Roman"/>
        </w:rPr>
        <w:t xml:space="preserve"> </w:t>
      </w:r>
      <w:r>
        <w:rPr>
          <w:rFonts w:cs="Times New Roman"/>
        </w:rPr>
        <w:t xml:space="preserve">In a real-world datacenter scenario, when a task is required to be run </w:t>
      </w:r>
      <w:r>
        <w:rPr>
          <w:rFonts w:cs="Times New Roman"/>
        </w:rPr>
        <w:lastRenderedPageBreak/>
        <w:t xml:space="preserve">the task can’t wait for a server to power up. In order to solve this problem server </w:t>
      </w:r>
      <w:r w:rsidRPr="00CF554C">
        <w:rPr>
          <w:rFonts w:cs="Times New Roman"/>
        </w:rPr>
        <w:t>skewing with tails is employed.</w:t>
      </w:r>
      <w:r>
        <w:rPr>
          <w:rFonts w:cs="Times New Roman"/>
        </w:rPr>
        <w:t xml:space="preserve"> This approach keeps</w:t>
      </w:r>
      <w:r w:rsidRPr="00CF554C">
        <w:rPr>
          <w:rFonts w:cs="Times New Roman"/>
        </w:rPr>
        <w:t xml:space="preserve"> one or more servers are kept online for accommodating future loads</w:t>
      </w:r>
      <w:r>
        <w:rPr>
          <w:rFonts w:cs="Times New Roman"/>
        </w:rPr>
        <w:t xml:space="preserve"> based on workload predictions</w:t>
      </w:r>
      <w:r w:rsidRPr="00CF554C">
        <w:rPr>
          <w:rFonts w:cs="Times New Roman"/>
        </w:rPr>
        <w:t xml:space="preserve">. Also based on this prediction a </w:t>
      </w:r>
      <w:r w:rsidRPr="00CF554C">
        <w:rPr>
          <w:rFonts w:cs="Times New Roman"/>
          <w:b/>
        </w:rPr>
        <w:t xml:space="preserve">load threshold </w:t>
      </w:r>
      <w:r w:rsidRPr="00CF554C">
        <w:rPr>
          <w:rFonts w:cs="Times New Roman"/>
        </w:rPr>
        <w:t>is computed for each tail and when that threshold is reached a new tail server is brought online.</w:t>
      </w:r>
      <w:r>
        <w:rPr>
          <w:rFonts w:cs="Times New Roman"/>
        </w:rPr>
        <w:t xml:space="preserve"> The idea behind the threshold is to be computed dynamically based on workload prediction. For maximum efficiency, the time it takes for a server to wake up should be the time it takes for the tail server to become fully used after the load threshold is reached.</w:t>
      </w:r>
      <w:r w:rsidRPr="00CF554C">
        <w:rPr>
          <w:rFonts w:cs="Times New Roman"/>
        </w:rPr>
        <w:t xml:space="preserve"> An example of a situation in which the load threshold is reached, thus triggering a wake up of another server as tail is presented in </w:t>
      </w:r>
      <w:fldSimple w:instr=" REF _Ref264109972 \h  \* MERGEFORMAT ">
        <w:r w:rsidR="00FD2F52" w:rsidRPr="00CF554C">
          <w:rPr>
            <w:rFonts w:cs="Times New Roman"/>
          </w:rPr>
          <w:t xml:space="preserve">Figure </w:t>
        </w:r>
        <w:r w:rsidR="00FD2F52">
          <w:rPr>
            <w:rFonts w:cs="Times New Roman"/>
            <w:noProof/>
          </w:rPr>
          <w:t>4.4</w:t>
        </w:r>
      </w:fldSimple>
      <w:r w:rsidRPr="00CF554C">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050154" cy="2737956"/>
            <wp:effectExtent l="19050" t="19050" r="16896" b="24294"/>
            <wp:docPr id="60" name="Picture 6" descr="J:\cercetare\paper suceava\deliverables\source images\servers_with_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paper suceava\deliverables\source images\servers_with_tail.png"/>
                    <pic:cNvPicPr>
                      <a:picLocks noChangeAspect="1" noChangeArrowheads="1"/>
                    </pic:cNvPicPr>
                  </pic:nvPicPr>
                  <pic:blipFill>
                    <a:blip r:embed="rId17"/>
                    <a:srcRect/>
                    <a:stretch>
                      <a:fillRect/>
                    </a:stretch>
                  </pic:blipFill>
                  <pic:spPr bwMode="auto">
                    <a:xfrm>
                      <a:off x="0" y="0"/>
                      <a:ext cx="3062042" cy="2748627"/>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88" w:name="_Ref264109972"/>
      <w:bookmarkStart w:id="289" w:name="_Toc264369114"/>
      <w:bookmarkStart w:id="290" w:name="_Toc264798628"/>
      <w:bookmarkStart w:id="291" w:name="_Toc264916806"/>
      <w:bookmarkStart w:id="292" w:name="_Toc264920360"/>
      <w:r w:rsidRPr="00CF554C">
        <w:rPr>
          <w:rFonts w:cs="Times New Roman"/>
          <w:color w:val="auto"/>
        </w:rPr>
        <w:t xml:space="preserve">Figure </w:t>
      </w:r>
      <w:r w:rsidR="007267FF">
        <w:rPr>
          <w:rFonts w:cs="Times New Roman"/>
          <w:color w:val="auto"/>
        </w:rPr>
        <w:fldChar w:fldCharType="begin"/>
      </w:r>
      <w:r w:rsidR="00576977">
        <w:rPr>
          <w:rFonts w:cs="Times New Roman"/>
          <w:color w:val="auto"/>
        </w:rPr>
        <w:instrText xml:space="preserve"> STYLEREF 1 \s </w:instrText>
      </w:r>
      <w:r w:rsidR="007267FF">
        <w:rPr>
          <w:rFonts w:cs="Times New Roman"/>
          <w:color w:val="auto"/>
        </w:rPr>
        <w:fldChar w:fldCharType="separate"/>
      </w:r>
      <w:r w:rsidR="00FD2F52">
        <w:rPr>
          <w:rFonts w:cs="Times New Roman"/>
          <w:noProof/>
          <w:color w:val="auto"/>
        </w:rPr>
        <w:t>4</w:t>
      </w:r>
      <w:r w:rsidR="007267FF">
        <w:rPr>
          <w:rFonts w:cs="Times New Roman"/>
          <w:color w:val="auto"/>
        </w:rPr>
        <w:fldChar w:fldCharType="end"/>
      </w:r>
      <w:r w:rsidR="00576977">
        <w:rPr>
          <w:rFonts w:cs="Times New Roman"/>
          <w:color w:val="auto"/>
        </w:rPr>
        <w:t>.</w:t>
      </w:r>
      <w:r w:rsidR="007267FF">
        <w:rPr>
          <w:rFonts w:cs="Times New Roman"/>
          <w:color w:val="auto"/>
        </w:rPr>
        <w:fldChar w:fldCharType="begin"/>
      </w:r>
      <w:r w:rsidR="00576977">
        <w:rPr>
          <w:rFonts w:cs="Times New Roman"/>
          <w:color w:val="auto"/>
        </w:rPr>
        <w:instrText xml:space="preserve"> SEQ Figure \* ARABIC \s 1 </w:instrText>
      </w:r>
      <w:r w:rsidR="007267FF">
        <w:rPr>
          <w:rFonts w:cs="Times New Roman"/>
          <w:color w:val="auto"/>
        </w:rPr>
        <w:fldChar w:fldCharType="separate"/>
      </w:r>
      <w:r w:rsidR="00FD2F52">
        <w:rPr>
          <w:rFonts w:cs="Times New Roman"/>
          <w:noProof/>
          <w:color w:val="auto"/>
        </w:rPr>
        <w:t>4</w:t>
      </w:r>
      <w:r w:rsidR="007267FF">
        <w:rPr>
          <w:rFonts w:cs="Times New Roman"/>
          <w:color w:val="auto"/>
        </w:rPr>
        <w:fldChar w:fldCharType="end"/>
      </w:r>
      <w:bookmarkEnd w:id="288"/>
      <w:r w:rsidRPr="00CF554C">
        <w:rPr>
          <w:rFonts w:cs="Times New Roman"/>
          <w:color w:val="auto"/>
        </w:rPr>
        <w:t>: Server Skewing with Tail</w:t>
      </w:r>
      <w:bookmarkEnd w:id="289"/>
      <w:bookmarkEnd w:id="290"/>
      <w:bookmarkEnd w:id="291"/>
      <w:bookmarkEnd w:id="292"/>
    </w:p>
    <w:p w:rsidR="00625560" w:rsidRPr="00CF554C" w:rsidRDefault="00625560" w:rsidP="00625560">
      <w:pPr>
        <w:rPr>
          <w:rFonts w:cs="Times New Roman"/>
        </w:rPr>
      </w:pPr>
    </w:p>
    <w:p w:rsidR="00625560" w:rsidRPr="00CF554C" w:rsidRDefault="00625560" w:rsidP="003B4AE4">
      <w:pPr>
        <w:pStyle w:val="Heading2"/>
        <w:keepNext/>
        <w:keepLines/>
        <w:numPr>
          <w:ilvl w:val="1"/>
          <w:numId w:val="38"/>
        </w:numPr>
        <w:spacing w:line="276" w:lineRule="auto"/>
        <w:rPr>
          <w:rFonts w:cs="Times New Roman"/>
        </w:rPr>
      </w:pPr>
      <w:r w:rsidRPr="00CF554C">
        <w:rPr>
          <w:rFonts w:cs="Times New Roman"/>
        </w:rPr>
        <w:t xml:space="preserve"> </w:t>
      </w:r>
      <w:bookmarkStart w:id="293" w:name="_Ref263943340"/>
      <w:bookmarkStart w:id="294" w:name="_Ref263943362"/>
      <w:bookmarkStart w:id="295" w:name="_Toc264798575"/>
      <w:bookmarkStart w:id="296" w:name="_Toc264737207"/>
      <w:bookmarkStart w:id="297" w:name="_Toc264918485"/>
      <w:r w:rsidRPr="00CF554C">
        <w:rPr>
          <w:rFonts w:cs="Times New Roman"/>
        </w:rPr>
        <w:t>Reinforcement Learning Algorithm</w:t>
      </w:r>
      <w:bookmarkEnd w:id="293"/>
      <w:bookmarkEnd w:id="294"/>
      <w:bookmarkEnd w:id="295"/>
      <w:bookmarkEnd w:id="296"/>
      <w:bookmarkEnd w:id="297"/>
    </w:p>
    <w:p w:rsidR="00625560" w:rsidRPr="00CF554C" w:rsidRDefault="00625560" w:rsidP="00625560">
      <w:pPr>
        <w:rPr>
          <w:rFonts w:cs="Times New Roman"/>
        </w:rPr>
      </w:pPr>
      <w:r w:rsidRPr="00CF554C">
        <w:rPr>
          <w:rFonts w:cs="Times New Roman"/>
        </w:rPr>
        <w:t>For finding the best sequence of actions to bring the system in an acceptable state an algorithm based on reinforcement learning was developed. The advantage of basing a reinforcement learning based approach is the generality provided by this type of learning. Any real world situation can be represented in terms of &lt;action, reward&gt; pairs. Also, by manipulating the expected reward the mobile agent that uses this learning type can be guided to take any desired course of action without actually specifying the actions he needs to take. The adaptability of such an intelligent agent is a major advantage in building a generic platform for building autonomic systems.</w:t>
      </w:r>
    </w:p>
    <w:p w:rsidR="00625560" w:rsidRPr="00CF554C" w:rsidRDefault="00625560" w:rsidP="00625560">
      <w:pPr>
        <w:ind w:firstLine="720"/>
        <w:rPr>
          <w:rFonts w:cs="Times New Roman"/>
        </w:rPr>
      </w:pPr>
      <w:r w:rsidRPr="00CF554C">
        <w:rPr>
          <w:rFonts w:cs="Times New Roman"/>
        </w:rPr>
        <w:t>The desired context states are described using policies. Based on these policies the algorithm computes the entropy value for the current context state</w:t>
      </w:r>
      <w:r>
        <w:rPr>
          <w:rFonts w:cs="Times New Roman"/>
        </w:rPr>
        <w:t xml:space="preserve"> using the formula defined in </w:t>
      </w:r>
      <w:r w:rsidR="007267FF">
        <w:rPr>
          <w:rFonts w:cs="Times New Roman"/>
        </w:rPr>
        <w:fldChar w:fldCharType="begin"/>
      </w:r>
      <w:r>
        <w:rPr>
          <w:rFonts w:cs="Times New Roman"/>
        </w:rPr>
        <w:instrText xml:space="preserve"> REF _Ref264150598 \r \h </w:instrText>
      </w:r>
      <w:r w:rsidR="007267FF">
        <w:rPr>
          <w:rFonts w:cs="Times New Roman"/>
        </w:rPr>
      </w:r>
      <w:r w:rsidR="007267FF">
        <w:rPr>
          <w:rFonts w:cs="Times New Roman"/>
        </w:rPr>
        <w:fldChar w:fldCharType="separate"/>
      </w:r>
      <w:r w:rsidR="00FD2F52">
        <w:rPr>
          <w:rFonts w:cs="Times New Roman"/>
        </w:rPr>
        <w:t>4.1.4</w:t>
      </w:r>
      <w:r w:rsidR="007267FF">
        <w:rPr>
          <w:rFonts w:cs="Times New Roman"/>
        </w:rPr>
        <w:fldChar w:fldCharType="end"/>
      </w:r>
      <w:r>
        <w:rPr>
          <w:rFonts w:cs="Times New Roman"/>
        </w:rPr>
        <w:t xml:space="preserve"> </w:t>
      </w:r>
      <w:r w:rsidR="007267FF">
        <w:rPr>
          <w:rFonts w:cs="Times New Roman"/>
        </w:rPr>
        <w:fldChar w:fldCharType="begin"/>
      </w:r>
      <w:r>
        <w:rPr>
          <w:rFonts w:cs="Times New Roman"/>
        </w:rPr>
        <w:instrText xml:space="preserve"> REF _Ref264150600 \h </w:instrText>
      </w:r>
      <w:r w:rsidR="007267FF">
        <w:rPr>
          <w:rFonts w:cs="Times New Roman"/>
        </w:rPr>
      </w:r>
      <w:r w:rsidR="007267FF">
        <w:rPr>
          <w:rFonts w:cs="Times New Roman"/>
        </w:rPr>
        <w:fldChar w:fldCharType="separate"/>
      </w:r>
      <w:r w:rsidR="00FD2F52" w:rsidRPr="00CF554C">
        <w:rPr>
          <w:rFonts w:cs="Times New Roman"/>
        </w:rPr>
        <w:t>State reward</w:t>
      </w:r>
      <w:r w:rsidR="007267FF">
        <w:rPr>
          <w:rFonts w:cs="Times New Roman"/>
        </w:rPr>
        <w:fldChar w:fldCharType="end"/>
      </w:r>
      <w:r>
        <w:rPr>
          <w:rFonts w:cs="Times New Roman"/>
        </w:rPr>
        <w:t xml:space="preserve">. </w:t>
      </w:r>
      <w:r w:rsidRPr="00CF554C">
        <w:rPr>
          <w:rFonts w:cs="Times New Roman"/>
        </w:rPr>
        <w:t xml:space="preserve">If the entropy value is above 0 (or above a user-defined threshold) the search for the repairing sequence of actions is triggered. For each broken policy, the algorithm takes each broken resource and tries to change its value in an acceptable one by executing actions on associated actuators.  Each associated action executed is simulated, the resulting state’s entropy </w:t>
      </w:r>
      <w:r w:rsidRPr="00CF554C">
        <w:rPr>
          <w:rFonts w:cs="Times New Roman"/>
        </w:rPr>
        <w:lastRenderedPageBreak/>
        <w:t xml:space="preserve">is computed and the state is placed in the states priority queue, sorted by entropy. The next state to be expanded is the top of the queue, which holds the best state found so far. The pseudo code of the generic reinforcement learning algorithm is presented in </w:t>
      </w:r>
      <w:fldSimple w:instr=" REF _Ref264110351 \h  \* MERGEFORMAT ">
        <w:r w:rsidR="00FD2F52" w:rsidRPr="00FD2F52">
          <w:rPr>
            <w:rFonts w:cs="Times New Roman"/>
          </w:rPr>
          <w:t xml:space="preserve">Listing </w:t>
        </w:r>
        <w:r w:rsidR="00FD2F52" w:rsidRPr="00FD2F52">
          <w:rPr>
            <w:rFonts w:cs="Times New Roman"/>
            <w:noProof/>
          </w:rPr>
          <w:t>4.2</w:t>
        </w:r>
      </w:fldSimple>
      <w:r w:rsidRPr="00CF554C">
        <w:rPr>
          <w:rFonts w:cs="Times New Roman"/>
        </w:rPr>
        <w:t>.</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298" w:name="_Ref264110351"/>
            <w:bookmarkStart w:id="299" w:name="_Toc264370231"/>
            <w:r w:rsidRPr="00CF554C">
              <w:rPr>
                <w:color w:val="auto"/>
              </w:rPr>
              <w:t xml:space="preserve">Listing </w:t>
            </w:r>
            <w:r w:rsidR="007267FF" w:rsidRPr="00CF554C">
              <w:rPr>
                <w:color w:val="auto"/>
              </w:rPr>
              <w:fldChar w:fldCharType="begin"/>
            </w:r>
            <w:r w:rsidRPr="00CF554C">
              <w:rPr>
                <w:color w:val="auto"/>
              </w:rPr>
              <w:instrText xml:space="preserve"> STYLEREF 1 \s </w:instrText>
            </w:r>
            <w:r w:rsidR="007267FF" w:rsidRPr="00CF554C">
              <w:rPr>
                <w:color w:val="auto"/>
              </w:rPr>
              <w:fldChar w:fldCharType="separate"/>
            </w:r>
            <w:r w:rsidR="00FD2F52">
              <w:rPr>
                <w:noProof/>
                <w:color w:val="auto"/>
              </w:rPr>
              <w:t>4</w:t>
            </w:r>
            <w:r w:rsidR="007267FF" w:rsidRPr="00CF554C">
              <w:rPr>
                <w:color w:val="auto"/>
              </w:rPr>
              <w:fldChar w:fldCharType="end"/>
            </w:r>
            <w:r w:rsidRPr="00CF554C">
              <w:rPr>
                <w:color w:val="auto"/>
              </w:rPr>
              <w:t>.</w:t>
            </w:r>
            <w:r w:rsidR="007267FF" w:rsidRPr="00CF554C">
              <w:rPr>
                <w:color w:val="auto"/>
              </w:rPr>
              <w:fldChar w:fldCharType="begin"/>
            </w:r>
            <w:r w:rsidRPr="00CF554C">
              <w:rPr>
                <w:color w:val="auto"/>
              </w:rPr>
              <w:instrText xml:space="preserve"> SEQ Listing \* ARABIC \s 1 </w:instrText>
            </w:r>
            <w:r w:rsidR="007267FF" w:rsidRPr="00CF554C">
              <w:rPr>
                <w:color w:val="auto"/>
              </w:rPr>
              <w:fldChar w:fldCharType="separate"/>
            </w:r>
            <w:r w:rsidR="00FD2F52">
              <w:rPr>
                <w:noProof/>
                <w:color w:val="auto"/>
              </w:rPr>
              <w:t>2</w:t>
            </w:r>
            <w:r w:rsidR="007267FF" w:rsidRPr="00CF554C">
              <w:rPr>
                <w:color w:val="auto"/>
              </w:rPr>
              <w:fldChar w:fldCharType="end"/>
            </w:r>
            <w:bookmarkEnd w:id="298"/>
            <w:r w:rsidRPr="00CF554C">
              <w:rPr>
                <w:color w:val="auto"/>
              </w:rPr>
              <w:t>: Reinforcement Learning Algorithm</w:t>
            </w:r>
            <w:bookmarkEnd w:id="299"/>
          </w:p>
        </w:tc>
      </w:tr>
      <w:tr w:rsidR="00625560" w:rsidRPr="00CF554C" w:rsidTr="003E1471">
        <w:tc>
          <w:tcPr>
            <w:tcW w:w="9576" w:type="dxa"/>
          </w:tcPr>
          <w:p w:rsidR="005C6136" w:rsidRPr="005C6136" w:rsidRDefault="005C6136" w:rsidP="003E1471">
            <w:pPr>
              <w:keepNext/>
              <w:rPr>
                <w:sz w:val="2"/>
                <w:szCs w:val="2"/>
              </w:rPr>
            </w:pPr>
          </w:p>
          <w:p w:rsidR="00625560" w:rsidRDefault="00625560" w:rsidP="003E1471">
            <w:pPr>
              <w:keepNext/>
            </w:pPr>
            <w:r w:rsidRPr="00CF554C">
              <w:rPr>
                <w:noProof/>
                <w:lang w:bidi="ar-SA"/>
              </w:rPr>
              <w:drawing>
                <wp:inline distT="0" distB="0" distL="0" distR="0">
                  <wp:extent cx="5403850" cy="3223953"/>
                  <wp:effectExtent l="19050" t="0" r="6350" b="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403850" cy="3223953"/>
                          </a:xfrm>
                          <a:prstGeom prst="rect">
                            <a:avLst/>
                          </a:prstGeom>
                          <a:noFill/>
                          <a:ln w="9525">
                            <a:noFill/>
                            <a:miter lim="800000"/>
                            <a:headEnd/>
                            <a:tailEnd/>
                          </a:ln>
                        </pic:spPr>
                      </pic:pic>
                    </a:graphicData>
                  </a:graphic>
                </wp:inline>
              </w:drawing>
            </w:r>
          </w:p>
          <w:p w:rsidR="005C6136" w:rsidRPr="005C6136" w:rsidRDefault="005C6136" w:rsidP="003E1471">
            <w:pPr>
              <w:keepNext/>
              <w:rPr>
                <w:sz w:val="2"/>
                <w:szCs w:val="2"/>
              </w:rPr>
            </w:pPr>
          </w:p>
        </w:tc>
      </w:tr>
    </w:tbl>
    <w:p w:rsidR="00625560" w:rsidRPr="00CF554C" w:rsidRDefault="00625560" w:rsidP="00625560">
      <w:pPr>
        <w:ind w:firstLine="720"/>
        <w:rPr>
          <w:rFonts w:cs="Times New Roman"/>
        </w:rPr>
      </w:pPr>
    </w:p>
    <w:p w:rsidR="00625560" w:rsidRPr="00CF554C" w:rsidRDefault="00625560" w:rsidP="00625560">
      <w:pPr>
        <w:ind w:firstLine="720"/>
        <w:rPr>
          <w:rFonts w:cs="Times New Roman"/>
        </w:rPr>
      </w:pPr>
      <w:r w:rsidRPr="00CF554C">
        <w:rPr>
          <w:rFonts w:cs="Times New Roman"/>
        </w:rPr>
        <w:t xml:space="preserve">Due to the generality of the reinforcement learning approach, the previously described algorithm can be applied easily both to a self-healing smart environment and to a self-adapting datacenter. </w:t>
      </w:r>
      <w:r>
        <w:rPr>
          <w:rFonts w:cs="Times New Roman"/>
        </w:rPr>
        <w:t xml:space="preserve"> Also, the algorithm expands the search space in a breadth-first based manner, but always expanding the node which has the highest reward associated. This search mechanism allows for finding the best solution in a less amount of time. </w:t>
      </w:r>
      <w:r w:rsidRPr="00CF554C">
        <w:rPr>
          <w:rFonts w:cs="Times New Roman"/>
        </w:rPr>
        <w:t xml:space="preserve">In </w:t>
      </w:r>
      <w:fldSimple w:instr=" REF _Ref264110419 \h  \* MERGEFORMAT ">
        <w:r w:rsidR="00FD2F52" w:rsidRPr="00CF554C">
          <w:rPr>
            <w:rFonts w:cs="Times New Roman"/>
          </w:rPr>
          <w:t xml:space="preserve">Figure </w:t>
        </w:r>
        <w:r w:rsidR="00FD2F52">
          <w:rPr>
            <w:rFonts w:cs="Times New Roman"/>
            <w:noProof/>
          </w:rPr>
          <w:t>4.5</w:t>
        </w:r>
      </w:fldSimple>
      <w:r w:rsidRPr="00CF554C">
        <w:rPr>
          <w:rFonts w:cs="Times New Roman"/>
        </w:rPr>
        <w:t xml:space="preserve"> the reinforcement learning process is represented. </w:t>
      </w:r>
    </w:p>
    <w:p w:rsidR="00625560" w:rsidRPr="00CF554C" w:rsidRDefault="00625560" w:rsidP="00625560">
      <w:pPr>
        <w:keepNext/>
        <w:rPr>
          <w:rFonts w:cs="Times New Roman"/>
        </w:rPr>
      </w:pPr>
      <w:r w:rsidRPr="00CF554C">
        <w:rPr>
          <w:rFonts w:cs="Times New Roman"/>
          <w:noProof/>
          <w:lang w:bidi="ar-SA"/>
        </w:rPr>
        <w:drawing>
          <wp:inline distT="0" distB="0" distL="0" distR="0">
            <wp:extent cx="5889034" cy="2370467"/>
            <wp:effectExtent l="19050" t="19050" r="16466" b="10783"/>
            <wp:docPr id="62" name="Picture 1" descr="J:\cercetare\imaginini licenta\g3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imaginini licenta\g3106.png"/>
                    <pic:cNvPicPr>
                      <a:picLocks noChangeAspect="1" noChangeArrowheads="1"/>
                    </pic:cNvPicPr>
                  </pic:nvPicPr>
                  <pic:blipFill>
                    <a:blip r:embed="rId19"/>
                    <a:srcRect/>
                    <a:stretch>
                      <a:fillRect/>
                    </a:stretch>
                  </pic:blipFill>
                  <pic:spPr bwMode="auto">
                    <a:xfrm>
                      <a:off x="0" y="0"/>
                      <a:ext cx="5889034" cy="2370467"/>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300" w:name="_Ref264110419"/>
      <w:bookmarkStart w:id="301" w:name="_Toc264369115"/>
      <w:bookmarkStart w:id="302" w:name="_Toc264798629"/>
      <w:bookmarkStart w:id="303" w:name="_Toc264916807"/>
      <w:bookmarkStart w:id="304" w:name="_Toc264920361"/>
      <w:r w:rsidRPr="00CF554C">
        <w:rPr>
          <w:rFonts w:cs="Times New Roman"/>
          <w:color w:val="auto"/>
        </w:rPr>
        <w:t xml:space="preserve">Figure </w:t>
      </w:r>
      <w:r w:rsidR="007267FF">
        <w:rPr>
          <w:rFonts w:cs="Times New Roman"/>
          <w:color w:val="auto"/>
        </w:rPr>
        <w:fldChar w:fldCharType="begin"/>
      </w:r>
      <w:r w:rsidR="00576977">
        <w:rPr>
          <w:rFonts w:cs="Times New Roman"/>
          <w:color w:val="auto"/>
        </w:rPr>
        <w:instrText xml:space="preserve"> STYLEREF 1 \s </w:instrText>
      </w:r>
      <w:r w:rsidR="007267FF">
        <w:rPr>
          <w:rFonts w:cs="Times New Roman"/>
          <w:color w:val="auto"/>
        </w:rPr>
        <w:fldChar w:fldCharType="separate"/>
      </w:r>
      <w:r w:rsidR="00FD2F52">
        <w:rPr>
          <w:rFonts w:cs="Times New Roman"/>
          <w:noProof/>
          <w:color w:val="auto"/>
        </w:rPr>
        <w:t>4</w:t>
      </w:r>
      <w:r w:rsidR="007267FF">
        <w:rPr>
          <w:rFonts w:cs="Times New Roman"/>
          <w:color w:val="auto"/>
        </w:rPr>
        <w:fldChar w:fldCharType="end"/>
      </w:r>
      <w:r w:rsidR="00576977">
        <w:rPr>
          <w:rFonts w:cs="Times New Roman"/>
          <w:color w:val="auto"/>
        </w:rPr>
        <w:t>.</w:t>
      </w:r>
      <w:r w:rsidR="007267FF">
        <w:rPr>
          <w:rFonts w:cs="Times New Roman"/>
          <w:color w:val="auto"/>
        </w:rPr>
        <w:fldChar w:fldCharType="begin"/>
      </w:r>
      <w:r w:rsidR="00576977">
        <w:rPr>
          <w:rFonts w:cs="Times New Roman"/>
          <w:color w:val="auto"/>
        </w:rPr>
        <w:instrText xml:space="preserve"> SEQ Figure \* ARABIC \s 1 </w:instrText>
      </w:r>
      <w:r w:rsidR="007267FF">
        <w:rPr>
          <w:rFonts w:cs="Times New Roman"/>
          <w:color w:val="auto"/>
        </w:rPr>
        <w:fldChar w:fldCharType="separate"/>
      </w:r>
      <w:r w:rsidR="00FD2F52">
        <w:rPr>
          <w:rFonts w:cs="Times New Roman"/>
          <w:noProof/>
          <w:color w:val="auto"/>
        </w:rPr>
        <w:t>5</w:t>
      </w:r>
      <w:r w:rsidR="007267FF">
        <w:rPr>
          <w:rFonts w:cs="Times New Roman"/>
          <w:color w:val="auto"/>
        </w:rPr>
        <w:fldChar w:fldCharType="end"/>
      </w:r>
      <w:bookmarkEnd w:id="300"/>
      <w:r w:rsidRPr="00CF554C">
        <w:rPr>
          <w:rFonts w:cs="Times New Roman"/>
          <w:color w:val="auto"/>
        </w:rPr>
        <w:t>: Self-Healing system Reinforcement Learning Process</w:t>
      </w:r>
      <w:bookmarkEnd w:id="301"/>
      <w:bookmarkEnd w:id="302"/>
      <w:bookmarkEnd w:id="303"/>
      <w:bookmarkEnd w:id="304"/>
    </w:p>
    <w:p w:rsidR="00625560" w:rsidRPr="00CF554C" w:rsidRDefault="00625560" w:rsidP="00625560">
      <w:pPr>
        <w:ind w:firstLine="720"/>
        <w:rPr>
          <w:rFonts w:cs="Times New Roman"/>
        </w:rPr>
      </w:pPr>
      <w:r w:rsidRPr="00CF554C">
        <w:rPr>
          <w:rFonts w:cs="Times New Roman"/>
        </w:rPr>
        <w:lastRenderedPageBreak/>
        <w:t xml:space="preserve">Due to the real-time performance required from real world datacenters, for applying the algorithm to a datacenter, the algorithm action search must be stopped at any given moment in time and the best action sequence found so far to be used. This constraint comes from the real-time performance demands of a datacenter. In the case that a very complex scenario with an increased number of servers and a large number of tasks that need to be run takes place, the algorithm might take too long to find the best solution. In this case the best solution found so far needs to be used in order to respect the QoS requested from the datacenter. The new flow of the algorithm is presented in </w:t>
      </w:r>
      <w:fldSimple w:instr=" REF _Ref264110628 \h  \* MERGEFORMAT ">
        <w:r w:rsidR="00FD2F52" w:rsidRPr="00CF554C">
          <w:rPr>
            <w:rFonts w:cs="Times New Roman"/>
          </w:rPr>
          <w:t xml:space="preserve">Figure </w:t>
        </w:r>
        <w:r w:rsidR="00FD2F52">
          <w:rPr>
            <w:rFonts w:cs="Times New Roman"/>
            <w:noProof/>
          </w:rPr>
          <w:t>4.6</w:t>
        </w:r>
      </w:fldSimple>
      <w:r w:rsidRPr="00CF554C">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5432845" cy="3224483"/>
            <wp:effectExtent l="19050" t="19050" r="15455" b="14017"/>
            <wp:docPr id="63" name="Picture 9" descr="RL.png"/>
            <wp:cNvGraphicFramePr/>
            <a:graphic xmlns:a="http://schemas.openxmlformats.org/drawingml/2006/main">
              <a:graphicData uri="http://schemas.openxmlformats.org/drawingml/2006/picture">
                <pic:pic xmlns:pic="http://schemas.openxmlformats.org/drawingml/2006/picture">
                  <pic:nvPicPr>
                    <pic:cNvPr id="3" name="Picture 2" descr="RL.png"/>
                    <pic:cNvPicPr>
                      <a:picLocks noChangeAspect="1"/>
                    </pic:cNvPicPr>
                  </pic:nvPicPr>
                  <pic:blipFill>
                    <a:blip r:embed="rId20" cstate="print"/>
                    <a:stretch>
                      <a:fillRect/>
                    </a:stretch>
                  </pic:blipFill>
                  <pic:spPr>
                    <a:xfrm>
                      <a:off x="0" y="0"/>
                      <a:ext cx="5443434" cy="3230768"/>
                    </a:xfrm>
                    <a:prstGeom prst="rect">
                      <a:avLst/>
                    </a:prstGeom>
                    <a:ln>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305" w:name="_Ref264110628"/>
      <w:bookmarkStart w:id="306" w:name="_Toc264369116"/>
      <w:bookmarkStart w:id="307" w:name="_Toc264798630"/>
      <w:bookmarkStart w:id="308" w:name="_Toc264916808"/>
      <w:bookmarkStart w:id="309" w:name="_Toc264920362"/>
      <w:r w:rsidRPr="00CF554C">
        <w:rPr>
          <w:rFonts w:cs="Times New Roman"/>
          <w:color w:val="auto"/>
        </w:rPr>
        <w:t xml:space="preserve">Figure </w:t>
      </w:r>
      <w:r w:rsidR="007267FF">
        <w:rPr>
          <w:rFonts w:cs="Times New Roman"/>
          <w:color w:val="auto"/>
        </w:rPr>
        <w:fldChar w:fldCharType="begin"/>
      </w:r>
      <w:r w:rsidR="00576977">
        <w:rPr>
          <w:rFonts w:cs="Times New Roman"/>
          <w:color w:val="auto"/>
        </w:rPr>
        <w:instrText xml:space="preserve"> STYLEREF 1 \s </w:instrText>
      </w:r>
      <w:r w:rsidR="007267FF">
        <w:rPr>
          <w:rFonts w:cs="Times New Roman"/>
          <w:color w:val="auto"/>
        </w:rPr>
        <w:fldChar w:fldCharType="separate"/>
      </w:r>
      <w:r w:rsidR="00FD2F52">
        <w:rPr>
          <w:rFonts w:cs="Times New Roman"/>
          <w:noProof/>
          <w:color w:val="auto"/>
        </w:rPr>
        <w:t>4</w:t>
      </w:r>
      <w:r w:rsidR="007267FF">
        <w:rPr>
          <w:rFonts w:cs="Times New Roman"/>
          <w:color w:val="auto"/>
        </w:rPr>
        <w:fldChar w:fldCharType="end"/>
      </w:r>
      <w:r w:rsidR="00576977">
        <w:rPr>
          <w:rFonts w:cs="Times New Roman"/>
          <w:color w:val="auto"/>
        </w:rPr>
        <w:t>.</w:t>
      </w:r>
      <w:r w:rsidR="007267FF">
        <w:rPr>
          <w:rFonts w:cs="Times New Roman"/>
          <w:color w:val="auto"/>
        </w:rPr>
        <w:fldChar w:fldCharType="begin"/>
      </w:r>
      <w:r w:rsidR="00576977">
        <w:rPr>
          <w:rFonts w:cs="Times New Roman"/>
          <w:color w:val="auto"/>
        </w:rPr>
        <w:instrText xml:space="preserve"> SEQ Figure \* ARABIC \s 1 </w:instrText>
      </w:r>
      <w:r w:rsidR="007267FF">
        <w:rPr>
          <w:rFonts w:cs="Times New Roman"/>
          <w:color w:val="auto"/>
        </w:rPr>
        <w:fldChar w:fldCharType="separate"/>
      </w:r>
      <w:r w:rsidR="00FD2F52">
        <w:rPr>
          <w:rFonts w:cs="Times New Roman"/>
          <w:noProof/>
          <w:color w:val="auto"/>
        </w:rPr>
        <w:t>6</w:t>
      </w:r>
      <w:r w:rsidR="007267FF">
        <w:rPr>
          <w:rFonts w:cs="Times New Roman"/>
          <w:color w:val="auto"/>
        </w:rPr>
        <w:fldChar w:fldCharType="end"/>
      </w:r>
      <w:bookmarkEnd w:id="305"/>
      <w:r w:rsidRPr="00CF554C">
        <w:rPr>
          <w:rFonts w:cs="Times New Roman"/>
          <w:color w:val="auto"/>
        </w:rPr>
        <w:t>: Datacenter Reinforcement Learning Process</w:t>
      </w:r>
      <w:bookmarkEnd w:id="306"/>
      <w:bookmarkEnd w:id="307"/>
      <w:bookmarkEnd w:id="308"/>
      <w:bookmarkEnd w:id="309"/>
      <w:r w:rsidRPr="00CF554C">
        <w:rPr>
          <w:rFonts w:cs="Times New Roman"/>
          <w:color w:val="auto"/>
        </w:rPr>
        <w:t xml:space="preserve"> </w:t>
      </w:r>
    </w:p>
    <w:p w:rsidR="00625560" w:rsidRPr="00CF554C" w:rsidRDefault="00625560" w:rsidP="003B4AE4">
      <w:pPr>
        <w:pStyle w:val="Heading2"/>
        <w:keepNext/>
        <w:keepLines/>
        <w:numPr>
          <w:ilvl w:val="1"/>
          <w:numId w:val="38"/>
        </w:numPr>
        <w:spacing w:line="276" w:lineRule="auto"/>
        <w:rPr>
          <w:rFonts w:cs="Times New Roman"/>
        </w:rPr>
      </w:pPr>
      <w:bookmarkStart w:id="310" w:name="_Ref263762421"/>
      <w:bookmarkStart w:id="311" w:name="_Ref263762424"/>
      <w:bookmarkStart w:id="312" w:name="_Toc264798576"/>
      <w:bookmarkStart w:id="313" w:name="_Toc264737208"/>
      <w:bookmarkStart w:id="314" w:name="_Toc264918486"/>
      <w:r w:rsidRPr="00CF554C">
        <w:rPr>
          <w:rFonts w:cs="Times New Roman"/>
        </w:rPr>
        <w:t>QoS-Energy Consumption Negotiation</w:t>
      </w:r>
      <w:bookmarkEnd w:id="310"/>
      <w:bookmarkEnd w:id="311"/>
      <w:bookmarkEnd w:id="312"/>
      <w:bookmarkEnd w:id="313"/>
      <w:bookmarkEnd w:id="314"/>
    </w:p>
    <w:p w:rsidR="00625560" w:rsidRPr="00CF554C" w:rsidRDefault="00625560" w:rsidP="00625560">
      <w:pPr>
        <w:rPr>
          <w:rFonts w:cs="Times New Roman"/>
        </w:rPr>
      </w:pPr>
      <w:r w:rsidRPr="00CF554C">
        <w:rPr>
          <w:rFonts w:cs="Times New Roman"/>
        </w:rPr>
        <w:t xml:space="preserve">In the real world sometimes </w:t>
      </w:r>
      <w:r>
        <w:rPr>
          <w:rFonts w:cs="Times New Roman"/>
        </w:rPr>
        <w:t xml:space="preserve">situations in which some </w:t>
      </w:r>
      <w:r w:rsidRPr="00CF554C">
        <w:rPr>
          <w:rFonts w:cs="Times New Roman"/>
        </w:rPr>
        <w:t>policies</w:t>
      </w:r>
      <w:r>
        <w:rPr>
          <w:rFonts w:cs="Times New Roman"/>
        </w:rPr>
        <w:t xml:space="preserve"> conflict</w:t>
      </w:r>
      <w:r w:rsidRPr="00CF554C">
        <w:rPr>
          <w:rFonts w:cs="Times New Roman"/>
        </w:rPr>
        <w:t xml:space="preserve"> can appear. For example one policy should request a value or range of values for some resource and another policy could request another range of values for the same resource</w:t>
      </w:r>
      <w:r>
        <w:rPr>
          <w:rFonts w:cs="Times New Roman"/>
        </w:rPr>
        <w:t xml:space="preserve"> at the same time</w:t>
      </w:r>
      <w:r w:rsidRPr="00CF554C">
        <w:rPr>
          <w:rFonts w:cs="Times New Roman"/>
        </w:rPr>
        <w:t xml:space="preserve">. In this case the conflict needs to be solved somehow. A good conflict solving mechanism is negotiation, in which each party involved in the dispute gives up something until everyone is satisfied and a consensus is reached.  </w:t>
      </w:r>
    </w:p>
    <w:p w:rsidR="00625560" w:rsidRPr="00E035C9" w:rsidRDefault="00625560" w:rsidP="00625560">
      <w:pPr>
        <w:ind w:firstLine="720"/>
      </w:pPr>
      <w:r w:rsidRPr="00CF554C">
        <w:rPr>
          <w:rFonts w:cs="Times New Roman"/>
        </w:rPr>
        <w:t>The negotiation problem was studied intense for the self-adapting datacenter implementation case</w:t>
      </w:r>
      <w:r>
        <w:rPr>
          <w:rFonts w:cs="Times New Roman"/>
        </w:rPr>
        <w:t xml:space="preserve"> because here the conflicting policies problem is the most pertinent</w:t>
      </w:r>
      <w:r w:rsidRPr="00CF554C">
        <w:rPr>
          <w:rFonts w:cs="Times New Roman"/>
        </w:rPr>
        <w:t xml:space="preserve">.  As described in </w:t>
      </w:r>
      <w:fldSimple w:instr=" REF _Ref263715622 \w \h  \* MERGEFORMAT ">
        <w:r w:rsidR="00FD2F52" w:rsidRPr="00FD2F52">
          <w:rPr>
            <w:rFonts w:cs="Times New Roman"/>
          </w:rPr>
          <w:t>4.1.7</w:t>
        </w:r>
      </w:fldSimple>
      <w:r w:rsidRPr="00CF554C">
        <w:rPr>
          <w:rFonts w:cs="Times New Roman"/>
        </w:rPr>
        <w:t xml:space="preserve"> </w:t>
      </w:r>
      <w:fldSimple w:instr=" REF _Ref263715645 \h  \* MERGEFORMAT ">
        <w:r w:rsidR="00FD2F52" w:rsidRPr="00CF554C">
          <w:rPr>
            <w:rFonts w:cs="Times New Roman"/>
          </w:rPr>
          <w:t>RAP instantiation for the self-adapting datacenter</w:t>
        </w:r>
      </w:fldSimple>
      <w:r w:rsidRPr="00CF554C">
        <w:rPr>
          <w:rFonts w:cs="Times New Roman"/>
        </w:rPr>
        <w:t xml:space="preserve">, each server has associated green performance indicators. These indicators specify the optimum server load for maximizing the performance-per-watt ratio. The performance indicators are specified as ranges. For example, a server could have an optimum CPU load of 60%-80%. The task resource requirements are also specified in ranges, for example for CPU 500 MHz-800 </w:t>
      </w:r>
      <w:r w:rsidR="00B34967" w:rsidRPr="00CF554C">
        <w:rPr>
          <w:rFonts w:cs="Times New Roman"/>
        </w:rPr>
        <w:t>M</w:t>
      </w:r>
      <w:r w:rsidR="00B34967">
        <w:rPr>
          <w:rFonts w:cs="Times New Roman"/>
        </w:rPr>
        <w:t>H</w:t>
      </w:r>
      <w:r w:rsidR="00B34967" w:rsidRPr="00CF554C">
        <w:rPr>
          <w:rFonts w:cs="Times New Roman"/>
        </w:rPr>
        <w:t>z</w:t>
      </w:r>
      <w:r w:rsidR="00B34967">
        <w:rPr>
          <w:rFonts w:cs="Times New Roman"/>
        </w:rPr>
        <w:t>.</w:t>
      </w:r>
      <w:r w:rsidRPr="00CF554C">
        <w:rPr>
          <w:rFonts w:cs="Times New Roman"/>
        </w:rPr>
        <w:t xml:space="preserve"> </w:t>
      </w:r>
      <w:r>
        <w:rPr>
          <w:rFonts w:cs="Times New Roman"/>
        </w:rPr>
        <w:t>A situation in which the task requires more from the server that he is willing to give can appear easily.</w:t>
      </w:r>
      <w:r>
        <w:t xml:space="preserve"> In such a situation </w:t>
      </w:r>
      <w:r>
        <w:lastRenderedPageBreak/>
        <w:t xml:space="preserve">choosing to enforce one policy or another based on some policy importance is not the best choice because an energy efficient datacenter which respects QoS requirements is needed and this implies that both energy and QoS policies need to be enforced. </w:t>
      </w:r>
    </w:p>
    <w:p w:rsidR="00625560" w:rsidRPr="00CF554C" w:rsidRDefault="00625560" w:rsidP="00625560">
      <w:pPr>
        <w:ind w:firstLine="720"/>
        <w:rPr>
          <w:rFonts w:cs="Times New Roman"/>
        </w:rPr>
      </w:pPr>
      <w:r w:rsidRPr="00CF554C">
        <w:rPr>
          <w:rFonts w:cs="Times New Roman"/>
        </w:rPr>
        <w:t xml:space="preserve">In </w:t>
      </w:r>
      <w:fldSimple w:instr=" REF _Ref263757116 \h  \* MERGEFORMAT ">
        <w:r w:rsidR="00FD2F52" w:rsidRPr="00CF554C">
          <w:rPr>
            <w:rFonts w:cs="Times New Roman"/>
          </w:rPr>
          <w:t xml:space="preserve">Figure </w:t>
        </w:r>
        <w:r w:rsidR="00FD2F52">
          <w:rPr>
            <w:rFonts w:cs="Times New Roman"/>
            <w:noProof/>
          </w:rPr>
          <w:t>4.7</w:t>
        </w:r>
      </w:fldSimple>
      <w:r w:rsidRPr="00CF554C">
        <w:rPr>
          <w:rFonts w:cs="Times New Roman"/>
        </w:rPr>
        <w:t xml:space="preserve"> a situation where negotiation is required is presented. In such a situation the maximum resources required by a task can’t be allocated, but there is room to fit the task in the required resources range. A basic approach would be to allocate the minimum resources requested by the task. But this might lead to situations in which the maximum optimum server load is not reached, but some task performs in a degraded mode with the minimum resources needed to run. For avoiding this kind of situation, a tradeoff mechanism is needed. The tradeoff solution presented here follows the reinforcement approach taken to system management in this </w:t>
      </w:r>
      <w:r w:rsidR="00B1117C">
        <w:rPr>
          <w:rFonts w:cs="Times New Roman"/>
        </w:rPr>
        <w:t>report</w:t>
      </w:r>
      <w:r w:rsidRPr="00CF554C">
        <w:rPr>
          <w:rFonts w:cs="Times New Roman"/>
        </w:rPr>
        <w:t xml:space="preserve">. </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4041682" cy="2572157"/>
            <wp:effectExtent l="19050" t="19050" r="15968" b="18643"/>
            <wp:docPr id="64" name="Picture 3" descr="J:\cercetare\licenta\negotiation_sit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licenta\negotiation_situation.png"/>
                    <pic:cNvPicPr>
                      <a:picLocks noChangeAspect="1" noChangeArrowheads="1"/>
                    </pic:cNvPicPr>
                  </pic:nvPicPr>
                  <pic:blipFill>
                    <a:blip r:embed="rId21"/>
                    <a:srcRect/>
                    <a:stretch>
                      <a:fillRect/>
                    </a:stretch>
                  </pic:blipFill>
                  <pic:spPr bwMode="auto">
                    <a:xfrm>
                      <a:off x="0" y="0"/>
                      <a:ext cx="4057241" cy="2582059"/>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315" w:name="_Ref263757116"/>
      <w:bookmarkStart w:id="316" w:name="_Toc264369117"/>
      <w:bookmarkStart w:id="317" w:name="_Toc264798631"/>
      <w:bookmarkStart w:id="318" w:name="_Toc264916809"/>
      <w:bookmarkStart w:id="319" w:name="_Toc264920363"/>
      <w:r w:rsidRPr="00CF554C">
        <w:rPr>
          <w:rFonts w:cs="Times New Roman"/>
          <w:color w:val="auto"/>
        </w:rPr>
        <w:t xml:space="preserve">Figure </w:t>
      </w:r>
      <w:r w:rsidR="007267FF">
        <w:rPr>
          <w:rFonts w:cs="Times New Roman"/>
          <w:color w:val="auto"/>
        </w:rPr>
        <w:fldChar w:fldCharType="begin"/>
      </w:r>
      <w:r w:rsidR="00576977">
        <w:rPr>
          <w:rFonts w:cs="Times New Roman"/>
          <w:color w:val="auto"/>
        </w:rPr>
        <w:instrText xml:space="preserve"> STYLEREF 1 \s </w:instrText>
      </w:r>
      <w:r w:rsidR="007267FF">
        <w:rPr>
          <w:rFonts w:cs="Times New Roman"/>
          <w:color w:val="auto"/>
        </w:rPr>
        <w:fldChar w:fldCharType="separate"/>
      </w:r>
      <w:r w:rsidR="00FD2F52">
        <w:rPr>
          <w:rFonts w:cs="Times New Roman"/>
          <w:noProof/>
          <w:color w:val="auto"/>
        </w:rPr>
        <w:t>4</w:t>
      </w:r>
      <w:r w:rsidR="007267FF">
        <w:rPr>
          <w:rFonts w:cs="Times New Roman"/>
          <w:color w:val="auto"/>
        </w:rPr>
        <w:fldChar w:fldCharType="end"/>
      </w:r>
      <w:r w:rsidR="00576977">
        <w:rPr>
          <w:rFonts w:cs="Times New Roman"/>
          <w:color w:val="auto"/>
        </w:rPr>
        <w:t>.</w:t>
      </w:r>
      <w:r w:rsidR="007267FF">
        <w:rPr>
          <w:rFonts w:cs="Times New Roman"/>
          <w:color w:val="auto"/>
        </w:rPr>
        <w:fldChar w:fldCharType="begin"/>
      </w:r>
      <w:r w:rsidR="00576977">
        <w:rPr>
          <w:rFonts w:cs="Times New Roman"/>
          <w:color w:val="auto"/>
        </w:rPr>
        <w:instrText xml:space="preserve"> SEQ Figure \* ARABIC \s 1 </w:instrText>
      </w:r>
      <w:r w:rsidR="007267FF">
        <w:rPr>
          <w:rFonts w:cs="Times New Roman"/>
          <w:color w:val="auto"/>
        </w:rPr>
        <w:fldChar w:fldCharType="separate"/>
      </w:r>
      <w:r w:rsidR="00FD2F52">
        <w:rPr>
          <w:rFonts w:cs="Times New Roman"/>
          <w:noProof/>
          <w:color w:val="auto"/>
        </w:rPr>
        <w:t>7</w:t>
      </w:r>
      <w:r w:rsidR="007267FF">
        <w:rPr>
          <w:rFonts w:cs="Times New Roman"/>
          <w:color w:val="auto"/>
        </w:rPr>
        <w:fldChar w:fldCharType="end"/>
      </w:r>
      <w:bookmarkEnd w:id="315"/>
      <w:r w:rsidRPr="00CF554C">
        <w:rPr>
          <w:rFonts w:cs="Times New Roman"/>
          <w:color w:val="auto"/>
        </w:rPr>
        <w:t>: Situation which requires negotiation</w:t>
      </w:r>
      <w:bookmarkEnd w:id="316"/>
      <w:bookmarkEnd w:id="317"/>
      <w:bookmarkEnd w:id="318"/>
      <w:bookmarkEnd w:id="319"/>
    </w:p>
    <w:p w:rsidR="00625560" w:rsidRPr="00CF554C" w:rsidRDefault="00625560" w:rsidP="00625560">
      <w:pPr>
        <w:keepNext/>
        <w:ind w:left="720" w:hanging="720"/>
        <w:rPr>
          <w:rFonts w:cs="Times New Roman"/>
        </w:rPr>
      </w:pPr>
      <w:r w:rsidRPr="00CF554C">
        <w:rPr>
          <w:rFonts w:cs="Times New Roman"/>
          <w:b/>
        </w:rPr>
        <w:t>Desirability</w:t>
      </w:r>
      <w:r w:rsidRPr="00CF554C">
        <w:rPr>
          <w:rFonts w:cs="Times New Roman"/>
        </w:rPr>
        <w:t xml:space="preserve"> is defined here as the satisfaction of the system to be in a particular state. This concept can be applied both to server optimum load indicators and to task requested resources range. Desirability information can be added in the context by using a bidimensional function, one dimension for desirability and the other for the actual value. Such a function is presented in </w:t>
      </w:r>
      <w:fldSimple w:instr=" REF _Ref263760005 \h  \* MERGEFORMAT ">
        <w:r w:rsidR="00FD2F52" w:rsidRPr="00CF554C">
          <w:rPr>
            <w:rFonts w:cs="Times New Roman"/>
          </w:rPr>
          <w:t xml:space="preserve">Figure </w:t>
        </w:r>
        <w:r w:rsidR="00FD2F52">
          <w:rPr>
            <w:rFonts w:cs="Times New Roman"/>
            <w:noProof/>
          </w:rPr>
          <w:t>4.8</w:t>
        </w:r>
      </w:fldSimple>
      <w:r w:rsidRPr="00CF554C">
        <w:rPr>
          <w:rFonts w:cs="Times New Roman"/>
        </w:rPr>
        <w:t xml:space="preserve">. The desirability is represented in the Y axis, while the corresponding values are on the X axis. </w:t>
      </w:r>
    </w:p>
    <w:p w:rsidR="00625560" w:rsidRPr="00CF554C" w:rsidRDefault="00625560" w:rsidP="00625560">
      <w:pPr>
        <w:rPr>
          <w:rFonts w:cs="Times New Roman"/>
        </w:rPr>
      </w:pPr>
    </w:p>
    <w:p w:rsidR="00625560" w:rsidRPr="00CF554C" w:rsidRDefault="00625560" w:rsidP="00625560">
      <w:pPr>
        <w:keepNext/>
        <w:ind w:left="720" w:hanging="720"/>
        <w:rPr>
          <w:rFonts w:cs="Times New Roman"/>
        </w:rPr>
      </w:pPr>
      <w:r w:rsidRPr="00CF554C">
        <w:rPr>
          <w:rFonts w:cs="Times New Roman"/>
          <w:noProof/>
          <w:lang w:bidi="ar-SA"/>
        </w:rPr>
        <w:lastRenderedPageBreak/>
        <w:drawing>
          <wp:inline distT="0" distB="0" distL="0" distR="0">
            <wp:extent cx="5943600" cy="3090225"/>
            <wp:effectExtent l="19050" t="19050" r="19050" b="14925"/>
            <wp:docPr id="65" name="Picture 10" descr="J:\cercetare\licenta\fuzzy_negot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cercetare\licenta\fuzzy_negotiation.png"/>
                    <pic:cNvPicPr>
                      <a:picLocks noChangeAspect="1" noChangeArrowheads="1"/>
                    </pic:cNvPicPr>
                  </pic:nvPicPr>
                  <pic:blipFill>
                    <a:blip r:embed="rId22"/>
                    <a:srcRect/>
                    <a:stretch>
                      <a:fillRect/>
                    </a:stretch>
                  </pic:blipFill>
                  <pic:spPr bwMode="auto">
                    <a:xfrm>
                      <a:off x="0" y="0"/>
                      <a:ext cx="5943600" cy="3090225"/>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320" w:name="_Ref263760005"/>
      <w:bookmarkStart w:id="321" w:name="_Toc264369118"/>
      <w:bookmarkStart w:id="322" w:name="_Toc264798632"/>
      <w:bookmarkStart w:id="323" w:name="_Toc264916810"/>
      <w:bookmarkStart w:id="324" w:name="_Toc264920364"/>
      <w:r w:rsidRPr="00CF554C">
        <w:rPr>
          <w:rFonts w:cs="Times New Roman"/>
          <w:color w:val="auto"/>
        </w:rPr>
        <w:t xml:space="preserve">Figure </w:t>
      </w:r>
      <w:r w:rsidR="007267FF">
        <w:rPr>
          <w:rFonts w:cs="Times New Roman"/>
          <w:color w:val="auto"/>
        </w:rPr>
        <w:fldChar w:fldCharType="begin"/>
      </w:r>
      <w:r w:rsidR="00576977">
        <w:rPr>
          <w:rFonts w:cs="Times New Roman"/>
          <w:color w:val="auto"/>
        </w:rPr>
        <w:instrText xml:space="preserve"> STYLEREF 1 \s </w:instrText>
      </w:r>
      <w:r w:rsidR="007267FF">
        <w:rPr>
          <w:rFonts w:cs="Times New Roman"/>
          <w:color w:val="auto"/>
        </w:rPr>
        <w:fldChar w:fldCharType="separate"/>
      </w:r>
      <w:r w:rsidR="00FD2F52">
        <w:rPr>
          <w:rFonts w:cs="Times New Roman"/>
          <w:noProof/>
          <w:color w:val="auto"/>
        </w:rPr>
        <w:t>4</w:t>
      </w:r>
      <w:r w:rsidR="007267FF">
        <w:rPr>
          <w:rFonts w:cs="Times New Roman"/>
          <w:color w:val="auto"/>
        </w:rPr>
        <w:fldChar w:fldCharType="end"/>
      </w:r>
      <w:r w:rsidR="00576977">
        <w:rPr>
          <w:rFonts w:cs="Times New Roman"/>
          <w:color w:val="auto"/>
        </w:rPr>
        <w:t>.</w:t>
      </w:r>
      <w:r w:rsidR="007267FF">
        <w:rPr>
          <w:rFonts w:cs="Times New Roman"/>
          <w:color w:val="auto"/>
        </w:rPr>
        <w:fldChar w:fldCharType="begin"/>
      </w:r>
      <w:r w:rsidR="00576977">
        <w:rPr>
          <w:rFonts w:cs="Times New Roman"/>
          <w:color w:val="auto"/>
        </w:rPr>
        <w:instrText xml:space="preserve"> SEQ Figure \* ARABIC \s 1 </w:instrText>
      </w:r>
      <w:r w:rsidR="007267FF">
        <w:rPr>
          <w:rFonts w:cs="Times New Roman"/>
          <w:color w:val="auto"/>
        </w:rPr>
        <w:fldChar w:fldCharType="separate"/>
      </w:r>
      <w:r w:rsidR="00FD2F52">
        <w:rPr>
          <w:rFonts w:cs="Times New Roman"/>
          <w:noProof/>
          <w:color w:val="auto"/>
        </w:rPr>
        <w:t>8</w:t>
      </w:r>
      <w:r w:rsidR="007267FF">
        <w:rPr>
          <w:rFonts w:cs="Times New Roman"/>
          <w:color w:val="auto"/>
        </w:rPr>
        <w:fldChar w:fldCharType="end"/>
      </w:r>
      <w:bookmarkEnd w:id="320"/>
      <w:r w:rsidRPr="00CF554C">
        <w:rPr>
          <w:rFonts w:cs="Times New Roman"/>
          <w:color w:val="auto"/>
        </w:rPr>
        <w:t>: Desirability-Based Negotiation</w:t>
      </w:r>
      <w:bookmarkEnd w:id="321"/>
      <w:bookmarkEnd w:id="322"/>
      <w:bookmarkEnd w:id="323"/>
      <w:bookmarkEnd w:id="324"/>
    </w:p>
    <w:p w:rsidR="00625560" w:rsidRPr="00CF554C" w:rsidRDefault="00625560" w:rsidP="00625560">
      <w:pPr>
        <w:ind w:left="720" w:hanging="720"/>
        <w:rPr>
          <w:rFonts w:cs="Times New Roman"/>
        </w:rPr>
      </w:pPr>
    </w:p>
    <w:p w:rsidR="00625560" w:rsidRPr="00CF554C" w:rsidRDefault="00AE1708" w:rsidP="00625560">
      <w:pPr>
        <w:ind w:firstLine="720"/>
        <w:rPr>
          <w:rFonts w:cs="Times New Roman"/>
        </w:rPr>
      </w:pPr>
      <w:r>
        <w:rPr>
          <w:rFonts w:cs="Times New Roman"/>
        </w:rPr>
        <w:t xml:space="preserve">The negotiation process is based on Fuzzy Logic. </w:t>
      </w:r>
      <w:r w:rsidR="00625560" w:rsidRPr="00CF554C">
        <w:rPr>
          <w:rFonts w:cs="Times New Roman"/>
        </w:rPr>
        <w:t xml:space="preserve">The negotiation is done by taking the requested task range and the available server range and checking if the two ranges overlap. If so, the overlapping range is extracted. A desirability function is assigned to the overlapping range based on the QoS and Energy Consumption importance. The result is another bidimensional function. In </w:t>
      </w:r>
      <w:fldSimple w:instr=" REF _Ref263760005 \h  \* MERGEFORMAT ">
        <w:r w:rsidR="00FD2F52" w:rsidRPr="00CF554C">
          <w:rPr>
            <w:rFonts w:cs="Times New Roman"/>
          </w:rPr>
          <w:t xml:space="preserve">Figure </w:t>
        </w:r>
        <w:r w:rsidR="00FD2F52">
          <w:rPr>
            <w:rFonts w:cs="Times New Roman"/>
            <w:noProof/>
          </w:rPr>
          <w:t>4.8</w:t>
        </w:r>
      </w:fldSimple>
      <w:r w:rsidR="00625560" w:rsidRPr="00CF554C">
        <w:rPr>
          <w:rFonts w:cs="Times New Roman"/>
        </w:rPr>
        <w:t xml:space="preserve"> the desirability of the task is assigned to the overlapping range in order to achieve a greater QoS. Finally, the negotiation result is the </w:t>
      </w:r>
      <w:r w:rsidR="00625560" w:rsidRPr="00CF554C">
        <w:rPr>
          <w:rFonts w:cs="Times New Roman"/>
          <w:b/>
        </w:rPr>
        <w:t xml:space="preserve">Center Of Gravity </w:t>
      </w:r>
      <w:r w:rsidR="00625560" w:rsidRPr="00CF554C">
        <w:rPr>
          <w:rFonts w:cs="Times New Roman"/>
        </w:rPr>
        <w:t xml:space="preserve">of the area given by the previously generated bidimensional function using </w:t>
      </w:r>
      <w:fldSimple w:instr=" REF _Ref263760979 \h  \* MERGEFORMAT ">
        <w:r w:rsidR="00FD2F52" w:rsidRPr="00CF554C">
          <w:rPr>
            <w:rFonts w:cs="Times New Roman"/>
          </w:rPr>
          <w:t xml:space="preserve">Equation </w:t>
        </w:r>
        <w:r w:rsidR="00FD2F52">
          <w:rPr>
            <w:rFonts w:cs="Times New Roman"/>
            <w:noProof/>
          </w:rPr>
          <w:t>4</w:t>
        </w:r>
        <w:r w:rsidR="00FD2F52" w:rsidRPr="00CF554C">
          <w:rPr>
            <w:rFonts w:cs="Times New Roman"/>
            <w:noProof/>
          </w:rPr>
          <w:t>.</w:t>
        </w:r>
        <w:r w:rsidR="00FD2F52">
          <w:rPr>
            <w:rFonts w:cs="Times New Roman"/>
            <w:noProof/>
          </w:rPr>
          <w:t>5</w:t>
        </w:r>
      </w:fldSimple>
      <w:r w:rsidR="00625560" w:rsidRPr="00CF554C">
        <w:rPr>
          <w:rFonts w:cs="Times New Roman"/>
        </w:rPr>
        <w:t>.</w:t>
      </w:r>
    </w:p>
    <w:p w:rsidR="00625560" w:rsidRPr="00CF554C" w:rsidRDefault="00625560" w:rsidP="00625560">
      <w:pPr>
        <w:pStyle w:val="Caption"/>
        <w:keepNext/>
        <w:jc w:val="center"/>
        <w:rPr>
          <w:rFonts w:cs="Times New Roman"/>
          <w:color w:val="auto"/>
        </w:rPr>
      </w:pPr>
      <w:bookmarkStart w:id="325" w:name="_Ref263760979"/>
      <w:bookmarkStart w:id="326" w:name="_Toc264370365"/>
      <w:r w:rsidRPr="00CF554C">
        <w:rPr>
          <w:rFonts w:cs="Times New Roman"/>
          <w:color w:val="auto"/>
        </w:rPr>
        <w:t xml:space="preserve">Equation </w:t>
      </w:r>
      <w:r w:rsidR="007267FF" w:rsidRPr="00CF554C">
        <w:rPr>
          <w:rFonts w:cs="Times New Roman"/>
          <w:color w:val="auto"/>
        </w:rPr>
        <w:fldChar w:fldCharType="begin"/>
      </w:r>
      <w:r w:rsidRPr="00CF554C">
        <w:rPr>
          <w:rFonts w:cs="Times New Roman"/>
          <w:color w:val="auto"/>
        </w:rPr>
        <w:instrText xml:space="preserve"> STYLEREF 1 \s </w:instrText>
      </w:r>
      <w:r w:rsidR="007267FF" w:rsidRPr="00CF554C">
        <w:rPr>
          <w:rFonts w:cs="Times New Roman"/>
          <w:color w:val="auto"/>
        </w:rPr>
        <w:fldChar w:fldCharType="separate"/>
      </w:r>
      <w:r w:rsidR="00FD2F52">
        <w:rPr>
          <w:rFonts w:cs="Times New Roman"/>
          <w:noProof/>
          <w:color w:val="auto"/>
        </w:rPr>
        <w:t>4</w:t>
      </w:r>
      <w:r w:rsidR="007267FF" w:rsidRPr="00CF554C">
        <w:rPr>
          <w:rFonts w:cs="Times New Roman"/>
          <w:color w:val="auto"/>
        </w:rPr>
        <w:fldChar w:fldCharType="end"/>
      </w:r>
      <w:r w:rsidRPr="00CF554C">
        <w:rPr>
          <w:rFonts w:cs="Times New Roman"/>
          <w:color w:val="auto"/>
        </w:rPr>
        <w:t>.</w:t>
      </w:r>
      <w:r w:rsidR="007267FF" w:rsidRPr="00CF554C">
        <w:rPr>
          <w:rFonts w:cs="Times New Roman"/>
          <w:color w:val="auto"/>
        </w:rPr>
        <w:fldChar w:fldCharType="begin"/>
      </w:r>
      <w:r w:rsidRPr="00CF554C">
        <w:rPr>
          <w:rFonts w:cs="Times New Roman"/>
          <w:color w:val="auto"/>
        </w:rPr>
        <w:instrText xml:space="preserve"> SEQ Equation \* ARABIC \s 1 </w:instrText>
      </w:r>
      <w:r w:rsidR="007267FF" w:rsidRPr="00CF554C">
        <w:rPr>
          <w:rFonts w:cs="Times New Roman"/>
          <w:color w:val="auto"/>
        </w:rPr>
        <w:fldChar w:fldCharType="separate"/>
      </w:r>
      <w:r w:rsidR="00FD2F52">
        <w:rPr>
          <w:rFonts w:cs="Times New Roman"/>
          <w:noProof/>
          <w:color w:val="auto"/>
        </w:rPr>
        <w:t>5</w:t>
      </w:r>
      <w:r w:rsidR="007267FF" w:rsidRPr="00CF554C">
        <w:rPr>
          <w:rFonts w:cs="Times New Roman"/>
          <w:color w:val="auto"/>
        </w:rPr>
        <w:fldChar w:fldCharType="end"/>
      </w:r>
      <w:bookmarkEnd w:id="325"/>
      <w:r w:rsidRPr="00CF554C">
        <w:rPr>
          <w:rFonts w:cs="Times New Roman"/>
          <w:color w:val="auto"/>
        </w:rPr>
        <w:t>: Center Of Gravity Formula</w:t>
      </w:r>
      <w:bookmarkEnd w:id="326"/>
    </w:p>
    <w:tbl>
      <w:tblPr>
        <w:tblStyle w:val="TableGrid"/>
        <w:tblW w:w="0" w:type="auto"/>
        <w:tblLook w:val="04A0"/>
      </w:tblPr>
      <w:tblGrid>
        <w:gridCol w:w="9576"/>
      </w:tblGrid>
      <w:tr w:rsidR="00625560" w:rsidRPr="00CF554C" w:rsidTr="003E1471">
        <w:tc>
          <w:tcPr>
            <w:tcW w:w="9576" w:type="dxa"/>
          </w:tcPr>
          <w:p w:rsidR="00625560" w:rsidRPr="00CF554C" w:rsidRDefault="00625560" w:rsidP="003E1471">
            <w:pPr>
              <w:ind w:firstLine="720"/>
            </w:pPr>
            <m:oMathPara>
              <m:oMath>
                <m:r>
                  <w:rPr>
                    <w:rFonts w:ascii="Cambria Math" w:hAnsi="Cambria Math"/>
                  </w:rPr>
                  <m:t>NegotiatedValue</m:t>
                </m:r>
                <m:r>
                  <w:rPr>
                    <w:rFonts w:ascii="Cambria Math"/>
                  </w:rPr>
                  <m:t xml:space="preserve">= </m:t>
                </m:r>
                <m:f>
                  <m:fPr>
                    <m:ctrlPr>
                      <w:rPr>
                        <w:rFonts w:ascii="Cambria Math" w:hAnsi="Cambria Math"/>
                        <w:i/>
                      </w:rPr>
                    </m:ctrlPr>
                  </m:fPr>
                  <m:num>
                    <m:nary>
                      <m:naryPr>
                        <m:limLoc m:val="undOvr"/>
                        <m:ctrlPr>
                          <w:rPr>
                            <w:rFonts w:ascii="Cambria Math" w:hAnsi="Cambria Math"/>
                            <w:i/>
                          </w:rPr>
                        </m:ctrlPr>
                      </m:naryPr>
                      <m:sub>
                        <m:r>
                          <w:rPr>
                            <w:rFonts w:ascii="Cambria Math" w:hAnsi="Cambria Math"/>
                          </w:rPr>
                          <m:t>Min</m:t>
                        </m:r>
                      </m:sub>
                      <m:sup>
                        <m:r>
                          <w:rPr>
                            <w:rFonts w:ascii="Cambria Math" w:hAnsi="Cambria Math"/>
                          </w:rPr>
                          <m:t>Max</m:t>
                        </m:r>
                      </m:sup>
                      <m:e>
                        <m:r>
                          <w:rPr>
                            <w:rFonts w:ascii="Cambria Math" w:hAnsi="Cambria Math"/>
                          </w:rPr>
                          <m:t>value*</m:t>
                        </m:r>
                        <m:r>
                          <w:rPr>
                            <w:rFonts w:ascii="Cambria Math"/>
                          </w:rPr>
                          <m:t xml:space="preserve"> </m:t>
                        </m:r>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num>
                  <m:den>
                    <m:nary>
                      <m:naryPr>
                        <m:limLoc m:val="undOvr"/>
                        <m:ctrlPr>
                          <w:rPr>
                            <w:rFonts w:ascii="Cambria Math" w:hAnsi="Cambria Math"/>
                            <w:i/>
                          </w:rPr>
                        </m:ctrlPr>
                      </m:naryPr>
                      <m:sub>
                        <m:r>
                          <w:rPr>
                            <w:rFonts w:ascii="Cambria Math" w:hAnsi="Cambria Math"/>
                          </w:rPr>
                          <m:t>Min</m:t>
                        </m:r>
                      </m:sub>
                      <m:sup>
                        <m:r>
                          <w:rPr>
                            <w:rFonts w:ascii="Cambria Math" w:hAnsi="Cambria Math"/>
                          </w:rPr>
                          <m:t>Max</m:t>
                        </m:r>
                      </m:sup>
                      <m:e>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den>
                </m:f>
              </m:oMath>
            </m:oMathPara>
          </w:p>
          <w:p w:rsidR="00625560" w:rsidRPr="00CF554C" w:rsidRDefault="00625560" w:rsidP="003E1471"/>
        </w:tc>
      </w:tr>
    </w:tbl>
    <w:p w:rsidR="00625560" w:rsidRPr="00CF554C" w:rsidRDefault="00625560" w:rsidP="00625560">
      <w:pPr>
        <w:ind w:firstLine="720"/>
        <w:rPr>
          <w:rFonts w:cs="Times New Roman"/>
        </w:rPr>
      </w:pPr>
    </w:p>
    <w:p w:rsidR="00625560" w:rsidRDefault="00625560" w:rsidP="003B4AE4">
      <w:pPr>
        <w:pStyle w:val="Heading2"/>
        <w:keepNext/>
        <w:keepLines/>
        <w:numPr>
          <w:ilvl w:val="1"/>
          <w:numId w:val="38"/>
        </w:numPr>
        <w:spacing w:line="276" w:lineRule="auto"/>
        <w:rPr>
          <w:rFonts w:cs="Times New Roman"/>
        </w:rPr>
      </w:pPr>
      <w:bookmarkStart w:id="327" w:name="_Toc264798577"/>
      <w:bookmarkStart w:id="328" w:name="_Toc264737209"/>
      <w:bookmarkStart w:id="329" w:name="_Toc264918487"/>
      <w:r w:rsidRPr="00CF554C">
        <w:rPr>
          <w:rFonts w:cs="Times New Roman"/>
        </w:rPr>
        <w:t>The Conceptual Architecture</w:t>
      </w:r>
      <w:bookmarkEnd w:id="327"/>
      <w:bookmarkEnd w:id="328"/>
      <w:bookmarkEnd w:id="329"/>
    </w:p>
    <w:p w:rsidR="00625560" w:rsidRPr="001A7005" w:rsidRDefault="00625560" w:rsidP="00625560">
      <w:r>
        <w:t>The system’s architecture is a multi-agent one. The reason for choosing such architecture is its mobility, extensibility and separation of concerns it provides. These reasons make multi-agent systems very good candidates for implemented distributed systems. After establishing the agent interaction mechanism, each agent can be developed separately and also it can reside anywhere in the distributed system. Also, any agent can change location inside the distributed system without affecting the system’s functionality.</w:t>
      </w:r>
    </w:p>
    <w:p w:rsidR="00625560" w:rsidRPr="00CF554C" w:rsidRDefault="00625560" w:rsidP="00625560">
      <w:pPr>
        <w:ind w:firstLine="720"/>
        <w:rPr>
          <w:rFonts w:cs="Times New Roman"/>
        </w:rPr>
      </w:pPr>
      <w:r w:rsidRPr="00CF554C">
        <w:rPr>
          <w:rFonts w:cs="Times New Roman"/>
        </w:rPr>
        <w:lastRenderedPageBreak/>
        <w:t xml:space="preserve">Having an agent-based architecture, the system consists of </w:t>
      </w:r>
      <w:r>
        <w:rPr>
          <w:rFonts w:cs="Times New Roman"/>
        </w:rPr>
        <w:t>six</w:t>
      </w:r>
      <w:r w:rsidRPr="00CF554C">
        <w:rPr>
          <w:rFonts w:cs="Times New Roman"/>
        </w:rPr>
        <w:t xml:space="preserve"> agents: Context Model Administering Agent (</w:t>
      </w:r>
      <w:r>
        <w:rPr>
          <w:rFonts w:cs="Times New Roman"/>
        </w:rPr>
        <w:t>CMAA</w:t>
      </w:r>
      <w:r w:rsidRPr="00CF554C">
        <w:rPr>
          <w:rFonts w:cs="Times New Roman"/>
        </w:rPr>
        <w:t>), Context Interpreting Agent (CIA), GUI Agent</w:t>
      </w:r>
      <w:r>
        <w:rPr>
          <w:rFonts w:cs="Times New Roman"/>
        </w:rPr>
        <w:t>, X3D Agent, Task Management Agent (TMA)</w:t>
      </w:r>
      <w:r w:rsidRPr="00CF554C">
        <w:rPr>
          <w:rFonts w:cs="Times New Roman"/>
        </w:rPr>
        <w:t xml:space="preserve"> and Reinforcement Learning Agent (RLA)</w:t>
      </w:r>
      <w:r>
        <w:rPr>
          <w:rFonts w:cs="Times New Roman"/>
        </w:rPr>
        <w:t>, which is the most important agent and implements the core functionality needed for this autonomic system building framework</w:t>
      </w:r>
      <w:r w:rsidRPr="00CF554C">
        <w:rPr>
          <w:rFonts w:cs="Times New Roman"/>
        </w:rPr>
        <w:t>. The CMAA reads a</w:t>
      </w:r>
      <w:r>
        <w:rPr>
          <w:rFonts w:cs="Times New Roman"/>
        </w:rPr>
        <w:t>n xml</w:t>
      </w:r>
      <w:r w:rsidRPr="00CF554C">
        <w:rPr>
          <w:rFonts w:cs="Times New Roman"/>
        </w:rPr>
        <w:t xml:space="preserve"> context description</w:t>
      </w:r>
      <w:r>
        <w:rPr>
          <w:rFonts w:cs="Times New Roman"/>
        </w:rPr>
        <w:t xml:space="preserve"> file</w:t>
      </w:r>
      <w:r w:rsidRPr="00CF554C">
        <w:rPr>
          <w:rFonts w:cs="Times New Roman"/>
        </w:rPr>
        <w:t xml:space="preserve"> and loads the information into the shared ontology.</w:t>
      </w:r>
      <w:r>
        <w:rPr>
          <w:rFonts w:cs="Times New Roman"/>
        </w:rPr>
        <w:t xml:space="preserve"> The context description file contains xml definitions of ontology instances.</w:t>
      </w:r>
      <w:r w:rsidRPr="00CF554C">
        <w:rPr>
          <w:rFonts w:cs="Times New Roman"/>
        </w:rPr>
        <w:t xml:space="preserve"> CIA periodically queries the </w:t>
      </w:r>
      <w:r>
        <w:rPr>
          <w:rFonts w:cs="Times New Roman"/>
        </w:rPr>
        <w:t xml:space="preserve">context </w:t>
      </w:r>
      <w:r w:rsidRPr="00CF554C">
        <w:rPr>
          <w:rFonts w:cs="Times New Roman"/>
        </w:rPr>
        <w:t xml:space="preserve">sensor data and refreshes the </w:t>
      </w:r>
      <w:r>
        <w:rPr>
          <w:rFonts w:cs="Times New Roman"/>
        </w:rPr>
        <w:t xml:space="preserve">ontology </w:t>
      </w:r>
      <w:r w:rsidRPr="00CF554C">
        <w:rPr>
          <w:rFonts w:cs="Times New Roman"/>
        </w:rPr>
        <w:t xml:space="preserve">context information. The GUI Agent is responsible </w:t>
      </w:r>
      <w:r>
        <w:rPr>
          <w:rFonts w:cs="Times New Roman"/>
        </w:rPr>
        <w:t>for the graphical representation of the system status: system log, sensor values, etc</w:t>
      </w:r>
      <w:r w:rsidRPr="00CF554C">
        <w:rPr>
          <w:rFonts w:cs="Times New Roman"/>
        </w:rPr>
        <w:t>. RLA is the most important agent. It detects when the context is broken and searches for actions to bring it back in an acceptable state</w:t>
      </w:r>
      <w:r>
        <w:rPr>
          <w:rFonts w:cs="Times New Roman"/>
        </w:rPr>
        <w:t xml:space="preserve"> using a reinforcement learning based algorithm applied on the common context ontology representation</w:t>
      </w:r>
      <w:r w:rsidRPr="00CF554C">
        <w:rPr>
          <w:rFonts w:cs="Times New Roman"/>
        </w:rPr>
        <w:t>.</w:t>
      </w:r>
      <w:r>
        <w:rPr>
          <w:rFonts w:cs="Times New Roman"/>
        </w:rPr>
        <w:t xml:space="preserve"> The X3D Agent is responsible for the 3D interactive context representation. The 3D representation is sued both for environment simulation and for environment control, allowing the user to interact with the virtual environment and </w:t>
      </w:r>
      <w:r w:rsidR="00D104B6">
        <w:rPr>
          <w:rFonts w:cs="Times New Roman"/>
        </w:rPr>
        <w:t>evaluate the</w:t>
      </w:r>
      <w:r>
        <w:rPr>
          <w:rFonts w:cs="Times New Roman"/>
        </w:rPr>
        <w:t xml:space="preserve"> autonomic mechanism which manages it. The TMA is used only in the self-adapting datacenter extended version of the proposed framework and is responsible for dynamic task creation. </w:t>
      </w:r>
      <w:r>
        <w:t xml:space="preserve">This agent is very important as it allows the user to create a task at runtime and such it provides a good testing mechanism and also brings more dynamicity to the system. </w:t>
      </w:r>
      <w:r>
        <w:rPr>
          <w:rFonts w:cs="Times New Roman"/>
        </w:rPr>
        <w:t xml:space="preserve"> The agent-based conceptual architecture is </w:t>
      </w:r>
      <w:r w:rsidR="000B4A9E">
        <w:rPr>
          <w:rFonts w:cs="Times New Roman"/>
        </w:rPr>
        <w:t>illustrated</w:t>
      </w:r>
      <w:r>
        <w:rPr>
          <w:rFonts w:cs="Times New Roman"/>
        </w:rPr>
        <w:t xml:space="preserve"> in </w:t>
      </w:r>
      <w:r w:rsidR="007267FF">
        <w:rPr>
          <w:rFonts w:cs="Times New Roman"/>
        </w:rPr>
        <w:fldChar w:fldCharType="begin"/>
      </w:r>
      <w:r>
        <w:rPr>
          <w:rFonts w:cs="Times New Roman"/>
        </w:rPr>
        <w:instrText xml:space="preserve"> REF _Ref264113101 \h </w:instrText>
      </w:r>
      <w:r w:rsidR="007267FF">
        <w:rPr>
          <w:rFonts w:cs="Times New Roman"/>
        </w:rPr>
      </w:r>
      <w:r w:rsidR="007267FF">
        <w:rPr>
          <w:rFonts w:cs="Times New Roman"/>
        </w:rPr>
        <w:fldChar w:fldCharType="separate"/>
      </w:r>
      <w:r w:rsidR="00FD2F52" w:rsidRPr="00CF554C">
        <w:rPr>
          <w:rFonts w:cs="Times New Roman"/>
        </w:rPr>
        <w:t xml:space="preserve">Figure </w:t>
      </w:r>
      <w:r w:rsidR="00FD2F52">
        <w:rPr>
          <w:rFonts w:cs="Times New Roman"/>
          <w:noProof/>
        </w:rPr>
        <w:t>4</w:t>
      </w:r>
      <w:r w:rsidR="00FD2F52">
        <w:rPr>
          <w:rFonts w:cs="Times New Roman"/>
        </w:rPr>
        <w:t>.</w:t>
      </w:r>
      <w:r w:rsidR="00FD2F52">
        <w:rPr>
          <w:rFonts w:cs="Times New Roman"/>
          <w:noProof/>
        </w:rPr>
        <w:t>9</w:t>
      </w:r>
      <w:r w:rsidR="007267FF">
        <w:rPr>
          <w:rFonts w:cs="Times New Roman"/>
        </w:rPr>
        <w:fldChar w:fldCharType="end"/>
      </w:r>
      <w:r>
        <w:rPr>
          <w:rFonts w:cs="Times New Roman"/>
        </w:rPr>
        <w:t>.</w:t>
      </w:r>
    </w:p>
    <w:p w:rsidR="00625560" w:rsidRPr="00CF554C" w:rsidRDefault="00625560" w:rsidP="00625560">
      <w:pPr>
        <w:keepNext/>
        <w:rPr>
          <w:rFonts w:cs="Times New Roman"/>
        </w:rPr>
      </w:pPr>
      <w:r>
        <w:rPr>
          <w:rFonts w:cs="Times New Roman"/>
          <w:noProof/>
          <w:lang w:bidi="ar-SA"/>
        </w:rPr>
        <w:drawing>
          <wp:inline distT="0" distB="0" distL="0" distR="0">
            <wp:extent cx="5943600" cy="2223600"/>
            <wp:effectExtent l="19050" t="19050" r="19050" b="24300"/>
            <wp:docPr id="66" name="Picture 1" descr="J:\cercetare\licenta\conceptua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conceptual architecture.png"/>
                    <pic:cNvPicPr>
                      <a:picLocks noChangeAspect="1" noChangeArrowheads="1"/>
                    </pic:cNvPicPr>
                  </pic:nvPicPr>
                  <pic:blipFill>
                    <a:blip r:embed="rId23"/>
                    <a:srcRect/>
                    <a:stretch>
                      <a:fillRect/>
                    </a:stretch>
                  </pic:blipFill>
                  <pic:spPr bwMode="auto">
                    <a:xfrm>
                      <a:off x="0" y="0"/>
                      <a:ext cx="5943600" cy="2223600"/>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330" w:name="_Ref264113101"/>
      <w:bookmarkStart w:id="331" w:name="_Toc264369119"/>
      <w:bookmarkStart w:id="332" w:name="_Toc264798633"/>
      <w:bookmarkStart w:id="333" w:name="_Toc264916811"/>
      <w:bookmarkStart w:id="334" w:name="_Toc264920365"/>
      <w:r w:rsidRPr="00CF554C">
        <w:rPr>
          <w:rFonts w:cs="Times New Roman"/>
          <w:color w:val="auto"/>
        </w:rPr>
        <w:t xml:space="preserve">Figure </w:t>
      </w:r>
      <w:r w:rsidR="007267FF">
        <w:rPr>
          <w:rFonts w:cs="Times New Roman"/>
          <w:color w:val="auto"/>
        </w:rPr>
        <w:fldChar w:fldCharType="begin"/>
      </w:r>
      <w:r w:rsidR="00576977">
        <w:rPr>
          <w:rFonts w:cs="Times New Roman"/>
          <w:color w:val="auto"/>
        </w:rPr>
        <w:instrText xml:space="preserve"> STYLEREF 1 \s </w:instrText>
      </w:r>
      <w:r w:rsidR="007267FF">
        <w:rPr>
          <w:rFonts w:cs="Times New Roman"/>
          <w:color w:val="auto"/>
        </w:rPr>
        <w:fldChar w:fldCharType="separate"/>
      </w:r>
      <w:r w:rsidR="00FD2F52">
        <w:rPr>
          <w:rFonts w:cs="Times New Roman"/>
          <w:noProof/>
          <w:color w:val="auto"/>
        </w:rPr>
        <w:t>4</w:t>
      </w:r>
      <w:r w:rsidR="007267FF">
        <w:rPr>
          <w:rFonts w:cs="Times New Roman"/>
          <w:color w:val="auto"/>
        </w:rPr>
        <w:fldChar w:fldCharType="end"/>
      </w:r>
      <w:r w:rsidR="00576977">
        <w:rPr>
          <w:rFonts w:cs="Times New Roman"/>
          <w:color w:val="auto"/>
        </w:rPr>
        <w:t>.</w:t>
      </w:r>
      <w:r w:rsidR="007267FF">
        <w:rPr>
          <w:rFonts w:cs="Times New Roman"/>
          <w:color w:val="auto"/>
        </w:rPr>
        <w:fldChar w:fldCharType="begin"/>
      </w:r>
      <w:r w:rsidR="00576977">
        <w:rPr>
          <w:rFonts w:cs="Times New Roman"/>
          <w:color w:val="auto"/>
        </w:rPr>
        <w:instrText xml:space="preserve"> SEQ Figure \* ARABIC \s 1 </w:instrText>
      </w:r>
      <w:r w:rsidR="007267FF">
        <w:rPr>
          <w:rFonts w:cs="Times New Roman"/>
          <w:color w:val="auto"/>
        </w:rPr>
        <w:fldChar w:fldCharType="separate"/>
      </w:r>
      <w:r w:rsidR="00FD2F52">
        <w:rPr>
          <w:rFonts w:cs="Times New Roman"/>
          <w:noProof/>
          <w:color w:val="auto"/>
        </w:rPr>
        <w:t>9</w:t>
      </w:r>
      <w:r w:rsidR="007267FF">
        <w:rPr>
          <w:rFonts w:cs="Times New Roman"/>
          <w:color w:val="auto"/>
        </w:rPr>
        <w:fldChar w:fldCharType="end"/>
      </w:r>
      <w:bookmarkEnd w:id="330"/>
      <w:r w:rsidRPr="00CF554C">
        <w:rPr>
          <w:rFonts w:cs="Times New Roman"/>
          <w:color w:val="auto"/>
        </w:rPr>
        <w:t>: System Conceptual Architecture</w:t>
      </w:r>
      <w:bookmarkEnd w:id="331"/>
      <w:bookmarkEnd w:id="332"/>
      <w:bookmarkEnd w:id="333"/>
      <w:bookmarkEnd w:id="334"/>
    </w:p>
    <w:p w:rsidR="00625560" w:rsidRPr="009A128E" w:rsidRDefault="00625560" w:rsidP="00625560">
      <w:pPr>
        <w:ind w:firstLine="720"/>
      </w:pPr>
      <w:r>
        <w:t xml:space="preserve">One important issue in any multi-agent systems is responsibility assignment. The responsibility assignment process was guided by the General Responsibility Assignment Software Principles (GRASP) </w:t>
      </w:r>
      <w:r w:rsidR="007267FF">
        <w:fldChar w:fldCharType="begin"/>
      </w:r>
      <w:r>
        <w:instrText xml:space="preserve"> REF _Ref264193631 \h </w:instrText>
      </w:r>
      <w:r w:rsidR="007267FF">
        <w:fldChar w:fldCharType="separate"/>
      </w:r>
      <w:r w:rsidR="00FD2F52" w:rsidRPr="0038514E">
        <w:rPr>
          <w:rFonts w:cs="Times New Roman"/>
          <w:sz w:val="22"/>
        </w:rPr>
        <w:t xml:space="preserve">[ </w:t>
      </w:r>
      <w:r w:rsidR="00FD2F52">
        <w:rPr>
          <w:rFonts w:cs="Times New Roman"/>
          <w:noProof/>
          <w:sz w:val="22"/>
        </w:rPr>
        <w:t>33</w:t>
      </w:r>
      <w:r w:rsidR="007267FF">
        <w:fldChar w:fldCharType="end"/>
      </w:r>
      <w:r>
        <w:t xml:space="preserve"> ]. Conform to the </w:t>
      </w:r>
      <w:r>
        <w:rPr>
          <w:i/>
        </w:rPr>
        <w:t>Creator</w:t>
      </w:r>
      <w:r>
        <w:t xml:space="preserve"> principle, the CMA Agent creates all the other agents because it holds the necessary information needed to instantiate the agents. The CMA agent loads the ontology description, creates ontology representation models and during the agent instantiation process it sends those models to the agents. The GUI Agent respects the </w:t>
      </w:r>
      <w:r w:rsidRPr="005F71B5">
        <w:rPr>
          <w:i/>
        </w:rPr>
        <w:t>High Cohesion</w:t>
      </w:r>
      <w:r>
        <w:t xml:space="preserve"> principle as it is concerned only with displaying information received from the other agents. If the </w:t>
      </w:r>
      <w:r>
        <w:rPr>
          <w:i/>
        </w:rPr>
        <w:t>Information Expert</w:t>
      </w:r>
      <w:r>
        <w:t xml:space="preserve"> pattern would have been used here it would have violated the </w:t>
      </w:r>
      <w:r w:rsidRPr="005F71B5">
        <w:rPr>
          <w:i/>
        </w:rPr>
        <w:t>High Cohesion</w:t>
      </w:r>
      <w:r>
        <w:t xml:space="preserve"> principle, because each agent would have had also the responsibility of displaying the context information which it contains. The same principle, </w:t>
      </w:r>
      <w:r w:rsidRPr="005B50CD">
        <w:rPr>
          <w:i/>
        </w:rPr>
        <w:t>High Cohesion</w:t>
      </w:r>
      <w:r>
        <w:t xml:space="preserve">, was applied when assigning the responsibilities to the other agents. The other GRASP principle left unmentioned, </w:t>
      </w:r>
      <w:r>
        <w:rPr>
          <w:i/>
        </w:rPr>
        <w:t xml:space="preserve">Low Coupling, </w:t>
      </w:r>
      <w:r>
        <w:t xml:space="preserve">is respected implicitly by using a multi-agent architecture. Because the agents communicate only trough a well defined mechanism over the </w:t>
      </w:r>
      <w:r>
        <w:lastRenderedPageBreak/>
        <w:t xml:space="preserve">network, without direct method invocation, any agent can be replaced without affecting the other agents as long as it returns the expected data. </w:t>
      </w:r>
    </w:p>
    <w:p w:rsidR="00625560" w:rsidRDefault="00625560" w:rsidP="00625560">
      <w:pPr>
        <w:ind w:firstLine="720"/>
      </w:pPr>
      <w:r>
        <w:t xml:space="preserve">Another important issue in multi-agent systems is the agent interaction mechanism. After assigning responsibilities between agents it must be decided which agent communicates with which agent and what type of information to the agents exchange. In </w:t>
      </w:r>
      <w:r w:rsidR="007267FF">
        <w:fldChar w:fldCharType="begin"/>
      </w:r>
      <w:r>
        <w:instrText xml:space="preserve"> REF _Ref264193193 \h </w:instrText>
      </w:r>
      <w:r w:rsidR="007267FF">
        <w:fldChar w:fldCharType="separate"/>
      </w:r>
      <w:r w:rsidR="00FD2F52" w:rsidRPr="00B11606">
        <w:rPr>
          <w:color w:val="000000" w:themeColor="text1"/>
        </w:rPr>
        <w:t xml:space="preserve">Figure </w:t>
      </w:r>
      <w:r w:rsidR="00FD2F52">
        <w:rPr>
          <w:noProof/>
          <w:color w:val="000000" w:themeColor="text1"/>
        </w:rPr>
        <w:t>4</w:t>
      </w:r>
      <w:r w:rsidR="00FD2F52">
        <w:rPr>
          <w:color w:val="000000" w:themeColor="text1"/>
        </w:rPr>
        <w:t>.</w:t>
      </w:r>
      <w:r w:rsidR="00FD2F52">
        <w:rPr>
          <w:noProof/>
          <w:color w:val="000000" w:themeColor="text1"/>
        </w:rPr>
        <w:t>10</w:t>
      </w:r>
      <w:r w:rsidR="007267FF">
        <w:fldChar w:fldCharType="end"/>
      </w:r>
      <w:r>
        <w:t xml:space="preserve"> agents interactions are represented. The Context Interpreting Agent captures data from the environment sensors, populates the context ontology representation with that data and informs the X3D Agent about the modification and sends the new data. This notification is needed as the X3D agent does not use the ontology representation. Instead, it receives pairs of &lt;sensor name, value&gt; from the CIA and RLA and uses that information to refresh the 3D representation.  This mechanism allows the X3D Agent to be used independently on the underlying ontology representation, bringing a needed plus in system flexibility. By adhering to the </w:t>
      </w:r>
      <w:r w:rsidRPr="00BA7D33">
        <w:rPr>
          <w:i/>
        </w:rPr>
        <w:t xml:space="preserve">Low Coupling </w:t>
      </w:r>
      <w:r>
        <w:t xml:space="preserve">and </w:t>
      </w:r>
      <w:r w:rsidRPr="00BA7D33">
        <w:rPr>
          <w:i/>
        </w:rPr>
        <w:t>High Cohesion</w:t>
      </w:r>
      <w:r>
        <w:t xml:space="preserve"> principles, the X3D Agent minimizes the effect a change in the underlying ontology has on the system. </w:t>
      </w:r>
    </w:p>
    <w:p w:rsidR="00231545" w:rsidRDefault="00231545" w:rsidP="00231545">
      <w:pPr>
        <w:ind w:firstLine="720"/>
      </w:pPr>
      <w:r>
        <w:rPr>
          <w:noProof/>
          <w:lang w:bidi="ar-SA"/>
        </w:rPr>
        <w:drawing>
          <wp:inline distT="0" distB="0" distL="0" distR="0">
            <wp:extent cx="5943600" cy="3614769"/>
            <wp:effectExtent l="19050" t="19050" r="19050" b="23781"/>
            <wp:docPr id="2" name="Picture 2" descr="J:\cercetare\licenta\agents_inter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licenta\agents_interraction.png"/>
                    <pic:cNvPicPr>
                      <a:picLocks noChangeAspect="1" noChangeArrowheads="1"/>
                    </pic:cNvPicPr>
                  </pic:nvPicPr>
                  <pic:blipFill>
                    <a:blip r:embed="rId24"/>
                    <a:srcRect/>
                    <a:stretch>
                      <a:fillRect/>
                    </a:stretch>
                  </pic:blipFill>
                  <pic:spPr bwMode="auto">
                    <a:xfrm>
                      <a:off x="0" y="0"/>
                      <a:ext cx="5943600" cy="3614769"/>
                    </a:xfrm>
                    <a:prstGeom prst="rect">
                      <a:avLst/>
                    </a:prstGeom>
                    <a:noFill/>
                    <a:ln w="9525">
                      <a:solidFill>
                        <a:schemeClr val="tx1"/>
                      </a:solidFill>
                      <a:miter lim="800000"/>
                      <a:headEnd/>
                      <a:tailEnd/>
                    </a:ln>
                  </pic:spPr>
                </pic:pic>
              </a:graphicData>
            </a:graphic>
          </wp:inline>
        </w:drawing>
      </w:r>
    </w:p>
    <w:p w:rsidR="00231545" w:rsidRPr="00B11606" w:rsidRDefault="00231545" w:rsidP="00231545">
      <w:pPr>
        <w:pStyle w:val="Caption"/>
        <w:jc w:val="center"/>
        <w:rPr>
          <w:color w:val="000000" w:themeColor="text1"/>
        </w:rPr>
      </w:pPr>
      <w:bookmarkStart w:id="335" w:name="_Ref264193193"/>
      <w:bookmarkStart w:id="336" w:name="_Toc264369120"/>
      <w:bookmarkStart w:id="337" w:name="_Toc264798634"/>
      <w:bookmarkStart w:id="338" w:name="_Toc264916812"/>
      <w:bookmarkStart w:id="339" w:name="_Toc264920366"/>
      <w:r w:rsidRPr="00B11606">
        <w:rPr>
          <w:color w:val="000000" w:themeColor="text1"/>
        </w:rPr>
        <w:t xml:space="preserve">Figure </w:t>
      </w:r>
      <w:r w:rsidR="007267FF">
        <w:rPr>
          <w:color w:val="000000" w:themeColor="text1"/>
        </w:rPr>
        <w:fldChar w:fldCharType="begin"/>
      </w:r>
      <w:r w:rsidR="00576977">
        <w:rPr>
          <w:color w:val="000000" w:themeColor="text1"/>
        </w:rPr>
        <w:instrText xml:space="preserve"> STYLEREF 1 \s </w:instrText>
      </w:r>
      <w:r w:rsidR="007267FF">
        <w:rPr>
          <w:color w:val="000000" w:themeColor="text1"/>
        </w:rPr>
        <w:fldChar w:fldCharType="separate"/>
      </w:r>
      <w:r w:rsidR="00FD2F52">
        <w:rPr>
          <w:noProof/>
          <w:color w:val="000000" w:themeColor="text1"/>
        </w:rPr>
        <w:t>4</w:t>
      </w:r>
      <w:r w:rsidR="007267FF">
        <w:rPr>
          <w:color w:val="000000" w:themeColor="text1"/>
        </w:rPr>
        <w:fldChar w:fldCharType="end"/>
      </w:r>
      <w:r w:rsidR="00576977">
        <w:rPr>
          <w:color w:val="000000" w:themeColor="text1"/>
        </w:rPr>
        <w:t>.</w:t>
      </w:r>
      <w:r w:rsidR="007267FF">
        <w:rPr>
          <w:color w:val="000000" w:themeColor="text1"/>
        </w:rPr>
        <w:fldChar w:fldCharType="begin"/>
      </w:r>
      <w:r w:rsidR="00576977">
        <w:rPr>
          <w:color w:val="000000" w:themeColor="text1"/>
        </w:rPr>
        <w:instrText xml:space="preserve"> SEQ Figure \* ARABIC \s 1 </w:instrText>
      </w:r>
      <w:r w:rsidR="007267FF">
        <w:rPr>
          <w:color w:val="000000" w:themeColor="text1"/>
        </w:rPr>
        <w:fldChar w:fldCharType="separate"/>
      </w:r>
      <w:r w:rsidR="00FD2F52">
        <w:rPr>
          <w:noProof/>
          <w:color w:val="000000" w:themeColor="text1"/>
        </w:rPr>
        <w:t>10</w:t>
      </w:r>
      <w:r w:rsidR="007267FF">
        <w:rPr>
          <w:color w:val="000000" w:themeColor="text1"/>
        </w:rPr>
        <w:fldChar w:fldCharType="end"/>
      </w:r>
      <w:bookmarkEnd w:id="335"/>
      <w:r w:rsidRPr="00B11606">
        <w:rPr>
          <w:color w:val="000000" w:themeColor="text1"/>
        </w:rPr>
        <w:t>: Agents Interactions</w:t>
      </w:r>
      <w:bookmarkEnd w:id="336"/>
      <w:bookmarkEnd w:id="337"/>
      <w:bookmarkEnd w:id="338"/>
      <w:bookmarkEnd w:id="339"/>
    </w:p>
    <w:p w:rsidR="00231545" w:rsidRDefault="00231545" w:rsidP="00625560">
      <w:pPr>
        <w:ind w:firstLine="720"/>
      </w:pPr>
    </w:p>
    <w:p w:rsidR="00625560" w:rsidRDefault="00625560" w:rsidP="00625560">
      <w:pPr>
        <w:ind w:firstLine="720"/>
      </w:pPr>
      <w:r>
        <w:t xml:space="preserve">The Reinforcement Learning Agent (RLA) in turn sends notifications to the GUI Agent and X3D Agent in order to refresh the displayed data for both agents. The GUI Agent needs messages sent to it because it handles the logging of the RLA actions and it cannot have that information retrieved by any other means. The X3D Agent receives information from the RLA which is needed for synchronization of the 3D representation with the underlying ontology used by the RLA. </w:t>
      </w:r>
    </w:p>
    <w:p w:rsidR="00625560" w:rsidRDefault="00625560" w:rsidP="00625560">
      <w:pPr>
        <w:ind w:firstLine="720"/>
      </w:pPr>
      <w:r>
        <w:lastRenderedPageBreak/>
        <w:t xml:space="preserve">In turn, the X3D Agent notifies the RLA when some interaction with the 3D objects takes place. Because the X3D Agent does not interact with the ontology used by the RLA, it cannot change the ontology values directly so it must inform the RLA of what interaction has place. This is conforming to the </w:t>
      </w:r>
      <w:r>
        <w:rPr>
          <w:i/>
        </w:rPr>
        <w:t>Information Expert GRASP</w:t>
      </w:r>
      <w:r>
        <w:t xml:space="preserve"> principle because the entity which has the information needed to execute an action executes the action. In this case this expert entity is the RLA and after receiving the notification from the X3D agent it enforces the action on the environment actuators</w:t>
      </w:r>
    </w:p>
    <w:p w:rsidR="00625560" w:rsidRDefault="00625560" w:rsidP="00625560">
      <w:pPr>
        <w:ind w:firstLine="720"/>
      </w:pPr>
      <w:r>
        <w:t>The Task Management Agent (TMA) interacts with the RLA because it</w:t>
      </w:r>
      <w:del w:id="340" w:author="Moldovanus" w:date="2010-06-21T21:06:00Z">
        <w:r>
          <w:delText xml:space="preserve"> </w:delText>
        </w:r>
      </w:del>
      <w:r>
        <w:t xml:space="preserve"> does not have the possibility of creating a physical datacenter task. So it sends a create task notification together with the additional information needed about the new task to the RLA.  The RLA creates an ontology instance for that task and executes a create task action on the datacenter.</w:t>
      </w: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Pr="00055CCD" w:rsidRDefault="00231545" w:rsidP="00625560">
      <w:pPr>
        <w:ind w:firstLine="720"/>
      </w:pPr>
    </w:p>
    <w:p w:rsidR="00231545" w:rsidRDefault="00231545" w:rsidP="00231545">
      <w:pPr>
        <w:pStyle w:val="Title"/>
      </w:pPr>
    </w:p>
    <w:p w:rsidR="00231545" w:rsidRDefault="00231545" w:rsidP="00231545">
      <w:pPr>
        <w:pStyle w:val="Title"/>
      </w:pPr>
    </w:p>
    <w:p w:rsidR="00231545" w:rsidRDefault="00231545" w:rsidP="00231545">
      <w:pPr>
        <w:pStyle w:val="Title"/>
      </w:pPr>
      <w:r>
        <w:lastRenderedPageBreak/>
        <w:t>Chapter 5</w:t>
      </w:r>
    </w:p>
    <w:p w:rsidR="00625560" w:rsidRPr="00CF554C" w:rsidRDefault="00625560" w:rsidP="003B4AE4">
      <w:pPr>
        <w:pStyle w:val="Heading1"/>
        <w:keepNext/>
        <w:keepLines/>
        <w:numPr>
          <w:ilvl w:val="0"/>
          <w:numId w:val="38"/>
        </w:numPr>
        <w:spacing w:after="160" w:line="276" w:lineRule="auto"/>
        <w:contextualSpacing w:val="0"/>
        <w:rPr>
          <w:rFonts w:cs="Times New Roman"/>
        </w:rPr>
      </w:pPr>
      <w:bookmarkStart w:id="341" w:name="_Toc264798578"/>
      <w:bookmarkStart w:id="342" w:name="_Toc264737210"/>
      <w:bookmarkStart w:id="343" w:name="_Toc264918488"/>
      <w:r w:rsidRPr="00CF554C">
        <w:rPr>
          <w:rFonts w:cs="Times New Roman"/>
        </w:rPr>
        <w:t>Implementation</w:t>
      </w:r>
      <w:bookmarkEnd w:id="341"/>
      <w:bookmarkEnd w:id="342"/>
      <w:bookmarkEnd w:id="343"/>
      <w:r w:rsidRPr="00CF554C">
        <w:rPr>
          <w:rFonts w:cs="Times New Roman"/>
        </w:rPr>
        <w:t xml:space="preserve"> </w:t>
      </w:r>
    </w:p>
    <w:p w:rsidR="00625560" w:rsidRPr="00CF554C" w:rsidRDefault="00625560" w:rsidP="00625560">
      <w:pPr>
        <w:rPr>
          <w:rFonts w:cs="Times New Roman"/>
        </w:rPr>
      </w:pPr>
      <w:r w:rsidRPr="00CF554C">
        <w:rPr>
          <w:rFonts w:cs="Times New Roman"/>
        </w:rPr>
        <w:t xml:space="preserve">The current chapter focuses on the development and implementation of the proposed agent- based context management framework. It gives a closer look at the technologies used to implement the context management components presented in the previous chapter, and then it explains how these technologies were used to obtain the proposed goals.  </w:t>
      </w:r>
    </w:p>
    <w:p w:rsidR="00625560" w:rsidRPr="00CF554C" w:rsidRDefault="001B5EF8" w:rsidP="003B4AE4">
      <w:pPr>
        <w:pStyle w:val="Heading2"/>
        <w:keepNext/>
        <w:keepLines/>
        <w:numPr>
          <w:ilvl w:val="1"/>
          <w:numId w:val="38"/>
        </w:numPr>
        <w:spacing w:line="276" w:lineRule="auto"/>
        <w:rPr>
          <w:rFonts w:cs="Times New Roman"/>
        </w:rPr>
      </w:pPr>
      <w:bookmarkStart w:id="344" w:name="_Toc264798579"/>
      <w:bookmarkStart w:id="345" w:name="_Toc264737211"/>
      <w:bookmarkStart w:id="346" w:name="_Toc264918489"/>
      <w:r>
        <w:rPr>
          <w:rFonts w:cs="Times New Roman"/>
        </w:rPr>
        <w:t xml:space="preserve">System </w:t>
      </w:r>
      <w:r w:rsidR="006F18C6">
        <w:rPr>
          <w:rFonts w:cs="Times New Roman"/>
        </w:rPr>
        <w:t>Components</w:t>
      </w:r>
      <w:bookmarkEnd w:id="344"/>
      <w:bookmarkEnd w:id="345"/>
      <w:bookmarkEnd w:id="346"/>
    </w:p>
    <w:p w:rsidR="00625560" w:rsidRPr="00CF554C" w:rsidRDefault="00625560" w:rsidP="00625560">
      <w:pPr>
        <w:keepNext/>
        <w:rPr>
          <w:rFonts w:cs="Times New Roman"/>
        </w:rPr>
      </w:pPr>
      <w:r>
        <w:rPr>
          <w:rFonts w:cs="Times New Roman"/>
          <w:noProof/>
          <w:lang w:bidi="ar-SA"/>
        </w:rPr>
        <w:drawing>
          <wp:inline distT="0" distB="0" distL="0" distR="0">
            <wp:extent cx="5943600" cy="4473422"/>
            <wp:effectExtent l="19050" t="19050" r="19050" b="22378"/>
            <wp:docPr id="68" name="Picture 6" descr="J:\cercetare\licenta\detailed conceptual architecture-my 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detailed conceptual architecture-my part.png"/>
                    <pic:cNvPicPr>
                      <a:picLocks noChangeAspect="1" noChangeArrowheads="1"/>
                    </pic:cNvPicPr>
                  </pic:nvPicPr>
                  <pic:blipFill>
                    <a:blip r:embed="rId25" cstate="print"/>
                    <a:srcRect/>
                    <a:stretch>
                      <a:fillRect/>
                    </a:stretch>
                  </pic:blipFill>
                  <pic:spPr bwMode="auto">
                    <a:xfrm>
                      <a:off x="0" y="0"/>
                      <a:ext cx="5943600" cy="4473422"/>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347" w:name="_Ref263586911"/>
      <w:bookmarkStart w:id="348" w:name="_Toc264369121"/>
      <w:bookmarkStart w:id="349" w:name="_Toc264916813"/>
      <w:bookmarkStart w:id="350" w:name="_Toc264798635"/>
      <w:bookmarkStart w:id="351" w:name="_Toc264920367"/>
      <w:r w:rsidRPr="00CF554C">
        <w:rPr>
          <w:rFonts w:cs="Times New Roman"/>
          <w:color w:val="auto"/>
        </w:rPr>
        <w:t xml:space="preserve">Figure </w:t>
      </w:r>
      <w:r w:rsidR="007267FF">
        <w:rPr>
          <w:rFonts w:cs="Times New Roman"/>
          <w:color w:val="auto"/>
        </w:rPr>
        <w:fldChar w:fldCharType="begin"/>
      </w:r>
      <w:r w:rsidR="00576977">
        <w:rPr>
          <w:rFonts w:cs="Times New Roman"/>
          <w:color w:val="auto"/>
        </w:rPr>
        <w:instrText xml:space="preserve"> STYLEREF 1 \s </w:instrText>
      </w:r>
      <w:r w:rsidR="007267FF">
        <w:rPr>
          <w:rFonts w:cs="Times New Roman"/>
          <w:color w:val="auto"/>
        </w:rPr>
        <w:fldChar w:fldCharType="separate"/>
      </w:r>
      <w:r w:rsidR="00FD2F52">
        <w:rPr>
          <w:rFonts w:cs="Times New Roman"/>
          <w:noProof/>
          <w:color w:val="auto"/>
        </w:rPr>
        <w:t>5</w:t>
      </w:r>
      <w:r w:rsidR="007267FF">
        <w:rPr>
          <w:rFonts w:cs="Times New Roman"/>
          <w:color w:val="auto"/>
        </w:rPr>
        <w:fldChar w:fldCharType="end"/>
      </w:r>
      <w:r w:rsidR="00576977">
        <w:rPr>
          <w:rFonts w:cs="Times New Roman"/>
          <w:color w:val="auto"/>
        </w:rPr>
        <w:t>.</w:t>
      </w:r>
      <w:r w:rsidR="007267FF">
        <w:rPr>
          <w:rFonts w:cs="Times New Roman"/>
          <w:color w:val="auto"/>
        </w:rPr>
        <w:fldChar w:fldCharType="begin"/>
      </w:r>
      <w:r w:rsidR="00576977">
        <w:rPr>
          <w:rFonts w:cs="Times New Roman"/>
          <w:color w:val="auto"/>
        </w:rPr>
        <w:instrText xml:space="preserve"> SEQ Figure \* ARABIC \s 1 </w:instrText>
      </w:r>
      <w:r w:rsidR="007267FF">
        <w:rPr>
          <w:rFonts w:cs="Times New Roman"/>
          <w:color w:val="auto"/>
        </w:rPr>
        <w:fldChar w:fldCharType="separate"/>
      </w:r>
      <w:r w:rsidR="00FD2F52">
        <w:rPr>
          <w:rFonts w:cs="Times New Roman"/>
          <w:noProof/>
          <w:color w:val="auto"/>
        </w:rPr>
        <w:t>1</w:t>
      </w:r>
      <w:r w:rsidR="007267FF">
        <w:rPr>
          <w:rFonts w:cs="Times New Roman"/>
          <w:color w:val="auto"/>
        </w:rPr>
        <w:fldChar w:fldCharType="end"/>
      </w:r>
      <w:bookmarkEnd w:id="347"/>
      <w:r w:rsidRPr="00CF554C">
        <w:rPr>
          <w:rFonts w:cs="Times New Roman"/>
          <w:color w:val="auto"/>
        </w:rPr>
        <w:t xml:space="preserve">: </w:t>
      </w:r>
      <w:bookmarkEnd w:id="348"/>
      <w:bookmarkEnd w:id="349"/>
      <w:r w:rsidR="00AC4AE1">
        <w:rPr>
          <w:rFonts w:cs="Times New Roman"/>
          <w:color w:val="auto"/>
        </w:rPr>
        <w:t>System Components</w:t>
      </w:r>
      <w:bookmarkEnd w:id="350"/>
      <w:bookmarkEnd w:id="351"/>
    </w:p>
    <w:p w:rsidR="00625560" w:rsidRPr="00CF554C" w:rsidRDefault="00625560" w:rsidP="00625560">
      <w:pPr>
        <w:rPr>
          <w:rFonts w:cs="Times New Roman"/>
        </w:rPr>
      </w:pPr>
      <w:r w:rsidRPr="00CF554C">
        <w:rPr>
          <w:rFonts w:cs="Times New Roman"/>
        </w:rPr>
        <w:t xml:space="preserve">Only the components developed by me (highlighted in </w:t>
      </w:r>
      <w:fldSimple w:instr=" REF _Ref263586911 \h  \* MERGEFORMAT ">
        <w:r w:rsidR="00FD2F52" w:rsidRPr="00CF554C">
          <w:rPr>
            <w:rFonts w:cs="Times New Roman"/>
          </w:rPr>
          <w:t xml:space="preserve">Figure </w:t>
        </w:r>
        <w:r w:rsidR="00FD2F52">
          <w:rPr>
            <w:rFonts w:cs="Times New Roman"/>
            <w:noProof/>
          </w:rPr>
          <w:t>5.1</w:t>
        </w:r>
      </w:fldSimple>
      <w:r>
        <w:t xml:space="preserve"> with green</w:t>
      </w:r>
      <w:r w:rsidRPr="00CF554C">
        <w:rPr>
          <w:rFonts w:cs="Times New Roman"/>
        </w:rPr>
        <w:t xml:space="preserve">) will be presented in detail. The other components are detailed in </w:t>
      </w:r>
      <w:fldSimple w:instr=" REF _Ref263593784 \h  \* MERGEFORMAT ">
        <w:r w:rsidR="00FD2F52" w:rsidRPr="00FD2F52">
          <w:rPr>
            <w:rFonts w:cs="Times New Roman"/>
          </w:rPr>
          <w:t xml:space="preserve">[ </w:t>
        </w:r>
        <w:r w:rsidR="00FD2F52" w:rsidRPr="00FD2F52">
          <w:rPr>
            <w:rFonts w:cs="Times New Roman"/>
            <w:noProof/>
          </w:rPr>
          <w:t>29</w:t>
        </w:r>
      </w:fldSimple>
      <w:r w:rsidRPr="00CF554C">
        <w:rPr>
          <w:rFonts w:cs="Times New Roman"/>
        </w:rPr>
        <w:t xml:space="preserve"> ] </w:t>
      </w:r>
      <w:r>
        <w:rPr>
          <w:rFonts w:cs="Times New Roman"/>
        </w:rPr>
        <w:t xml:space="preserve">by their creator </w:t>
      </w:r>
      <w:r w:rsidRPr="00CF554C">
        <w:rPr>
          <w:rFonts w:cs="Times New Roman"/>
        </w:rPr>
        <w:t xml:space="preserve">and will be mentioned and properly referenced when needed </w:t>
      </w:r>
      <w:r>
        <w:rPr>
          <w:rFonts w:cs="Times New Roman"/>
        </w:rPr>
        <w:t>in order to maintain a certain system description mental flow</w:t>
      </w:r>
      <w:r w:rsidRPr="00CF554C">
        <w:rPr>
          <w:rFonts w:cs="Times New Roman"/>
        </w:rPr>
        <w:t>.</w:t>
      </w:r>
    </w:p>
    <w:p w:rsidR="00FD2F52" w:rsidRPr="00FD2F52" w:rsidRDefault="00625560" w:rsidP="00FD2F52">
      <w:pPr>
        <w:ind w:firstLine="720"/>
        <w:rPr>
          <w:rFonts w:cs="Times New Roman"/>
        </w:rPr>
      </w:pPr>
      <w:r w:rsidRPr="00CF554C">
        <w:rPr>
          <w:rFonts w:cs="Times New Roman"/>
        </w:rPr>
        <w:lastRenderedPageBreak/>
        <w:t xml:space="preserve">The “Environment Self-Healing Module” (highlighted </w:t>
      </w:r>
      <w:r>
        <w:rPr>
          <w:rFonts w:cs="Times New Roman"/>
        </w:rPr>
        <w:t>half</w:t>
      </w:r>
      <w:r w:rsidRPr="00CF554C">
        <w:rPr>
          <w:rFonts w:cs="Times New Roman"/>
        </w:rPr>
        <w:t xml:space="preserve"> with blue and </w:t>
      </w:r>
      <w:r>
        <w:rPr>
          <w:rFonts w:cs="Times New Roman"/>
        </w:rPr>
        <w:t xml:space="preserve">half with </w:t>
      </w:r>
      <w:r w:rsidRPr="00CF554C">
        <w:rPr>
          <w:rFonts w:cs="Times New Roman"/>
        </w:rPr>
        <w:t xml:space="preserve">green) was developed by me and the </w:t>
      </w:r>
      <w:r>
        <w:rPr>
          <w:rFonts w:cs="Times New Roman"/>
        </w:rPr>
        <w:t xml:space="preserve">Copil Georgiana, the </w:t>
      </w:r>
      <w:r w:rsidRPr="00CF554C">
        <w:rPr>
          <w:rFonts w:cs="Times New Roman"/>
        </w:rPr>
        <w:t xml:space="preserve">author of </w:t>
      </w:r>
      <w:fldSimple w:instr=" REF _Ref263593784 \h  \* MERGEFORMAT ">
        <w:r w:rsidR="00FD2F52" w:rsidRPr="00FD2F52">
          <w:rPr>
            <w:rFonts w:cs="Times New Roman"/>
          </w:rPr>
          <w:t xml:space="preserve">[ </w:t>
        </w:r>
        <w:r w:rsidR="00FD2F52" w:rsidRPr="00FD2F52">
          <w:rPr>
            <w:rFonts w:cs="Times New Roman"/>
            <w:noProof/>
          </w:rPr>
          <w:t>29</w:t>
        </w:r>
      </w:fldSimple>
      <w:r w:rsidRPr="00CF554C">
        <w:rPr>
          <w:rFonts w:cs="Times New Roman"/>
        </w:rPr>
        <w:t xml:space="preserve"> ] for the CONSENS research project </w:t>
      </w:r>
      <w:r w:rsidR="007267FF">
        <w:fldChar w:fldCharType="begin"/>
      </w:r>
      <w:r w:rsidR="00DB26E6">
        <w:instrText xml:space="preserve"> REF _Ref263593846 \h  \* MERGEFORMAT </w:instrText>
      </w:r>
      <w:r w:rsidR="007267FF">
        <w:fldChar w:fldCharType="separate"/>
      </w:r>
    </w:p>
    <w:p w:rsidR="00625560" w:rsidRPr="00CF554C" w:rsidRDefault="00FD2F52" w:rsidP="00430D53">
      <w:pPr>
        <w:ind w:firstLine="720"/>
        <w:rPr>
          <w:rFonts w:cs="Times New Roman"/>
        </w:rPr>
      </w:pPr>
      <w:r w:rsidRPr="00FD2F52">
        <w:rPr>
          <w:rFonts w:cs="Times New Roman"/>
          <w:noProof/>
        </w:rPr>
        <w:t>[</w:t>
      </w:r>
      <w:r w:rsidRPr="0038514E">
        <w:rPr>
          <w:noProof/>
          <w:sz w:val="22"/>
        </w:rPr>
        <w:t xml:space="preserve"> </w:t>
      </w:r>
      <w:r>
        <w:rPr>
          <w:noProof/>
          <w:sz w:val="22"/>
        </w:rPr>
        <w:t>32</w:t>
      </w:r>
      <w:r w:rsidR="007267FF">
        <w:fldChar w:fldCharType="end"/>
      </w:r>
      <w:r w:rsidR="00625560" w:rsidRPr="00CF554C">
        <w:rPr>
          <w:rFonts w:cs="Times New Roman"/>
        </w:rPr>
        <w:t xml:space="preserve"> ] and as such it is a joint development effort, also described in </w:t>
      </w:r>
      <w:fldSimple w:instr=" REF _Ref263593784 \h  \* MERGEFORMAT ">
        <w:r w:rsidRPr="00FD2F52">
          <w:rPr>
            <w:rFonts w:cs="Times New Roman"/>
          </w:rPr>
          <w:t xml:space="preserve">[ </w:t>
        </w:r>
        <w:r w:rsidRPr="00FD2F52">
          <w:rPr>
            <w:rFonts w:cs="Times New Roman"/>
            <w:noProof/>
          </w:rPr>
          <w:t>29</w:t>
        </w:r>
      </w:fldSimple>
      <w:r w:rsidR="00625560" w:rsidRPr="00CF554C">
        <w:rPr>
          <w:rFonts w:cs="Times New Roman"/>
        </w:rPr>
        <w:t xml:space="preserve"> ].</w:t>
      </w:r>
    </w:p>
    <w:p w:rsidR="00625560" w:rsidRPr="00CF554C" w:rsidRDefault="00625560" w:rsidP="003B4AE4">
      <w:pPr>
        <w:pStyle w:val="Heading2"/>
        <w:keepNext/>
        <w:keepLines/>
        <w:numPr>
          <w:ilvl w:val="1"/>
          <w:numId w:val="38"/>
        </w:numPr>
        <w:spacing w:line="276" w:lineRule="auto"/>
        <w:rPr>
          <w:rFonts w:cs="Times New Roman"/>
        </w:rPr>
      </w:pPr>
      <w:bookmarkStart w:id="352" w:name="_Toc264798580"/>
      <w:bookmarkStart w:id="353" w:name="_Toc264737212"/>
      <w:bookmarkStart w:id="354" w:name="_Toc264918490"/>
      <w:r w:rsidRPr="00CF554C">
        <w:rPr>
          <w:rFonts w:cs="Times New Roman"/>
        </w:rPr>
        <w:t>System Input</w:t>
      </w:r>
      <w:bookmarkEnd w:id="352"/>
      <w:bookmarkEnd w:id="353"/>
      <w:bookmarkEnd w:id="354"/>
    </w:p>
    <w:p w:rsidR="00625560" w:rsidRPr="00CF554C" w:rsidRDefault="00625560" w:rsidP="00625560">
      <w:pPr>
        <w:rPr>
          <w:rFonts w:cs="Times New Roman"/>
        </w:rPr>
      </w:pPr>
      <w:r w:rsidRPr="00CF554C">
        <w:rPr>
          <w:rFonts w:cs="Times New Roman"/>
        </w:rPr>
        <w:t xml:space="preserve">For any knowledge-based system to be able to reason about the surrounding world it is necessary to have a mechanism of describing that world. The selected mechanism is </w:t>
      </w:r>
      <w:r w:rsidRPr="00CF554C">
        <w:rPr>
          <w:rFonts w:cs="Times New Roman"/>
          <w:b/>
        </w:rPr>
        <w:t>Ontology Representation</w:t>
      </w:r>
      <w:r w:rsidRPr="00CF554C">
        <w:rPr>
          <w:rFonts w:cs="Times New Roman"/>
        </w:rPr>
        <w:t xml:space="preserve">. </w:t>
      </w:r>
    </w:p>
    <w:p w:rsidR="00625560" w:rsidRPr="00CF554C" w:rsidRDefault="00625560" w:rsidP="00625560">
      <w:pPr>
        <w:ind w:left="720" w:hanging="720"/>
        <w:rPr>
          <w:rFonts w:cs="Times New Roman"/>
        </w:rPr>
      </w:pPr>
      <w:r w:rsidRPr="00CF554C">
        <w:rPr>
          <w:rFonts w:cs="Times New Roman"/>
        </w:rPr>
        <w:t xml:space="preserve">The </w:t>
      </w:r>
      <w:r>
        <w:rPr>
          <w:rFonts w:cs="Times New Roman"/>
          <w:b/>
        </w:rPr>
        <w:t>context</w:t>
      </w:r>
      <w:r w:rsidRPr="00CF554C">
        <w:rPr>
          <w:rFonts w:cs="Times New Roman"/>
        </w:rPr>
        <w:t xml:space="preserve"> is described using the two previous ontology representations (</w:t>
      </w:r>
      <w:fldSimple w:instr=" REF _Ref263585343 \h  \* MERGEFORMAT ">
        <w:r w:rsidR="00FD2F52" w:rsidRPr="00CF554C">
          <w:rPr>
            <w:rFonts w:cs="Times New Roman"/>
          </w:rPr>
          <w:t xml:space="preserve">Figure </w:t>
        </w:r>
        <w:r w:rsidR="00FD2F52">
          <w:rPr>
            <w:rFonts w:cs="Times New Roman"/>
            <w:noProof/>
          </w:rPr>
          <w:t>4.1</w:t>
        </w:r>
      </w:fldSimple>
      <w:r w:rsidRPr="00CF554C">
        <w:rPr>
          <w:rFonts w:cs="Times New Roman"/>
        </w:rPr>
        <w:t xml:space="preserve"> and </w:t>
      </w:r>
      <w:fldSimple w:instr=" REF _Ref263585345 \h  \* MERGEFORMAT ">
        <w:r w:rsidR="00FD2F52" w:rsidRPr="00CF554C">
          <w:rPr>
            <w:rFonts w:cs="Times New Roman"/>
          </w:rPr>
          <w:t xml:space="preserve">Figure </w:t>
        </w:r>
        <w:r w:rsidR="00FD2F52">
          <w:rPr>
            <w:rFonts w:cs="Times New Roman"/>
            <w:noProof/>
          </w:rPr>
          <w:t>4.2</w:t>
        </w:r>
      </w:fldSimple>
      <w:r w:rsidRPr="00CF554C">
        <w:rPr>
          <w:rFonts w:cs="Times New Roman"/>
        </w:rPr>
        <w:t xml:space="preserve">). Both the datacenter and environment ontology representations are built using Protégé </w:t>
      </w:r>
      <w:fldSimple w:instr=" REF _Ref263594027 \h  \* MERGEFORMAT ">
        <w:r w:rsidR="00FD2F52" w:rsidRPr="00FD2F52">
          <w:rPr>
            <w:rFonts w:cs="Times New Roman"/>
          </w:rPr>
          <w:t xml:space="preserve">[ </w:t>
        </w:r>
        <w:r w:rsidR="00FD2F52" w:rsidRPr="00FD2F52">
          <w:rPr>
            <w:rFonts w:cs="Times New Roman"/>
            <w:noProof/>
          </w:rPr>
          <w:t>38</w:t>
        </w:r>
      </w:fldSimple>
      <w:r w:rsidRPr="00CF554C">
        <w:rPr>
          <w:rFonts w:cs="Times New Roman"/>
        </w:rPr>
        <w:t xml:space="preserve"> ] and populated with instances. The instances represent real world physical elements.</w:t>
      </w:r>
      <w:r>
        <w:rPr>
          <w:rFonts w:cs="Times New Roman"/>
        </w:rPr>
        <w:t xml:space="preserve"> A closer look of the ontology representations used by this architecture is presented in </w:t>
      </w:r>
      <w:r w:rsidR="007267FF">
        <w:rPr>
          <w:rFonts w:cs="Times New Roman"/>
        </w:rPr>
        <w:fldChar w:fldCharType="begin"/>
      </w:r>
      <w:r>
        <w:rPr>
          <w:rFonts w:cs="Times New Roman"/>
        </w:rPr>
        <w:instrText xml:space="preserve"> REF _Ref264201913 \h </w:instrText>
      </w:r>
      <w:r w:rsidR="007267FF">
        <w:rPr>
          <w:rFonts w:cs="Times New Roman"/>
        </w:rPr>
      </w:r>
      <w:r w:rsidR="007267FF">
        <w:rPr>
          <w:rFonts w:cs="Times New Roman"/>
        </w:rPr>
        <w:fldChar w:fldCharType="separate"/>
      </w:r>
      <w:r w:rsidR="00FD2F52" w:rsidRPr="00CF554C">
        <w:rPr>
          <w:rFonts w:cs="Times New Roman"/>
          <w:color w:val="000000" w:themeColor="text1"/>
        </w:rPr>
        <w:t xml:space="preserve">Figure </w:t>
      </w:r>
      <w:r w:rsidR="00FD2F52">
        <w:rPr>
          <w:rFonts w:cs="Times New Roman"/>
          <w:noProof/>
          <w:color w:val="000000" w:themeColor="text1"/>
        </w:rPr>
        <w:t>5</w:t>
      </w:r>
      <w:r w:rsidR="00FD2F52">
        <w:rPr>
          <w:rFonts w:cs="Times New Roman"/>
          <w:color w:val="000000" w:themeColor="text1"/>
        </w:rPr>
        <w:t>.</w:t>
      </w:r>
      <w:r w:rsidR="00FD2F52">
        <w:rPr>
          <w:rFonts w:cs="Times New Roman"/>
          <w:noProof/>
          <w:color w:val="000000" w:themeColor="text1"/>
        </w:rPr>
        <w:t>2</w:t>
      </w:r>
      <w:r w:rsidR="007267FF">
        <w:rPr>
          <w:rFonts w:cs="Times New Roman"/>
        </w:rPr>
        <w:fldChar w:fldCharType="end"/>
      </w:r>
      <w:r>
        <w:rPr>
          <w:rFonts w:cs="Times New Roman"/>
        </w:rPr>
        <w:t>.</w:t>
      </w:r>
    </w:p>
    <w:p w:rsidR="00625560" w:rsidRPr="00CF554C" w:rsidRDefault="00625560" w:rsidP="00625560">
      <w:pPr>
        <w:keepNext/>
        <w:ind w:left="720" w:hanging="720"/>
        <w:jc w:val="center"/>
        <w:rPr>
          <w:rFonts w:cs="Times New Roman"/>
        </w:rPr>
      </w:pPr>
      <w:r w:rsidRPr="00CF554C">
        <w:rPr>
          <w:rFonts w:cs="Times New Roman"/>
          <w:noProof/>
          <w:lang w:bidi="ar-SA"/>
        </w:rPr>
        <w:drawing>
          <wp:inline distT="0" distB="0" distL="0" distR="0">
            <wp:extent cx="3963351" cy="2016784"/>
            <wp:effectExtent l="19050" t="19050" r="18099" b="21566"/>
            <wp:docPr id="69" name="Picture 1" descr="J:\cercetare\licenta\system-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ystem-input.png"/>
                    <pic:cNvPicPr>
                      <a:picLocks noChangeAspect="1" noChangeArrowheads="1"/>
                    </pic:cNvPicPr>
                  </pic:nvPicPr>
                  <pic:blipFill>
                    <a:blip r:embed="rId26"/>
                    <a:srcRect/>
                    <a:stretch>
                      <a:fillRect/>
                    </a:stretch>
                  </pic:blipFill>
                  <pic:spPr bwMode="auto">
                    <a:xfrm>
                      <a:off x="0" y="0"/>
                      <a:ext cx="3966929" cy="2018605"/>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000000" w:themeColor="text1"/>
        </w:rPr>
      </w:pPr>
      <w:bookmarkStart w:id="355" w:name="_Ref264201913"/>
      <w:bookmarkStart w:id="356" w:name="_Toc264369122"/>
      <w:bookmarkStart w:id="357" w:name="_Toc264798636"/>
      <w:bookmarkStart w:id="358" w:name="_Toc264916814"/>
      <w:bookmarkStart w:id="359" w:name="_Toc264920368"/>
      <w:r w:rsidRPr="00CF554C">
        <w:rPr>
          <w:rFonts w:cs="Times New Roman"/>
          <w:color w:val="000000" w:themeColor="text1"/>
        </w:rPr>
        <w:t xml:space="preserve">Figure </w:t>
      </w:r>
      <w:r w:rsidR="007267FF">
        <w:rPr>
          <w:rFonts w:cs="Times New Roman"/>
          <w:color w:val="000000" w:themeColor="text1"/>
        </w:rPr>
        <w:fldChar w:fldCharType="begin"/>
      </w:r>
      <w:r w:rsidR="00576977">
        <w:rPr>
          <w:rFonts w:cs="Times New Roman"/>
          <w:color w:val="000000" w:themeColor="text1"/>
        </w:rPr>
        <w:instrText xml:space="preserve"> STYLEREF 1 \s </w:instrText>
      </w:r>
      <w:r w:rsidR="007267FF">
        <w:rPr>
          <w:rFonts w:cs="Times New Roman"/>
          <w:color w:val="000000" w:themeColor="text1"/>
        </w:rPr>
        <w:fldChar w:fldCharType="separate"/>
      </w:r>
      <w:r w:rsidR="00FD2F52">
        <w:rPr>
          <w:rFonts w:cs="Times New Roman"/>
          <w:noProof/>
          <w:color w:val="000000" w:themeColor="text1"/>
        </w:rPr>
        <w:t>5</w:t>
      </w:r>
      <w:r w:rsidR="007267FF">
        <w:rPr>
          <w:rFonts w:cs="Times New Roman"/>
          <w:color w:val="000000" w:themeColor="text1"/>
        </w:rPr>
        <w:fldChar w:fldCharType="end"/>
      </w:r>
      <w:r w:rsidR="00576977">
        <w:rPr>
          <w:rFonts w:cs="Times New Roman"/>
          <w:color w:val="000000" w:themeColor="text1"/>
        </w:rPr>
        <w:t>.</w:t>
      </w:r>
      <w:r w:rsidR="007267FF">
        <w:rPr>
          <w:rFonts w:cs="Times New Roman"/>
          <w:color w:val="000000" w:themeColor="text1"/>
        </w:rPr>
        <w:fldChar w:fldCharType="begin"/>
      </w:r>
      <w:r w:rsidR="00576977">
        <w:rPr>
          <w:rFonts w:cs="Times New Roman"/>
          <w:color w:val="000000" w:themeColor="text1"/>
        </w:rPr>
        <w:instrText xml:space="preserve"> SEQ Figure \* ARABIC \s 1 </w:instrText>
      </w:r>
      <w:r w:rsidR="007267FF">
        <w:rPr>
          <w:rFonts w:cs="Times New Roman"/>
          <w:color w:val="000000" w:themeColor="text1"/>
        </w:rPr>
        <w:fldChar w:fldCharType="separate"/>
      </w:r>
      <w:r w:rsidR="00FD2F52">
        <w:rPr>
          <w:rFonts w:cs="Times New Roman"/>
          <w:noProof/>
          <w:color w:val="000000" w:themeColor="text1"/>
        </w:rPr>
        <w:t>2</w:t>
      </w:r>
      <w:r w:rsidR="007267FF">
        <w:rPr>
          <w:rFonts w:cs="Times New Roman"/>
          <w:color w:val="000000" w:themeColor="text1"/>
        </w:rPr>
        <w:fldChar w:fldCharType="end"/>
      </w:r>
      <w:bookmarkEnd w:id="355"/>
      <w:r w:rsidRPr="00CF554C">
        <w:rPr>
          <w:rFonts w:cs="Times New Roman"/>
          <w:color w:val="000000" w:themeColor="text1"/>
        </w:rPr>
        <w:t>: System Ontology Representation</w:t>
      </w:r>
      <w:bookmarkEnd w:id="356"/>
      <w:bookmarkEnd w:id="357"/>
      <w:bookmarkEnd w:id="358"/>
      <w:bookmarkEnd w:id="359"/>
    </w:p>
    <w:p w:rsidR="00625560" w:rsidRDefault="00625560" w:rsidP="00625560">
      <w:pPr>
        <w:ind w:left="720" w:hanging="720"/>
      </w:pPr>
      <w:r w:rsidRPr="00CF554C">
        <w:rPr>
          <w:rFonts w:cs="Times New Roman"/>
        </w:rPr>
        <w:t>The</w:t>
      </w:r>
      <w:r w:rsidRPr="00CF554C">
        <w:rPr>
          <w:rFonts w:cs="Times New Roman"/>
          <w:b/>
        </w:rPr>
        <w:t xml:space="preserve"> system acceptable states</w:t>
      </w:r>
      <w:r w:rsidRPr="00CF554C">
        <w:rPr>
          <w:rFonts w:cs="Times New Roman"/>
        </w:rPr>
        <w:t xml:space="preserve"> are defined by policies specified under the form of </w:t>
      </w:r>
      <w:r w:rsidRPr="00CF554C">
        <w:rPr>
          <w:rFonts w:cs="Times New Roman"/>
          <w:b/>
        </w:rPr>
        <w:t xml:space="preserve">SWRL (Semantic Web Rule Language) </w:t>
      </w:r>
      <w:fldSimple w:instr=" REF _Ref263594040 \h  \* MERGEFORMAT ">
        <w:r w:rsidR="00FD2F52" w:rsidRPr="00FD2F52">
          <w:rPr>
            <w:rFonts w:cs="Times New Roman"/>
          </w:rPr>
          <w:t xml:space="preserve">[ </w:t>
        </w:r>
        <w:r w:rsidR="00FD2F52" w:rsidRPr="00FD2F52">
          <w:rPr>
            <w:rFonts w:cs="Times New Roman"/>
            <w:noProof/>
          </w:rPr>
          <w:t>41</w:t>
        </w:r>
      </w:fldSimple>
      <w:r w:rsidRPr="00CF554C">
        <w:rPr>
          <w:rFonts w:cs="Times New Roman"/>
        </w:rPr>
        <w:t xml:space="preserve"> ] rules. By specifying the policies in SWRL the system uses </w:t>
      </w:r>
      <w:r w:rsidRPr="00CF554C">
        <w:rPr>
          <w:rFonts w:cs="Times New Roman"/>
          <w:b/>
        </w:rPr>
        <w:t>Pellet</w:t>
      </w:r>
      <w:r w:rsidRPr="00CF554C">
        <w:rPr>
          <w:rFonts w:cs="Times New Roman"/>
        </w:rPr>
        <w:t xml:space="preserve"> </w:t>
      </w:r>
      <w:fldSimple w:instr=" REF _Ref263594049 \h  \* MERGEFORMAT ">
        <w:r w:rsidR="00FD2F52" w:rsidRPr="00FD2F52">
          <w:rPr>
            <w:rFonts w:cs="Times New Roman"/>
          </w:rPr>
          <w:t xml:space="preserve">[ </w:t>
        </w:r>
        <w:r w:rsidR="00FD2F52" w:rsidRPr="00FD2F52">
          <w:rPr>
            <w:rFonts w:cs="Times New Roman"/>
            <w:noProof/>
          </w:rPr>
          <w:t>42</w:t>
        </w:r>
      </w:fldSimple>
      <w:r w:rsidRPr="00CF554C">
        <w:rPr>
          <w:rFonts w:cs="Times New Roman"/>
        </w:rPr>
        <w:t xml:space="preserve"> ] OWL2 Reasoner for policy evaluation. The SWRL rules evaluation triggers at each change in the ontology variables, providing a reliable mechanism for context evaluation.</w:t>
      </w:r>
      <w:r>
        <w:rPr>
          <w:rFonts w:cs="Times New Roman"/>
        </w:rPr>
        <w:t xml:space="preserve"> An example of a SWRL QoS Policy definition is presented in </w:t>
      </w:r>
      <w:r w:rsidR="007267FF">
        <w:rPr>
          <w:rFonts w:cs="Times New Roman"/>
        </w:rPr>
        <w:fldChar w:fldCharType="begin"/>
      </w:r>
      <w:r>
        <w:rPr>
          <w:rFonts w:cs="Times New Roman"/>
        </w:rPr>
        <w:instrText xml:space="preserve"> REF _Ref264201967 \h </w:instrText>
      </w:r>
      <w:r w:rsidR="007267FF">
        <w:rPr>
          <w:rFonts w:cs="Times New Roman"/>
        </w:rPr>
      </w:r>
      <w:r w:rsidR="007267FF">
        <w:rPr>
          <w:rFonts w:cs="Times New Roman"/>
        </w:rPr>
        <w:fldChar w:fldCharType="separate"/>
      </w:r>
      <w:r w:rsidR="00FD2F52" w:rsidRPr="00CF554C">
        <w:t xml:space="preserve">Listing </w:t>
      </w:r>
      <w:r w:rsidR="00FD2F52">
        <w:rPr>
          <w:noProof/>
        </w:rPr>
        <w:t>5</w:t>
      </w:r>
      <w:r w:rsidR="00FD2F52" w:rsidRPr="00CF554C">
        <w:t>.</w:t>
      </w:r>
      <w:r w:rsidR="00FD2F52">
        <w:rPr>
          <w:noProof/>
        </w:rPr>
        <w:t>1</w:t>
      </w:r>
      <w:r w:rsidR="007267FF">
        <w:rPr>
          <w:rFonts w:cs="Times New Roman"/>
        </w:rPr>
        <w:fldChar w:fldCharType="end"/>
      </w:r>
      <w:r>
        <w:rPr>
          <w:rFonts w:cs="Times New Roman"/>
        </w:rPr>
        <w:t>. The SWRL rule is simplified in the listing mentioned previously in order not to overload the representation.</w:t>
      </w:r>
      <w:r>
        <w:t xml:space="preserve"> In the example for each property a value is specified, when in the real SWRL representation there is a value range. </w:t>
      </w:r>
      <w:r w:rsidR="00290324">
        <w:t xml:space="preserve">An example of a SWRL rule definition is illustrated in </w:t>
      </w:r>
      <w:r w:rsidR="007267FF">
        <w:fldChar w:fldCharType="begin"/>
      </w:r>
      <w:r w:rsidR="00290324">
        <w:instrText xml:space="preserve"> REF _Ref264201967 \h </w:instrText>
      </w:r>
      <w:r w:rsidR="007267FF">
        <w:fldChar w:fldCharType="separate"/>
      </w:r>
      <w:r w:rsidR="00FD2F52" w:rsidRPr="00CF554C">
        <w:t xml:space="preserve">Listing </w:t>
      </w:r>
      <w:r w:rsidR="00FD2F52">
        <w:rPr>
          <w:noProof/>
        </w:rPr>
        <w:t>5</w:t>
      </w:r>
      <w:r w:rsidR="00FD2F52" w:rsidRPr="00CF554C">
        <w:t>.</w:t>
      </w:r>
      <w:r w:rsidR="00FD2F52">
        <w:rPr>
          <w:noProof/>
        </w:rPr>
        <w:t>1</w:t>
      </w:r>
      <w:r w:rsidR="007267FF">
        <w:fldChar w:fldCharType="end"/>
      </w:r>
      <w:r w:rsidR="00290324">
        <w:t>.</w:t>
      </w:r>
    </w:p>
    <w:p w:rsidR="00F67430" w:rsidRDefault="00F67430" w:rsidP="00625560">
      <w:pPr>
        <w:ind w:left="720" w:hanging="720"/>
      </w:pPr>
    </w:p>
    <w:p w:rsidR="00F67430" w:rsidRDefault="00F67430" w:rsidP="00625560">
      <w:pPr>
        <w:ind w:left="720" w:hanging="720"/>
      </w:pPr>
    </w:p>
    <w:p w:rsidR="006070F2" w:rsidRDefault="006070F2" w:rsidP="00625560">
      <w:pPr>
        <w:ind w:left="720" w:hanging="720"/>
      </w:pPr>
    </w:p>
    <w:p w:rsidR="00F67430" w:rsidRDefault="00F67430" w:rsidP="00625560">
      <w:pPr>
        <w:ind w:left="720" w:hanging="720"/>
      </w:pPr>
    </w:p>
    <w:p w:rsidR="00F67430" w:rsidRDefault="00F67430" w:rsidP="00625560">
      <w:pPr>
        <w:ind w:left="720" w:hanging="720"/>
      </w:pP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360" w:name="_Ref264201967"/>
            <w:bookmarkStart w:id="361" w:name="_Toc264370232"/>
            <w:r w:rsidRPr="00CF554C">
              <w:rPr>
                <w:color w:val="auto"/>
              </w:rPr>
              <w:t xml:space="preserve">Listing </w:t>
            </w:r>
            <w:r w:rsidR="007267FF" w:rsidRPr="00CF554C">
              <w:rPr>
                <w:color w:val="auto"/>
              </w:rPr>
              <w:fldChar w:fldCharType="begin"/>
            </w:r>
            <w:r w:rsidRPr="00CF554C">
              <w:rPr>
                <w:color w:val="auto"/>
              </w:rPr>
              <w:instrText xml:space="preserve"> STYLEREF 1 \s </w:instrText>
            </w:r>
            <w:r w:rsidR="007267FF" w:rsidRPr="00CF554C">
              <w:rPr>
                <w:color w:val="auto"/>
              </w:rPr>
              <w:fldChar w:fldCharType="separate"/>
            </w:r>
            <w:r w:rsidR="00FD2F52">
              <w:rPr>
                <w:noProof/>
                <w:color w:val="auto"/>
              </w:rPr>
              <w:t>5</w:t>
            </w:r>
            <w:r w:rsidR="007267FF" w:rsidRPr="00CF554C">
              <w:rPr>
                <w:color w:val="auto"/>
              </w:rPr>
              <w:fldChar w:fldCharType="end"/>
            </w:r>
            <w:r w:rsidRPr="00CF554C">
              <w:rPr>
                <w:color w:val="auto"/>
              </w:rPr>
              <w:t>.</w:t>
            </w:r>
            <w:r w:rsidR="007267FF" w:rsidRPr="00CF554C">
              <w:rPr>
                <w:color w:val="auto"/>
              </w:rPr>
              <w:fldChar w:fldCharType="begin"/>
            </w:r>
            <w:r w:rsidRPr="00CF554C">
              <w:rPr>
                <w:color w:val="auto"/>
              </w:rPr>
              <w:instrText xml:space="preserve"> SEQ Listing \* ARABIC \s 1 </w:instrText>
            </w:r>
            <w:r w:rsidR="007267FF" w:rsidRPr="00CF554C">
              <w:rPr>
                <w:color w:val="auto"/>
              </w:rPr>
              <w:fldChar w:fldCharType="separate"/>
            </w:r>
            <w:r w:rsidR="00FD2F52">
              <w:rPr>
                <w:noProof/>
                <w:color w:val="auto"/>
              </w:rPr>
              <w:t>1</w:t>
            </w:r>
            <w:r w:rsidR="007267FF" w:rsidRPr="00CF554C">
              <w:rPr>
                <w:color w:val="auto"/>
              </w:rPr>
              <w:fldChar w:fldCharType="end"/>
            </w:r>
            <w:bookmarkEnd w:id="360"/>
            <w:r w:rsidRPr="00CF554C">
              <w:rPr>
                <w:color w:val="auto"/>
              </w:rPr>
              <w:t>: SWRL QoS Policy</w:t>
            </w:r>
            <w:r>
              <w:rPr>
                <w:color w:val="auto"/>
              </w:rPr>
              <w:t xml:space="preserve"> Example</w:t>
            </w:r>
            <w:bookmarkEnd w:id="361"/>
          </w:p>
        </w:tc>
      </w:tr>
      <w:tr w:rsidR="00625560" w:rsidRPr="00CF554C" w:rsidTr="003E1471">
        <w:tc>
          <w:tcPr>
            <w:tcW w:w="9576" w:type="dxa"/>
          </w:tcPr>
          <w:p w:rsidR="005C6136" w:rsidRPr="005C6136" w:rsidRDefault="005C6136" w:rsidP="003E1471">
            <w:pPr>
              <w:keepNext/>
              <w:rPr>
                <w:sz w:val="4"/>
                <w:szCs w:val="4"/>
              </w:rPr>
            </w:pPr>
          </w:p>
          <w:p w:rsidR="00625560" w:rsidRDefault="00625560" w:rsidP="003E1471">
            <w:pPr>
              <w:keepNext/>
            </w:pPr>
            <w:r w:rsidRPr="00CF554C">
              <w:rPr>
                <w:noProof/>
                <w:lang w:bidi="ar-SA"/>
              </w:rPr>
              <w:drawing>
                <wp:inline distT="0" distB="0" distL="0" distR="0">
                  <wp:extent cx="2965689" cy="1873615"/>
                  <wp:effectExtent l="19050" t="0" r="6111" b="0"/>
                  <wp:docPr id="70" name="Picture 2" descr="J:\cercetare\paper suceava\deliverables\source images\swrl_QoS_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paper suceava\deliverables\source images\swrl_QoS_policy.png"/>
                          <pic:cNvPicPr>
                            <a:picLocks noChangeAspect="1" noChangeArrowheads="1"/>
                          </pic:cNvPicPr>
                        </pic:nvPicPr>
                        <pic:blipFill>
                          <a:blip r:embed="rId27"/>
                          <a:srcRect/>
                          <a:stretch>
                            <a:fillRect/>
                          </a:stretch>
                        </pic:blipFill>
                        <pic:spPr bwMode="auto">
                          <a:xfrm>
                            <a:off x="0" y="0"/>
                            <a:ext cx="2972683" cy="1878033"/>
                          </a:xfrm>
                          <a:prstGeom prst="rect">
                            <a:avLst/>
                          </a:prstGeom>
                          <a:noFill/>
                          <a:ln w="9525">
                            <a:noFill/>
                            <a:miter lim="800000"/>
                            <a:headEnd/>
                            <a:tailEnd/>
                          </a:ln>
                        </pic:spPr>
                      </pic:pic>
                    </a:graphicData>
                  </a:graphic>
                </wp:inline>
              </w:drawing>
            </w:r>
          </w:p>
          <w:p w:rsidR="005C6136" w:rsidRPr="005C6136" w:rsidRDefault="005C6136" w:rsidP="003E1471">
            <w:pPr>
              <w:keepNext/>
              <w:rPr>
                <w:sz w:val="2"/>
                <w:szCs w:val="2"/>
              </w:rPr>
            </w:pPr>
          </w:p>
        </w:tc>
      </w:tr>
    </w:tbl>
    <w:p w:rsidR="00625560" w:rsidRDefault="00625560" w:rsidP="00625560"/>
    <w:p w:rsidR="00625560" w:rsidRDefault="00625560" w:rsidP="00625560">
      <w:r>
        <w:t xml:space="preserve">The SWRL rule </w:t>
      </w:r>
      <w:r w:rsidR="002A1116">
        <w:t xml:space="preserve">example from </w:t>
      </w:r>
      <w:r w:rsidR="007267FF">
        <w:fldChar w:fldCharType="begin"/>
      </w:r>
      <w:r w:rsidR="002A1116">
        <w:instrText xml:space="preserve"> REF _Ref264201967 \h </w:instrText>
      </w:r>
      <w:r w:rsidR="007267FF">
        <w:fldChar w:fldCharType="separate"/>
      </w:r>
      <w:r w:rsidR="00FD2F52" w:rsidRPr="00CF554C">
        <w:t xml:space="preserve">Listing </w:t>
      </w:r>
      <w:r w:rsidR="00FD2F52">
        <w:rPr>
          <w:noProof/>
        </w:rPr>
        <w:t>5</w:t>
      </w:r>
      <w:r w:rsidR="00FD2F52" w:rsidRPr="00CF554C">
        <w:t>.</w:t>
      </w:r>
      <w:r w:rsidR="00FD2F52">
        <w:rPr>
          <w:noProof/>
        </w:rPr>
        <w:t>1</w:t>
      </w:r>
      <w:r w:rsidR="007267FF">
        <w:fldChar w:fldCharType="end"/>
      </w:r>
      <w:r w:rsidR="002A1116">
        <w:t xml:space="preserve"> </w:t>
      </w:r>
      <w:r w:rsidR="00AF2946">
        <w:t>enforces</w:t>
      </w:r>
      <w:r>
        <w:t xml:space="preserve"> several conditions for </w:t>
      </w:r>
      <w:r>
        <w:rPr>
          <w:i/>
        </w:rPr>
        <w:t>Task</w:t>
      </w:r>
      <w:r>
        <w:t xml:space="preserve"> with </w:t>
      </w:r>
      <w:r>
        <w:rPr>
          <w:i/>
        </w:rPr>
        <w:t xml:space="preserve">name </w:t>
      </w:r>
      <w:r>
        <w:t>“Task_1”:</w:t>
      </w:r>
    </w:p>
    <w:p w:rsidR="00625560" w:rsidRDefault="00625560" w:rsidP="00625560">
      <w:pPr>
        <w:pStyle w:val="NoSpacing"/>
        <w:numPr>
          <w:ilvl w:val="0"/>
          <w:numId w:val="25"/>
        </w:numPr>
      </w:pPr>
      <w:r>
        <w:t xml:space="preserve">Task HAS-PROPERTY </w:t>
      </w:r>
      <w:r w:rsidRPr="00AD64E1">
        <w:rPr>
          <w:i/>
        </w:rPr>
        <w:t>associatedInfo</w:t>
      </w:r>
    </w:p>
    <w:p w:rsidR="00625560" w:rsidRPr="00AD64E1" w:rsidRDefault="00625560" w:rsidP="00625560">
      <w:pPr>
        <w:pStyle w:val="NoSpacing"/>
        <w:numPr>
          <w:ilvl w:val="0"/>
          <w:numId w:val="25"/>
        </w:numPr>
      </w:pPr>
      <w:r>
        <w:t xml:space="preserve">Property </w:t>
      </w:r>
      <w:r w:rsidRPr="00AD64E1">
        <w:rPr>
          <w:i/>
        </w:rPr>
        <w:t>associatedInfo</w:t>
      </w:r>
      <w:r>
        <w:t xml:space="preserve"> has property </w:t>
      </w:r>
      <w:r>
        <w:rPr>
          <w:i/>
        </w:rPr>
        <w:t>Received</w:t>
      </w:r>
    </w:p>
    <w:p w:rsidR="00625560" w:rsidRDefault="00625560" w:rsidP="00625560">
      <w:pPr>
        <w:pStyle w:val="NoSpacing"/>
        <w:numPr>
          <w:ilvl w:val="0"/>
          <w:numId w:val="25"/>
        </w:numPr>
      </w:pPr>
      <w:r>
        <w:t xml:space="preserve">Property </w:t>
      </w:r>
      <w:r>
        <w:rPr>
          <w:i/>
        </w:rPr>
        <w:t xml:space="preserve">Received </w:t>
      </w:r>
      <w:r>
        <w:t xml:space="preserve">has properties </w:t>
      </w:r>
      <w:r w:rsidRPr="00AD64E1">
        <w:rPr>
          <w:i/>
        </w:rPr>
        <w:t>cores, cpu, memory and stora</w:t>
      </w:r>
      <w:r>
        <w:rPr>
          <w:i/>
        </w:rPr>
        <w:t>g</w:t>
      </w:r>
      <w:r w:rsidRPr="00AD64E1">
        <w:rPr>
          <w:i/>
        </w:rPr>
        <w:t>e</w:t>
      </w:r>
    </w:p>
    <w:p w:rsidR="00625560" w:rsidRDefault="00625560" w:rsidP="00625560">
      <w:pPr>
        <w:pStyle w:val="NoSpacing"/>
        <w:numPr>
          <w:ilvl w:val="0"/>
          <w:numId w:val="25"/>
        </w:numPr>
      </w:pPr>
      <w:r>
        <w:t xml:space="preserve">Property </w:t>
      </w:r>
      <w:r>
        <w:rPr>
          <w:i/>
        </w:rPr>
        <w:t xml:space="preserve">cores </w:t>
      </w:r>
      <w:r>
        <w:t xml:space="preserve"> has value 1</w:t>
      </w:r>
    </w:p>
    <w:p w:rsidR="00625560" w:rsidRDefault="00625560" w:rsidP="00625560">
      <w:pPr>
        <w:pStyle w:val="NoSpacing"/>
        <w:numPr>
          <w:ilvl w:val="0"/>
          <w:numId w:val="25"/>
        </w:numPr>
      </w:pPr>
      <w:r>
        <w:t xml:space="preserve">Property </w:t>
      </w:r>
      <w:r>
        <w:rPr>
          <w:i/>
        </w:rPr>
        <w:t xml:space="preserve">cpu </w:t>
      </w:r>
      <w:r>
        <w:t xml:space="preserve"> has value 3000</w:t>
      </w:r>
    </w:p>
    <w:p w:rsidR="00625560" w:rsidRDefault="00625560" w:rsidP="00625560">
      <w:pPr>
        <w:pStyle w:val="NoSpacing"/>
        <w:numPr>
          <w:ilvl w:val="0"/>
          <w:numId w:val="25"/>
        </w:numPr>
      </w:pPr>
      <w:r>
        <w:t xml:space="preserve">Property </w:t>
      </w:r>
      <w:r>
        <w:rPr>
          <w:i/>
        </w:rPr>
        <w:t xml:space="preserve">memory </w:t>
      </w:r>
      <w:r>
        <w:t xml:space="preserve"> has value 2048</w:t>
      </w:r>
    </w:p>
    <w:p w:rsidR="00625560" w:rsidRDefault="00625560" w:rsidP="00625560">
      <w:pPr>
        <w:pStyle w:val="NoSpacing"/>
        <w:numPr>
          <w:ilvl w:val="0"/>
          <w:numId w:val="25"/>
        </w:numPr>
      </w:pPr>
      <w:r>
        <w:t xml:space="preserve">Property </w:t>
      </w:r>
      <w:r>
        <w:rPr>
          <w:i/>
        </w:rPr>
        <w:t xml:space="preserve">storage </w:t>
      </w:r>
      <w:r>
        <w:t xml:space="preserve"> has value 200</w:t>
      </w:r>
    </w:p>
    <w:p w:rsidR="00625560" w:rsidRDefault="00625560" w:rsidP="00625560">
      <w:pPr>
        <w:pStyle w:val="NoSpacing"/>
        <w:ind w:left="360"/>
      </w:pPr>
    </w:p>
    <w:p w:rsidR="00625560" w:rsidRDefault="00625560" w:rsidP="00625560">
      <w:r>
        <w:t xml:space="preserve">If the conditions presented above are met, the </w:t>
      </w:r>
      <w:r w:rsidRPr="00836EA0">
        <w:rPr>
          <w:i/>
        </w:rPr>
        <w:t>QosPolicy_1</w:t>
      </w:r>
      <w:r>
        <w:t xml:space="preserve"> instance has its </w:t>
      </w:r>
      <w:r>
        <w:rPr>
          <w:i/>
        </w:rPr>
        <w:t>respected</w:t>
      </w:r>
      <w:r w:rsidR="003A620D">
        <w:t xml:space="preserve"> property set to true</w:t>
      </w:r>
      <w:r>
        <w:t>.</w:t>
      </w:r>
      <w:r w:rsidR="00A1225D">
        <w:t xml:space="preserve"> Otherwise the </w:t>
      </w:r>
      <w:r w:rsidR="00A1225D">
        <w:rPr>
          <w:i/>
        </w:rPr>
        <w:t>respected</w:t>
      </w:r>
      <w:r w:rsidR="00A1225D">
        <w:t xml:space="preserve"> property is set to </w:t>
      </w:r>
      <w:r w:rsidR="00A1225D" w:rsidRPr="00A1225D">
        <w:rPr>
          <w:i/>
        </w:rPr>
        <w:t>null</w:t>
      </w:r>
      <w:r w:rsidR="00A1225D">
        <w:t>.</w:t>
      </w:r>
      <w:r>
        <w:t xml:space="preserve"> </w:t>
      </w:r>
    </w:p>
    <w:p w:rsidR="00625560" w:rsidRPr="00CF554C" w:rsidRDefault="00625560" w:rsidP="00625560">
      <w:pPr>
        <w:ind w:left="720" w:hanging="720"/>
        <w:rPr>
          <w:rFonts w:cs="Times New Roman"/>
        </w:rPr>
      </w:pPr>
      <w:r w:rsidRPr="00CF554C">
        <w:rPr>
          <w:rFonts w:cs="Times New Roman"/>
        </w:rPr>
        <w:t xml:space="preserve">The </w:t>
      </w:r>
      <w:r w:rsidRPr="00CF554C">
        <w:rPr>
          <w:rFonts w:cs="Times New Roman"/>
          <w:b/>
        </w:rPr>
        <w:t>world information</w:t>
      </w:r>
      <w:r w:rsidRPr="00CF554C">
        <w:rPr>
          <w:rFonts w:cs="Times New Roman"/>
        </w:rPr>
        <w:t xml:space="preserve"> is accessed using </w:t>
      </w:r>
      <w:r w:rsidRPr="00CF554C">
        <w:rPr>
          <w:rFonts w:cs="Times New Roman"/>
          <w:b/>
        </w:rPr>
        <w:t>ASP.NET Web Services</w:t>
      </w:r>
      <w:r w:rsidRPr="00CF554C">
        <w:rPr>
          <w:rFonts w:cs="Times New Roman"/>
        </w:rPr>
        <w:t xml:space="preserve"> </w:t>
      </w:r>
      <w:fldSimple w:instr=" REF _Ref263594397 \h  \* MERGEFORMAT ">
        <w:r w:rsidR="00FD2F52" w:rsidRPr="00FD2F52">
          <w:rPr>
            <w:rFonts w:cs="Times New Roman"/>
          </w:rPr>
          <w:t xml:space="preserve">[ </w:t>
        </w:r>
        <w:r w:rsidR="00FD2F52" w:rsidRPr="00FD2F52">
          <w:rPr>
            <w:rFonts w:cs="Times New Roman"/>
            <w:noProof/>
          </w:rPr>
          <w:t>51</w:t>
        </w:r>
      </w:fldSimple>
      <w:r w:rsidRPr="00CF554C">
        <w:rPr>
          <w:rFonts w:cs="Times New Roman"/>
        </w:rPr>
        <w:t xml:space="preserve"> ]which provide the interface between world datacenter sensors and resources. This approach was chosen because Java </w:t>
      </w:r>
      <w:fldSimple w:instr=" REF _Ref263594408 \h  \* MERGEFORMAT ">
        <w:r w:rsidR="00FD2F52" w:rsidRPr="00FD2F52">
          <w:rPr>
            <w:rFonts w:cs="Times New Roman"/>
          </w:rPr>
          <w:t xml:space="preserve">[ </w:t>
        </w:r>
        <w:r w:rsidR="00FD2F52" w:rsidRPr="00FD2F52">
          <w:rPr>
            <w:rFonts w:cs="Times New Roman"/>
            <w:noProof/>
          </w:rPr>
          <w:t>52</w:t>
        </w:r>
      </w:fldSimple>
      <w:r w:rsidRPr="00CF554C">
        <w:rPr>
          <w:rFonts w:cs="Times New Roman"/>
        </w:rPr>
        <w:t xml:space="preserve"> ] does not provide such a tight coupling with the underlying operating system. C# </w:t>
      </w:r>
      <w:r w:rsidR="007267FF">
        <w:fldChar w:fldCharType="begin"/>
      </w:r>
      <w:r w:rsidR="001E1EBD">
        <w:instrText xml:space="preserve"> REF _Ref263594420 \h  \* MERGEFORMAT </w:instrText>
      </w:r>
      <w:r w:rsidR="007267FF">
        <w:fldChar w:fldCharType="separate"/>
      </w:r>
      <w:r w:rsidR="00FD2F52">
        <w:rPr>
          <w:b/>
          <w:bCs/>
        </w:rPr>
        <w:t>Error! Reference source not found.</w:t>
      </w:r>
      <w:r w:rsidR="007267FF">
        <w:fldChar w:fldCharType="end"/>
      </w:r>
      <w:fldSimple w:instr=" REF _Ref263594484 \h  \* MERGEFORMAT ">
        <w:r w:rsidR="00FD2F52" w:rsidRPr="00FD2F52">
          <w:rPr>
            <w:rFonts w:cs="Times New Roman"/>
          </w:rPr>
          <w:t xml:space="preserve">[ </w:t>
        </w:r>
        <w:r w:rsidR="00FD2F52" w:rsidRPr="00FD2F52">
          <w:rPr>
            <w:rFonts w:cs="Times New Roman"/>
            <w:noProof/>
          </w:rPr>
          <w:t>55</w:t>
        </w:r>
      </w:fldSimple>
      <w:r w:rsidRPr="00CF554C">
        <w:rPr>
          <w:rFonts w:cs="Times New Roman"/>
        </w:rPr>
        <w:t xml:space="preserve"> ] provides access to the underlying operating system’s functions and thus allows access and real time monitoring of system’s hardware.</w:t>
      </w:r>
    </w:p>
    <w:p w:rsidR="00625560" w:rsidRPr="00CF554C" w:rsidRDefault="00625560" w:rsidP="003B4AE4">
      <w:pPr>
        <w:pStyle w:val="Heading2"/>
        <w:keepNext/>
        <w:keepLines/>
        <w:numPr>
          <w:ilvl w:val="1"/>
          <w:numId w:val="38"/>
        </w:numPr>
        <w:spacing w:line="276" w:lineRule="auto"/>
        <w:rPr>
          <w:rFonts w:cs="Times New Roman"/>
        </w:rPr>
      </w:pPr>
      <w:bookmarkStart w:id="362" w:name="_Toc264798581"/>
      <w:bookmarkStart w:id="363" w:name="_Toc264737213"/>
      <w:bookmarkStart w:id="364" w:name="_Toc264918491"/>
      <w:r w:rsidRPr="00CF554C">
        <w:rPr>
          <w:rFonts w:cs="Times New Roman"/>
        </w:rPr>
        <w:t>System Output</w:t>
      </w:r>
      <w:bookmarkEnd w:id="362"/>
      <w:bookmarkEnd w:id="363"/>
      <w:bookmarkEnd w:id="364"/>
    </w:p>
    <w:p w:rsidR="00625560" w:rsidRPr="00CF554C" w:rsidRDefault="00625560" w:rsidP="00625560">
      <w:pPr>
        <w:rPr>
          <w:rFonts w:cs="Times New Roman"/>
        </w:rPr>
      </w:pPr>
      <w:r w:rsidRPr="00CF554C">
        <w:rPr>
          <w:rFonts w:cs="Times New Roman"/>
        </w:rPr>
        <w:t xml:space="preserve">The most important output provided by the system is the </w:t>
      </w:r>
      <w:r w:rsidRPr="00CF554C">
        <w:rPr>
          <w:rFonts w:cs="Times New Roman"/>
          <w:b/>
        </w:rPr>
        <w:t>context repairing sequence of actions</w:t>
      </w:r>
      <w:r w:rsidRPr="00CF554C">
        <w:rPr>
          <w:rFonts w:cs="Times New Roman"/>
        </w:rPr>
        <w:t>. Having two system management components, one for environment self-healing and one for datacenter self-adapting, there are separate outputs for each component. The repairing sequence of actions is as the name suggests, a sequence of actions which brings the system in an acceptable state from a state in which some policies where broken. The found actions are executed on the corresponding targets.</w:t>
      </w:r>
    </w:p>
    <w:p w:rsidR="00625560" w:rsidRPr="00CF554C" w:rsidRDefault="00625560" w:rsidP="00625560">
      <w:pPr>
        <w:ind w:firstLine="720"/>
        <w:rPr>
          <w:rFonts w:cs="Times New Roman"/>
        </w:rPr>
      </w:pPr>
      <w:r w:rsidRPr="00CF554C">
        <w:rPr>
          <w:rFonts w:cs="Times New Roman"/>
        </w:rPr>
        <w:t>As secondary output the system stores the &lt;context state, action sequence&gt; pair for future use and creates a Pdf file containing the context monitoring and repair log, for future analysis.</w:t>
      </w:r>
      <w:r>
        <w:rPr>
          <w:rFonts w:cs="Times New Roman"/>
        </w:rPr>
        <w:t xml:space="preserve"> </w:t>
      </w:r>
      <w:r>
        <w:rPr>
          <w:rFonts w:cs="Times New Roman"/>
        </w:rPr>
        <w:lastRenderedPageBreak/>
        <w:t xml:space="preserve">An example of a context management log is presented in </w:t>
      </w:r>
      <w:r w:rsidR="007267FF">
        <w:rPr>
          <w:rFonts w:cs="Times New Roman"/>
        </w:rPr>
        <w:fldChar w:fldCharType="begin"/>
      </w:r>
      <w:r>
        <w:rPr>
          <w:rFonts w:cs="Times New Roman"/>
        </w:rPr>
        <w:instrText xml:space="preserve"> REF _Ref264203228 \h </w:instrText>
      </w:r>
      <w:r w:rsidR="007267FF">
        <w:rPr>
          <w:rFonts w:cs="Times New Roman"/>
        </w:rPr>
      </w:r>
      <w:r w:rsidR="007267FF">
        <w:rPr>
          <w:rFonts w:cs="Times New Roman"/>
        </w:rPr>
        <w:fldChar w:fldCharType="separate"/>
      </w:r>
      <w:r w:rsidR="00FD2F52" w:rsidRPr="00CF554C">
        <w:t xml:space="preserve">Listing </w:t>
      </w:r>
      <w:r w:rsidR="00FD2F52">
        <w:rPr>
          <w:noProof/>
        </w:rPr>
        <w:t>5</w:t>
      </w:r>
      <w:r w:rsidR="00FD2F52" w:rsidRPr="00CF554C">
        <w:t>.</w:t>
      </w:r>
      <w:r w:rsidR="00FD2F52">
        <w:rPr>
          <w:noProof/>
        </w:rPr>
        <w:t>2</w:t>
      </w:r>
      <w:r w:rsidR="007267FF">
        <w:rPr>
          <w:rFonts w:cs="Times New Roman"/>
        </w:rPr>
        <w:fldChar w:fldCharType="end"/>
      </w:r>
      <w:r>
        <w:rPr>
          <w:rFonts w:cs="Times New Roman"/>
        </w:rPr>
        <w:t xml:space="preserve">. In the presented example three policies where broken </w:t>
      </w:r>
      <w:r w:rsidR="00D45657">
        <w:rPr>
          <w:rFonts w:cs="Times New Roman"/>
        </w:rPr>
        <w:t>(the</w:t>
      </w:r>
      <w:r>
        <w:rPr>
          <w:rFonts w:cs="Times New Roman"/>
        </w:rPr>
        <w:t xml:space="preserve"> yellow entries in the log). The resulting repairing action resulted is represented with blue. The initial state in which some policies where broken is represented with red and contains all the environment sensors values, while the states in which no policy is broken are rendered with green.</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365" w:name="_Ref264203228"/>
            <w:bookmarkStart w:id="366" w:name="_Toc264370233"/>
            <w:r w:rsidRPr="00CF554C">
              <w:rPr>
                <w:color w:val="auto"/>
              </w:rPr>
              <w:t xml:space="preserve">Listing </w:t>
            </w:r>
            <w:r w:rsidR="007267FF" w:rsidRPr="00CF554C">
              <w:rPr>
                <w:color w:val="auto"/>
              </w:rPr>
              <w:fldChar w:fldCharType="begin"/>
            </w:r>
            <w:r w:rsidRPr="00CF554C">
              <w:rPr>
                <w:color w:val="auto"/>
              </w:rPr>
              <w:instrText xml:space="preserve"> STYLEREF 1 \s </w:instrText>
            </w:r>
            <w:r w:rsidR="007267FF" w:rsidRPr="00CF554C">
              <w:rPr>
                <w:color w:val="auto"/>
              </w:rPr>
              <w:fldChar w:fldCharType="separate"/>
            </w:r>
            <w:r w:rsidR="00FD2F52">
              <w:rPr>
                <w:noProof/>
                <w:color w:val="auto"/>
              </w:rPr>
              <w:t>5</w:t>
            </w:r>
            <w:r w:rsidR="007267FF" w:rsidRPr="00CF554C">
              <w:rPr>
                <w:color w:val="auto"/>
              </w:rPr>
              <w:fldChar w:fldCharType="end"/>
            </w:r>
            <w:r w:rsidRPr="00CF554C">
              <w:rPr>
                <w:color w:val="auto"/>
              </w:rPr>
              <w:t>.</w:t>
            </w:r>
            <w:r w:rsidR="007267FF" w:rsidRPr="00CF554C">
              <w:rPr>
                <w:color w:val="auto"/>
              </w:rPr>
              <w:fldChar w:fldCharType="begin"/>
            </w:r>
            <w:r w:rsidRPr="00CF554C">
              <w:rPr>
                <w:color w:val="auto"/>
              </w:rPr>
              <w:instrText xml:space="preserve"> SEQ Listing \* ARABIC \s 1 </w:instrText>
            </w:r>
            <w:r w:rsidR="007267FF" w:rsidRPr="00CF554C">
              <w:rPr>
                <w:color w:val="auto"/>
              </w:rPr>
              <w:fldChar w:fldCharType="separate"/>
            </w:r>
            <w:r w:rsidR="00FD2F52">
              <w:rPr>
                <w:noProof/>
                <w:color w:val="auto"/>
              </w:rPr>
              <w:t>2</w:t>
            </w:r>
            <w:r w:rsidR="007267FF" w:rsidRPr="00CF554C">
              <w:rPr>
                <w:color w:val="auto"/>
              </w:rPr>
              <w:fldChar w:fldCharType="end"/>
            </w:r>
            <w:bookmarkEnd w:id="365"/>
            <w:r w:rsidRPr="00CF554C">
              <w:rPr>
                <w:color w:val="auto"/>
              </w:rPr>
              <w:t xml:space="preserve">: </w:t>
            </w:r>
            <w:r>
              <w:rPr>
                <w:color w:val="auto"/>
              </w:rPr>
              <w:t>Context</w:t>
            </w:r>
            <w:r w:rsidRPr="00CF554C">
              <w:rPr>
                <w:color w:val="000000" w:themeColor="text1"/>
              </w:rPr>
              <w:t xml:space="preserve"> Management Log</w:t>
            </w:r>
            <w:r>
              <w:rPr>
                <w:color w:val="000000" w:themeColor="text1"/>
              </w:rPr>
              <w:t xml:space="preserve"> Example</w:t>
            </w:r>
            <w:bookmarkEnd w:id="366"/>
          </w:p>
        </w:tc>
      </w:tr>
      <w:tr w:rsidR="00625560" w:rsidRPr="00CF554C" w:rsidTr="003E1471">
        <w:tc>
          <w:tcPr>
            <w:tcW w:w="9576" w:type="dxa"/>
          </w:tcPr>
          <w:p w:rsidR="005C6136" w:rsidRPr="005C6136" w:rsidRDefault="005C6136" w:rsidP="003E1471">
            <w:pPr>
              <w:keepNext/>
              <w:rPr>
                <w:sz w:val="2"/>
                <w:szCs w:val="2"/>
              </w:rPr>
            </w:pPr>
          </w:p>
          <w:p w:rsidR="00625560" w:rsidRDefault="00625560" w:rsidP="003E1471">
            <w:pPr>
              <w:keepNext/>
            </w:pPr>
            <w:r w:rsidRPr="00CF554C">
              <w:rPr>
                <w:noProof/>
                <w:lang w:bidi="ar-SA"/>
              </w:rPr>
              <w:drawing>
                <wp:inline distT="0" distB="0" distL="0" distR="0">
                  <wp:extent cx="3062413" cy="3181350"/>
                  <wp:effectExtent l="19050" t="0" r="4637" b="0"/>
                  <wp:docPr id="72" name="Picture 6" descr="J:\cercetare\licenta\pdf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pdf_log.png"/>
                          <pic:cNvPicPr>
                            <a:picLocks noChangeAspect="1" noChangeArrowheads="1"/>
                          </pic:cNvPicPr>
                        </pic:nvPicPr>
                        <pic:blipFill>
                          <a:blip r:embed="rId28"/>
                          <a:srcRect/>
                          <a:stretch>
                            <a:fillRect/>
                          </a:stretch>
                        </pic:blipFill>
                        <pic:spPr bwMode="auto">
                          <a:xfrm>
                            <a:off x="0" y="0"/>
                            <a:ext cx="3061064" cy="3179949"/>
                          </a:xfrm>
                          <a:prstGeom prst="rect">
                            <a:avLst/>
                          </a:prstGeom>
                          <a:noFill/>
                          <a:ln w="9525">
                            <a:noFill/>
                            <a:miter lim="800000"/>
                            <a:headEnd/>
                            <a:tailEnd/>
                          </a:ln>
                        </pic:spPr>
                      </pic:pic>
                    </a:graphicData>
                  </a:graphic>
                </wp:inline>
              </w:drawing>
            </w:r>
          </w:p>
          <w:p w:rsidR="005C6136" w:rsidRPr="005C6136" w:rsidRDefault="005C6136" w:rsidP="003E1471">
            <w:pPr>
              <w:keepNext/>
              <w:rPr>
                <w:sz w:val="2"/>
                <w:szCs w:val="2"/>
              </w:rPr>
            </w:pPr>
          </w:p>
        </w:tc>
      </w:tr>
    </w:tbl>
    <w:p w:rsidR="00625560" w:rsidRPr="00CF554C" w:rsidRDefault="00625560" w:rsidP="00625560">
      <w:pPr>
        <w:pStyle w:val="Caption"/>
        <w:jc w:val="center"/>
        <w:rPr>
          <w:rFonts w:cs="Times New Roman"/>
          <w:color w:val="000000" w:themeColor="text1"/>
        </w:rPr>
      </w:pPr>
      <w:r w:rsidRPr="00CF554C">
        <w:rPr>
          <w:rFonts w:cs="Times New Roman"/>
          <w:color w:val="000000" w:themeColor="text1"/>
        </w:rPr>
        <w:t xml:space="preserve"> </w:t>
      </w:r>
    </w:p>
    <w:p w:rsidR="00625560" w:rsidRDefault="005E6A69" w:rsidP="003B4AE4">
      <w:pPr>
        <w:pStyle w:val="Heading2"/>
        <w:keepNext/>
        <w:keepLines/>
        <w:numPr>
          <w:ilvl w:val="1"/>
          <w:numId w:val="38"/>
        </w:numPr>
        <w:spacing w:line="276" w:lineRule="auto"/>
        <w:rPr>
          <w:rFonts w:cs="Times New Roman"/>
        </w:rPr>
      </w:pPr>
      <w:bookmarkStart w:id="367" w:name="_Toc264798582"/>
      <w:bookmarkStart w:id="368" w:name="_Toc264737214"/>
      <w:bookmarkStart w:id="369" w:name="_Toc264918492"/>
      <w:r>
        <w:rPr>
          <w:rFonts w:cs="Times New Roman"/>
        </w:rPr>
        <w:t>Implementation Technology</w:t>
      </w:r>
      <w:bookmarkEnd w:id="367"/>
      <w:bookmarkEnd w:id="368"/>
      <w:bookmarkEnd w:id="369"/>
    </w:p>
    <w:p w:rsidR="00625560" w:rsidRPr="004E00F4" w:rsidRDefault="00625560" w:rsidP="00625560">
      <w:pPr>
        <w:rPr>
          <w:rFonts w:cs="Times New Roman"/>
        </w:rPr>
      </w:pPr>
      <w:r w:rsidRPr="004E00F4">
        <w:rPr>
          <w:rFonts w:cs="Times New Roman"/>
        </w:rPr>
        <w:t xml:space="preserve">For implementing the agent-based architecture the Java Agent Development Framework (JADE) </w:t>
      </w:r>
      <w:fldSimple w:instr=" REF _Ref263594065 \h  \* MERGEFORMAT ">
        <w:r w:rsidR="00FD2F52" w:rsidRPr="00FD2F52">
          <w:rPr>
            <w:rFonts w:cs="Times New Roman"/>
          </w:rPr>
          <w:t xml:space="preserve">[ </w:t>
        </w:r>
        <w:r w:rsidR="00FD2F52" w:rsidRPr="00FD2F52">
          <w:rPr>
            <w:rFonts w:cs="Times New Roman"/>
            <w:noProof/>
          </w:rPr>
          <w:t>46</w:t>
        </w:r>
      </w:fldSimple>
      <w:r w:rsidRPr="004E00F4">
        <w:rPr>
          <w:rFonts w:cs="Times New Roman"/>
        </w:rPr>
        <w:t xml:space="preserve"> ] was used. </w:t>
      </w:r>
      <w:r>
        <w:rPr>
          <w:rStyle w:val="apple-style-span"/>
          <w:rFonts w:cs="Times New Roman"/>
        </w:rPr>
        <w:t>JADE is a software f</w:t>
      </w:r>
      <w:r w:rsidRPr="004E00F4">
        <w:rPr>
          <w:rStyle w:val="apple-style-span"/>
          <w:rFonts w:cs="Times New Roman"/>
        </w:rPr>
        <w:t>ramework fully implemented in Java</w:t>
      </w:r>
      <w:r>
        <w:rPr>
          <w:rStyle w:val="apple-style-span"/>
          <w:rFonts w:cs="Times New Roman"/>
        </w:rPr>
        <w:t xml:space="preserve"> </w:t>
      </w:r>
      <w:r w:rsidR="007267FF">
        <w:rPr>
          <w:rStyle w:val="apple-style-span"/>
          <w:rFonts w:cs="Times New Roman"/>
        </w:rPr>
        <w:fldChar w:fldCharType="begin"/>
      </w:r>
      <w:r>
        <w:rPr>
          <w:rStyle w:val="apple-style-span"/>
          <w:rFonts w:cs="Times New Roman"/>
        </w:rPr>
        <w:instrText xml:space="preserve"> REF _Ref263594408 \h </w:instrText>
      </w:r>
      <w:r w:rsidR="007267FF">
        <w:rPr>
          <w:rStyle w:val="apple-style-span"/>
          <w:rFonts w:cs="Times New Roman"/>
        </w:rPr>
      </w:r>
      <w:r w:rsidR="007267FF">
        <w:rPr>
          <w:rStyle w:val="apple-style-span"/>
          <w:rFonts w:cs="Times New Roman"/>
        </w:rPr>
        <w:fldChar w:fldCharType="separate"/>
      </w:r>
      <w:r w:rsidR="00FD2F52" w:rsidRPr="0038514E">
        <w:rPr>
          <w:rFonts w:cs="Times New Roman"/>
          <w:sz w:val="22"/>
        </w:rPr>
        <w:t xml:space="preserve">[ </w:t>
      </w:r>
      <w:r w:rsidR="00FD2F52">
        <w:rPr>
          <w:rFonts w:cs="Times New Roman"/>
          <w:noProof/>
          <w:sz w:val="22"/>
        </w:rPr>
        <w:t>52</w:t>
      </w:r>
      <w:r w:rsidR="007267FF">
        <w:rPr>
          <w:rStyle w:val="apple-style-span"/>
          <w:rFonts w:cs="Times New Roman"/>
        </w:rPr>
        <w:fldChar w:fldCharType="end"/>
      </w:r>
      <w:r>
        <w:rPr>
          <w:rStyle w:val="apple-style-span"/>
          <w:rFonts w:cs="Times New Roman"/>
        </w:rPr>
        <w:t xml:space="preserve"> ] </w:t>
      </w:r>
      <w:r w:rsidRPr="004E00F4">
        <w:rPr>
          <w:rStyle w:val="apple-style-span"/>
          <w:rFonts w:cs="Times New Roman"/>
        </w:rPr>
        <w:t xml:space="preserve"> which simplifies the implementation of multi-agent systems through a middle-ware that complies with the</w:t>
      </w:r>
      <w:r w:rsidRPr="004E00F4">
        <w:rPr>
          <w:rStyle w:val="apple-converted-space"/>
          <w:rFonts w:cs="Times New Roman"/>
        </w:rPr>
        <w:t> </w:t>
      </w:r>
      <w:r w:rsidRPr="004E00F4">
        <w:rPr>
          <w:rStyle w:val="apple-style-span"/>
          <w:rFonts w:cs="Times New Roman"/>
        </w:rPr>
        <w:t xml:space="preserve">FIPA (Foundation for Intelligent Physical Agents) specifications </w:t>
      </w:r>
      <w:fldSimple w:instr=" REF _Ref263671899 \h  \* MERGEFORMAT ">
        <w:r w:rsidR="00FD2F52" w:rsidRPr="00FD2F52">
          <w:rPr>
            <w:rFonts w:cs="Times New Roman"/>
          </w:rPr>
          <w:t xml:space="preserve">[ </w:t>
        </w:r>
        <w:r w:rsidR="00FD2F52" w:rsidRPr="00FD2F52">
          <w:rPr>
            <w:rFonts w:cs="Times New Roman"/>
            <w:noProof/>
          </w:rPr>
          <w:t>49</w:t>
        </w:r>
      </w:fldSimple>
      <w:r w:rsidRPr="004E00F4">
        <w:rPr>
          <w:rStyle w:val="apple-style-span"/>
          <w:rFonts w:cs="Times New Roman"/>
        </w:rPr>
        <w:t xml:space="preserve"> ].</w:t>
      </w:r>
      <w:r w:rsidRPr="004E00F4">
        <w:rPr>
          <w:rFonts w:cs="Times New Roman"/>
        </w:rPr>
        <w:t xml:space="preserve"> Another description of Jade would be : JADE  is an enabling technology, a middleware for the development and run-time execution of peer-to-peer applications which are based on the agents paradigm and which can seamless work and interoperate both in wired and wireless environment </w:t>
      </w:r>
      <w:fldSimple w:instr=" REF _Ref263672009 \h  \* MERGEFORMAT ">
        <w:r w:rsidR="00FD2F52" w:rsidRPr="00FD2F52">
          <w:rPr>
            <w:rFonts w:cs="Times New Roman"/>
          </w:rPr>
          <w:t xml:space="preserve">[ </w:t>
        </w:r>
        <w:r w:rsidR="00FD2F52" w:rsidRPr="00FD2F52">
          <w:rPr>
            <w:rFonts w:cs="Times New Roman"/>
            <w:noProof/>
          </w:rPr>
          <w:t>47</w:t>
        </w:r>
      </w:fldSimple>
      <w:r w:rsidRPr="004E00F4">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There are several advantages for using JADE. JADE is based on a peer-to-peer architecture so each peer is able to initiate a communication or be subject to a request, providing a fully distributed system. Also, it implements the agent paradigm, applying concepts from artificial intelligence to distributed systems.  Agents are active entities, that can refuse a request and which are loosely coupled, thus providing a flexible infrastructure. </w:t>
      </w:r>
    </w:p>
    <w:p w:rsidR="00625560" w:rsidRPr="00CF554C" w:rsidRDefault="00625560" w:rsidP="00625560">
      <w:pPr>
        <w:rPr>
          <w:rFonts w:cs="Times New Roman"/>
        </w:rPr>
      </w:pPr>
      <w:r w:rsidRPr="00CF554C">
        <w:rPr>
          <w:rFonts w:cs="Times New Roman"/>
        </w:rPr>
        <w:t xml:space="preserve">JADE supports agent migration. Each instance of the JADE run-time is called a </w:t>
      </w:r>
      <w:r w:rsidRPr="00CF554C">
        <w:rPr>
          <w:rFonts w:cs="Times New Roman"/>
          <w:i/>
        </w:rPr>
        <w:t xml:space="preserve">container. </w:t>
      </w:r>
      <w:r w:rsidRPr="00CF554C">
        <w:rPr>
          <w:rFonts w:cs="Times New Roman"/>
        </w:rPr>
        <w:t xml:space="preserve">The set of all containers is called a </w:t>
      </w:r>
      <w:r w:rsidRPr="00CF554C">
        <w:rPr>
          <w:rFonts w:cs="Times New Roman"/>
          <w:i/>
        </w:rPr>
        <w:t>platform</w:t>
      </w:r>
      <w:r w:rsidRPr="00CF554C">
        <w:rPr>
          <w:rFonts w:cs="Times New Roman"/>
        </w:rPr>
        <w:t xml:space="preserve"> and the platform provides a layer that hides the complexity of the underlying hardware. This enables the agents to migrate from one container to the other in real time.</w:t>
      </w:r>
    </w:p>
    <w:p w:rsidR="00625560" w:rsidRPr="00CF554C" w:rsidRDefault="00625560" w:rsidP="00625560">
      <w:pPr>
        <w:keepNext/>
        <w:jc w:val="center"/>
        <w:rPr>
          <w:rFonts w:cs="Times New Roman"/>
        </w:rPr>
      </w:pPr>
      <w:r w:rsidRPr="00CF554C">
        <w:rPr>
          <w:rFonts w:cs="Times New Roman"/>
          <w:noProof/>
          <w:lang w:bidi="ar-SA"/>
        </w:rPr>
        <w:lastRenderedPageBreak/>
        <w:drawing>
          <wp:inline distT="0" distB="0" distL="0" distR="0">
            <wp:extent cx="3384108" cy="2500479"/>
            <wp:effectExtent l="19050" t="19050" r="25842" b="14121"/>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3383883" cy="2500313"/>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370" w:name="_Ref264206686"/>
      <w:bookmarkStart w:id="371" w:name="_Toc264369123"/>
      <w:bookmarkStart w:id="372" w:name="_Toc264798637"/>
      <w:bookmarkStart w:id="373" w:name="_Toc264916815"/>
      <w:bookmarkStart w:id="374" w:name="_Toc264920369"/>
      <w:r w:rsidRPr="00CF554C">
        <w:rPr>
          <w:rFonts w:cs="Times New Roman"/>
          <w:color w:val="auto"/>
        </w:rPr>
        <w:t xml:space="preserve">Figure </w:t>
      </w:r>
      <w:r w:rsidR="007267FF">
        <w:rPr>
          <w:rFonts w:cs="Times New Roman"/>
          <w:color w:val="auto"/>
        </w:rPr>
        <w:fldChar w:fldCharType="begin"/>
      </w:r>
      <w:r w:rsidR="00576977">
        <w:rPr>
          <w:rFonts w:cs="Times New Roman"/>
          <w:color w:val="auto"/>
        </w:rPr>
        <w:instrText xml:space="preserve"> STYLEREF 1 \s </w:instrText>
      </w:r>
      <w:r w:rsidR="007267FF">
        <w:rPr>
          <w:rFonts w:cs="Times New Roman"/>
          <w:color w:val="auto"/>
        </w:rPr>
        <w:fldChar w:fldCharType="separate"/>
      </w:r>
      <w:r w:rsidR="00FD2F52">
        <w:rPr>
          <w:rFonts w:cs="Times New Roman"/>
          <w:noProof/>
          <w:color w:val="auto"/>
        </w:rPr>
        <w:t>5</w:t>
      </w:r>
      <w:r w:rsidR="007267FF">
        <w:rPr>
          <w:rFonts w:cs="Times New Roman"/>
          <w:color w:val="auto"/>
        </w:rPr>
        <w:fldChar w:fldCharType="end"/>
      </w:r>
      <w:r w:rsidR="00576977">
        <w:rPr>
          <w:rFonts w:cs="Times New Roman"/>
          <w:color w:val="auto"/>
        </w:rPr>
        <w:t>.</w:t>
      </w:r>
      <w:r w:rsidR="007267FF">
        <w:rPr>
          <w:rFonts w:cs="Times New Roman"/>
          <w:color w:val="auto"/>
        </w:rPr>
        <w:fldChar w:fldCharType="begin"/>
      </w:r>
      <w:r w:rsidR="00576977">
        <w:rPr>
          <w:rFonts w:cs="Times New Roman"/>
          <w:color w:val="auto"/>
        </w:rPr>
        <w:instrText xml:space="preserve"> SEQ Figure \* ARABIC \s 1 </w:instrText>
      </w:r>
      <w:r w:rsidR="007267FF">
        <w:rPr>
          <w:rFonts w:cs="Times New Roman"/>
          <w:color w:val="auto"/>
        </w:rPr>
        <w:fldChar w:fldCharType="separate"/>
      </w:r>
      <w:r w:rsidR="00FD2F52">
        <w:rPr>
          <w:rFonts w:cs="Times New Roman"/>
          <w:noProof/>
          <w:color w:val="auto"/>
        </w:rPr>
        <w:t>3</w:t>
      </w:r>
      <w:r w:rsidR="007267FF">
        <w:rPr>
          <w:rFonts w:cs="Times New Roman"/>
          <w:color w:val="auto"/>
        </w:rPr>
        <w:fldChar w:fldCharType="end"/>
      </w:r>
      <w:bookmarkEnd w:id="370"/>
      <w:r w:rsidRPr="00CF554C">
        <w:rPr>
          <w:rFonts w:cs="Times New Roman"/>
          <w:color w:val="auto"/>
        </w:rPr>
        <w:t>: Jade Architecture</w:t>
      </w:r>
      <w:bookmarkEnd w:id="371"/>
      <w:bookmarkEnd w:id="372"/>
      <w:bookmarkEnd w:id="373"/>
      <w:bookmarkEnd w:id="374"/>
    </w:p>
    <w:p w:rsidR="00625560" w:rsidRDefault="007267FF" w:rsidP="00625560">
      <w:pPr>
        <w:ind w:firstLine="720"/>
        <w:rPr>
          <w:rFonts w:cs="Times New Roman"/>
        </w:rPr>
      </w:pPr>
      <w:r>
        <w:rPr>
          <w:rFonts w:cs="Times New Roman"/>
        </w:rPr>
        <w:fldChar w:fldCharType="begin"/>
      </w:r>
      <w:r w:rsidR="00625560">
        <w:rPr>
          <w:rFonts w:cs="Times New Roman"/>
        </w:rPr>
        <w:instrText xml:space="preserve"> REF _Ref264206686 \h </w:instrText>
      </w:r>
      <w:r>
        <w:rPr>
          <w:rFonts w:cs="Times New Roman"/>
        </w:rPr>
      </w:r>
      <w:r>
        <w:rPr>
          <w:rFonts w:cs="Times New Roman"/>
        </w:rPr>
        <w:fldChar w:fldCharType="separate"/>
      </w:r>
      <w:r w:rsidR="00FD2F52" w:rsidRPr="00CF554C">
        <w:rPr>
          <w:rFonts w:cs="Times New Roman"/>
        </w:rPr>
        <w:t xml:space="preserve">Figure </w:t>
      </w:r>
      <w:r w:rsidR="00FD2F52">
        <w:rPr>
          <w:rFonts w:cs="Times New Roman"/>
          <w:noProof/>
        </w:rPr>
        <w:t>5</w:t>
      </w:r>
      <w:r w:rsidR="00FD2F52">
        <w:rPr>
          <w:rFonts w:cs="Times New Roman"/>
        </w:rPr>
        <w:t>.</w:t>
      </w:r>
      <w:r w:rsidR="00FD2F52">
        <w:rPr>
          <w:rFonts w:cs="Times New Roman"/>
          <w:noProof/>
        </w:rPr>
        <w:t>3</w:t>
      </w:r>
      <w:r>
        <w:rPr>
          <w:rFonts w:cs="Times New Roman"/>
        </w:rPr>
        <w:fldChar w:fldCharType="end"/>
      </w:r>
      <w:r w:rsidR="00625560">
        <w:rPr>
          <w:rFonts w:cs="Times New Roman"/>
        </w:rPr>
        <w:t xml:space="preserve"> presents the basic Jade architecture. Each Jade instance is called a </w:t>
      </w:r>
      <w:r w:rsidR="00625560" w:rsidRPr="009433F4">
        <w:rPr>
          <w:rFonts w:cs="Times New Roman"/>
          <w:i/>
        </w:rPr>
        <w:t>container</w:t>
      </w:r>
      <w:r w:rsidR="00625560">
        <w:rPr>
          <w:rFonts w:cs="Times New Roman"/>
        </w:rPr>
        <w:t xml:space="preserve">, since it contains agents </w:t>
      </w:r>
      <w:r>
        <w:rPr>
          <w:rFonts w:cs="Times New Roman"/>
        </w:rPr>
        <w:fldChar w:fldCharType="begin"/>
      </w:r>
      <w:r w:rsidR="00625560">
        <w:rPr>
          <w:rFonts w:cs="Times New Roman"/>
        </w:rPr>
        <w:instrText xml:space="preserve"> REF _Ref263672009 \h </w:instrText>
      </w:r>
      <w:r>
        <w:rPr>
          <w:rFonts w:cs="Times New Roman"/>
        </w:rPr>
      </w:r>
      <w:r>
        <w:rPr>
          <w:rFonts w:cs="Times New Roman"/>
        </w:rPr>
        <w:fldChar w:fldCharType="separate"/>
      </w:r>
      <w:r w:rsidR="00FD2F52" w:rsidRPr="0038514E">
        <w:rPr>
          <w:rFonts w:cs="Times New Roman"/>
          <w:sz w:val="22"/>
        </w:rPr>
        <w:t xml:space="preserve">[ </w:t>
      </w:r>
      <w:r w:rsidR="00FD2F52">
        <w:rPr>
          <w:rFonts w:cs="Times New Roman"/>
          <w:noProof/>
          <w:sz w:val="22"/>
        </w:rPr>
        <w:t>47</w:t>
      </w:r>
      <w:r>
        <w:rPr>
          <w:rFonts w:cs="Times New Roman"/>
        </w:rPr>
        <w:fldChar w:fldCharType="end"/>
      </w:r>
      <w:r w:rsidR="00625560">
        <w:rPr>
          <w:rFonts w:cs="Times New Roman"/>
        </w:rPr>
        <w:t xml:space="preserve"> ]. The set of all Jade containers is called a platform. As represented in the architecture, Jade can run on almost any computing device, from </w:t>
      </w:r>
      <w:r w:rsidR="00625560" w:rsidRPr="00C25C62">
        <w:rPr>
          <w:rFonts w:cs="Times New Roman"/>
        </w:rPr>
        <w:t xml:space="preserve">a </w:t>
      </w:r>
      <w:r w:rsidR="00625560">
        <w:rPr>
          <w:rFonts w:cs="Times New Roman"/>
        </w:rPr>
        <w:t xml:space="preserve">J2ME </w:t>
      </w:r>
      <w:r>
        <w:rPr>
          <w:rFonts w:cs="Times New Roman"/>
        </w:rPr>
        <w:fldChar w:fldCharType="begin"/>
      </w:r>
      <w:r w:rsidR="00625560">
        <w:rPr>
          <w:rFonts w:cs="Times New Roman"/>
        </w:rPr>
        <w:instrText xml:space="preserve"> REF _Ref264207013 \h </w:instrText>
      </w:r>
      <w:r>
        <w:rPr>
          <w:rFonts w:cs="Times New Roman"/>
        </w:rPr>
      </w:r>
      <w:r>
        <w:rPr>
          <w:rFonts w:cs="Times New Roman"/>
        </w:rPr>
        <w:fldChar w:fldCharType="separate"/>
      </w:r>
      <w:r w:rsidR="00FD2F52" w:rsidRPr="0038514E">
        <w:rPr>
          <w:rFonts w:cs="Times New Roman"/>
          <w:sz w:val="22"/>
        </w:rPr>
        <w:t xml:space="preserve">[ </w:t>
      </w:r>
      <w:r w:rsidR="00FD2F52">
        <w:rPr>
          <w:rFonts w:cs="Times New Roman"/>
          <w:noProof/>
          <w:sz w:val="22"/>
        </w:rPr>
        <w:t>53</w:t>
      </w:r>
      <w:r>
        <w:rPr>
          <w:rFonts w:cs="Times New Roman"/>
        </w:rPr>
        <w:fldChar w:fldCharType="end"/>
      </w:r>
      <w:r w:rsidR="00625560">
        <w:rPr>
          <w:rFonts w:cs="Times New Roman"/>
        </w:rPr>
        <w:t xml:space="preserve"> ] </w:t>
      </w:r>
      <w:r w:rsidR="00625560" w:rsidRPr="00C25C62">
        <w:rPr>
          <w:rFonts w:cs="Times New Roman"/>
        </w:rPr>
        <w:t xml:space="preserve"> compatible mobile phone</w:t>
      </w:r>
      <w:r w:rsidR="00625560">
        <w:rPr>
          <w:rFonts w:cs="Times New Roman"/>
        </w:rPr>
        <w:t xml:space="preserve"> to pocket pc’s and desktops. The ability to host a Jade container in any environment brings a great degree of application mobility, every agent being able to migrate from one container to another seemingly. For example, one Jade agent could migrate from a desktop to a user’s mobile phone when the user leaves the room and return to the desktop when the user returns.</w:t>
      </w:r>
    </w:p>
    <w:p w:rsidR="00625560" w:rsidRDefault="00625560" w:rsidP="00625560">
      <w:pPr>
        <w:ind w:firstLine="720"/>
        <w:rPr>
          <w:rFonts w:cs="Times New Roman"/>
        </w:rPr>
      </w:pPr>
      <w:r>
        <w:rPr>
          <w:rFonts w:cs="Times New Roman"/>
        </w:rPr>
        <w:t xml:space="preserve">Jade provides an asynchronous inter-agent communication mechanism applied in </w:t>
      </w:r>
      <w:r w:rsidR="007267FF">
        <w:rPr>
          <w:rFonts w:cs="Times New Roman"/>
        </w:rPr>
        <w:fldChar w:fldCharType="begin"/>
      </w:r>
      <w:r>
        <w:rPr>
          <w:rFonts w:cs="Times New Roman"/>
        </w:rPr>
        <w:instrText xml:space="preserve"> REF _Ref264211530 \h </w:instrText>
      </w:r>
      <w:r w:rsidR="007267FF">
        <w:rPr>
          <w:rFonts w:cs="Times New Roman"/>
        </w:rPr>
      </w:r>
      <w:r w:rsidR="007267FF">
        <w:rPr>
          <w:rFonts w:cs="Times New Roman"/>
        </w:rPr>
        <w:fldChar w:fldCharType="separate"/>
      </w:r>
      <w:r w:rsidR="00FD2F52" w:rsidRPr="00E00CEE">
        <w:t xml:space="preserve">Figure </w:t>
      </w:r>
      <w:r w:rsidR="00FD2F52">
        <w:rPr>
          <w:noProof/>
        </w:rPr>
        <w:t>5</w:t>
      </w:r>
      <w:r w:rsidR="00FD2F52">
        <w:t>.</w:t>
      </w:r>
      <w:r w:rsidR="00FD2F52">
        <w:rPr>
          <w:noProof/>
        </w:rPr>
        <w:t>4</w:t>
      </w:r>
      <w:r w:rsidR="007267FF">
        <w:rPr>
          <w:rFonts w:cs="Times New Roman"/>
        </w:rPr>
        <w:fldChar w:fldCharType="end"/>
      </w:r>
      <w:r>
        <w:rPr>
          <w:rFonts w:cs="Times New Roman"/>
        </w:rPr>
        <w:t xml:space="preserve"> for two agents, Ai and A2. The message passing process consists of three steps. In the first step, the source agent wraps the data it wants to send in the proper message format. The second step is the actual sending of the message. The message is placed in the message queue of the destination agent. The third step takes place at a later time, when the destination agent decides to inspect its message queue, extracts the first message contained in it and processes it.</w:t>
      </w:r>
    </w:p>
    <w:p w:rsidR="00625560" w:rsidRDefault="00625560" w:rsidP="00625560">
      <w:pPr>
        <w:keepNext/>
        <w:jc w:val="center"/>
      </w:pPr>
      <w:r>
        <w:rPr>
          <w:rFonts w:cs="Times New Roman"/>
          <w:noProof/>
          <w:lang w:bidi="ar-SA"/>
        </w:rPr>
        <w:drawing>
          <wp:inline distT="0" distB="0" distL="0" distR="0">
            <wp:extent cx="3960375" cy="1579173"/>
            <wp:effectExtent l="19050" t="19050" r="21075" b="21027"/>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3967362" cy="1581959"/>
                    </a:xfrm>
                    <a:prstGeom prst="rect">
                      <a:avLst/>
                    </a:prstGeom>
                    <a:noFill/>
                    <a:ln w="9525">
                      <a:solidFill>
                        <a:schemeClr val="tx1"/>
                      </a:solidFill>
                      <a:miter lim="800000"/>
                      <a:headEnd/>
                      <a:tailEnd/>
                    </a:ln>
                  </pic:spPr>
                </pic:pic>
              </a:graphicData>
            </a:graphic>
          </wp:inline>
        </w:drawing>
      </w:r>
    </w:p>
    <w:p w:rsidR="00625560" w:rsidRPr="00E00CEE" w:rsidRDefault="00625560" w:rsidP="00625560">
      <w:pPr>
        <w:pStyle w:val="Caption"/>
        <w:jc w:val="center"/>
        <w:rPr>
          <w:rFonts w:cs="Times New Roman"/>
          <w:color w:val="auto"/>
        </w:rPr>
      </w:pPr>
      <w:bookmarkStart w:id="375" w:name="_Ref264211530"/>
      <w:bookmarkStart w:id="376" w:name="_Toc264369124"/>
      <w:bookmarkStart w:id="377" w:name="_Toc264798638"/>
      <w:bookmarkStart w:id="378" w:name="_Toc264916816"/>
      <w:bookmarkStart w:id="379" w:name="_Toc264920370"/>
      <w:r w:rsidRPr="00E00CEE">
        <w:rPr>
          <w:color w:val="auto"/>
        </w:rPr>
        <w:t xml:space="preserve">Figure </w:t>
      </w:r>
      <w:r w:rsidR="007267FF">
        <w:rPr>
          <w:color w:val="auto"/>
        </w:rPr>
        <w:fldChar w:fldCharType="begin"/>
      </w:r>
      <w:r w:rsidR="00576977">
        <w:rPr>
          <w:color w:val="auto"/>
        </w:rPr>
        <w:instrText xml:space="preserve"> STYLEREF 1 \s </w:instrText>
      </w:r>
      <w:r w:rsidR="007267FF">
        <w:rPr>
          <w:color w:val="auto"/>
        </w:rPr>
        <w:fldChar w:fldCharType="separate"/>
      </w:r>
      <w:r w:rsidR="00FD2F52">
        <w:rPr>
          <w:noProof/>
          <w:color w:val="auto"/>
        </w:rPr>
        <w:t>5</w:t>
      </w:r>
      <w:r w:rsidR="007267FF">
        <w:rPr>
          <w:color w:val="auto"/>
        </w:rPr>
        <w:fldChar w:fldCharType="end"/>
      </w:r>
      <w:r w:rsidR="00576977">
        <w:rPr>
          <w:color w:val="auto"/>
        </w:rPr>
        <w:t>.</w:t>
      </w:r>
      <w:r w:rsidR="007267FF">
        <w:rPr>
          <w:color w:val="auto"/>
        </w:rPr>
        <w:fldChar w:fldCharType="begin"/>
      </w:r>
      <w:r w:rsidR="00576977">
        <w:rPr>
          <w:color w:val="auto"/>
        </w:rPr>
        <w:instrText xml:space="preserve"> SEQ Figure \* ARABIC \s 1 </w:instrText>
      </w:r>
      <w:r w:rsidR="007267FF">
        <w:rPr>
          <w:color w:val="auto"/>
        </w:rPr>
        <w:fldChar w:fldCharType="separate"/>
      </w:r>
      <w:r w:rsidR="00FD2F52">
        <w:rPr>
          <w:noProof/>
          <w:color w:val="auto"/>
        </w:rPr>
        <w:t>4</w:t>
      </w:r>
      <w:r w:rsidR="007267FF">
        <w:rPr>
          <w:color w:val="auto"/>
        </w:rPr>
        <w:fldChar w:fldCharType="end"/>
      </w:r>
      <w:bookmarkEnd w:id="375"/>
      <w:r w:rsidRPr="00E00CEE">
        <w:rPr>
          <w:color w:val="auto"/>
        </w:rPr>
        <w:t>: Jade Asynchronous Message Passing Mechanism</w:t>
      </w:r>
      <w:bookmarkEnd w:id="376"/>
      <w:bookmarkEnd w:id="377"/>
      <w:bookmarkEnd w:id="378"/>
      <w:bookmarkEnd w:id="379"/>
    </w:p>
    <w:p w:rsidR="00625560" w:rsidRPr="00C25C62" w:rsidRDefault="00625560" w:rsidP="00625560">
      <w:pPr>
        <w:ind w:firstLine="720"/>
        <w:rPr>
          <w:rFonts w:cs="Times New Roman"/>
        </w:rPr>
      </w:pPr>
      <w:r>
        <w:rPr>
          <w:rFonts w:cs="Times New Roman"/>
        </w:rPr>
        <w:t xml:space="preserve">Jade agents can communicate using various protocols, but for this implementation Java Serialization was used. Another important communication protocol supported by Jade is FIPA SL language </w:t>
      </w:r>
      <w:r w:rsidR="007267FF">
        <w:rPr>
          <w:rFonts w:cs="Times New Roman"/>
        </w:rPr>
        <w:fldChar w:fldCharType="begin"/>
      </w:r>
      <w:r>
        <w:rPr>
          <w:rFonts w:cs="Times New Roman"/>
        </w:rPr>
        <w:instrText xml:space="preserve"> REF _Ref264207925 \h </w:instrText>
      </w:r>
      <w:r w:rsidR="007267FF">
        <w:rPr>
          <w:rFonts w:cs="Times New Roman"/>
        </w:rPr>
      </w:r>
      <w:r w:rsidR="007267FF">
        <w:rPr>
          <w:rFonts w:cs="Times New Roman"/>
        </w:rPr>
        <w:fldChar w:fldCharType="separate"/>
      </w:r>
      <w:r w:rsidR="00FD2F52" w:rsidRPr="0038514E">
        <w:rPr>
          <w:rFonts w:cs="Times New Roman"/>
          <w:sz w:val="22"/>
        </w:rPr>
        <w:t xml:space="preserve">[ </w:t>
      </w:r>
      <w:r w:rsidR="00FD2F52">
        <w:rPr>
          <w:rFonts w:cs="Times New Roman"/>
          <w:noProof/>
          <w:sz w:val="22"/>
        </w:rPr>
        <w:t>50</w:t>
      </w:r>
      <w:r w:rsidR="007267FF">
        <w:rPr>
          <w:rFonts w:cs="Times New Roman"/>
        </w:rPr>
        <w:fldChar w:fldCharType="end"/>
      </w:r>
      <w:r>
        <w:rPr>
          <w:rFonts w:cs="Times New Roman"/>
        </w:rPr>
        <w:t xml:space="preserve"> ] . By using FIPA SL languages two agents communicate using a common </w:t>
      </w:r>
      <w:r>
        <w:rPr>
          <w:rFonts w:cs="Times New Roman"/>
        </w:rPr>
        <w:lastRenderedPageBreak/>
        <w:t>ontology as common knowledge. This would have coupled all the agents to the context ontology representation and thus would have reduces the generality of the approach and would have increase the impact a change in the ontology would have had on the system. This is the reason behind using Java Serialization in inter-agent communication.</w:t>
      </w:r>
    </w:p>
    <w:p w:rsidR="00625560" w:rsidRPr="00CF554C" w:rsidRDefault="00625560" w:rsidP="003B4AE4">
      <w:pPr>
        <w:pStyle w:val="Heading2"/>
        <w:keepNext/>
        <w:keepLines/>
        <w:numPr>
          <w:ilvl w:val="1"/>
          <w:numId w:val="38"/>
        </w:numPr>
        <w:spacing w:line="276" w:lineRule="auto"/>
        <w:rPr>
          <w:rFonts w:cs="Times New Roman"/>
        </w:rPr>
      </w:pPr>
      <w:bookmarkStart w:id="380" w:name="_Toc264798583"/>
      <w:bookmarkStart w:id="381" w:name="_Toc264737215"/>
      <w:bookmarkStart w:id="382" w:name="_Toc264918493"/>
      <w:r w:rsidRPr="00CF554C">
        <w:rPr>
          <w:rFonts w:cs="Times New Roman"/>
        </w:rPr>
        <w:t>Ontology Representation Implementation</w:t>
      </w:r>
      <w:bookmarkEnd w:id="380"/>
      <w:bookmarkEnd w:id="381"/>
      <w:bookmarkEnd w:id="382"/>
    </w:p>
    <w:p w:rsidR="00625560" w:rsidRPr="00CF554C" w:rsidRDefault="00625560" w:rsidP="003B4AE4">
      <w:pPr>
        <w:pStyle w:val="Heading3"/>
        <w:keepNext/>
        <w:keepLines/>
        <w:numPr>
          <w:ilvl w:val="2"/>
          <w:numId w:val="38"/>
        </w:numPr>
        <w:spacing w:line="276" w:lineRule="auto"/>
        <w:rPr>
          <w:rFonts w:cs="Times New Roman"/>
        </w:rPr>
      </w:pPr>
      <w:bookmarkStart w:id="383" w:name="_Toc264798584"/>
      <w:bookmarkStart w:id="384" w:name="_Toc264737216"/>
      <w:bookmarkStart w:id="385" w:name="_Toc264918494"/>
      <w:r w:rsidRPr="00CF554C">
        <w:rPr>
          <w:rFonts w:cs="Times New Roman"/>
        </w:rPr>
        <w:t>Environment Ontology Implementation</w:t>
      </w:r>
      <w:bookmarkEnd w:id="383"/>
      <w:bookmarkEnd w:id="384"/>
      <w:bookmarkEnd w:id="385"/>
    </w:p>
    <w:p w:rsidR="00625560" w:rsidRPr="00CF554C" w:rsidRDefault="00625560" w:rsidP="00625560">
      <w:pPr>
        <w:rPr>
          <w:rFonts w:cs="Times New Roman"/>
        </w:rPr>
      </w:pPr>
      <w:r w:rsidRPr="00CF554C">
        <w:rPr>
          <w:rFonts w:cs="Times New Roman"/>
        </w:rPr>
        <w:t xml:space="preserve">Based on the .owl </w:t>
      </w:r>
      <w:r>
        <w:rPr>
          <w:rFonts w:cs="Times New Roman"/>
        </w:rPr>
        <w:t xml:space="preserve">environment </w:t>
      </w:r>
      <w:r w:rsidRPr="00CF554C">
        <w:rPr>
          <w:rFonts w:cs="Times New Roman"/>
        </w:rPr>
        <w:t xml:space="preserve">ontology description, a </w:t>
      </w:r>
      <w:r w:rsidRPr="00CF554C">
        <w:rPr>
          <w:rFonts w:cs="Times New Roman"/>
          <w:i/>
        </w:rPr>
        <w:t>JenaOWLModel</w:t>
      </w:r>
      <w:r w:rsidRPr="00CF554C">
        <w:rPr>
          <w:rFonts w:cs="Times New Roman"/>
        </w:rPr>
        <w:t xml:space="preserve"> </w:t>
      </w:r>
      <w:r w:rsidR="007267FF">
        <w:rPr>
          <w:rFonts w:cs="Times New Roman"/>
        </w:rPr>
        <w:fldChar w:fldCharType="begin"/>
      </w:r>
      <w:r>
        <w:rPr>
          <w:rFonts w:cs="Times New Roman"/>
        </w:rPr>
        <w:instrText xml:space="preserve"> REF _Ref264210191 \h </w:instrText>
      </w:r>
      <w:r w:rsidR="007267FF">
        <w:rPr>
          <w:rFonts w:cs="Times New Roman"/>
        </w:rPr>
      </w:r>
      <w:r w:rsidR="007267FF">
        <w:rPr>
          <w:rFonts w:cs="Times New Roman"/>
        </w:rPr>
        <w:fldChar w:fldCharType="separate"/>
      </w:r>
      <w:r w:rsidR="00FD2F52" w:rsidRPr="0038514E">
        <w:rPr>
          <w:rFonts w:cs="Times New Roman"/>
          <w:sz w:val="22"/>
        </w:rPr>
        <w:t xml:space="preserve">[ </w:t>
      </w:r>
      <w:r w:rsidR="00FD2F52">
        <w:rPr>
          <w:rFonts w:cs="Times New Roman"/>
          <w:noProof/>
          <w:sz w:val="22"/>
        </w:rPr>
        <w:t>44</w:t>
      </w:r>
      <w:r w:rsidR="007267FF">
        <w:rPr>
          <w:rFonts w:cs="Times New Roman"/>
        </w:rPr>
        <w:fldChar w:fldCharType="end"/>
      </w:r>
      <w:r>
        <w:rPr>
          <w:rFonts w:cs="Times New Roman"/>
        </w:rPr>
        <w:t xml:space="preserve"> ] </w:t>
      </w:r>
      <w:r w:rsidRPr="00CF554C">
        <w:rPr>
          <w:rFonts w:cs="Times New Roman"/>
        </w:rPr>
        <w:t xml:space="preserve">is generated and accessed with the specific Jena API. This is further detailed in </w:t>
      </w:r>
      <w:fldSimple w:instr=" REF _Ref263593784 \h  \* MERGEFORMAT ">
        <w:r w:rsidR="00FD2F52" w:rsidRPr="00FD2F52">
          <w:rPr>
            <w:rFonts w:cs="Times New Roman"/>
          </w:rPr>
          <w:t xml:space="preserve">[ </w:t>
        </w:r>
        <w:r w:rsidR="00FD2F52" w:rsidRPr="00FD2F52">
          <w:rPr>
            <w:rFonts w:cs="Times New Roman"/>
            <w:noProof/>
          </w:rPr>
          <w:t>29</w:t>
        </w:r>
      </w:fldSimple>
      <w:r w:rsidRPr="00CF554C">
        <w:rPr>
          <w:rFonts w:cs="Times New Roman"/>
        </w:rPr>
        <w:t xml:space="preserve"> ] by its author.</w:t>
      </w:r>
    </w:p>
    <w:p w:rsidR="00625560" w:rsidRPr="00CF554C" w:rsidRDefault="00625560" w:rsidP="003B4AE4">
      <w:pPr>
        <w:pStyle w:val="Heading3"/>
        <w:keepNext/>
        <w:keepLines/>
        <w:numPr>
          <w:ilvl w:val="2"/>
          <w:numId w:val="38"/>
        </w:numPr>
        <w:spacing w:line="276" w:lineRule="auto"/>
        <w:rPr>
          <w:rFonts w:cs="Times New Roman"/>
        </w:rPr>
      </w:pPr>
      <w:bookmarkStart w:id="386" w:name="_Toc264798585"/>
      <w:bookmarkStart w:id="387" w:name="_Toc264737217"/>
      <w:bookmarkStart w:id="388" w:name="_Toc264918495"/>
      <w:r w:rsidRPr="00CF554C">
        <w:rPr>
          <w:rFonts w:cs="Times New Roman"/>
        </w:rPr>
        <w:t>Datacenter Ontology Representation</w:t>
      </w:r>
      <w:bookmarkEnd w:id="386"/>
      <w:bookmarkEnd w:id="387"/>
      <w:bookmarkEnd w:id="388"/>
    </w:p>
    <w:p w:rsidR="00625560" w:rsidRPr="00CF554C" w:rsidRDefault="00625560" w:rsidP="00625560">
      <w:pPr>
        <w:rPr>
          <w:rFonts w:cs="Times New Roman"/>
        </w:rPr>
      </w:pPr>
      <w:r w:rsidRPr="00CF554C">
        <w:rPr>
          <w:rFonts w:cs="Times New Roman"/>
        </w:rPr>
        <w:t xml:space="preserve">From the datacenter </w:t>
      </w:r>
      <w:r>
        <w:rPr>
          <w:rFonts w:cs="Times New Roman"/>
        </w:rPr>
        <w:t xml:space="preserve">.owl </w:t>
      </w:r>
      <w:r w:rsidRPr="00CF554C">
        <w:rPr>
          <w:rFonts w:cs="Times New Roman"/>
        </w:rPr>
        <w:t xml:space="preserve">ontology file description an </w:t>
      </w:r>
      <w:r w:rsidRPr="00CF554C">
        <w:rPr>
          <w:rFonts w:cs="Times New Roman"/>
          <w:i/>
        </w:rPr>
        <w:t>OWLModel</w:t>
      </w:r>
      <w:r w:rsidRPr="00CF554C">
        <w:rPr>
          <w:rFonts w:cs="Times New Roman"/>
        </w:rPr>
        <w:t xml:space="preserve"> </w:t>
      </w:r>
      <w:r w:rsidR="007267FF">
        <w:rPr>
          <w:rFonts w:cs="Times New Roman"/>
        </w:rPr>
        <w:fldChar w:fldCharType="begin"/>
      </w:r>
      <w:r>
        <w:rPr>
          <w:rFonts w:cs="Times New Roman"/>
        </w:rPr>
        <w:instrText xml:space="preserve"> REF _Ref264210208 \h </w:instrText>
      </w:r>
      <w:r w:rsidR="007267FF">
        <w:rPr>
          <w:rFonts w:cs="Times New Roman"/>
        </w:rPr>
      </w:r>
      <w:r w:rsidR="007267FF">
        <w:rPr>
          <w:rFonts w:cs="Times New Roman"/>
        </w:rPr>
        <w:fldChar w:fldCharType="separate"/>
      </w:r>
      <w:r w:rsidR="00FD2F52" w:rsidRPr="0038514E">
        <w:rPr>
          <w:rFonts w:cs="Times New Roman"/>
          <w:sz w:val="22"/>
        </w:rPr>
        <w:t xml:space="preserve">[ </w:t>
      </w:r>
      <w:r w:rsidR="00FD2F52">
        <w:rPr>
          <w:rFonts w:cs="Times New Roman"/>
          <w:noProof/>
          <w:sz w:val="22"/>
        </w:rPr>
        <w:t>40</w:t>
      </w:r>
      <w:r w:rsidR="007267FF">
        <w:rPr>
          <w:rFonts w:cs="Times New Roman"/>
        </w:rPr>
        <w:fldChar w:fldCharType="end"/>
      </w:r>
      <w:r>
        <w:rPr>
          <w:rFonts w:cs="Times New Roman"/>
        </w:rPr>
        <w:t xml:space="preserve"> ] </w:t>
      </w:r>
      <w:r w:rsidRPr="00CF554C">
        <w:rPr>
          <w:rFonts w:cs="Times New Roman"/>
        </w:rPr>
        <w:t xml:space="preserve">is created using Protégé OWL Loader </w:t>
      </w:r>
      <w:fldSimple w:instr=" REF _Ref263614044 \h  \* MERGEFORMAT ">
        <w:r w:rsidR="00FD2F52" w:rsidRPr="00FD2F52">
          <w:rPr>
            <w:rFonts w:cs="Times New Roman"/>
          </w:rPr>
          <w:t xml:space="preserve">[ </w:t>
        </w:r>
        <w:r w:rsidR="00FD2F52" w:rsidRPr="00FD2F52">
          <w:rPr>
            <w:rFonts w:cs="Times New Roman"/>
            <w:noProof/>
          </w:rPr>
          <w:t>39</w:t>
        </w:r>
      </w:fldSimple>
      <w:r w:rsidRPr="00CF554C">
        <w:rPr>
          <w:rFonts w:cs="Times New Roman"/>
        </w:rPr>
        <w:t xml:space="preserve"> ]. Using the Protégé </w:t>
      </w:r>
      <w:fldSimple w:instr=" REF _Ref263614044 \h  \* MERGEFORMAT ">
        <w:r w:rsidR="00FD2F52" w:rsidRPr="00FD2F52">
          <w:rPr>
            <w:rFonts w:cs="Times New Roman"/>
          </w:rPr>
          <w:t xml:space="preserve">[ </w:t>
        </w:r>
        <w:r w:rsidR="00FD2F52" w:rsidRPr="00FD2F52">
          <w:rPr>
            <w:rFonts w:cs="Times New Roman"/>
            <w:noProof/>
          </w:rPr>
          <w:t>39</w:t>
        </w:r>
      </w:fldSimple>
      <w:r w:rsidRPr="00CF554C">
        <w:rPr>
          <w:rFonts w:cs="Times New Roman"/>
        </w:rPr>
        <w:t xml:space="preserve"> ] Ontology Editor tool for generating Protégé-OWL Java code a class structure respecting the ontology hierarchy and containing all the ontology  properties is generated. This hierarchy of generated classes has as core the </w:t>
      </w:r>
      <w:r w:rsidRPr="00CF554C">
        <w:rPr>
          <w:rFonts w:cs="Times New Roman"/>
          <w:i/>
        </w:rPr>
        <w:t>OWLModel</w:t>
      </w:r>
      <w:r w:rsidRPr="00CF554C">
        <w:rPr>
          <w:rFonts w:cs="Times New Roman"/>
        </w:rPr>
        <w:t xml:space="preserve"> created from the ontology file.</w:t>
      </w:r>
      <w:r w:rsidR="00F45D01">
        <w:rPr>
          <w:rFonts w:cs="Times New Roman"/>
        </w:rPr>
        <w:t xml:space="preserve"> An example of a</w:t>
      </w:r>
      <w:r w:rsidR="007B6D77">
        <w:rPr>
          <w:rFonts w:cs="Times New Roman"/>
        </w:rPr>
        <w:t>n</w:t>
      </w:r>
      <w:r w:rsidR="00F45D01">
        <w:rPr>
          <w:rFonts w:cs="Times New Roman"/>
        </w:rPr>
        <w:t xml:space="preserve"> ontology mapped to java class hierarchy is illustrated </w:t>
      </w:r>
      <w:r w:rsidR="007B6D77">
        <w:rPr>
          <w:rFonts w:cs="Times New Roman"/>
        </w:rPr>
        <w:t xml:space="preserve">in </w:t>
      </w:r>
      <w:r w:rsidR="007267FF">
        <w:rPr>
          <w:rFonts w:cs="Times New Roman"/>
        </w:rPr>
        <w:fldChar w:fldCharType="begin"/>
      </w:r>
      <w:r w:rsidR="00FA2D16">
        <w:rPr>
          <w:rFonts w:cs="Times New Roman"/>
        </w:rPr>
        <w:instrText xml:space="preserve"> REF _Ref264277389 \h </w:instrText>
      </w:r>
      <w:r w:rsidR="007267FF">
        <w:rPr>
          <w:rFonts w:cs="Times New Roman"/>
        </w:rPr>
      </w:r>
      <w:r w:rsidR="007267FF">
        <w:rPr>
          <w:rFonts w:cs="Times New Roman"/>
        </w:rPr>
        <w:fldChar w:fldCharType="separate"/>
      </w:r>
      <w:r w:rsidR="00FD2F52" w:rsidRPr="00CF554C">
        <w:rPr>
          <w:rFonts w:cs="Times New Roman"/>
        </w:rPr>
        <w:t xml:space="preserve">Figure </w:t>
      </w:r>
      <w:r w:rsidR="00FD2F52">
        <w:rPr>
          <w:rFonts w:cs="Times New Roman"/>
          <w:noProof/>
        </w:rPr>
        <w:t>5</w:t>
      </w:r>
      <w:r w:rsidR="00FD2F52">
        <w:rPr>
          <w:rFonts w:cs="Times New Roman"/>
        </w:rPr>
        <w:t>.</w:t>
      </w:r>
      <w:r w:rsidR="00FD2F52">
        <w:rPr>
          <w:rFonts w:cs="Times New Roman"/>
          <w:noProof/>
        </w:rPr>
        <w:t>5</w:t>
      </w:r>
      <w:r w:rsidR="007267FF">
        <w:rPr>
          <w:rFonts w:cs="Times New Roman"/>
        </w:rPr>
        <w:fldChar w:fldCharType="end"/>
      </w:r>
      <w:r w:rsidR="00FA2D16">
        <w:rPr>
          <w:rFonts w:cs="Times New Roman"/>
        </w:rPr>
        <w:t>.</w:t>
      </w:r>
      <w:r w:rsidR="00F45D01">
        <w:rPr>
          <w:rFonts w:cs="Times New Roman"/>
        </w:rPr>
        <w:t xml:space="preserve"> </w:t>
      </w:r>
    </w:p>
    <w:p w:rsidR="00625560" w:rsidRPr="00CF554C" w:rsidRDefault="00625560" w:rsidP="00625560">
      <w:pPr>
        <w:keepNext/>
        <w:ind w:firstLine="720"/>
        <w:jc w:val="center"/>
        <w:rPr>
          <w:rFonts w:cs="Times New Roman"/>
        </w:rPr>
      </w:pPr>
      <w:r w:rsidRPr="00CF554C">
        <w:rPr>
          <w:rFonts w:cs="Times New Roman"/>
          <w:noProof/>
          <w:lang w:bidi="ar-SA"/>
        </w:rPr>
        <w:drawing>
          <wp:inline distT="0" distB="0" distL="0" distR="0">
            <wp:extent cx="3128399" cy="3018348"/>
            <wp:effectExtent l="19050" t="19050" r="14851" b="10602"/>
            <wp:docPr id="7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srcRect/>
                    <a:stretch>
                      <a:fillRect/>
                    </a:stretch>
                  </pic:blipFill>
                  <pic:spPr bwMode="auto">
                    <a:xfrm>
                      <a:off x="0" y="0"/>
                      <a:ext cx="3130003" cy="3019896"/>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389" w:name="_Ref264277389"/>
      <w:bookmarkStart w:id="390" w:name="_Toc264369125"/>
      <w:bookmarkStart w:id="391" w:name="_Toc264798639"/>
      <w:bookmarkStart w:id="392" w:name="_Toc264916817"/>
      <w:bookmarkStart w:id="393" w:name="_Toc264920371"/>
      <w:r w:rsidRPr="00CF554C">
        <w:rPr>
          <w:rFonts w:cs="Times New Roman"/>
          <w:color w:val="auto"/>
        </w:rPr>
        <w:t xml:space="preserve">Figure </w:t>
      </w:r>
      <w:r w:rsidR="007267FF">
        <w:rPr>
          <w:rFonts w:cs="Times New Roman"/>
          <w:color w:val="auto"/>
        </w:rPr>
        <w:fldChar w:fldCharType="begin"/>
      </w:r>
      <w:r w:rsidR="00576977">
        <w:rPr>
          <w:rFonts w:cs="Times New Roman"/>
          <w:color w:val="auto"/>
        </w:rPr>
        <w:instrText xml:space="preserve"> STYLEREF 1 \s </w:instrText>
      </w:r>
      <w:r w:rsidR="007267FF">
        <w:rPr>
          <w:rFonts w:cs="Times New Roman"/>
          <w:color w:val="auto"/>
        </w:rPr>
        <w:fldChar w:fldCharType="separate"/>
      </w:r>
      <w:r w:rsidR="00FD2F52">
        <w:rPr>
          <w:rFonts w:cs="Times New Roman"/>
          <w:noProof/>
          <w:color w:val="auto"/>
        </w:rPr>
        <w:t>5</w:t>
      </w:r>
      <w:r w:rsidR="007267FF">
        <w:rPr>
          <w:rFonts w:cs="Times New Roman"/>
          <w:color w:val="auto"/>
        </w:rPr>
        <w:fldChar w:fldCharType="end"/>
      </w:r>
      <w:r w:rsidR="00576977">
        <w:rPr>
          <w:rFonts w:cs="Times New Roman"/>
          <w:color w:val="auto"/>
        </w:rPr>
        <w:t>.</w:t>
      </w:r>
      <w:r w:rsidR="007267FF">
        <w:rPr>
          <w:rFonts w:cs="Times New Roman"/>
          <w:color w:val="auto"/>
        </w:rPr>
        <w:fldChar w:fldCharType="begin"/>
      </w:r>
      <w:r w:rsidR="00576977">
        <w:rPr>
          <w:rFonts w:cs="Times New Roman"/>
          <w:color w:val="auto"/>
        </w:rPr>
        <w:instrText xml:space="preserve"> SEQ Figure \* ARABIC \s 1 </w:instrText>
      </w:r>
      <w:r w:rsidR="007267FF">
        <w:rPr>
          <w:rFonts w:cs="Times New Roman"/>
          <w:color w:val="auto"/>
        </w:rPr>
        <w:fldChar w:fldCharType="separate"/>
      </w:r>
      <w:r w:rsidR="00FD2F52">
        <w:rPr>
          <w:rFonts w:cs="Times New Roman"/>
          <w:noProof/>
          <w:color w:val="auto"/>
        </w:rPr>
        <w:t>5</w:t>
      </w:r>
      <w:r w:rsidR="007267FF">
        <w:rPr>
          <w:rFonts w:cs="Times New Roman"/>
          <w:color w:val="auto"/>
        </w:rPr>
        <w:fldChar w:fldCharType="end"/>
      </w:r>
      <w:bookmarkEnd w:id="389"/>
      <w:r w:rsidRPr="00CF554C">
        <w:rPr>
          <w:rFonts w:cs="Times New Roman"/>
          <w:color w:val="auto"/>
        </w:rPr>
        <w:t>: Ontology to Java Code Mapping</w:t>
      </w:r>
      <w:bookmarkEnd w:id="390"/>
      <w:bookmarkEnd w:id="391"/>
      <w:bookmarkEnd w:id="392"/>
      <w:bookmarkEnd w:id="393"/>
    </w:p>
    <w:p w:rsidR="00625560" w:rsidRPr="00CF554C" w:rsidRDefault="00625560" w:rsidP="00625560">
      <w:pPr>
        <w:ind w:firstLine="720"/>
        <w:rPr>
          <w:rFonts w:cs="Times New Roman"/>
        </w:rPr>
      </w:pPr>
      <w:r w:rsidRPr="00CF554C">
        <w:rPr>
          <w:rFonts w:cs="Times New Roman"/>
        </w:rPr>
        <w:t xml:space="preserve">This is a more </w:t>
      </w:r>
      <w:r w:rsidR="0015122A">
        <w:rPr>
          <w:rFonts w:cs="Times New Roman"/>
        </w:rPr>
        <w:t>useful ontology representation because</w:t>
      </w:r>
      <w:r w:rsidRPr="00CF554C">
        <w:rPr>
          <w:rFonts w:cs="Times New Roman"/>
        </w:rPr>
        <w:t xml:space="preserve"> having Java classes to work with instead of just an underlying ontology model, the ontology concepts can be enhanced with Java specific properties such as </w:t>
      </w:r>
      <w:r w:rsidRPr="00CF554C">
        <w:rPr>
          <w:rFonts w:cs="Times New Roman"/>
          <w:i/>
        </w:rPr>
        <w:t>Serializable</w:t>
      </w:r>
      <w:r w:rsidRPr="00CF554C">
        <w:rPr>
          <w:rFonts w:cs="Times New Roman"/>
        </w:rPr>
        <w:t xml:space="preserve"> or </w:t>
      </w:r>
      <w:r w:rsidRPr="00CF554C">
        <w:rPr>
          <w:rFonts w:cs="Times New Roman"/>
          <w:i/>
        </w:rPr>
        <w:t>Cloneable</w:t>
      </w:r>
      <w:r w:rsidRPr="00CF554C">
        <w:rPr>
          <w:rFonts w:cs="Times New Roman"/>
        </w:rPr>
        <w:t xml:space="preserve"> , providing a better integration of the ontology representation with the rest of the regular Java code. Another major advantage of using Java classes instead of directly accessing the </w:t>
      </w:r>
      <w:r w:rsidRPr="00B13929">
        <w:rPr>
          <w:rFonts w:cs="Times New Roman"/>
          <w:i/>
        </w:rPr>
        <w:t>OWLModel</w:t>
      </w:r>
      <w:r w:rsidRPr="00CF554C">
        <w:rPr>
          <w:rFonts w:cs="Times New Roman"/>
        </w:rPr>
        <w:t xml:space="preserve"> or </w:t>
      </w:r>
      <w:r w:rsidRPr="00B13929">
        <w:rPr>
          <w:rFonts w:cs="Times New Roman"/>
          <w:i/>
        </w:rPr>
        <w:t>OntModel</w:t>
      </w:r>
      <w:r w:rsidRPr="00CF554C">
        <w:rPr>
          <w:rFonts w:cs="Times New Roman"/>
        </w:rPr>
        <w:t xml:space="preserve"> </w:t>
      </w:r>
      <w:r w:rsidR="007267FF">
        <w:rPr>
          <w:rFonts w:cs="Times New Roman"/>
        </w:rPr>
        <w:fldChar w:fldCharType="begin"/>
      </w:r>
      <w:r>
        <w:rPr>
          <w:rFonts w:cs="Times New Roman"/>
        </w:rPr>
        <w:instrText xml:space="preserve"> REF _Ref264210281 \h </w:instrText>
      </w:r>
      <w:r w:rsidR="007267FF">
        <w:rPr>
          <w:rFonts w:cs="Times New Roman"/>
        </w:rPr>
      </w:r>
      <w:r w:rsidR="007267FF">
        <w:rPr>
          <w:rFonts w:cs="Times New Roman"/>
        </w:rPr>
        <w:fldChar w:fldCharType="separate"/>
      </w:r>
      <w:r w:rsidR="00FD2F52" w:rsidRPr="0038514E">
        <w:rPr>
          <w:rFonts w:cs="Times New Roman"/>
          <w:sz w:val="22"/>
        </w:rPr>
        <w:t xml:space="preserve">[ </w:t>
      </w:r>
      <w:r w:rsidR="00FD2F52">
        <w:rPr>
          <w:rFonts w:cs="Times New Roman"/>
          <w:noProof/>
          <w:sz w:val="22"/>
        </w:rPr>
        <w:t>45</w:t>
      </w:r>
      <w:r w:rsidR="007267FF">
        <w:rPr>
          <w:rFonts w:cs="Times New Roman"/>
        </w:rPr>
        <w:fldChar w:fldCharType="end"/>
      </w:r>
      <w:r>
        <w:rPr>
          <w:rFonts w:cs="Times New Roman"/>
        </w:rPr>
        <w:t xml:space="preserve"> ]  </w:t>
      </w:r>
      <w:r w:rsidRPr="00CF554C">
        <w:rPr>
          <w:rFonts w:cs="Times New Roman"/>
        </w:rPr>
        <w:t xml:space="preserve">is that all the properties values can be set directly in the </w:t>
      </w:r>
      <w:r>
        <w:rPr>
          <w:rFonts w:cs="Times New Roman"/>
        </w:rPr>
        <w:t>ontology entity</w:t>
      </w:r>
      <w:r w:rsidRPr="00CF554C">
        <w:rPr>
          <w:rFonts w:cs="Times New Roman"/>
        </w:rPr>
        <w:t xml:space="preserve"> slot without using the higher </w:t>
      </w:r>
      <w:r w:rsidRPr="00B13929">
        <w:rPr>
          <w:rFonts w:cs="Times New Roman"/>
          <w:i/>
        </w:rPr>
        <w:t>OntModel</w:t>
      </w:r>
      <w:r w:rsidRPr="00CF554C">
        <w:rPr>
          <w:rFonts w:cs="Times New Roman"/>
        </w:rPr>
        <w:t xml:space="preserve"> functionality. This proved to be an advantage in the experimental results phase when </w:t>
      </w:r>
      <w:r w:rsidRPr="00CF554C">
        <w:rPr>
          <w:rFonts w:cs="Times New Roman"/>
        </w:rPr>
        <w:lastRenderedPageBreak/>
        <w:t xml:space="preserve">by using a home-brewed policy evaluation mechanism a major improvement in performance was obtained. This improvement was obtained if the properties values were not set also on the </w:t>
      </w:r>
      <w:r w:rsidRPr="00B13929">
        <w:rPr>
          <w:rFonts w:cs="Times New Roman"/>
          <w:i/>
        </w:rPr>
        <w:t>OntModel</w:t>
      </w:r>
      <w:r w:rsidRPr="00CF554C">
        <w:rPr>
          <w:rFonts w:cs="Times New Roman"/>
        </w:rPr>
        <w:t xml:space="preserve"> and such the Pellet SWRL evaluation mechanism did not trigger at every property change event.</w:t>
      </w:r>
    </w:p>
    <w:p w:rsidR="0038543A" w:rsidRDefault="0038543A" w:rsidP="0038543A">
      <w:pPr>
        <w:ind w:firstLine="720"/>
        <w:rPr>
          <w:rFonts w:cs="Times New Roman"/>
        </w:rPr>
      </w:pPr>
      <w:r>
        <w:rPr>
          <w:rFonts w:cs="Times New Roman"/>
        </w:rPr>
        <w:t xml:space="preserve">In </w:t>
      </w:r>
      <w:r w:rsidR="007267FF">
        <w:rPr>
          <w:rFonts w:cs="Times New Roman"/>
        </w:rPr>
        <w:fldChar w:fldCharType="begin"/>
      </w:r>
      <w:r>
        <w:rPr>
          <w:rFonts w:cs="Times New Roman"/>
        </w:rPr>
        <w:instrText xml:space="preserve"> REF _Ref264210332 \h </w:instrText>
      </w:r>
      <w:r w:rsidR="007267FF">
        <w:rPr>
          <w:rFonts w:cs="Times New Roman"/>
        </w:rPr>
      </w:r>
      <w:r w:rsidR="007267FF">
        <w:rPr>
          <w:rFonts w:cs="Times New Roman"/>
        </w:rPr>
        <w:fldChar w:fldCharType="separate"/>
      </w:r>
      <w:r w:rsidR="00FD2F52" w:rsidRPr="00CF554C">
        <w:rPr>
          <w:rFonts w:cs="Times New Roman"/>
        </w:rPr>
        <w:t xml:space="preserve">Figure </w:t>
      </w:r>
      <w:r w:rsidR="00FD2F52">
        <w:rPr>
          <w:rFonts w:cs="Times New Roman"/>
          <w:noProof/>
        </w:rPr>
        <w:t>5</w:t>
      </w:r>
      <w:r w:rsidR="00FD2F52">
        <w:rPr>
          <w:rFonts w:cs="Times New Roman"/>
        </w:rPr>
        <w:t>.</w:t>
      </w:r>
      <w:r w:rsidR="00FD2F52">
        <w:rPr>
          <w:rFonts w:cs="Times New Roman"/>
          <w:noProof/>
        </w:rPr>
        <w:t>6</w:t>
      </w:r>
      <w:r w:rsidR="007267FF">
        <w:rPr>
          <w:rFonts w:cs="Times New Roman"/>
        </w:rPr>
        <w:fldChar w:fldCharType="end"/>
      </w:r>
      <w:r>
        <w:rPr>
          <w:rFonts w:cs="Times New Roman"/>
        </w:rPr>
        <w:t xml:space="preserve"> a </w:t>
      </w:r>
      <w:r w:rsidRPr="009159D6">
        <w:rPr>
          <w:rFonts w:cs="Times New Roman"/>
          <w:i/>
        </w:rPr>
        <w:t>CPU</w:t>
      </w:r>
      <w:r>
        <w:rPr>
          <w:rFonts w:cs="Times New Roman"/>
        </w:rPr>
        <w:t xml:space="preserve"> class ontology representation is shown. The </w:t>
      </w:r>
      <w:r w:rsidRPr="009159D6">
        <w:rPr>
          <w:rFonts w:cs="Times New Roman"/>
          <w:i/>
        </w:rPr>
        <w:t>CPU</w:t>
      </w:r>
      <w:r>
        <w:rPr>
          <w:rFonts w:cs="Times New Roman"/>
        </w:rPr>
        <w:t xml:space="preserve"> entity is a subclass of </w:t>
      </w:r>
      <w:r>
        <w:rPr>
          <w:rFonts w:cs="Times New Roman"/>
          <w:i/>
        </w:rPr>
        <w:t>Component</w:t>
      </w:r>
      <w:r>
        <w:rPr>
          <w:rFonts w:cs="Times New Roman"/>
        </w:rPr>
        <w:t xml:space="preserve"> and has two properties: </w:t>
      </w:r>
      <w:r>
        <w:rPr>
          <w:rFonts w:cs="Times New Roman"/>
          <w:i/>
        </w:rPr>
        <w:t>associatedCore</w:t>
      </w:r>
      <w:r>
        <w:rPr>
          <w:rFonts w:cs="Times New Roman"/>
        </w:rPr>
        <w:t xml:space="preserve"> and </w:t>
      </w:r>
      <w:r>
        <w:rPr>
          <w:rFonts w:cs="Times New Roman"/>
          <w:i/>
        </w:rPr>
        <w:t>numberOfCores.</w:t>
      </w:r>
      <w:r>
        <w:rPr>
          <w:rFonts w:cs="Times New Roman"/>
        </w:rPr>
        <w:t xml:space="preserve"> There are cardinality restrictions on the properties: there must be at least one </w:t>
      </w:r>
      <w:r>
        <w:rPr>
          <w:rFonts w:cs="Times New Roman"/>
          <w:i/>
        </w:rPr>
        <w:t>associatedCore</w:t>
      </w:r>
      <w:r>
        <w:rPr>
          <w:rFonts w:cs="Times New Roman"/>
        </w:rPr>
        <w:t xml:space="preserve"> value associated to each instance of </w:t>
      </w:r>
      <w:r>
        <w:rPr>
          <w:rFonts w:cs="Times New Roman"/>
          <w:i/>
        </w:rPr>
        <w:t>CPU</w:t>
      </w:r>
      <w:r>
        <w:rPr>
          <w:rFonts w:cs="Times New Roman"/>
        </w:rPr>
        <w:t xml:space="preserve"> and must be exactly one </w:t>
      </w:r>
      <w:r>
        <w:rPr>
          <w:rFonts w:cs="Times New Roman"/>
          <w:i/>
        </w:rPr>
        <w:t>numberOfCores</w:t>
      </w:r>
      <w:r>
        <w:rPr>
          <w:rFonts w:cs="Times New Roman"/>
        </w:rPr>
        <w:t xml:space="preserve"> value.</w:t>
      </w:r>
    </w:p>
    <w:p w:rsidR="00625560" w:rsidRPr="00CF554C" w:rsidRDefault="00625560" w:rsidP="00625560">
      <w:pPr>
        <w:keepNext/>
        <w:ind w:firstLine="720"/>
        <w:jc w:val="center"/>
        <w:rPr>
          <w:rFonts w:cs="Times New Roman"/>
        </w:rPr>
      </w:pPr>
      <w:r w:rsidRPr="00CF554C">
        <w:rPr>
          <w:rFonts w:cs="Times New Roman"/>
          <w:noProof/>
          <w:lang w:bidi="ar-SA"/>
        </w:rPr>
        <w:drawing>
          <wp:inline distT="0" distB="0" distL="0" distR="0">
            <wp:extent cx="1866900" cy="1304925"/>
            <wp:effectExtent l="19050" t="19050" r="19050" b="28575"/>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1866900" cy="1304925"/>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394" w:name="_Ref264210332"/>
      <w:bookmarkStart w:id="395" w:name="_Toc264369126"/>
      <w:bookmarkStart w:id="396" w:name="_Toc264798640"/>
      <w:bookmarkStart w:id="397" w:name="_Toc264916818"/>
      <w:bookmarkStart w:id="398" w:name="_Toc264920372"/>
      <w:r w:rsidRPr="00CF554C">
        <w:rPr>
          <w:rFonts w:cs="Times New Roman"/>
          <w:color w:val="auto"/>
        </w:rPr>
        <w:t xml:space="preserve">Figure </w:t>
      </w:r>
      <w:r w:rsidR="007267FF">
        <w:rPr>
          <w:rFonts w:cs="Times New Roman"/>
          <w:color w:val="auto"/>
        </w:rPr>
        <w:fldChar w:fldCharType="begin"/>
      </w:r>
      <w:r w:rsidR="00576977">
        <w:rPr>
          <w:rFonts w:cs="Times New Roman"/>
          <w:color w:val="auto"/>
        </w:rPr>
        <w:instrText xml:space="preserve"> STYLEREF 1 \s </w:instrText>
      </w:r>
      <w:r w:rsidR="007267FF">
        <w:rPr>
          <w:rFonts w:cs="Times New Roman"/>
          <w:color w:val="auto"/>
        </w:rPr>
        <w:fldChar w:fldCharType="separate"/>
      </w:r>
      <w:r w:rsidR="00FD2F52">
        <w:rPr>
          <w:rFonts w:cs="Times New Roman"/>
          <w:noProof/>
          <w:color w:val="auto"/>
        </w:rPr>
        <w:t>5</w:t>
      </w:r>
      <w:r w:rsidR="007267FF">
        <w:rPr>
          <w:rFonts w:cs="Times New Roman"/>
          <w:color w:val="auto"/>
        </w:rPr>
        <w:fldChar w:fldCharType="end"/>
      </w:r>
      <w:r w:rsidR="00576977">
        <w:rPr>
          <w:rFonts w:cs="Times New Roman"/>
          <w:color w:val="auto"/>
        </w:rPr>
        <w:t>.</w:t>
      </w:r>
      <w:r w:rsidR="007267FF">
        <w:rPr>
          <w:rFonts w:cs="Times New Roman"/>
          <w:color w:val="auto"/>
        </w:rPr>
        <w:fldChar w:fldCharType="begin"/>
      </w:r>
      <w:r w:rsidR="00576977">
        <w:rPr>
          <w:rFonts w:cs="Times New Roman"/>
          <w:color w:val="auto"/>
        </w:rPr>
        <w:instrText xml:space="preserve"> SEQ Figure \* ARABIC \s 1 </w:instrText>
      </w:r>
      <w:r w:rsidR="007267FF">
        <w:rPr>
          <w:rFonts w:cs="Times New Roman"/>
          <w:color w:val="auto"/>
        </w:rPr>
        <w:fldChar w:fldCharType="separate"/>
      </w:r>
      <w:r w:rsidR="00FD2F52">
        <w:rPr>
          <w:rFonts w:cs="Times New Roman"/>
          <w:noProof/>
          <w:color w:val="auto"/>
        </w:rPr>
        <w:t>6</w:t>
      </w:r>
      <w:r w:rsidR="007267FF">
        <w:rPr>
          <w:rFonts w:cs="Times New Roman"/>
          <w:color w:val="auto"/>
        </w:rPr>
        <w:fldChar w:fldCharType="end"/>
      </w:r>
      <w:bookmarkEnd w:id="394"/>
      <w:r w:rsidRPr="00CF554C">
        <w:rPr>
          <w:rFonts w:cs="Times New Roman"/>
          <w:color w:val="auto"/>
        </w:rPr>
        <w:t xml:space="preserve"> : CPU Entity Ontology Representation</w:t>
      </w:r>
      <w:bookmarkEnd w:id="395"/>
      <w:bookmarkEnd w:id="396"/>
      <w:bookmarkEnd w:id="397"/>
      <w:bookmarkEnd w:id="398"/>
    </w:p>
    <w:p w:rsidR="00C334B9" w:rsidRPr="00C334B9" w:rsidRDefault="00C334B9" w:rsidP="00C334B9"/>
    <w:tbl>
      <w:tblPr>
        <w:tblStyle w:val="TableGrid"/>
        <w:tblW w:w="0" w:type="auto"/>
        <w:tblBorders>
          <w:left w:val="none" w:sz="0" w:space="0" w:color="auto"/>
          <w:right w:val="none" w:sz="0" w:space="0" w:color="auto"/>
        </w:tblBorders>
        <w:tblLook w:val="04A0"/>
      </w:tblPr>
      <w:tblGrid>
        <w:gridCol w:w="9576"/>
      </w:tblGrid>
      <w:tr w:rsidR="00CE7C70" w:rsidRPr="00CF554C" w:rsidTr="003E1471">
        <w:tc>
          <w:tcPr>
            <w:tcW w:w="9576" w:type="dxa"/>
          </w:tcPr>
          <w:p w:rsidR="00CE7C70" w:rsidRPr="00CF554C" w:rsidRDefault="00CE7C70" w:rsidP="003E1471">
            <w:pPr>
              <w:pStyle w:val="Caption"/>
              <w:rPr>
                <w:color w:val="auto"/>
              </w:rPr>
            </w:pPr>
            <w:bookmarkStart w:id="399" w:name="_Ref264210734"/>
            <w:bookmarkStart w:id="400" w:name="_Toc264370234"/>
            <w:r w:rsidRPr="00CF554C">
              <w:rPr>
                <w:color w:val="auto"/>
              </w:rPr>
              <w:t xml:space="preserve">Listing </w:t>
            </w:r>
            <w:r w:rsidR="007267FF" w:rsidRPr="00CF554C">
              <w:rPr>
                <w:color w:val="auto"/>
              </w:rPr>
              <w:fldChar w:fldCharType="begin"/>
            </w:r>
            <w:r w:rsidRPr="00CF554C">
              <w:rPr>
                <w:color w:val="auto"/>
              </w:rPr>
              <w:instrText xml:space="preserve"> STYLEREF 1 \s </w:instrText>
            </w:r>
            <w:r w:rsidR="007267FF" w:rsidRPr="00CF554C">
              <w:rPr>
                <w:color w:val="auto"/>
              </w:rPr>
              <w:fldChar w:fldCharType="separate"/>
            </w:r>
            <w:r w:rsidR="00FD2F52">
              <w:rPr>
                <w:noProof/>
                <w:color w:val="auto"/>
              </w:rPr>
              <w:t>5</w:t>
            </w:r>
            <w:r w:rsidR="007267FF" w:rsidRPr="00CF554C">
              <w:rPr>
                <w:color w:val="auto"/>
              </w:rPr>
              <w:fldChar w:fldCharType="end"/>
            </w:r>
            <w:r w:rsidRPr="00CF554C">
              <w:rPr>
                <w:color w:val="auto"/>
              </w:rPr>
              <w:t>.</w:t>
            </w:r>
            <w:r w:rsidR="007267FF" w:rsidRPr="00CF554C">
              <w:rPr>
                <w:color w:val="auto"/>
              </w:rPr>
              <w:fldChar w:fldCharType="begin"/>
            </w:r>
            <w:r w:rsidRPr="00CF554C">
              <w:rPr>
                <w:color w:val="auto"/>
              </w:rPr>
              <w:instrText xml:space="preserve"> SEQ Listing \* ARABIC \s 1 </w:instrText>
            </w:r>
            <w:r w:rsidR="007267FF" w:rsidRPr="00CF554C">
              <w:rPr>
                <w:color w:val="auto"/>
              </w:rPr>
              <w:fldChar w:fldCharType="separate"/>
            </w:r>
            <w:r w:rsidR="00FD2F52">
              <w:rPr>
                <w:noProof/>
                <w:color w:val="auto"/>
              </w:rPr>
              <w:t>3</w:t>
            </w:r>
            <w:r w:rsidR="007267FF" w:rsidRPr="00CF554C">
              <w:rPr>
                <w:color w:val="auto"/>
              </w:rPr>
              <w:fldChar w:fldCharType="end"/>
            </w:r>
            <w:bookmarkEnd w:id="399"/>
            <w:r w:rsidRPr="00CF554C">
              <w:rPr>
                <w:color w:val="auto"/>
              </w:rPr>
              <w:t>: CPU Entity Java Representation</w:t>
            </w:r>
            <w:bookmarkEnd w:id="400"/>
          </w:p>
        </w:tc>
      </w:tr>
      <w:tr w:rsidR="00CE7C70" w:rsidRPr="00CF554C" w:rsidTr="003E1471">
        <w:tc>
          <w:tcPr>
            <w:tcW w:w="9576" w:type="dxa"/>
          </w:tcPr>
          <w:p w:rsidR="005C6136" w:rsidRPr="005C6136" w:rsidRDefault="005C6136" w:rsidP="003E1471">
            <w:pPr>
              <w:rPr>
                <w:sz w:val="2"/>
                <w:szCs w:val="2"/>
              </w:rPr>
            </w:pPr>
          </w:p>
          <w:p w:rsidR="00CE7C70" w:rsidRDefault="00CE7C70" w:rsidP="003E1471">
            <w:r w:rsidRPr="00CF554C">
              <w:rPr>
                <w:noProof/>
                <w:lang w:bidi="ar-SA"/>
              </w:rPr>
              <w:drawing>
                <wp:inline distT="0" distB="0" distL="0" distR="0">
                  <wp:extent cx="4328663" cy="4044949"/>
                  <wp:effectExtent l="19050" t="0" r="0"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4328969" cy="4045235"/>
                          </a:xfrm>
                          <a:prstGeom prst="rect">
                            <a:avLst/>
                          </a:prstGeom>
                          <a:noFill/>
                          <a:ln w="9525">
                            <a:noFill/>
                            <a:miter lim="800000"/>
                            <a:headEnd/>
                            <a:tailEnd/>
                          </a:ln>
                        </pic:spPr>
                      </pic:pic>
                    </a:graphicData>
                  </a:graphic>
                </wp:inline>
              </w:drawing>
            </w:r>
          </w:p>
          <w:p w:rsidR="005C6136" w:rsidRPr="005C6136" w:rsidRDefault="005C6136" w:rsidP="003E1471">
            <w:pPr>
              <w:rPr>
                <w:sz w:val="2"/>
                <w:szCs w:val="2"/>
              </w:rPr>
            </w:pPr>
          </w:p>
        </w:tc>
      </w:tr>
    </w:tbl>
    <w:p w:rsidR="0038543A" w:rsidRDefault="0038543A" w:rsidP="001472C0">
      <w:pPr>
        <w:ind w:firstLine="720"/>
      </w:pPr>
    </w:p>
    <w:p w:rsidR="00625560" w:rsidRPr="00CF554C" w:rsidRDefault="00625560" w:rsidP="001472C0">
      <w:pPr>
        <w:ind w:firstLine="720"/>
        <w:rPr>
          <w:rFonts w:cs="Times New Roman"/>
        </w:rPr>
      </w:pPr>
      <w:r>
        <w:lastRenderedPageBreak/>
        <w:t xml:space="preserve">The java code mapping of the </w:t>
      </w:r>
      <w:r>
        <w:rPr>
          <w:i/>
        </w:rPr>
        <w:t>CPU</w:t>
      </w:r>
      <w:r>
        <w:t xml:space="preserve"> entity is presented in </w:t>
      </w:r>
      <w:r w:rsidR="007267FF">
        <w:fldChar w:fldCharType="begin"/>
      </w:r>
      <w:r>
        <w:instrText xml:space="preserve"> REF _Ref264210734 \h </w:instrText>
      </w:r>
      <w:r w:rsidR="007267FF">
        <w:fldChar w:fldCharType="separate"/>
      </w:r>
      <w:r w:rsidR="00FD2F52" w:rsidRPr="00CF554C">
        <w:t xml:space="preserve">Listing </w:t>
      </w:r>
      <w:r w:rsidR="00FD2F52">
        <w:rPr>
          <w:noProof/>
        </w:rPr>
        <w:t>5</w:t>
      </w:r>
      <w:r w:rsidR="00FD2F52" w:rsidRPr="00CF554C">
        <w:t>.</w:t>
      </w:r>
      <w:r w:rsidR="00FD2F52">
        <w:rPr>
          <w:noProof/>
        </w:rPr>
        <w:t>3</w:t>
      </w:r>
      <w:r w:rsidR="007267FF">
        <w:fldChar w:fldCharType="end"/>
      </w:r>
      <w:r>
        <w:t xml:space="preserve">. It can be remarked that for each of the properties defined for the </w:t>
      </w:r>
      <w:r>
        <w:rPr>
          <w:i/>
        </w:rPr>
        <w:t>CPU</w:t>
      </w:r>
      <w:r>
        <w:t xml:space="preserve"> entity setter and getter methods where generated. </w:t>
      </w:r>
      <w:r w:rsidR="001F2DBD">
        <w:t>Also it</w:t>
      </w:r>
      <w:r>
        <w:t xml:space="preserve"> can be </w:t>
      </w:r>
      <w:r w:rsidR="001F2DBD">
        <w:t>observer</w:t>
      </w:r>
      <w:r>
        <w:t xml:space="preserve"> that for the </w:t>
      </w:r>
      <w:r>
        <w:rPr>
          <w:i/>
        </w:rPr>
        <w:t>numberOfCores</w:t>
      </w:r>
      <w:r>
        <w:t xml:space="preserve"> property, due to the “exactly one” cardinality restriction, the </w:t>
      </w:r>
      <w:r>
        <w:rPr>
          <w:i/>
        </w:rPr>
        <w:t>getNumberOfCores()</w:t>
      </w:r>
      <w:r>
        <w:t xml:space="preserve"> method return </w:t>
      </w:r>
      <w:r w:rsidRPr="001C3A0B">
        <w:rPr>
          <w:i/>
        </w:rPr>
        <w:t>int</w:t>
      </w:r>
      <w:r>
        <w:t xml:space="preserve">, while for the </w:t>
      </w:r>
      <w:r>
        <w:rPr>
          <w:i/>
        </w:rPr>
        <w:t>associatedCore</w:t>
      </w:r>
      <w:r>
        <w:t xml:space="preserve"> property which can have more values a </w:t>
      </w:r>
      <w:r w:rsidRPr="009543B5">
        <w:rPr>
          <w:i/>
        </w:rPr>
        <w:t>Collection</w:t>
      </w:r>
      <w:r>
        <w:t xml:space="preserve"> is returned by the corresponding getter method.</w:t>
      </w:r>
    </w:p>
    <w:p w:rsidR="00625560" w:rsidRPr="00CF554C" w:rsidRDefault="00625560" w:rsidP="003B4AE4">
      <w:pPr>
        <w:pStyle w:val="Heading2"/>
        <w:keepNext/>
        <w:keepLines/>
        <w:numPr>
          <w:ilvl w:val="1"/>
          <w:numId w:val="38"/>
        </w:numPr>
        <w:spacing w:line="276" w:lineRule="auto"/>
        <w:rPr>
          <w:rFonts w:cs="Times New Roman"/>
        </w:rPr>
      </w:pPr>
      <w:bookmarkStart w:id="401" w:name="_Toc264798586"/>
      <w:bookmarkStart w:id="402" w:name="_Toc264737218"/>
      <w:bookmarkStart w:id="403" w:name="_Toc264918496"/>
      <w:r w:rsidRPr="00CF554C">
        <w:rPr>
          <w:rFonts w:cs="Times New Roman"/>
        </w:rPr>
        <w:t>Agents Implementation</w:t>
      </w:r>
      <w:bookmarkEnd w:id="401"/>
      <w:bookmarkEnd w:id="402"/>
      <w:bookmarkEnd w:id="403"/>
    </w:p>
    <w:p w:rsidR="00625560" w:rsidRPr="00CF554C" w:rsidRDefault="00625560" w:rsidP="003B4AE4">
      <w:pPr>
        <w:pStyle w:val="Heading3"/>
        <w:keepNext/>
        <w:keepLines/>
        <w:numPr>
          <w:ilvl w:val="2"/>
          <w:numId w:val="38"/>
        </w:numPr>
        <w:spacing w:line="276" w:lineRule="auto"/>
        <w:rPr>
          <w:rFonts w:cs="Times New Roman"/>
        </w:rPr>
      </w:pPr>
      <w:bookmarkStart w:id="404" w:name="_Toc264798587"/>
      <w:bookmarkStart w:id="405" w:name="_Toc264737219"/>
      <w:bookmarkStart w:id="406" w:name="_Toc264918497"/>
      <w:r w:rsidRPr="00CF554C">
        <w:rPr>
          <w:rFonts w:cs="Times New Roman"/>
        </w:rPr>
        <w:t>Context Interpreting Agent (CIA)</w:t>
      </w:r>
      <w:bookmarkEnd w:id="404"/>
      <w:bookmarkEnd w:id="405"/>
      <w:bookmarkEnd w:id="406"/>
    </w:p>
    <w:p w:rsidR="00625560" w:rsidRPr="00CF554C" w:rsidRDefault="00625560" w:rsidP="00625560">
      <w:pPr>
        <w:rPr>
          <w:rFonts w:cs="Times New Roman"/>
        </w:rPr>
      </w:pPr>
      <w:r w:rsidRPr="00CF554C">
        <w:rPr>
          <w:rFonts w:cs="Times New Roman"/>
        </w:rPr>
        <w:t xml:space="preserve">The Context Interpreting Agent is responsible for synchronizing the ontology representations with the real context.  The agent is implemented by the </w:t>
      </w:r>
      <w:r w:rsidRPr="00CF554C">
        <w:rPr>
          <w:rFonts w:cs="Times New Roman"/>
          <w:i/>
        </w:rPr>
        <w:t xml:space="preserve">CIAgent </w:t>
      </w:r>
      <w:r w:rsidRPr="00CF554C">
        <w:rPr>
          <w:rFonts w:cs="Times New Roman"/>
        </w:rPr>
        <w:t xml:space="preserve">class found in contextawaremodel.agents package. </w:t>
      </w:r>
    </w:p>
    <w:p w:rsidR="00625560" w:rsidRPr="00CF554C" w:rsidRDefault="00625560" w:rsidP="00625560">
      <w:pPr>
        <w:ind w:firstLine="720"/>
        <w:rPr>
          <w:rFonts w:cs="Times New Roman"/>
        </w:rPr>
      </w:pPr>
      <w:r w:rsidRPr="00CF554C">
        <w:rPr>
          <w:rFonts w:cs="Times New Roman"/>
        </w:rPr>
        <w:t xml:space="preserve">  Upon creation, the agent receives from the Context Management Agent described in </w:t>
      </w:r>
      <w:fldSimple w:instr=" REF _Ref263593784 \h  \* MERGEFORMAT ">
        <w:r w:rsidR="00FD2F52" w:rsidRPr="00FD2F52">
          <w:rPr>
            <w:rFonts w:cs="Times New Roman"/>
          </w:rPr>
          <w:t xml:space="preserve">[ </w:t>
        </w:r>
        <w:r w:rsidR="00FD2F52" w:rsidRPr="00FD2F52">
          <w:rPr>
            <w:rFonts w:cs="Times New Roman"/>
            <w:noProof/>
          </w:rPr>
          <w:t>29</w:t>
        </w:r>
      </w:fldSimple>
      <w:r w:rsidRPr="00CF554C">
        <w:rPr>
          <w:rFonts w:cs="Times New Roman"/>
        </w:rPr>
        <w:t xml:space="preserve"> ] the ontology models for the environment and datacenter. These models are used by the single behavior attached to the agent: </w:t>
      </w:r>
      <w:r w:rsidRPr="00CF554C">
        <w:rPr>
          <w:rFonts w:cs="Times New Roman"/>
          <w:i/>
        </w:rPr>
        <w:t>ReceiveMessagesCIABehaviour</w:t>
      </w:r>
      <w:r w:rsidRPr="00CF554C">
        <w:rPr>
          <w:rFonts w:cs="Times New Roman"/>
        </w:rPr>
        <w:t xml:space="preserve">. The </w:t>
      </w:r>
      <w:r w:rsidRPr="00CF554C">
        <w:rPr>
          <w:rFonts w:cs="Times New Roman"/>
          <w:i/>
        </w:rPr>
        <w:t xml:space="preserve">ReceiveMessagesCIABehaviour </w:t>
      </w:r>
      <w:r w:rsidRPr="00CF554C">
        <w:rPr>
          <w:rFonts w:cs="Times New Roman"/>
        </w:rPr>
        <w:t xml:space="preserve">extends </w:t>
      </w:r>
      <w:r w:rsidRPr="00CF554C">
        <w:rPr>
          <w:rFonts w:cs="Times New Roman"/>
          <w:i/>
        </w:rPr>
        <w:t>CyclicBehaviour</w:t>
      </w:r>
      <w:r w:rsidRPr="00CF554C">
        <w:rPr>
          <w:rFonts w:cs="Times New Roman"/>
        </w:rPr>
        <w:t xml:space="preserve"> and handles the messages received by </w:t>
      </w:r>
      <w:r w:rsidRPr="00CF554C">
        <w:rPr>
          <w:rFonts w:cs="Times New Roman"/>
          <w:i/>
        </w:rPr>
        <w:t>CIA</w:t>
      </w:r>
      <w:r w:rsidRPr="00CF554C">
        <w:rPr>
          <w:rFonts w:cs="Times New Roman"/>
        </w:rPr>
        <w:t xml:space="preserve">, informing it of newly created instances.  For each new instance of </w:t>
      </w:r>
      <w:r w:rsidRPr="00CF554C">
        <w:rPr>
          <w:rFonts w:cs="Times New Roman"/>
          <w:i/>
        </w:rPr>
        <w:t xml:space="preserve">Sensor </w:t>
      </w:r>
      <w:r w:rsidRPr="00CF554C">
        <w:rPr>
          <w:rFonts w:cs="Times New Roman"/>
        </w:rPr>
        <w:t xml:space="preserve">and </w:t>
      </w:r>
      <w:r w:rsidRPr="00CF554C">
        <w:rPr>
          <w:rFonts w:cs="Times New Roman"/>
          <w:i/>
        </w:rPr>
        <w:t>Server</w:t>
      </w:r>
      <w:r w:rsidRPr="00CF554C">
        <w:rPr>
          <w:rFonts w:cs="Times New Roman"/>
        </w:rPr>
        <w:t xml:space="preserve"> the behavior adds the instance to the </w:t>
      </w:r>
      <w:r w:rsidRPr="00CF554C">
        <w:rPr>
          <w:rFonts w:cs="Times New Roman"/>
          <w:i/>
        </w:rPr>
        <w:t>SensorAPI</w:t>
      </w:r>
      <w:r w:rsidRPr="00CF554C">
        <w:rPr>
          <w:rFonts w:cs="Times New Roman"/>
        </w:rPr>
        <w:t>.</w:t>
      </w:r>
    </w:p>
    <w:p w:rsidR="00625560" w:rsidRDefault="00625560" w:rsidP="00625560">
      <w:pPr>
        <w:keepNext/>
        <w:ind w:left="720" w:hanging="720"/>
        <w:rPr>
          <w:rFonts w:cs="Times New Roman"/>
        </w:rPr>
      </w:pPr>
      <w:r w:rsidRPr="00CF554C">
        <w:rPr>
          <w:rFonts w:cs="Times New Roman"/>
        </w:rPr>
        <w:t xml:space="preserve">The </w:t>
      </w:r>
      <w:r w:rsidRPr="00CF554C">
        <w:rPr>
          <w:rFonts w:cs="Times New Roman"/>
          <w:b/>
        </w:rPr>
        <w:t xml:space="preserve">SensorAPI </w:t>
      </w:r>
      <w:r w:rsidRPr="00CF554C">
        <w:rPr>
          <w:rFonts w:cs="Times New Roman"/>
        </w:rPr>
        <w:t xml:space="preserve">is based on the API described in </w:t>
      </w:r>
      <w:fldSimple w:instr=" REF _Ref263601491 \h  \* MERGEFORMAT ">
        <w:r w:rsidR="00FD2F52" w:rsidRPr="00FD2F52">
          <w:rPr>
            <w:rFonts w:cs="Times New Roman"/>
          </w:rPr>
          <w:t xml:space="preserve">[ </w:t>
        </w:r>
        <w:r w:rsidR="00FD2F52" w:rsidRPr="00FD2F52">
          <w:rPr>
            <w:rFonts w:cs="Times New Roman"/>
            <w:noProof/>
          </w:rPr>
          <w:t>30</w:t>
        </w:r>
      </w:fldSimple>
      <w:r w:rsidRPr="00CF554C">
        <w:rPr>
          <w:rFonts w:cs="Times New Roman"/>
        </w:rPr>
        <w:t xml:space="preserve"> ].It implements a pooling data gathering mechanism. At a certain time interval the web service associated to the world element (</w:t>
      </w:r>
      <w:r w:rsidRPr="00CF554C">
        <w:rPr>
          <w:rFonts w:cs="Times New Roman"/>
          <w:i/>
        </w:rPr>
        <w:t xml:space="preserve">Sensor </w:t>
      </w:r>
      <w:r w:rsidRPr="00CF554C">
        <w:rPr>
          <w:rFonts w:cs="Times New Roman"/>
        </w:rPr>
        <w:t xml:space="preserve">or </w:t>
      </w:r>
      <w:r w:rsidRPr="00CF554C">
        <w:rPr>
          <w:rFonts w:cs="Times New Roman"/>
          <w:i/>
        </w:rPr>
        <w:t>Server)</w:t>
      </w:r>
      <w:r w:rsidRPr="00CF554C">
        <w:rPr>
          <w:rFonts w:cs="Times New Roman"/>
        </w:rPr>
        <w:t xml:space="preserve"> is accessed and the new data is used to update the ontology representations. This API provides two static methods used for registering a </w:t>
      </w:r>
      <w:r w:rsidRPr="00CF554C">
        <w:rPr>
          <w:rFonts w:cs="Times New Roman"/>
          <w:i/>
        </w:rPr>
        <w:t>Server</w:t>
      </w:r>
      <w:r w:rsidRPr="00CF554C">
        <w:rPr>
          <w:rFonts w:cs="Times New Roman"/>
        </w:rPr>
        <w:t xml:space="preserve"> or a </w:t>
      </w:r>
      <w:r w:rsidRPr="00CF554C">
        <w:rPr>
          <w:rFonts w:cs="Times New Roman"/>
          <w:i/>
        </w:rPr>
        <w:t xml:space="preserve">Sensor </w:t>
      </w:r>
      <w:r w:rsidRPr="00CF554C">
        <w:rPr>
          <w:rFonts w:cs="Times New Roman"/>
        </w:rPr>
        <w:t xml:space="preserve">to the pooling mechanism. </w:t>
      </w:r>
    </w:p>
    <w:p w:rsidR="00514B22" w:rsidRPr="00CF554C" w:rsidRDefault="00514B22" w:rsidP="00625560">
      <w:pPr>
        <w:keepNext/>
        <w:ind w:left="720" w:hanging="720"/>
        <w:rPr>
          <w:rFonts w:cs="Times New Roman"/>
        </w:rPr>
      </w:pP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407" w:name="_Ref264212836"/>
            <w:bookmarkStart w:id="408" w:name="_Toc264370235"/>
            <w:r w:rsidRPr="00CF554C">
              <w:rPr>
                <w:color w:val="auto"/>
              </w:rPr>
              <w:t xml:space="preserve">Listing </w:t>
            </w:r>
            <w:r w:rsidR="007267FF" w:rsidRPr="00CF554C">
              <w:rPr>
                <w:color w:val="auto"/>
              </w:rPr>
              <w:fldChar w:fldCharType="begin"/>
            </w:r>
            <w:r w:rsidRPr="00CF554C">
              <w:rPr>
                <w:color w:val="auto"/>
              </w:rPr>
              <w:instrText xml:space="preserve"> STYLEREF 1 \s </w:instrText>
            </w:r>
            <w:r w:rsidR="007267FF" w:rsidRPr="00CF554C">
              <w:rPr>
                <w:color w:val="auto"/>
              </w:rPr>
              <w:fldChar w:fldCharType="separate"/>
            </w:r>
            <w:r w:rsidR="00FD2F52">
              <w:rPr>
                <w:noProof/>
                <w:color w:val="auto"/>
              </w:rPr>
              <w:t>5</w:t>
            </w:r>
            <w:r w:rsidR="007267FF" w:rsidRPr="00CF554C">
              <w:rPr>
                <w:color w:val="auto"/>
              </w:rPr>
              <w:fldChar w:fldCharType="end"/>
            </w:r>
            <w:r w:rsidRPr="00CF554C">
              <w:rPr>
                <w:color w:val="auto"/>
              </w:rPr>
              <w:t>.</w:t>
            </w:r>
            <w:r w:rsidR="007267FF" w:rsidRPr="00CF554C">
              <w:rPr>
                <w:color w:val="auto"/>
              </w:rPr>
              <w:fldChar w:fldCharType="begin"/>
            </w:r>
            <w:r w:rsidRPr="00CF554C">
              <w:rPr>
                <w:color w:val="auto"/>
              </w:rPr>
              <w:instrText xml:space="preserve"> SEQ Listing \* ARABIC \s 1 </w:instrText>
            </w:r>
            <w:r w:rsidR="007267FF" w:rsidRPr="00CF554C">
              <w:rPr>
                <w:color w:val="auto"/>
              </w:rPr>
              <w:fldChar w:fldCharType="separate"/>
            </w:r>
            <w:r w:rsidR="00FD2F52">
              <w:rPr>
                <w:noProof/>
                <w:color w:val="auto"/>
              </w:rPr>
              <w:t>4</w:t>
            </w:r>
            <w:r w:rsidR="007267FF" w:rsidRPr="00CF554C">
              <w:rPr>
                <w:color w:val="auto"/>
              </w:rPr>
              <w:fldChar w:fldCharType="end"/>
            </w:r>
            <w:bookmarkEnd w:id="407"/>
            <w:r w:rsidRPr="00CF554C">
              <w:rPr>
                <w:color w:val="auto"/>
              </w:rPr>
              <w:t>: SensorAPI functionality</w:t>
            </w:r>
            <w:bookmarkEnd w:id="408"/>
          </w:p>
        </w:tc>
      </w:tr>
      <w:tr w:rsidR="00625560" w:rsidRPr="00CF554C" w:rsidTr="003E1471">
        <w:tc>
          <w:tcPr>
            <w:tcW w:w="9576" w:type="dxa"/>
          </w:tcPr>
          <w:p w:rsidR="005C6136" w:rsidRPr="005C6136" w:rsidRDefault="005C6136" w:rsidP="003E1471">
            <w:pPr>
              <w:keepNext/>
              <w:rPr>
                <w:sz w:val="2"/>
                <w:szCs w:val="2"/>
              </w:rPr>
            </w:pPr>
          </w:p>
          <w:p w:rsidR="00625560" w:rsidRDefault="00625560" w:rsidP="003E1471">
            <w:pPr>
              <w:keepNext/>
            </w:pPr>
            <w:r w:rsidRPr="00CF554C">
              <w:rPr>
                <w:noProof/>
                <w:lang w:bidi="ar-SA"/>
              </w:rPr>
              <w:drawing>
                <wp:inline distT="0" distB="0" distL="0" distR="0">
                  <wp:extent cx="5943600" cy="1131676"/>
                  <wp:effectExtent l="19050" t="0" r="0" b="0"/>
                  <wp:docPr id="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943600" cy="1131676"/>
                          </a:xfrm>
                          <a:prstGeom prst="rect">
                            <a:avLst/>
                          </a:prstGeom>
                          <a:noFill/>
                          <a:ln w="9525">
                            <a:noFill/>
                            <a:miter lim="800000"/>
                            <a:headEnd/>
                            <a:tailEnd/>
                          </a:ln>
                        </pic:spPr>
                      </pic:pic>
                    </a:graphicData>
                  </a:graphic>
                </wp:inline>
              </w:drawing>
            </w:r>
          </w:p>
          <w:p w:rsidR="005C6136" w:rsidRPr="005C6136" w:rsidRDefault="005C6136" w:rsidP="003E1471">
            <w:pPr>
              <w:keepNext/>
              <w:rPr>
                <w:sz w:val="2"/>
                <w:szCs w:val="2"/>
              </w:rPr>
            </w:pPr>
          </w:p>
        </w:tc>
      </w:tr>
    </w:tbl>
    <w:p w:rsidR="00625560" w:rsidRDefault="00625560" w:rsidP="00625560">
      <w:pPr>
        <w:spacing w:before="200"/>
        <w:ind w:firstLine="720"/>
      </w:pPr>
      <w:r>
        <w:t xml:space="preserve">The </w:t>
      </w:r>
      <w:r w:rsidRPr="001415B1">
        <w:rPr>
          <w:i/>
        </w:rPr>
        <w:t>SensorAPI</w:t>
      </w:r>
      <w:r>
        <w:t xml:space="preserve"> functionality shown in </w:t>
      </w:r>
      <w:r w:rsidR="007267FF">
        <w:fldChar w:fldCharType="begin"/>
      </w:r>
      <w:r>
        <w:instrText xml:space="preserve"> REF _Ref264212836 \h </w:instrText>
      </w:r>
      <w:r w:rsidR="007267FF">
        <w:fldChar w:fldCharType="separate"/>
      </w:r>
      <w:r w:rsidR="00FD2F52" w:rsidRPr="00CF554C">
        <w:t xml:space="preserve">Listing </w:t>
      </w:r>
      <w:r w:rsidR="00FD2F52">
        <w:rPr>
          <w:noProof/>
        </w:rPr>
        <w:t>5</w:t>
      </w:r>
      <w:r w:rsidR="00FD2F52" w:rsidRPr="00CF554C">
        <w:t>.</w:t>
      </w:r>
      <w:r w:rsidR="00FD2F52">
        <w:rPr>
          <w:noProof/>
        </w:rPr>
        <w:t>4</w:t>
      </w:r>
      <w:r w:rsidR="007267FF">
        <w:fldChar w:fldCharType="end"/>
      </w:r>
      <w:r>
        <w:t xml:space="preserve"> contains both the mechanism needed for monitoring sensors with discrete values and servers which have a lot of information associated to them. For providing a flexible and low-coupled server information gathering mechanism the Data Transfer Object design pattern </w:t>
      </w:r>
      <w:r w:rsidR="007267FF">
        <w:fldChar w:fldCharType="begin"/>
      </w:r>
      <w:r>
        <w:instrText xml:space="preserve"> REF _Ref264213123 \h </w:instrText>
      </w:r>
      <w:r w:rsidR="007267FF">
        <w:fldChar w:fldCharType="separate"/>
      </w:r>
      <w:r w:rsidR="00FD2F52" w:rsidRPr="0038514E">
        <w:rPr>
          <w:rFonts w:cs="Times New Roman"/>
          <w:sz w:val="22"/>
        </w:rPr>
        <w:t xml:space="preserve">[ </w:t>
      </w:r>
      <w:r w:rsidR="00FD2F52">
        <w:rPr>
          <w:rFonts w:cs="Times New Roman"/>
          <w:noProof/>
          <w:sz w:val="22"/>
        </w:rPr>
        <w:t>37</w:t>
      </w:r>
      <w:r w:rsidR="007267FF">
        <w:fldChar w:fldCharType="end"/>
      </w:r>
      <w:r>
        <w:t xml:space="preserve"> ] was used. By abiding to this pattern, a </w:t>
      </w:r>
      <w:r>
        <w:rPr>
          <w:i/>
        </w:rPr>
        <w:t>ServerDto</w:t>
      </w:r>
      <w:r>
        <w:t xml:space="preserve"> class has been defined with its only purpose to store server information. </w:t>
      </w:r>
    </w:p>
    <w:p w:rsidR="00625560" w:rsidRDefault="00625560" w:rsidP="00625560">
      <w:pPr>
        <w:keepNext/>
        <w:spacing w:before="200"/>
        <w:jc w:val="center"/>
      </w:pPr>
      <w:r>
        <w:rPr>
          <w:noProof/>
          <w:lang w:bidi="ar-SA"/>
        </w:rPr>
        <w:lastRenderedPageBreak/>
        <w:drawing>
          <wp:inline distT="0" distB="0" distL="0" distR="0">
            <wp:extent cx="5018777" cy="1971322"/>
            <wp:effectExtent l="19050" t="19050" r="10423" b="9878"/>
            <wp:docPr id="79" name="Picture 5" descr="J:\cercetare\licenta\serverDTO_life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cercetare\licenta\serverDTO_lifepng.png"/>
                    <pic:cNvPicPr>
                      <a:picLocks noChangeAspect="1" noChangeArrowheads="1"/>
                    </pic:cNvPicPr>
                  </pic:nvPicPr>
                  <pic:blipFill>
                    <a:blip r:embed="rId35"/>
                    <a:srcRect/>
                    <a:stretch>
                      <a:fillRect/>
                    </a:stretch>
                  </pic:blipFill>
                  <pic:spPr bwMode="auto">
                    <a:xfrm>
                      <a:off x="0" y="0"/>
                      <a:ext cx="5023465" cy="1973163"/>
                    </a:xfrm>
                    <a:prstGeom prst="rect">
                      <a:avLst/>
                    </a:prstGeom>
                    <a:noFill/>
                    <a:ln w="9525">
                      <a:solidFill>
                        <a:schemeClr val="tx1"/>
                      </a:solidFill>
                      <a:miter lim="800000"/>
                      <a:headEnd/>
                      <a:tailEnd/>
                    </a:ln>
                  </pic:spPr>
                </pic:pic>
              </a:graphicData>
            </a:graphic>
          </wp:inline>
        </w:drawing>
      </w:r>
    </w:p>
    <w:p w:rsidR="00625560" w:rsidRPr="00C40B97" w:rsidRDefault="00625560" w:rsidP="00625560">
      <w:pPr>
        <w:pStyle w:val="Caption"/>
        <w:jc w:val="center"/>
        <w:rPr>
          <w:rFonts w:cs="Times New Roman"/>
          <w:color w:val="000000" w:themeColor="text1"/>
        </w:rPr>
      </w:pPr>
      <w:bookmarkStart w:id="409" w:name="_Ref264213338"/>
      <w:bookmarkStart w:id="410" w:name="_Toc264369127"/>
      <w:bookmarkStart w:id="411" w:name="_Toc264798641"/>
      <w:bookmarkStart w:id="412" w:name="_Toc264916819"/>
      <w:bookmarkStart w:id="413" w:name="_Toc264920373"/>
      <w:r w:rsidRPr="0041540D">
        <w:rPr>
          <w:color w:val="000000" w:themeColor="text1"/>
        </w:rPr>
        <w:t xml:space="preserve">Figure </w:t>
      </w:r>
      <w:r w:rsidR="007267FF">
        <w:rPr>
          <w:color w:val="000000" w:themeColor="text1"/>
        </w:rPr>
        <w:fldChar w:fldCharType="begin"/>
      </w:r>
      <w:r w:rsidR="00576977">
        <w:rPr>
          <w:color w:val="000000" w:themeColor="text1"/>
        </w:rPr>
        <w:instrText xml:space="preserve"> STYLEREF 1 \s </w:instrText>
      </w:r>
      <w:r w:rsidR="007267FF">
        <w:rPr>
          <w:color w:val="000000" w:themeColor="text1"/>
        </w:rPr>
        <w:fldChar w:fldCharType="separate"/>
      </w:r>
      <w:r w:rsidR="00FD2F52">
        <w:rPr>
          <w:noProof/>
          <w:color w:val="000000" w:themeColor="text1"/>
        </w:rPr>
        <w:t>5</w:t>
      </w:r>
      <w:r w:rsidR="007267FF">
        <w:rPr>
          <w:color w:val="000000" w:themeColor="text1"/>
        </w:rPr>
        <w:fldChar w:fldCharType="end"/>
      </w:r>
      <w:r w:rsidR="00576977">
        <w:rPr>
          <w:color w:val="000000" w:themeColor="text1"/>
        </w:rPr>
        <w:t>.</w:t>
      </w:r>
      <w:r w:rsidR="007267FF">
        <w:rPr>
          <w:color w:val="000000" w:themeColor="text1"/>
        </w:rPr>
        <w:fldChar w:fldCharType="begin"/>
      </w:r>
      <w:r w:rsidR="00576977">
        <w:rPr>
          <w:color w:val="000000" w:themeColor="text1"/>
        </w:rPr>
        <w:instrText xml:space="preserve"> SEQ Figure \* ARABIC \s 1 </w:instrText>
      </w:r>
      <w:r w:rsidR="007267FF">
        <w:rPr>
          <w:color w:val="000000" w:themeColor="text1"/>
        </w:rPr>
        <w:fldChar w:fldCharType="separate"/>
      </w:r>
      <w:r w:rsidR="00FD2F52">
        <w:rPr>
          <w:noProof/>
          <w:color w:val="000000" w:themeColor="text1"/>
        </w:rPr>
        <w:t>7</w:t>
      </w:r>
      <w:r w:rsidR="007267FF">
        <w:rPr>
          <w:color w:val="000000" w:themeColor="text1"/>
        </w:rPr>
        <w:fldChar w:fldCharType="end"/>
      </w:r>
      <w:bookmarkEnd w:id="409"/>
      <w:r w:rsidRPr="0041540D">
        <w:rPr>
          <w:color w:val="000000" w:themeColor="text1"/>
        </w:rPr>
        <w:t xml:space="preserve">: </w:t>
      </w:r>
      <w:r w:rsidRPr="00924E4C">
        <w:rPr>
          <w:rFonts w:cs="Times New Roman"/>
          <w:color w:val="000000" w:themeColor="text1"/>
        </w:rPr>
        <w:t>DTO Design Pattern SensorAPI Usage</w:t>
      </w:r>
      <w:bookmarkEnd w:id="410"/>
      <w:bookmarkEnd w:id="411"/>
      <w:bookmarkEnd w:id="412"/>
      <w:bookmarkEnd w:id="413"/>
    </w:p>
    <w:p w:rsidR="00625560" w:rsidRPr="002114E6" w:rsidRDefault="00625560" w:rsidP="00625560">
      <w:pPr>
        <w:ind w:firstLine="720"/>
      </w:pPr>
      <w:r>
        <w:t xml:space="preserve">As </w:t>
      </w:r>
      <w:r w:rsidR="000B4A9E">
        <w:t>illustrated</w:t>
      </w:r>
      <w:r>
        <w:t xml:space="preserve"> in </w:t>
      </w:r>
      <w:r w:rsidR="007267FF">
        <w:fldChar w:fldCharType="begin"/>
      </w:r>
      <w:r>
        <w:instrText xml:space="preserve"> REF _Ref264213338 \h </w:instrText>
      </w:r>
      <w:r w:rsidR="007267FF">
        <w:fldChar w:fldCharType="separate"/>
      </w:r>
      <w:r w:rsidR="00FD2F52" w:rsidRPr="0041540D">
        <w:rPr>
          <w:color w:val="000000" w:themeColor="text1"/>
        </w:rPr>
        <w:t xml:space="preserve">Figure </w:t>
      </w:r>
      <w:r w:rsidR="00FD2F52">
        <w:rPr>
          <w:noProof/>
          <w:color w:val="000000" w:themeColor="text1"/>
        </w:rPr>
        <w:t>5</w:t>
      </w:r>
      <w:r w:rsidR="00FD2F52">
        <w:rPr>
          <w:color w:val="000000" w:themeColor="text1"/>
        </w:rPr>
        <w:t>.</w:t>
      </w:r>
      <w:r w:rsidR="00FD2F52">
        <w:rPr>
          <w:noProof/>
          <w:color w:val="000000" w:themeColor="text1"/>
        </w:rPr>
        <w:t>7</w:t>
      </w:r>
      <w:r w:rsidR="007267FF">
        <w:fldChar w:fldCharType="end"/>
      </w:r>
      <w:r>
        <w:t xml:space="preserve">, the server information is gathered from a web service by a specific </w:t>
      </w:r>
      <w:r w:rsidRPr="001415B1">
        <w:rPr>
          <w:i/>
        </w:rPr>
        <w:t>ServerManagementProxy</w:t>
      </w:r>
      <w:r>
        <w:t xml:space="preserve"> instance. Depending on the web service type and implicitly on the format of the web service invocation response, the proxy processes the web service response and based on its information creates a </w:t>
      </w:r>
      <w:r w:rsidRPr="001415B1">
        <w:rPr>
          <w:i/>
        </w:rPr>
        <w:t>ServerDto</w:t>
      </w:r>
      <w:r>
        <w:t xml:space="preserve"> instance. From here on, no matter the source of the server information, only the DTO is transmitted, thus having a uniform mechanism for accessing server information. </w:t>
      </w:r>
      <w:r w:rsidRPr="001415B1">
        <w:t xml:space="preserve">One the </w:t>
      </w:r>
      <w:r w:rsidRPr="001415B1">
        <w:rPr>
          <w:i/>
        </w:rPr>
        <w:t>ServerDto</w:t>
      </w:r>
      <w:r>
        <w:t xml:space="preserve"> instance is created, the </w:t>
      </w:r>
      <w:r w:rsidRPr="001415B1">
        <w:rPr>
          <w:i/>
        </w:rPr>
        <w:t>SensorAPI</w:t>
      </w:r>
      <w:r>
        <w:t xml:space="preserve"> will use it and refresh the ontology data. By employing a object just for data transfer, the particularities of the server information gathering endpoint are hidden from the rest o the application. These particularities are known only by the concrete server management proxy. A change in the server information gathering endpoint would only require an implementation of a different proxy for server management. The rest of the system would be unaffected. This leads to a low coupling between the real world information structure and the internal information representation, </w:t>
      </w:r>
      <w:r w:rsidR="009F2CD5">
        <w:t>providing flexibility</w:t>
      </w:r>
      <w:r>
        <w:t xml:space="preserve"> to the environment information gathering mechanism.</w:t>
      </w:r>
    </w:p>
    <w:p w:rsidR="00625560" w:rsidRPr="00CF554C" w:rsidRDefault="00625560" w:rsidP="003B4AE4">
      <w:pPr>
        <w:pStyle w:val="Heading3"/>
        <w:keepNext/>
        <w:keepLines/>
        <w:numPr>
          <w:ilvl w:val="2"/>
          <w:numId w:val="38"/>
        </w:numPr>
        <w:spacing w:line="276" w:lineRule="auto"/>
        <w:rPr>
          <w:rFonts w:cs="Times New Roman"/>
        </w:rPr>
      </w:pPr>
      <w:bookmarkStart w:id="414" w:name="_Toc264798588"/>
      <w:bookmarkStart w:id="415" w:name="_Toc264737220"/>
      <w:bookmarkStart w:id="416" w:name="_Toc264918498"/>
      <w:r w:rsidRPr="00CF554C">
        <w:rPr>
          <w:rFonts w:cs="Times New Roman"/>
        </w:rPr>
        <w:t>Reinforcement Learning Agent (RLA)</w:t>
      </w:r>
      <w:bookmarkEnd w:id="414"/>
      <w:bookmarkEnd w:id="415"/>
      <w:bookmarkEnd w:id="416"/>
    </w:p>
    <w:p w:rsidR="00625560" w:rsidRPr="00CF554C" w:rsidRDefault="00625560" w:rsidP="00625560">
      <w:pPr>
        <w:rPr>
          <w:rFonts w:cs="Times New Roman"/>
        </w:rPr>
      </w:pPr>
      <w:r w:rsidRPr="00CF554C">
        <w:rPr>
          <w:rFonts w:cs="Times New Roman"/>
        </w:rPr>
        <w:t xml:space="preserve">This agent represents the core of the infrastructure. It contains the ontology reasoning and solution search processes. The implementation of the agent is available in the </w:t>
      </w:r>
      <w:r w:rsidRPr="00CF554C">
        <w:rPr>
          <w:rFonts w:cs="Times New Roman"/>
          <w:i/>
        </w:rPr>
        <w:t>ReinforcementLearningAgent</w:t>
      </w:r>
      <w:r w:rsidRPr="00CF554C">
        <w:rPr>
          <w:rFonts w:cs="Times New Roman"/>
        </w:rPr>
        <w:t xml:space="preserve"> class located in the </w:t>
      </w:r>
      <w:r w:rsidRPr="00CF554C">
        <w:rPr>
          <w:rFonts w:cs="Times New Roman"/>
          <w:i/>
        </w:rPr>
        <w:t>contextawaremodel.agents</w:t>
      </w:r>
      <w:r w:rsidRPr="00CF554C">
        <w:rPr>
          <w:rFonts w:cs="Times New Roman"/>
        </w:rPr>
        <w:t xml:space="preserve"> package. </w:t>
      </w:r>
    </w:p>
    <w:p w:rsidR="00625560" w:rsidRPr="00CF554C" w:rsidRDefault="00625560" w:rsidP="00625560">
      <w:pPr>
        <w:ind w:firstLine="720"/>
        <w:rPr>
          <w:rFonts w:cs="Times New Roman"/>
        </w:rPr>
      </w:pPr>
      <w:r w:rsidRPr="00CF554C">
        <w:rPr>
          <w:rFonts w:cs="Times New Roman"/>
        </w:rPr>
        <w:t xml:space="preserve">Upon initialization, the agent receives from the CMA an </w:t>
      </w:r>
      <w:r w:rsidRPr="00CF554C">
        <w:rPr>
          <w:rFonts w:cs="Times New Roman"/>
          <w:i/>
        </w:rPr>
        <w:t xml:space="preserve">OntModel </w:t>
      </w:r>
      <w:r w:rsidRPr="00CF554C">
        <w:rPr>
          <w:rFonts w:cs="Times New Roman"/>
        </w:rPr>
        <w:t xml:space="preserve">together with its underlying Protégé </w:t>
      </w:r>
      <w:r w:rsidRPr="00CF554C">
        <w:rPr>
          <w:rFonts w:cs="Times New Roman"/>
          <w:i/>
        </w:rPr>
        <w:t xml:space="preserve">OWLModel </w:t>
      </w:r>
      <w:r w:rsidRPr="00CF554C">
        <w:rPr>
          <w:rFonts w:cs="Times New Roman"/>
        </w:rPr>
        <w:t>for both environment and datacenter ontology representations</w:t>
      </w:r>
      <w:r w:rsidRPr="00CF554C">
        <w:rPr>
          <w:rFonts w:cs="Times New Roman"/>
          <w:i/>
        </w:rPr>
        <w:t>.</w:t>
      </w:r>
      <w:r w:rsidRPr="00CF554C">
        <w:rPr>
          <w:rFonts w:cs="Times New Roman"/>
        </w:rPr>
        <w:t xml:space="preserve"> The </w:t>
      </w:r>
      <w:r w:rsidRPr="00CF554C">
        <w:rPr>
          <w:rFonts w:cs="Times New Roman"/>
          <w:i/>
        </w:rPr>
        <w:t>OntModel</w:t>
      </w:r>
      <w:r w:rsidRPr="00CF554C">
        <w:rPr>
          <w:rFonts w:cs="Times New Roman"/>
        </w:rPr>
        <w:t xml:space="preserve"> is used by Pellet </w:t>
      </w:r>
      <w:fldSimple w:instr=" REF _Ref263594049 \h  \* MERGEFORMAT ">
        <w:r w:rsidR="00FD2F52" w:rsidRPr="00FD2F52">
          <w:rPr>
            <w:rFonts w:cs="Times New Roman"/>
          </w:rPr>
          <w:t xml:space="preserve">[ </w:t>
        </w:r>
        <w:r w:rsidR="00FD2F52" w:rsidRPr="00FD2F52">
          <w:rPr>
            <w:rFonts w:cs="Times New Roman"/>
            <w:noProof/>
          </w:rPr>
          <w:t>42</w:t>
        </w:r>
      </w:fldSimple>
      <w:r w:rsidRPr="00CF554C">
        <w:rPr>
          <w:rFonts w:cs="Times New Roman"/>
        </w:rPr>
        <w:t xml:space="preserve"> ] for evaluating SWRL </w:t>
      </w:r>
      <w:fldSimple w:instr=" REF _Ref263594040 \h  \* MERGEFORMAT ">
        <w:r w:rsidR="00FD2F52" w:rsidRPr="00FD2F52">
          <w:rPr>
            <w:rFonts w:cs="Times New Roman"/>
          </w:rPr>
          <w:t xml:space="preserve">[ </w:t>
        </w:r>
        <w:r w:rsidR="00FD2F52" w:rsidRPr="00FD2F52">
          <w:rPr>
            <w:rFonts w:cs="Times New Roman"/>
            <w:noProof/>
          </w:rPr>
          <w:t>41</w:t>
        </w:r>
      </w:fldSimple>
      <w:r w:rsidRPr="00CF554C">
        <w:rPr>
          <w:rFonts w:cs="Times New Roman"/>
        </w:rPr>
        <w:t xml:space="preserve"> ] rules, while the </w:t>
      </w:r>
      <w:r w:rsidRPr="00CF554C">
        <w:rPr>
          <w:rFonts w:cs="Times New Roman"/>
          <w:i/>
        </w:rPr>
        <w:t>OwlModel</w:t>
      </w:r>
      <w:r w:rsidRPr="00CF554C">
        <w:rPr>
          <w:rFonts w:cs="Times New Roman"/>
        </w:rPr>
        <w:t xml:space="preserve"> is used in conjunction with a Protégé </w:t>
      </w:r>
      <w:fldSimple w:instr=" REF _Ref263594027 \h  \* MERGEFORMAT ">
        <w:r w:rsidR="00FD2F52" w:rsidRPr="00FD2F52">
          <w:rPr>
            <w:rFonts w:cs="Times New Roman"/>
          </w:rPr>
          <w:t xml:space="preserve">[ </w:t>
        </w:r>
        <w:r w:rsidR="00FD2F52" w:rsidRPr="00FD2F52">
          <w:rPr>
            <w:rFonts w:cs="Times New Roman"/>
            <w:noProof/>
          </w:rPr>
          <w:t>38</w:t>
        </w:r>
      </w:fldSimple>
      <w:r w:rsidRPr="00CF554C">
        <w:rPr>
          <w:rFonts w:cs="Times New Roman"/>
        </w:rPr>
        <w:t xml:space="preserve"> ] generated </w:t>
      </w:r>
      <w:r w:rsidRPr="00CF554C">
        <w:rPr>
          <w:rFonts w:cs="Times New Roman"/>
          <w:i/>
        </w:rPr>
        <w:t xml:space="preserve">Ontology Factory </w:t>
      </w:r>
      <w:r w:rsidRPr="00CF554C">
        <w:rPr>
          <w:rFonts w:cs="Times New Roman"/>
        </w:rPr>
        <w:t>for ontology management.</w:t>
      </w:r>
    </w:p>
    <w:p w:rsidR="00625560" w:rsidRPr="00CF554C" w:rsidRDefault="00625560" w:rsidP="00625560">
      <w:pPr>
        <w:ind w:firstLine="720"/>
        <w:rPr>
          <w:rFonts w:cs="Times New Roman"/>
        </w:rPr>
      </w:pPr>
      <w:r w:rsidRPr="00CF554C">
        <w:rPr>
          <w:rFonts w:cs="Times New Roman"/>
        </w:rPr>
        <w:t xml:space="preserve">The two main components of this agent, the </w:t>
      </w:r>
      <w:r w:rsidRPr="00CF554C">
        <w:rPr>
          <w:rFonts w:cs="Times New Roman"/>
          <w:b/>
        </w:rPr>
        <w:t>Environment Self-Healing Module</w:t>
      </w:r>
      <w:r w:rsidRPr="00CF554C">
        <w:rPr>
          <w:rFonts w:cs="Times New Roman"/>
        </w:rPr>
        <w:t xml:space="preserve"> and the </w:t>
      </w:r>
      <w:r w:rsidRPr="00CF554C">
        <w:rPr>
          <w:rFonts w:cs="Times New Roman"/>
          <w:b/>
        </w:rPr>
        <w:t>Datacenter Self-Adapting Module</w:t>
      </w:r>
      <w:r w:rsidRPr="00CF554C">
        <w:rPr>
          <w:rFonts w:cs="Times New Roman"/>
        </w:rPr>
        <w:t xml:space="preserve"> are implemented as behaviors extending </w:t>
      </w:r>
      <w:r w:rsidRPr="00CF554C">
        <w:rPr>
          <w:rFonts w:cs="Times New Roman"/>
          <w:i/>
        </w:rPr>
        <w:t>TickerBehaviour</w:t>
      </w:r>
      <w:r w:rsidRPr="00CF554C">
        <w:rPr>
          <w:rFonts w:cs="Times New Roman"/>
        </w:rPr>
        <w:t xml:space="preserve"> .  The environment management module is implemented in </w:t>
      </w:r>
      <w:r w:rsidRPr="00CF554C">
        <w:rPr>
          <w:rFonts w:cs="Times New Roman"/>
          <w:i/>
        </w:rPr>
        <w:t>contextawaremodel.agents.behaviours</w:t>
      </w:r>
      <w:r w:rsidRPr="00CF554C">
        <w:rPr>
          <w:rFonts w:cs="Times New Roman"/>
        </w:rPr>
        <w:t xml:space="preserve"> in </w:t>
      </w:r>
      <w:r w:rsidRPr="00CF554C">
        <w:rPr>
          <w:rFonts w:cs="Times New Roman"/>
          <w:i/>
        </w:rPr>
        <w:t xml:space="preserve">ReinforcementLearningEnvironmentManagementBehaviour </w:t>
      </w:r>
      <w:r w:rsidRPr="00CF554C">
        <w:rPr>
          <w:rFonts w:cs="Times New Roman"/>
        </w:rPr>
        <w:t xml:space="preserve">and the datacenter management module in </w:t>
      </w:r>
      <w:r w:rsidRPr="00CF554C">
        <w:rPr>
          <w:rFonts w:cs="Times New Roman"/>
          <w:i/>
        </w:rPr>
        <w:t>ReinforcementLearningDataCenterManagementBehavior</w:t>
      </w:r>
      <w:r w:rsidRPr="00CF554C">
        <w:rPr>
          <w:rFonts w:cs="Times New Roman"/>
        </w:rPr>
        <w:t xml:space="preserve">. </w:t>
      </w:r>
    </w:p>
    <w:p w:rsidR="00625560" w:rsidRPr="00CF554C" w:rsidRDefault="00625560" w:rsidP="003B4AE4">
      <w:pPr>
        <w:pStyle w:val="Heading4"/>
        <w:keepNext/>
        <w:keepLines/>
        <w:numPr>
          <w:ilvl w:val="3"/>
          <w:numId w:val="38"/>
        </w:numPr>
        <w:spacing w:line="276" w:lineRule="auto"/>
        <w:rPr>
          <w:rFonts w:cs="Times New Roman"/>
          <w:i w:val="0"/>
        </w:rPr>
      </w:pPr>
      <w:r w:rsidRPr="00CF554C">
        <w:rPr>
          <w:rFonts w:cs="Times New Roman"/>
          <w:i w:val="0"/>
        </w:rPr>
        <w:lastRenderedPageBreak/>
        <w:t>ReinforcementLearningEnvironmentManagementBehaviour</w:t>
      </w:r>
    </w:p>
    <w:p w:rsidR="00FD2F52" w:rsidRPr="00FD2F52" w:rsidRDefault="00625560" w:rsidP="0038514E">
      <w:pPr>
        <w:rPr>
          <w:rFonts w:cs="Times New Roman"/>
        </w:rPr>
      </w:pPr>
      <w:r w:rsidRPr="00CF554C">
        <w:rPr>
          <w:rFonts w:cs="Times New Roman"/>
        </w:rPr>
        <w:t xml:space="preserve">This behavior implements the algorithm presented in </w:t>
      </w:r>
      <w:fldSimple w:instr=" REF _Ref263593098 \h  \* MERGEFORMAT ">
        <w:r w:rsidR="00FD2F52" w:rsidRPr="00FD2F52">
          <w:rPr>
            <w:rFonts w:cs="Times New Roman"/>
          </w:rPr>
          <w:t xml:space="preserve">[ </w:t>
        </w:r>
        <w:r w:rsidR="00FD2F52" w:rsidRPr="00FD2F52">
          <w:rPr>
            <w:rFonts w:cs="Times New Roman"/>
            <w:noProof/>
          </w:rPr>
          <w:t>9</w:t>
        </w:r>
      </w:fldSimple>
      <w:r w:rsidRPr="00CF554C">
        <w:rPr>
          <w:rFonts w:cs="Times New Roman"/>
        </w:rPr>
        <w:t xml:space="preserve"> ] in the context of maintaining the state of the environment within acceptable parameters. The implementation is a joint development effort done in the context of the CONSENS research project </w:t>
      </w:r>
      <w:r w:rsidR="007267FF">
        <w:fldChar w:fldCharType="begin"/>
      </w:r>
      <w:r w:rsidR="00DB26E6">
        <w:instrText xml:space="preserve"> REF _Ref263593846 \h  \* MERGEFORMAT </w:instrText>
      </w:r>
      <w:r w:rsidR="007267FF">
        <w:fldChar w:fldCharType="separate"/>
      </w:r>
    </w:p>
    <w:p w:rsidR="00625560" w:rsidRPr="00CF554C" w:rsidRDefault="00FD2F52" w:rsidP="00625560">
      <w:pPr>
        <w:rPr>
          <w:rFonts w:cs="Times New Roman"/>
        </w:rPr>
      </w:pPr>
      <w:r w:rsidRPr="00FD2F52">
        <w:rPr>
          <w:rFonts w:cs="Times New Roman"/>
          <w:noProof/>
        </w:rPr>
        <w:t>[</w:t>
      </w:r>
      <w:r w:rsidRPr="0038514E">
        <w:rPr>
          <w:noProof/>
          <w:sz w:val="22"/>
        </w:rPr>
        <w:t xml:space="preserve"> </w:t>
      </w:r>
      <w:r>
        <w:rPr>
          <w:noProof/>
          <w:sz w:val="22"/>
        </w:rPr>
        <w:t>32</w:t>
      </w:r>
      <w:r w:rsidR="007267FF">
        <w:fldChar w:fldCharType="end"/>
      </w:r>
      <w:r w:rsidR="00625560" w:rsidRPr="00CF554C">
        <w:rPr>
          <w:rFonts w:cs="Times New Roman"/>
        </w:rPr>
        <w:t xml:space="preserve"> ] and is also described in </w:t>
      </w:r>
      <w:fldSimple w:instr=" REF _Ref263593784 \h  \* MERGEFORMAT ">
        <w:r w:rsidRPr="00FD2F52">
          <w:rPr>
            <w:rFonts w:cs="Times New Roman"/>
          </w:rPr>
          <w:t xml:space="preserve">[ </w:t>
        </w:r>
        <w:r w:rsidRPr="00FD2F52">
          <w:rPr>
            <w:rFonts w:cs="Times New Roman"/>
            <w:noProof/>
          </w:rPr>
          <w:t>29</w:t>
        </w:r>
      </w:fldSimple>
      <w:r w:rsidR="00625560" w:rsidRPr="00CF554C">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Extending </w:t>
      </w:r>
      <w:r w:rsidRPr="00CF554C">
        <w:rPr>
          <w:rFonts w:cs="Times New Roman"/>
          <w:i/>
        </w:rPr>
        <w:t>TickerBehaviour</w:t>
      </w:r>
      <w:r w:rsidRPr="00CF554C">
        <w:rPr>
          <w:rFonts w:cs="Times New Roman"/>
        </w:rPr>
        <w:t xml:space="preserve"> , the ReinforcementLearningEnvironmentM</w:t>
      </w:r>
      <w:r w:rsidR="0008212D">
        <w:rPr>
          <w:rFonts w:cs="Times New Roman"/>
        </w:rPr>
        <w:t>anagementBehaviour implements the</w:t>
      </w:r>
      <w:r w:rsidRPr="00CF554C">
        <w:rPr>
          <w:rFonts w:cs="Times New Roman"/>
        </w:rPr>
        <w:t xml:space="preserve"> </w:t>
      </w:r>
      <w:r w:rsidRPr="00CF554C">
        <w:rPr>
          <w:rFonts w:cs="Times New Roman"/>
          <w:i/>
        </w:rPr>
        <w:t>onTick()</w:t>
      </w:r>
      <w:r w:rsidRPr="00CF554C">
        <w:rPr>
          <w:rFonts w:cs="Times New Roman"/>
        </w:rPr>
        <w:t xml:space="preserve"> method which is called at a specific time interval</w:t>
      </w:r>
      <w:r w:rsidR="00711681">
        <w:rPr>
          <w:rFonts w:cs="Times New Roman"/>
        </w:rPr>
        <w:t>, interval</w:t>
      </w:r>
      <w:r w:rsidRPr="00CF554C">
        <w:rPr>
          <w:rFonts w:cs="Times New Roman"/>
        </w:rPr>
        <w:t xml:space="preserve"> specified when creating a new instance</w:t>
      </w:r>
      <w:r w:rsidR="00711681">
        <w:rPr>
          <w:rFonts w:cs="Times New Roman"/>
        </w:rPr>
        <w:t xml:space="preserve"> of the behavior</w:t>
      </w:r>
      <w:r w:rsidRPr="00CF554C">
        <w:rPr>
          <w:rFonts w:cs="Times New Roman"/>
        </w:rPr>
        <w:t xml:space="preserve">. The </w:t>
      </w:r>
      <w:r w:rsidRPr="00CF554C">
        <w:rPr>
          <w:rFonts w:cs="Times New Roman"/>
          <w:i/>
        </w:rPr>
        <w:t xml:space="preserve">onTick() </w:t>
      </w:r>
      <w:r w:rsidR="005E4EF3" w:rsidRPr="005E4EF3">
        <w:rPr>
          <w:rFonts w:cs="Times New Roman"/>
        </w:rPr>
        <w:t>method</w:t>
      </w:r>
      <w:r w:rsidR="005E4EF3">
        <w:rPr>
          <w:rFonts w:cs="Times New Roman"/>
        </w:rPr>
        <w:t xml:space="preserve"> </w:t>
      </w:r>
      <w:r w:rsidRPr="00CF554C">
        <w:rPr>
          <w:rFonts w:cs="Times New Roman"/>
        </w:rPr>
        <w:t xml:space="preserve">contains the business logic needed for the self-healing system. First the context entropy is computed using </w:t>
      </w:r>
      <w:fldSimple w:instr=" REF _Ref263606346 \h  \* MERGEFORMAT ">
        <w:r w:rsidR="00FD2F52" w:rsidRPr="00CF554C">
          <w:rPr>
            <w:rFonts w:cs="Times New Roman"/>
          </w:rPr>
          <w:t xml:space="preserve">Equation </w:t>
        </w:r>
        <w:r w:rsidR="00FD2F52">
          <w:rPr>
            <w:rFonts w:cs="Times New Roman"/>
            <w:noProof/>
          </w:rPr>
          <w:t>4</w:t>
        </w:r>
        <w:r w:rsidR="00FD2F52" w:rsidRPr="00CF554C">
          <w:rPr>
            <w:rFonts w:cs="Times New Roman"/>
            <w:noProof/>
          </w:rPr>
          <w:t>.</w:t>
        </w:r>
        <w:r w:rsidR="00FD2F52">
          <w:rPr>
            <w:rFonts w:cs="Times New Roman"/>
            <w:noProof/>
          </w:rPr>
          <w:t>2</w:t>
        </w:r>
      </w:fldSimple>
      <w:r w:rsidRPr="00CF554C">
        <w:rPr>
          <w:rFonts w:cs="Times New Roman"/>
        </w:rPr>
        <w:t xml:space="preserve">. If the computed entropy is different than 0 then the reinforcement action search begins. </w:t>
      </w:r>
    </w:p>
    <w:p w:rsidR="00625560" w:rsidRPr="00CF554C" w:rsidRDefault="00625560" w:rsidP="00625560">
      <w:pPr>
        <w:ind w:firstLine="720"/>
        <w:rPr>
          <w:rFonts w:cs="Times New Roman"/>
        </w:rPr>
      </w:pPr>
      <w:r w:rsidRPr="00CF554C">
        <w:rPr>
          <w:rFonts w:cs="Times New Roman"/>
        </w:rPr>
        <w:t xml:space="preserve">For each broken policy, for each broken resource from the policy and for each actuator associated to the policy all the possible actions are simulated and the corresponding states’ rewards are computed. Each action simulation has as effect the creation of a new state which is placed in a list of states, sorted after reward. If no resulting state had the entropy 0, the search continues with the next best state (the state with the highest reward from the states list) and repeats the actions described above. If a sequence of actions which can repair the context exists it will be found and enforced with the help of the </w:t>
      </w:r>
      <w:r w:rsidRPr="00CF554C">
        <w:rPr>
          <w:rFonts w:cs="Times New Roman"/>
          <w:i/>
        </w:rPr>
        <w:t>Action Enforcement</w:t>
      </w:r>
      <w:r w:rsidRPr="00CF554C">
        <w:rPr>
          <w:rFonts w:cs="Times New Roman"/>
        </w:rPr>
        <w:t xml:space="preserve"> </w:t>
      </w:r>
      <w:r w:rsidRPr="00CF554C">
        <w:rPr>
          <w:rFonts w:cs="Times New Roman"/>
          <w:i/>
        </w:rPr>
        <w:t>Unit</w:t>
      </w:r>
      <w:r w:rsidRPr="00CF554C">
        <w:rPr>
          <w:rFonts w:cs="Times New Roman"/>
        </w:rPr>
        <w:t>.</w:t>
      </w:r>
    </w:p>
    <w:p w:rsidR="00625560" w:rsidRPr="00CF554C" w:rsidRDefault="00625560" w:rsidP="003B4AE4">
      <w:pPr>
        <w:pStyle w:val="Heading4"/>
        <w:keepNext/>
        <w:keepLines/>
        <w:numPr>
          <w:ilvl w:val="3"/>
          <w:numId w:val="38"/>
        </w:numPr>
        <w:spacing w:line="276" w:lineRule="auto"/>
        <w:rPr>
          <w:rFonts w:cs="Times New Roman"/>
          <w:i w:val="0"/>
        </w:rPr>
      </w:pPr>
      <w:r w:rsidRPr="00CF554C">
        <w:rPr>
          <w:rFonts w:cs="Times New Roman"/>
          <w:i w:val="0"/>
        </w:rPr>
        <w:t>ReinforcementLearningDataCenterManagementBehavior</w:t>
      </w:r>
    </w:p>
    <w:p w:rsidR="00625560" w:rsidRPr="00CF554C" w:rsidRDefault="00625560" w:rsidP="00625560">
      <w:pPr>
        <w:rPr>
          <w:rFonts w:cs="Times New Roman"/>
        </w:rPr>
      </w:pPr>
      <w:r w:rsidRPr="00CF554C">
        <w:rPr>
          <w:rFonts w:cs="Times New Roman"/>
        </w:rPr>
        <w:t xml:space="preserve"> This behavior extends the algorithm presented in </w:t>
      </w:r>
      <w:fldSimple w:instr=" REF _Ref263593098 \h  \* MERGEFORMAT ">
        <w:r w:rsidR="00FD2F52" w:rsidRPr="00FD2F52">
          <w:rPr>
            <w:rFonts w:cs="Times New Roman"/>
          </w:rPr>
          <w:t xml:space="preserve">[ </w:t>
        </w:r>
        <w:r w:rsidR="00FD2F52" w:rsidRPr="00FD2F52">
          <w:rPr>
            <w:rFonts w:cs="Times New Roman"/>
            <w:noProof/>
          </w:rPr>
          <w:t>9</w:t>
        </w:r>
      </w:fldSimple>
      <w:r w:rsidRPr="00CF554C">
        <w:rPr>
          <w:rFonts w:cs="Times New Roman"/>
        </w:rPr>
        <w:t xml:space="preserve"> ] with enhanced reward computation and elements specific to datacenter management. This behavior is presented in detail in </w:t>
      </w:r>
      <w:fldSimple w:instr=" REF _Ref263593784 \h  \* MERGEFORMAT ">
        <w:r w:rsidR="00FD2F52" w:rsidRPr="00FD2F52">
          <w:rPr>
            <w:rFonts w:cs="Times New Roman"/>
          </w:rPr>
          <w:t xml:space="preserve">[ </w:t>
        </w:r>
        <w:r w:rsidR="00FD2F52" w:rsidRPr="00FD2F52">
          <w:rPr>
            <w:rFonts w:cs="Times New Roman"/>
            <w:noProof/>
          </w:rPr>
          <w:t>29</w:t>
        </w:r>
      </w:fldSimple>
      <w:r w:rsidRPr="00CF554C">
        <w:rPr>
          <w:rFonts w:cs="Times New Roman"/>
        </w:rPr>
        <w:t xml:space="preserve"> ] by its developer.</w:t>
      </w:r>
    </w:p>
    <w:p w:rsidR="00625560" w:rsidRPr="00CF554C" w:rsidRDefault="00625560" w:rsidP="003B4AE4">
      <w:pPr>
        <w:pStyle w:val="Heading4"/>
        <w:keepNext/>
        <w:keepLines/>
        <w:numPr>
          <w:ilvl w:val="3"/>
          <w:numId w:val="38"/>
        </w:numPr>
        <w:spacing w:line="276" w:lineRule="auto"/>
        <w:rPr>
          <w:rFonts w:cs="Times New Roman"/>
          <w:i w:val="0"/>
        </w:rPr>
      </w:pPr>
      <w:r w:rsidRPr="00CF554C">
        <w:rPr>
          <w:rFonts w:cs="Times New Roman"/>
          <w:i w:val="0"/>
        </w:rPr>
        <w:t>Logger Unit</w:t>
      </w:r>
    </w:p>
    <w:p w:rsidR="00625560" w:rsidRPr="00CF554C" w:rsidRDefault="00625560" w:rsidP="00625560">
      <w:pPr>
        <w:rPr>
          <w:rFonts w:cs="Times New Roman"/>
          <w:color w:val="FF0000"/>
        </w:rPr>
      </w:pPr>
      <w:r w:rsidRPr="00CF554C">
        <w:rPr>
          <w:rFonts w:cs="Times New Roman"/>
        </w:rPr>
        <w:t xml:space="preserve">This component has the role of logging the context state, the broken policies and the actions taken to repair the context. The log is saved under the form of a PDF file using IText </w:t>
      </w:r>
      <w:fldSimple w:instr=" REF _Ref263617528 \h  \* MERGEFORMAT ">
        <w:r w:rsidR="00FD2F52" w:rsidRPr="00FD2F52">
          <w:rPr>
            <w:rFonts w:cs="Times New Roman"/>
          </w:rPr>
          <w:t xml:space="preserve">[ </w:t>
        </w:r>
        <w:r w:rsidR="00FD2F52" w:rsidRPr="00FD2F52">
          <w:rPr>
            <w:rFonts w:cs="Times New Roman"/>
            <w:noProof/>
          </w:rPr>
          <w:t>56</w:t>
        </w:r>
      </w:fldSimple>
      <w:r w:rsidRPr="00CF554C">
        <w:rPr>
          <w:rFonts w:cs="Times New Roman"/>
        </w:rPr>
        <w:t xml:space="preserve"> ]. IText is a library used to generate PDF files. The advantage over other libraries is that it supports several mechanisms for PDF creation: java Graphics can be used to “draw” the PDF or specific library classe</w:t>
      </w:r>
      <w:r w:rsidRPr="00813011">
        <w:rPr>
          <w:rFonts w:cs="Times New Roman"/>
        </w:rPr>
        <w:t xml:space="preserve">s can be used to create a document structure under the form of paragraphs. </w:t>
      </w:r>
      <w:r w:rsidR="00813011" w:rsidRPr="00813011">
        <w:rPr>
          <w:rFonts w:cs="Times New Roman"/>
        </w:rPr>
        <w:t>An example of a</w:t>
      </w:r>
      <w:r w:rsidR="00813011">
        <w:rPr>
          <w:rFonts w:cs="Times New Roman"/>
        </w:rPr>
        <w:t xml:space="preserve"> log generated by this component is illustrated in </w:t>
      </w:r>
      <w:r w:rsidR="007267FF">
        <w:rPr>
          <w:rFonts w:cs="Times New Roman"/>
        </w:rPr>
        <w:fldChar w:fldCharType="begin"/>
      </w:r>
      <w:r w:rsidR="00813011">
        <w:rPr>
          <w:rFonts w:cs="Times New Roman"/>
        </w:rPr>
        <w:instrText xml:space="preserve"> REF _Ref264203228 \h </w:instrText>
      </w:r>
      <w:r w:rsidR="007267FF">
        <w:rPr>
          <w:rFonts w:cs="Times New Roman"/>
        </w:rPr>
      </w:r>
      <w:r w:rsidR="007267FF">
        <w:rPr>
          <w:rFonts w:cs="Times New Roman"/>
        </w:rPr>
        <w:fldChar w:fldCharType="separate"/>
      </w:r>
      <w:r w:rsidR="00FD2F52" w:rsidRPr="00CF554C">
        <w:t xml:space="preserve">Listing </w:t>
      </w:r>
      <w:r w:rsidR="00FD2F52">
        <w:rPr>
          <w:noProof/>
        </w:rPr>
        <w:t>5</w:t>
      </w:r>
      <w:r w:rsidR="00FD2F52" w:rsidRPr="00CF554C">
        <w:t>.</w:t>
      </w:r>
      <w:r w:rsidR="00FD2F52">
        <w:rPr>
          <w:noProof/>
        </w:rPr>
        <w:t>2</w:t>
      </w:r>
      <w:r w:rsidR="007267FF">
        <w:rPr>
          <w:rFonts w:cs="Times New Roman"/>
        </w:rPr>
        <w:fldChar w:fldCharType="end"/>
      </w:r>
      <w:r w:rsidR="00813011">
        <w:rPr>
          <w:rFonts w:cs="Times New Roman"/>
        </w:rPr>
        <w:t>/</w:t>
      </w:r>
    </w:p>
    <w:p w:rsidR="00625560" w:rsidRPr="00CF554C" w:rsidRDefault="00625560" w:rsidP="003B4AE4">
      <w:pPr>
        <w:pStyle w:val="Heading4"/>
        <w:keepNext/>
        <w:keepLines/>
        <w:numPr>
          <w:ilvl w:val="3"/>
          <w:numId w:val="38"/>
        </w:numPr>
        <w:spacing w:line="276" w:lineRule="auto"/>
        <w:rPr>
          <w:rFonts w:cs="Times New Roman"/>
          <w:i w:val="0"/>
        </w:rPr>
      </w:pPr>
      <w:r w:rsidRPr="00CF554C">
        <w:rPr>
          <w:rFonts w:cs="Times New Roman"/>
          <w:i w:val="0"/>
        </w:rPr>
        <w:t>Memory Store Unit</w:t>
      </w:r>
    </w:p>
    <w:p w:rsidR="00625560" w:rsidRPr="00CF554C" w:rsidRDefault="00625560" w:rsidP="00625560">
      <w:pPr>
        <w:rPr>
          <w:rFonts w:cs="Times New Roman"/>
        </w:rPr>
      </w:pPr>
      <w:r w:rsidRPr="00CF554C">
        <w:rPr>
          <w:rFonts w:cs="Times New Roman"/>
        </w:rPr>
        <w:t xml:space="preserve">This component stores &lt;context state, actions&gt; pairs for future use. When the context is evaluated, if some policy is broken it is checked if the current state hasn’t been encountered before and if it has the action sequence associated to it is executed.  Described in detail in </w:t>
      </w:r>
      <w:fldSimple w:instr=" REF _Ref263593784 \h  \* MERGEFORMAT ">
        <w:r w:rsidR="00FD2F52" w:rsidRPr="00FD2F52">
          <w:rPr>
            <w:rFonts w:cs="Times New Roman"/>
          </w:rPr>
          <w:t xml:space="preserve">[ </w:t>
        </w:r>
        <w:r w:rsidR="00FD2F52" w:rsidRPr="00FD2F52">
          <w:rPr>
            <w:rFonts w:cs="Times New Roman"/>
            <w:noProof/>
          </w:rPr>
          <w:t>29</w:t>
        </w:r>
      </w:fldSimple>
      <w:r w:rsidRPr="00CF554C">
        <w:rPr>
          <w:rFonts w:cs="Times New Roman"/>
        </w:rPr>
        <w:t xml:space="preserve"> ] by its author.</w:t>
      </w:r>
    </w:p>
    <w:p w:rsidR="00625560" w:rsidRPr="00CF554C" w:rsidRDefault="00625560" w:rsidP="003B4AE4">
      <w:pPr>
        <w:pStyle w:val="Heading3"/>
        <w:keepNext/>
        <w:keepLines/>
        <w:numPr>
          <w:ilvl w:val="2"/>
          <w:numId w:val="38"/>
        </w:numPr>
        <w:spacing w:line="276" w:lineRule="auto"/>
        <w:rPr>
          <w:rFonts w:cs="Times New Roman"/>
        </w:rPr>
      </w:pPr>
      <w:bookmarkStart w:id="417" w:name="_Toc264798589"/>
      <w:bookmarkStart w:id="418" w:name="_Toc264737221"/>
      <w:bookmarkStart w:id="419" w:name="_Toc264918499"/>
      <w:r w:rsidRPr="00CF554C">
        <w:rPr>
          <w:rFonts w:cs="Times New Roman"/>
        </w:rPr>
        <w:t>X3D Agent Implementation</w:t>
      </w:r>
      <w:bookmarkEnd w:id="417"/>
      <w:bookmarkEnd w:id="418"/>
      <w:bookmarkEnd w:id="419"/>
    </w:p>
    <w:p w:rsidR="00625560" w:rsidRPr="00CF554C" w:rsidRDefault="00625560" w:rsidP="00625560">
      <w:pPr>
        <w:rPr>
          <w:rFonts w:cs="Times New Roman"/>
        </w:rPr>
      </w:pPr>
      <w:r w:rsidRPr="00CF554C">
        <w:rPr>
          <w:rFonts w:cs="Times New Roman"/>
        </w:rPr>
        <w:t xml:space="preserve">The implementation is available in the X3DAgent class located in the </w:t>
      </w:r>
      <w:r w:rsidRPr="00CF554C">
        <w:rPr>
          <w:rFonts w:cs="Times New Roman"/>
          <w:i/>
        </w:rPr>
        <w:t>contextawaremodel.agents</w:t>
      </w:r>
      <w:r w:rsidRPr="00CF554C">
        <w:rPr>
          <w:rFonts w:cs="Times New Roman"/>
        </w:rPr>
        <w:t xml:space="preserve"> package.</w:t>
      </w:r>
    </w:p>
    <w:p w:rsidR="00625560" w:rsidRPr="00CF554C" w:rsidRDefault="00625560" w:rsidP="006F4BF7">
      <w:pPr>
        <w:ind w:firstLine="720"/>
      </w:pPr>
      <w:r w:rsidRPr="00CF554C">
        <w:lastRenderedPageBreak/>
        <w:t xml:space="preserve">For providing a realistic context representation X3D </w:t>
      </w:r>
      <w:fldSimple w:instr=" REF _Ref263677577 \h  \* MERGEFORMAT ">
        <w:r w:rsidR="00FD2F52" w:rsidRPr="00FD2F52">
          <w:t xml:space="preserve">[ </w:t>
        </w:r>
        <w:r w:rsidR="00FD2F52" w:rsidRPr="00FD2F52">
          <w:rPr>
            <w:noProof/>
          </w:rPr>
          <w:t>57</w:t>
        </w:r>
      </w:fldSimple>
      <w:r w:rsidRPr="00CF554C">
        <w:t xml:space="preserve"> ] was chosen. </w:t>
      </w:r>
      <w:r w:rsidRPr="00CF554C">
        <w:rPr>
          <w:rStyle w:val="apple-style-span"/>
          <w:color w:val="111111"/>
          <w:sz w:val="22"/>
        </w:rPr>
        <w:t xml:space="preserve">X3D is a scalable and open software standard for defining and communicating real-time, interactive 3D content for visual effects and behavioral modeling. </w:t>
      </w:r>
      <w:r w:rsidRPr="00CF554C">
        <w:t xml:space="preserve">X3D provides both the XML-encoding and the Scene Authoring Interface (SAI) to enable both web and non-web applications to incorporate real-time 3D data, presentations and controls into non-3D content. X3D is the successor to the Virtual Reality Modeling Language (VRML). It improves upon VRML with new features, advanced APIs, additional data encoding formats, stricter conformance, and a componentized architecture. The advantage of using X3D is that it provides a simple and easy to use mechanism for defining 3D scene navigation and interaction. </w:t>
      </w:r>
    </w:p>
    <w:p w:rsidR="00625560" w:rsidRPr="00CF554C" w:rsidRDefault="00625560" w:rsidP="006F4BF7">
      <w:pPr>
        <w:ind w:firstLine="720"/>
        <w:rPr>
          <w:rStyle w:val="apple-style-span"/>
          <w:color w:val="000000"/>
          <w:sz w:val="22"/>
        </w:rPr>
      </w:pPr>
      <w:r w:rsidRPr="00CF554C">
        <w:rPr>
          <w:color w:val="111111"/>
        </w:rPr>
        <w:t xml:space="preserve">Xj3D </w:t>
      </w:r>
      <w:fldSimple w:instr=" REF _Ref263678182 \h  \* MERGEFORMAT ">
        <w:r w:rsidR="00FD2F52" w:rsidRPr="00FD2F52">
          <w:t xml:space="preserve">[ </w:t>
        </w:r>
        <w:r w:rsidR="00FD2F52" w:rsidRPr="00FD2F52">
          <w:rPr>
            <w:noProof/>
          </w:rPr>
          <w:t>58</w:t>
        </w:r>
      </w:fldSimple>
      <w:r w:rsidRPr="00CF554C">
        <w:rPr>
          <w:color w:val="111111"/>
        </w:rPr>
        <w:t xml:space="preserve"> ] is a</w:t>
      </w:r>
      <w:r w:rsidRPr="00CF554C">
        <w:rPr>
          <w:color w:val="000000"/>
        </w:rPr>
        <w:t xml:space="preserve"> </w:t>
      </w:r>
      <w:r w:rsidRPr="00CF554C">
        <w:rPr>
          <w:rStyle w:val="apple-style-span"/>
          <w:color w:val="000000"/>
          <w:sz w:val="22"/>
        </w:rPr>
        <w:t>toolkit for VRML97 and X3D content written completely in Java. Although at first Xj3D was based entirely on Java-3D, it has moved from that state and now it provides a faster and less CPU intensive rendering engine.</w:t>
      </w:r>
      <w:r>
        <w:rPr>
          <w:rStyle w:val="apple-style-span"/>
          <w:color w:val="000000"/>
          <w:sz w:val="22"/>
        </w:rPr>
        <w:t xml:space="preserve"> The architecture of the Xj3D</w:t>
      </w:r>
      <w:r w:rsidRPr="00CF554C">
        <w:rPr>
          <w:rStyle w:val="apple-style-span"/>
          <w:color w:val="000000"/>
          <w:sz w:val="22"/>
        </w:rPr>
        <w:t xml:space="preserve"> </w:t>
      </w:r>
      <w:r>
        <w:rPr>
          <w:rStyle w:val="apple-style-span"/>
          <w:color w:val="000000"/>
          <w:sz w:val="22"/>
        </w:rPr>
        <w:t xml:space="preserve">is presented in </w:t>
      </w:r>
      <w:r w:rsidR="007267FF">
        <w:rPr>
          <w:rStyle w:val="apple-style-span"/>
          <w:color w:val="000000"/>
          <w:sz w:val="22"/>
        </w:rPr>
        <w:fldChar w:fldCharType="begin"/>
      </w:r>
      <w:r>
        <w:rPr>
          <w:rStyle w:val="apple-style-span"/>
          <w:color w:val="000000"/>
          <w:sz w:val="22"/>
        </w:rPr>
        <w:instrText xml:space="preserve"> REF _Ref264201451 \h </w:instrText>
      </w:r>
      <w:r w:rsidR="007267FF">
        <w:rPr>
          <w:rStyle w:val="apple-style-span"/>
          <w:color w:val="000000"/>
          <w:sz w:val="22"/>
        </w:rPr>
      </w:r>
      <w:r w:rsidR="007267FF">
        <w:rPr>
          <w:rStyle w:val="apple-style-span"/>
          <w:color w:val="000000"/>
          <w:sz w:val="22"/>
        </w:rPr>
        <w:fldChar w:fldCharType="separate"/>
      </w:r>
      <w:r w:rsidR="00FD2F52" w:rsidRPr="00CF554C">
        <w:rPr>
          <w:rFonts w:cs="Times New Roman"/>
        </w:rPr>
        <w:t xml:space="preserve">Figure </w:t>
      </w:r>
      <w:r w:rsidR="00FD2F52">
        <w:rPr>
          <w:rFonts w:cs="Times New Roman"/>
          <w:noProof/>
        </w:rPr>
        <w:t>5</w:t>
      </w:r>
      <w:r w:rsidR="00FD2F52">
        <w:rPr>
          <w:rFonts w:cs="Times New Roman"/>
        </w:rPr>
        <w:t>.</w:t>
      </w:r>
      <w:r w:rsidR="00FD2F52">
        <w:rPr>
          <w:rFonts w:cs="Times New Roman"/>
          <w:noProof/>
        </w:rPr>
        <w:t>8</w:t>
      </w:r>
      <w:r w:rsidR="007267FF">
        <w:rPr>
          <w:rStyle w:val="apple-style-span"/>
          <w:color w:val="000000"/>
          <w:sz w:val="22"/>
        </w:rPr>
        <w:fldChar w:fldCharType="end"/>
      </w:r>
      <w:r>
        <w:rPr>
          <w:rStyle w:val="apple-style-span"/>
          <w:color w:val="000000"/>
          <w:sz w:val="22"/>
        </w:rPr>
        <w:t>.</w:t>
      </w:r>
    </w:p>
    <w:p w:rsidR="00625560" w:rsidRPr="00CF554C" w:rsidRDefault="00625560" w:rsidP="00625560">
      <w:pPr>
        <w:pStyle w:val="NormalWeb"/>
        <w:keepNext/>
        <w:spacing w:before="0" w:beforeAutospacing="0" w:line="231" w:lineRule="atLeast"/>
        <w:jc w:val="center"/>
      </w:pPr>
      <w:r w:rsidRPr="00CF554C">
        <w:rPr>
          <w:noProof/>
          <w:color w:val="000000"/>
          <w:sz w:val="22"/>
          <w:szCs w:val="22"/>
          <w:lang w:bidi="ar-SA"/>
        </w:rPr>
        <w:drawing>
          <wp:inline distT="0" distB="0" distL="0" distR="0">
            <wp:extent cx="5943600" cy="2759529"/>
            <wp:effectExtent l="19050" t="19050" r="19050" b="21771"/>
            <wp:docPr id="80" name="Picture 6" descr="J:\cercetare\licenta\XJ3D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XJ3D_architecture.png"/>
                    <pic:cNvPicPr>
                      <a:picLocks noChangeAspect="1" noChangeArrowheads="1"/>
                    </pic:cNvPicPr>
                  </pic:nvPicPr>
                  <pic:blipFill>
                    <a:blip r:embed="rId36"/>
                    <a:srcRect/>
                    <a:stretch>
                      <a:fillRect/>
                    </a:stretch>
                  </pic:blipFill>
                  <pic:spPr bwMode="auto">
                    <a:xfrm>
                      <a:off x="0" y="0"/>
                      <a:ext cx="5943600" cy="2759529"/>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sz w:val="22"/>
          <w:szCs w:val="22"/>
        </w:rPr>
      </w:pPr>
      <w:bookmarkStart w:id="420" w:name="_Ref264201451"/>
      <w:bookmarkStart w:id="421" w:name="_Toc264369128"/>
      <w:bookmarkStart w:id="422" w:name="_Toc264798642"/>
      <w:bookmarkStart w:id="423" w:name="_Toc264916820"/>
      <w:bookmarkStart w:id="424" w:name="_Toc264920374"/>
      <w:r w:rsidRPr="00CF554C">
        <w:rPr>
          <w:rFonts w:cs="Times New Roman"/>
          <w:color w:val="auto"/>
        </w:rPr>
        <w:t xml:space="preserve">Figure </w:t>
      </w:r>
      <w:r w:rsidR="007267FF">
        <w:rPr>
          <w:rFonts w:cs="Times New Roman"/>
          <w:color w:val="auto"/>
        </w:rPr>
        <w:fldChar w:fldCharType="begin"/>
      </w:r>
      <w:r w:rsidR="00576977">
        <w:rPr>
          <w:rFonts w:cs="Times New Roman"/>
          <w:color w:val="auto"/>
        </w:rPr>
        <w:instrText xml:space="preserve"> STYLEREF 1 \s </w:instrText>
      </w:r>
      <w:r w:rsidR="007267FF">
        <w:rPr>
          <w:rFonts w:cs="Times New Roman"/>
          <w:color w:val="auto"/>
        </w:rPr>
        <w:fldChar w:fldCharType="separate"/>
      </w:r>
      <w:r w:rsidR="00FD2F52">
        <w:rPr>
          <w:rFonts w:cs="Times New Roman"/>
          <w:noProof/>
          <w:color w:val="auto"/>
        </w:rPr>
        <w:t>5</w:t>
      </w:r>
      <w:r w:rsidR="007267FF">
        <w:rPr>
          <w:rFonts w:cs="Times New Roman"/>
          <w:color w:val="auto"/>
        </w:rPr>
        <w:fldChar w:fldCharType="end"/>
      </w:r>
      <w:r w:rsidR="00576977">
        <w:rPr>
          <w:rFonts w:cs="Times New Roman"/>
          <w:color w:val="auto"/>
        </w:rPr>
        <w:t>.</w:t>
      </w:r>
      <w:r w:rsidR="007267FF">
        <w:rPr>
          <w:rFonts w:cs="Times New Roman"/>
          <w:color w:val="auto"/>
        </w:rPr>
        <w:fldChar w:fldCharType="begin"/>
      </w:r>
      <w:r w:rsidR="00576977">
        <w:rPr>
          <w:rFonts w:cs="Times New Roman"/>
          <w:color w:val="auto"/>
        </w:rPr>
        <w:instrText xml:space="preserve"> SEQ Figure \* ARABIC \s 1 </w:instrText>
      </w:r>
      <w:r w:rsidR="007267FF">
        <w:rPr>
          <w:rFonts w:cs="Times New Roman"/>
          <w:color w:val="auto"/>
        </w:rPr>
        <w:fldChar w:fldCharType="separate"/>
      </w:r>
      <w:r w:rsidR="00FD2F52">
        <w:rPr>
          <w:rFonts w:cs="Times New Roman"/>
          <w:noProof/>
          <w:color w:val="auto"/>
        </w:rPr>
        <w:t>8</w:t>
      </w:r>
      <w:r w:rsidR="007267FF">
        <w:rPr>
          <w:rFonts w:cs="Times New Roman"/>
          <w:color w:val="auto"/>
        </w:rPr>
        <w:fldChar w:fldCharType="end"/>
      </w:r>
      <w:bookmarkEnd w:id="420"/>
      <w:r w:rsidRPr="00CF554C">
        <w:rPr>
          <w:rFonts w:cs="Times New Roman"/>
          <w:color w:val="auto"/>
        </w:rPr>
        <w:t>: Xj3D Architecture</w:t>
      </w:r>
      <w:bookmarkEnd w:id="421"/>
      <w:bookmarkEnd w:id="422"/>
      <w:bookmarkEnd w:id="423"/>
      <w:bookmarkEnd w:id="424"/>
    </w:p>
    <w:p w:rsidR="006F4BF7" w:rsidRDefault="00625560" w:rsidP="00625560">
      <w:pPr>
        <w:pStyle w:val="NormalWeb"/>
        <w:spacing w:before="0" w:beforeAutospacing="0" w:line="231" w:lineRule="atLeast"/>
        <w:ind w:firstLine="720"/>
        <w:rPr>
          <w:color w:val="111111"/>
          <w:sz w:val="22"/>
          <w:szCs w:val="22"/>
        </w:rPr>
      </w:pPr>
      <w:r w:rsidRPr="00CF554C">
        <w:rPr>
          <w:color w:val="111111"/>
          <w:sz w:val="22"/>
          <w:szCs w:val="22"/>
        </w:rPr>
        <w:t xml:space="preserve">The context representation is described in an .x3d XML file which is loaded by XJ3D and rendered. In the X3D description file every object is wrapped into at least one </w:t>
      </w:r>
      <w:r w:rsidRPr="00CF554C">
        <w:rPr>
          <w:i/>
          <w:color w:val="111111"/>
          <w:sz w:val="22"/>
          <w:szCs w:val="22"/>
        </w:rPr>
        <w:t>Transform</w:t>
      </w:r>
      <w:r w:rsidRPr="00CF554C">
        <w:rPr>
          <w:color w:val="111111"/>
          <w:sz w:val="22"/>
          <w:szCs w:val="22"/>
        </w:rPr>
        <w:t xml:space="preserve"> node which specifies the object scale, rotation and translation. Inside the </w:t>
      </w:r>
      <w:r w:rsidRPr="00CF554C">
        <w:rPr>
          <w:i/>
          <w:color w:val="111111"/>
          <w:sz w:val="22"/>
          <w:szCs w:val="22"/>
        </w:rPr>
        <w:t>Transform</w:t>
      </w:r>
      <w:r w:rsidRPr="00CF554C">
        <w:rPr>
          <w:color w:val="111111"/>
          <w:sz w:val="22"/>
          <w:szCs w:val="22"/>
        </w:rPr>
        <w:t xml:space="preserve"> node a </w:t>
      </w:r>
      <w:r w:rsidRPr="00CF554C">
        <w:rPr>
          <w:i/>
          <w:color w:val="111111"/>
          <w:sz w:val="22"/>
          <w:szCs w:val="22"/>
        </w:rPr>
        <w:t>Shape</w:t>
      </w:r>
      <w:r w:rsidRPr="00CF554C">
        <w:rPr>
          <w:color w:val="111111"/>
          <w:sz w:val="22"/>
          <w:szCs w:val="22"/>
        </w:rPr>
        <w:t xml:space="preserve"> node represents the 3D shape. The </w:t>
      </w:r>
      <w:r w:rsidRPr="00CF554C">
        <w:rPr>
          <w:i/>
          <w:color w:val="111111"/>
          <w:sz w:val="22"/>
          <w:szCs w:val="22"/>
        </w:rPr>
        <w:t>Shape</w:t>
      </w:r>
      <w:r w:rsidRPr="00CF554C">
        <w:rPr>
          <w:color w:val="111111"/>
          <w:sz w:val="22"/>
          <w:szCs w:val="22"/>
        </w:rPr>
        <w:t xml:space="preserve"> contains the object’s </w:t>
      </w:r>
      <w:r w:rsidRPr="00CF554C">
        <w:rPr>
          <w:i/>
          <w:color w:val="111111"/>
          <w:sz w:val="22"/>
          <w:szCs w:val="22"/>
        </w:rPr>
        <w:t>Material</w:t>
      </w:r>
      <w:r w:rsidRPr="00CF554C">
        <w:rPr>
          <w:color w:val="111111"/>
          <w:sz w:val="22"/>
          <w:szCs w:val="22"/>
        </w:rPr>
        <w:t xml:space="preserve"> and definition.  The </w:t>
      </w:r>
      <w:r w:rsidRPr="00CF554C">
        <w:rPr>
          <w:i/>
          <w:color w:val="111111"/>
          <w:sz w:val="22"/>
          <w:szCs w:val="22"/>
        </w:rPr>
        <w:t xml:space="preserve">TouchSensor </w:t>
      </w:r>
      <w:r w:rsidRPr="00CF554C">
        <w:rPr>
          <w:color w:val="111111"/>
          <w:sz w:val="22"/>
          <w:szCs w:val="22"/>
        </w:rPr>
        <w:t xml:space="preserve">node is used for capturing user input. And finally, everything is wrapped in a </w:t>
      </w:r>
      <w:r w:rsidRPr="00CF554C">
        <w:rPr>
          <w:i/>
          <w:color w:val="111111"/>
          <w:sz w:val="22"/>
          <w:szCs w:val="22"/>
        </w:rPr>
        <w:t xml:space="preserve">Scene </w:t>
      </w:r>
      <w:r w:rsidRPr="00CF554C">
        <w:rPr>
          <w:color w:val="111111"/>
          <w:sz w:val="22"/>
          <w:szCs w:val="22"/>
        </w:rPr>
        <w:t>node.</w:t>
      </w:r>
      <w:r>
        <w:rPr>
          <w:color w:val="111111"/>
          <w:sz w:val="22"/>
          <w:szCs w:val="22"/>
        </w:rPr>
        <w:t xml:space="preserve"> </w:t>
      </w:r>
    </w:p>
    <w:p w:rsidR="00625560" w:rsidRDefault="00625560" w:rsidP="00625560">
      <w:pPr>
        <w:pStyle w:val="NormalWeb"/>
        <w:spacing w:before="0" w:beforeAutospacing="0" w:line="231" w:lineRule="atLeast"/>
        <w:ind w:firstLine="720"/>
        <w:rPr>
          <w:sz w:val="22"/>
          <w:szCs w:val="22"/>
        </w:rPr>
      </w:pPr>
      <w:r>
        <w:rPr>
          <w:color w:val="111111"/>
          <w:sz w:val="22"/>
          <w:szCs w:val="22"/>
        </w:rPr>
        <w:t xml:space="preserve">An example of an X3D node description is presented in </w:t>
      </w:r>
      <w:r w:rsidR="007267FF">
        <w:rPr>
          <w:color w:val="111111"/>
          <w:sz w:val="22"/>
          <w:szCs w:val="22"/>
        </w:rPr>
        <w:fldChar w:fldCharType="begin"/>
      </w:r>
      <w:r>
        <w:rPr>
          <w:color w:val="111111"/>
          <w:sz w:val="22"/>
          <w:szCs w:val="22"/>
        </w:rPr>
        <w:instrText xml:space="preserve"> REF _Ref264201532 \h </w:instrText>
      </w:r>
      <w:r w:rsidR="007267FF">
        <w:rPr>
          <w:color w:val="111111"/>
          <w:sz w:val="22"/>
          <w:szCs w:val="22"/>
        </w:rPr>
      </w:r>
      <w:r w:rsidR="007267FF">
        <w:rPr>
          <w:color w:val="111111"/>
          <w:sz w:val="22"/>
          <w:szCs w:val="22"/>
        </w:rPr>
        <w:fldChar w:fldCharType="separate"/>
      </w:r>
      <w:r w:rsidR="00FD2F52" w:rsidRPr="00CF554C">
        <w:t xml:space="preserve">Listing </w:t>
      </w:r>
      <w:r w:rsidR="00FD2F52">
        <w:rPr>
          <w:noProof/>
        </w:rPr>
        <w:t>5</w:t>
      </w:r>
      <w:r w:rsidR="00FD2F52" w:rsidRPr="00CF554C">
        <w:t>.</w:t>
      </w:r>
      <w:r w:rsidR="00FD2F52">
        <w:rPr>
          <w:noProof/>
        </w:rPr>
        <w:t>5</w:t>
      </w:r>
      <w:r w:rsidR="007267FF">
        <w:rPr>
          <w:color w:val="111111"/>
          <w:sz w:val="22"/>
          <w:szCs w:val="22"/>
        </w:rPr>
        <w:fldChar w:fldCharType="end"/>
      </w:r>
      <w:r>
        <w:rPr>
          <w:color w:val="111111"/>
          <w:sz w:val="22"/>
          <w:szCs w:val="22"/>
        </w:rPr>
        <w:t xml:space="preserve">. In the example a </w:t>
      </w:r>
      <w:r>
        <w:rPr>
          <w:i/>
          <w:color w:val="111111"/>
          <w:sz w:val="22"/>
          <w:szCs w:val="22"/>
        </w:rPr>
        <w:t>box</w:t>
      </w:r>
      <w:r>
        <w:rPr>
          <w:color w:val="111111"/>
          <w:sz w:val="22"/>
          <w:szCs w:val="22"/>
        </w:rPr>
        <w:t xml:space="preserve"> is defined and a material called </w:t>
      </w:r>
      <w:r>
        <w:rPr>
          <w:i/>
          <w:color w:val="111111"/>
          <w:sz w:val="22"/>
          <w:szCs w:val="22"/>
        </w:rPr>
        <w:t>boxColor</w:t>
      </w:r>
      <w:r>
        <w:rPr>
          <w:color w:val="111111"/>
          <w:sz w:val="22"/>
          <w:szCs w:val="22"/>
        </w:rPr>
        <w:t xml:space="preserve">having RGB </w:t>
      </w:r>
      <w:r w:rsidR="006F4BF7">
        <w:rPr>
          <w:color w:val="111111"/>
          <w:sz w:val="22"/>
          <w:szCs w:val="22"/>
        </w:rPr>
        <w:t>values 0.5, 0.5, 0.5 (</w:t>
      </w:r>
      <w:r>
        <w:rPr>
          <w:color w:val="111111"/>
          <w:sz w:val="22"/>
          <w:szCs w:val="22"/>
        </w:rPr>
        <w:t>1 representing 255) attached to it. The box is translated on the Y axis by 13 pixels.</w:t>
      </w:r>
      <w:r>
        <w:t xml:space="preserve"> </w:t>
      </w:r>
      <w:r w:rsidRPr="008076B8">
        <w:rPr>
          <w:sz w:val="22"/>
          <w:szCs w:val="22"/>
        </w:rPr>
        <w:t xml:space="preserve">Also a </w:t>
      </w:r>
      <w:r w:rsidRPr="008076B8">
        <w:rPr>
          <w:i/>
          <w:sz w:val="22"/>
          <w:szCs w:val="22"/>
        </w:rPr>
        <w:t>TouchSensor</w:t>
      </w:r>
      <w:r w:rsidRPr="008076B8">
        <w:rPr>
          <w:sz w:val="22"/>
          <w:szCs w:val="22"/>
        </w:rPr>
        <w:t xml:space="preserve"> is attached to the box. By clicking on the box a touch event will be generated. The touch event can me caught and processed using an </w:t>
      </w:r>
      <w:r w:rsidRPr="008076B8">
        <w:rPr>
          <w:i/>
          <w:sz w:val="22"/>
          <w:szCs w:val="22"/>
        </w:rPr>
        <w:t>X3DEventListener</w:t>
      </w:r>
      <w:r w:rsidRPr="008076B8">
        <w:rPr>
          <w:sz w:val="22"/>
          <w:szCs w:val="22"/>
        </w:rPr>
        <w:t xml:space="preserve"> attached to the </w:t>
      </w:r>
      <w:r w:rsidRPr="008076B8">
        <w:rPr>
          <w:i/>
          <w:sz w:val="22"/>
          <w:szCs w:val="22"/>
        </w:rPr>
        <w:t>BoxTouchSensor</w:t>
      </w:r>
      <w:r w:rsidRPr="008076B8">
        <w:rPr>
          <w:sz w:val="22"/>
          <w:szCs w:val="22"/>
        </w:rPr>
        <w:t>.</w:t>
      </w:r>
    </w:p>
    <w:p w:rsidR="006F4BF7" w:rsidRDefault="006F4BF7" w:rsidP="00625560">
      <w:pPr>
        <w:pStyle w:val="NormalWeb"/>
        <w:spacing w:before="0" w:beforeAutospacing="0" w:line="231" w:lineRule="atLeast"/>
        <w:ind w:firstLine="720"/>
        <w:rPr>
          <w:sz w:val="22"/>
          <w:szCs w:val="22"/>
        </w:rPr>
      </w:pPr>
    </w:p>
    <w:p w:rsidR="006F4BF7" w:rsidRDefault="006F4BF7" w:rsidP="00625560">
      <w:pPr>
        <w:pStyle w:val="NormalWeb"/>
        <w:spacing w:before="0" w:beforeAutospacing="0" w:line="231" w:lineRule="atLeast"/>
        <w:ind w:firstLine="720"/>
        <w:rPr>
          <w:sz w:val="22"/>
          <w:szCs w:val="22"/>
        </w:rPr>
      </w:pP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sz w:val="22"/>
                <w:szCs w:val="22"/>
              </w:rPr>
            </w:pPr>
            <w:bookmarkStart w:id="425" w:name="_Ref264201532"/>
            <w:bookmarkStart w:id="426" w:name="_Toc264370236"/>
            <w:r w:rsidRPr="00CF554C">
              <w:rPr>
                <w:color w:val="auto"/>
              </w:rPr>
              <w:lastRenderedPageBreak/>
              <w:t xml:space="preserve">Listing </w:t>
            </w:r>
            <w:r w:rsidR="007267FF" w:rsidRPr="00CF554C">
              <w:rPr>
                <w:color w:val="auto"/>
              </w:rPr>
              <w:fldChar w:fldCharType="begin"/>
            </w:r>
            <w:r w:rsidRPr="00CF554C">
              <w:rPr>
                <w:color w:val="auto"/>
              </w:rPr>
              <w:instrText xml:space="preserve"> STYLEREF 1 \s </w:instrText>
            </w:r>
            <w:r w:rsidR="007267FF" w:rsidRPr="00CF554C">
              <w:rPr>
                <w:color w:val="auto"/>
              </w:rPr>
              <w:fldChar w:fldCharType="separate"/>
            </w:r>
            <w:r w:rsidR="00FD2F52">
              <w:rPr>
                <w:noProof/>
                <w:color w:val="auto"/>
              </w:rPr>
              <w:t>5</w:t>
            </w:r>
            <w:r w:rsidR="007267FF" w:rsidRPr="00CF554C">
              <w:rPr>
                <w:color w:val="auto"/>
              </w:rPr>
              <w:fldChar w:fldCharType="end"/>
            </w:r>
            <w:r w:rsidRPr="00CF554C">
              <w:rPr>
                <w:color w:val="auto"/>
              </w:rPr>
              <w:t>.</w:t>
            </w:r>
            <w:r w:rsidR="007267FF" w:rsidRPr="00CF554C">
              <w:rPr>
                <w:color w:val="auto"/>
              </w:rPr>
              <w:fldChar w:fldCharType="begin"/>
            </w:r>
            <w:r w:rsidRPr="00CF554C">
              <w:rPr>
                <w:color w:val="auto"/>
              </w:rPr>
              <w:instrText xml:space="preserve"> SEQ Listing \* ARABIC \s 1 </w:instrText>
            </w:r>
            <w:r w:rsidR="007267FF" w:rsidRPr="00CF554C">
              <w:rPr>
                <w:color w:val="auto"/>
              </w:rPr>
              <w:fldChar w:fldCharType="separate"/>
            </w:r>
            <w:r w:rsidR="00FD2F52">
              <w:rPr>
                <w:noProof/>
                <w:color w:val="auto"/>
              </w:rPr>
              <w:t>5</w:t>
            </w:r>
            <w:r w:rsidR="007267FF" w:rsidRPr="00CF554C">
              <w:rPr>
                <w:color w:val="auto"/>
              </w:rPr>
              <w:fldChar w:fldCharType="end"/>
            </w:r>
            <w:bookmarkEnd w:id="425"/>
            <w:r w:rsidRPr="00CF554C">
              <w:rPr>
                <w:color w:val="auto"/>
              </w:rPr>
              <w:t>: X3D File Shape Entry</w:t>
            </w:r>
            <w:bookmarkEnd w:id="426"/>
          </w:p>
        </w:tc>
      </w:tr>
      <w:tr w:rsidR="00625560" w:rsidRPr="00CF554C" w:rsidTr="003E1471">
        <w:tc>
          <w:tcPr>
            <w:tcW w:w="9576" w:type="dxa"/>
          </w:tcPr>
          <w:p w:rsidR="005C6136" w:rsidRPr="005C6136" w:rsidRDefault="005C6136" w:rsidP="003E1471">
            <w:pPr>
              <w:keepNext/>
              <w:rPr>
                <w:sz w:val="2"/>
                <w:szCs w:val="2"/>
              </w:rPr>
            </w:pPr>
          </w:p>
          <w:p w:rsidR="00625560" w:rsidRDefault="00625560" w:rsidP="003E1471">
            <w:pPr>
              <w:keepNext/>
            </w:pPr>
            <w:r w:rsidRPr="00CF554C">
              <w:rPr>
                <w:noProof/>
                <w:lang w:bidi="ar-SA"/>
              </w:rPr>
              <w:drawing>
                <wp:inline distT="0" distB="0" distL="0" distR="0">
                  <wp:extent cx="5650230" cy="1716694"/>
                  <wp:effectExtent l="19050" t="0" r="7620" b="0"/>
                  <wp:docPr id="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5649442" cy="1716455"/>
                          </a:xfrm>
                          <a:prstGeom prst="rect">
                            <a:avLst/>
                          </a:prstGeom>
                          <a:noFill/>
                          <a:ln w="9525">
                            <a:noFill/>
                            <a:miter lim="800000"/>
                            <a:headEnd/>
                            <a:tailEnd/>
                          </a:ln>
                        </pic:spPr>
                      </pic:pic>
                    </a:graphicData>
                  </a:graphic>
                </wp:inline>
              </w:drawing>
            </w:r>
          </w:p>
          <w:p w:rsidR="005C6136" w:rsidRPr="005C6136" w:rsidRDefault="005C6136" w:rsidP="003E1471">
            <w:pPr>
              <w:keepNext/>
              <w:rPr>
                <w:sz w:val="2"/>
                <w:szCs w:val="2"/>
              </w:rPr>
            </w:pPr>
          </w:p>
        </w:tc>
      </w:tr>
    </w:tbl>
    <w:p w:rsidR="00625560" w:rsidRPr="00CF554C" w:rsidRDefault="00625560" w:rsidP="00625560">
      <w:pPr>
        <w:rPr>
          <w:rFonts w:cs="Times New Roman"/>
        </w:rPr>
      </w:pPr>
    </w:p>
    <w:p w:rsidR="00625560" w:rsidRPr="00CF554C" w:rsidRDefault="00625560" w:rsidP="00625560">
      <w:pPr>
        <w:ind w:firstLine="720"/>
        <w:rPr>
          <w:rFonts w:cs="Times New Roman"/>
        </w:rPr>
      </w:pPr>
      <w:r w:rsidRPr="00CF554C">
        <w:rPr>
          <w:rFonts w:cs="Times New Roman"/>
        </w:rPr>
        <w:t xml:space="preserve">The role of the X3D Agent is to provide a meaningful context representation which can be used for simulating various scenarios or for real-time monitoring of the surrounding environment. More details about the simulated contexts are presented in the Experimental Results chapter. </w:t>
      </w:r>
    </w:p>
    <w:p w:rsidR="00625560" w:rsidRPr="00CF554C" w:rsidRDefault="00625560" w:rsidP="003B4AE4">
      <w:pPr>
        <w:pStyle w:val="Heading3"/>
        <w:keepNext/>
        <w:keepLines/>
        <w:numPr>
          <w:ilvl w:val="2"/>
          <w:numId w:val="38"/>
        </w:numPr>
        <w:spacing w:line="276" w:lineRule="auto"/>
        <w:rPr>
          <w:rFonts w:cs="Times New Roman"/>
        </w:rPr>
      </w:pPr>
      <w:bookmarkStart w:id="427" w:name="_Toc264798590"/>
      <w:bookmarkStart w:id="428" w:name="_Toc264737222"/>
      <w:bookmarkStart w:id="429" w:name="_Toc264918500"/>
      <w:r w:rsidRPr="00CF554C">
        <w:rPr>
          <w:rFonts w:cs="Times New Roman"/>
        </w:rPr>
        <w:t>GUI Agent Implementation</w:t>
      </w:r>
      <w:bookmarkEnd w:id="427"/>
      <w:bookmarkEnd w:id="428"/>
      <w:bookmarkEnd w:id="429"/>
    </w:p>
    <w:p w:rsidR="00625560" w:rsidRPr="00CF554C" w:rsidRDefault="00625560" w:rsidP="00625560">
      <w:pPr>
        <w:rPr>
          <w:rFonts w:cs="Times New Roman"/>
        </w:rPr>
      </w:pPr>
      <w:r w:rsidRPr="00CF554C">
        <w:rPr>
          <w:rFonts w:cs="Times New Roman"/>
        </w:rPr>
        <w:t xml:space="preserve">The implementation is available in the GUIAgent class in the </w:t>
      </w:r>
      <w:r w:rsidRPr="00CF554C">
        <w:rPr>
          <w:rFonts w:cs="Times New Roman"/>
          <w:i/>
        </w:rPr>
        <w:t>contextawaremodel.agents</w:t>
      </w:r>
      <w:r w:rsidRPr="00CF554C">
        <w:rPr>
          <w:rFonts w:cs="Times New Roman"/>
        </w:rPr>
        <w:t xml:space="preserve"> package. The GUI Agent is responsible of the creation and management of the user interface elements used for information output. There are four main user interface components handled by this agent:  Environment Monitor, Tasks Monitor, Server Monitors and Logging Window.</w:t>
      </w:r>
    </w:p>
    <w:p w:rsidR="00625560" w:rsidRPr="00CF554C" w:rsidRDefault="00625560" w:rsidP="003B4AE4">
      <w:pPr>
        <w:pStyle w:val="Heading4"/>
        <w:keepNext/>
        <w:keepLines/>
        <w:numPr>
          <w:ilvl w:val="3"/>
          <w:numId w:val="38"/>
        </w:numPr>
        <w:spacing w:line="276" w:lineRule="auto"/>
        <w:rPr>
          <w:rFonts w:cs="Times New Roman"/>
          <w:i w:val="0"/>
        </w:rPr>
      </w:pPr>
      <w:bookmarkStart w:id="430" w:name="_Ref264267964"/>
      <w:r w:rsidRPr="00CF554C">
        <w:rPr>
          <w:rFonts w:cs="Times New Roman"/>
          <w:i w:val="0"/>
        </w:rPr>
        <w:t>Environment Monitor</w:t>
      </w:r>
      <w:bookmarkEnd w:id="430"/>
    </w:p>
    <w:p w:rsidR="00625560" w:rsidRPr="00924E4C" w:rsidRDefault="00625560" w:rsidP="00625560">
      <w:pPr>
        <w:rPr>
          <w:rFonts w:cs="Times New Roman"/>
        </w:rPr>
      </w:pPr>
      <w:r w:rsidRPr="00924E4C">
        <w:rPr>
          <w:rFonts w:cs="Times New Roman"/>
        </w:rPr>
        <w:t xml:space="preserve">This component is responsible for displaying the environment sensors values, the broken environment policies and the actions taken by the self-healing algorithm. The environment monitor window, represented in </w:t>
      </w:r>
      <w:fldSimple w:instr=" REF _Ref264201451 \h  \* MERGEFORMAT ">
        <w:r w:rsidR="00FD2F52" w:rsidRPr="00CF554C">
          <w:rPr>
            <w:rFonts w:cs="Times New Roman"/>
          </w:rPr>
          <w:t xml:space="preserve">Figure </w:t>
        </w:r>
        <w:r w:rsidR="00FD2F52">
          <w:rPr>
            <w:rFonts w:cs="Times New Roman"/>
            <w:noProof/>
          </w:rPr>
          <w:t>5.8</w:t>
        </w:r>
      </w:fldSimple>
      <w:r w:rsidRPr="00924E4C">
        <w:rPr>
          <w:rFonts w:cs="Times New Roman"/>
        </w:rPr>
        <w:t>, has three main areas: current state area, broken policies area and context repair area.</w:t>
      </w:r>
    </w:p>
    <w:p w:rsidR="00625560" w:rsidRPr="00924E4C" w:rsidRDefault="00625560" w:rsidP="00625560">
      <w:pPr>
        <w:ind w:firstLine="720"/>
        <w:rPr>
          <w:rFonts w:cs="Times New Roman"/>
        </w:rPr>
      </w:pPr>
      <w:r w:rsidRPr="00924E4C">
        <w:rPr>
          <w:rFonts w:cs="Times New Roman"/>
        </w:rPr>
        <w:t xml:space="preserve">In the </w:t>
      </w:r>
      <w:r w:rsidRPr="00924E4C">
        <w:rPr>
          <w:rFonts w:cs="Times New Roman"/>
          <w:b/>
        </w:rPr>
        <w:t>current state</w:t>
      </w:r>
      <w:r w:rsidRPr="00924E4C">
        <w:rPr>
          <w:rFonts w:cs="Times New Roman"/>
        </w:rPr>
        <w:t xml:space="preserve"> area the context sensors and their values are displayed. The </w:t>
      </w:r>
      <w:r w:rsidRPr="00924E4C">
        <w:rPr>
          <w:rFonts w:cs="Times New Roman"/>
          <w:b/>
        </w:rPr>
        <w:t>broken policies</w:t>
      </w:r>
      <w:r w:rsidRPr="00924E4C">
        <w:rPr>
          <w:rFonts w:cs="Times New Roman"/>
        </w:rPr>
        <w:t xml:space="preserve"> area displays the name of each broken policy, while the </w:t>
      </w:r>
      <w:r w:rsidRPr="00924E4C">
        <w:rPr>
          <w:rFonts w:cs="Times New Roman"/>
          <w:b/>
        </w:rPr>
        <w:t xml:space="preserve">context repair </w:t>
      </w:r>
      <w:r w:rsidRPr="00924E4C">
        <w:rPr>
          <w:rFonts w:cs="Times New Roman"/>
        </w:rPr>
        <w:t xml:space="preserve">area displays the context repair actions. The context repair actions information is displayed in three columns. The first column containing the name of the context repair action. The second column contains the name of the sensor which will be affected by this action, more specific the name of the sensors which has associated the actuator on which this action will be executed. The third and last column contains the value with which the sensor will be influenced. In </w:t>
      </w:r>
      <w:fldSimple w:instr=" REF _Ref264201451 \h  \* MERGEFORMAT ">
        <w:r w:rsidR="00FD2F52" w:rsidRPr="00CF554C">
          <w:rPr>
            <w:rFonts w:cs="Times New Roman"/>
          </w:rPr>
          <w:t xml:space="preserve">Figure </w:t>
        </w:r>
        <w:r w:rsidR="00FD2F52">
          <w:rPr>
            <w:rFonts w:cs="Times New Roman"/>
            <w:noProof/>
          </w:rPr>
          <w:t>5.8</w:t>
        </w:r>
      </w:fldSimple>
      <w:r w:rsidRPr="00924E4C">
        <w:rPr>
          <w:rFonts w:cs="Times New Roman"/>
        </w:rPr>
        <w:t xml:space="preserve"> the effect is the </w:t>
      </w:r>
      <w:r w:rsidRPr="00924E4C">
        <w:rPr>
          <w:rFonts w:cs="Times New Roman"/>
          <w:i/>
        </w:rPr>
        <w:t>Decrement</w:t>
      </w:r>
      <w:r w:rsidRPr="00924E4C">
        <w:rPr>
          <w:rFonts w:cs="Times New Roman"/>
        </w:rPr>
        <w:t xml:space="preserve"> of the value for the </w:t>
      </w:r>
      <w:r w:rsidRPr="00924E4C">
        <w:rPr>
          <w:rFonts w:cs="Times New Roman"/>
          <w:i/>
        </w:rPr>
        <w:t>TemperatureSensorI</w:t>
      </w:r>
      <w:r w:rsidRPr="00924E4C">
        <w:rPr>
          <w:rFonts w:cs="Times New Roman"/>
        </w:rPr>
        <w:t xml:space="preserve"> sensor by 5 degrees.</w:t>
      </w:r>
    </w:p>
    <w:p w:rsidR="00625560" w:rsidRPr="00CF554C" w:rsidRDefault="00625560" w:rsidP="00625560">
      <w:pPr>
        <w:keepNext/>
        <w:jc w:val="center"/>
        <w:rPr>
          <w:rFonts w:cs="Times New Roman"/>
        </w:rPr>
      </w:pPr>
      <w:r w:rsidRPr="00CF554C">
        <w:rPr>
          <w:rFonts w:cs="Times New Roman"/>
          <w:noProof/>
          <w:lang w:bidi="ar-SA"/>
        </w:rPr>
        <w:lastRenderedPageBreak/>
        <w:drawing>
          <wp:inline distT="0" distB="0" distL="0" distR="0">
            <wp:extent cx="2610938" cy="4283929"/>
            <wp:effectExtent l="38100" t="19050" r="17962" b="21371"/>
            <wp:docPr id="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srcRect/>
                    <a:stretch>
                      <a:fillRect/>
                    </a:stretch>
                  </pic:blipFill>
                  <pic:spPr bwMode="auto">
                    <a:xfrm>
                      <a:off x="0" y="0"/>
                      <a:ext cx="2613647" cy="4288374"/>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431" w:name="_Toc264369129"/>
      <w:bookmarkStart w:id="432" w:name="_Toc264798643"/>
      <w:bookmarkStart w:id="433" w:name="_Toc264916821"/>
      <w:bookmarkStart w:id="434" w:name="_Toc264920375"/>
      <w:r w:rsidRPr="00CF554C">
        <w:rPr>
          <w:rFonts w:cs="Times New Roman"/>
          <w:color w:val="auto"/>
        </w:rPr>
        <w:t xml:space="preserve">Figure </w:t>
      </w:r>
      <w:r w:rsidR="007267FF">
        <w:rPr>
          <w:rFonts w:cs="Times New Roman"/>
          <w:color w:val="auto"/>
        </w:rPr>
        <w:fldChar w:fldCharType="begin"/>
      </w:r>
      <w:r w:rsidR="00576977">
        <w:rPr>
          <w:rFonts w:cs="Times New Roman"/>
          <w:color w:val="auto"/>
        </w:rPr>
        <w:instrText xml:space="preserve"> STYLEREF 1 \s </w:instrText>
      </w:r>
      <w:r w:rsidR="007267FF">
        <w:rPr>
          <w:rFonts w:cs="Times New Roman"/>
          <w:color w:val="auto"/>
        </w:rPr>
        <w:fldChar w:fldCharType="separate"/>
      </w:r>
      <w:r w:rsidR="00FD2F52">
        <w:rPr>
          <w:rFonts w:cs="Times New Roman"/>
          <w:noProof/>
          <w:color w:val="auto"/>
        </w:rPr>
        <w:t>5</w:t>
      </w:r>
      <w:r w:rsidR="007267FF">
        <w:rPr>
          <w:rFonts w:cs="Times New Roman"/>
          <w:color w:val="auto"/>
        </w:rPr>
        <w:fldChar w:fldCharType="end"/>
      </w:r>
      <w:r w:rsidR="00576977">
        <w:rPr>
          <w:rFonts w:cs="Times New Roman"/>
          <w:color w:val="auto"/>
        </w:rPr>
        <w:t>.</w:t>
      </w:r>
      <w:r w:rsidR="007267FF">
        <w:rPr>
          <w:rFonts w:cs="Times New Roman"/>
          <w:color w:val="auto"/>
        </w:rPr>
        <w:fldChar w:fldCharType="begin"/>
      </w:r>
      <w:r w:rsidR="00576977">
        <w:rPr>
          <w:rFonts w:cs="Times New Roman"/>
          <w:color w:val="auto"/>
        </w:rPr>
        <w:instrText xml:space="preserve"> SEQ Figure \* ARABIC \s 1 </w:instrText>
      </w:r>
      <w:r w:rsidR="007267FF">
        <w:rPr>
          <w:rFonts w:cs="Times New Roman"/>
          <w:color w:val="auto"/>
        </w:rPr>
        <w:fldChar w:fldCharType="separate"/>
      </w:r>
      <w:r w:rsidR="00FD2F52">
        <w:rPr>
          <w:rFonts w:cs="Times New Roman"/>
          <w:noProof/>
          <w:color w:val="auto"/>
        </w:rPr>
        <w:t>9</w:t>
      </w:r>
      <w:r w:rsidR="007267FF">
        <w:rPr>
          <w:rFonts w:cs="Times New Roman"/>
          <w:color w:val="auto"/>
        </w:rPr>
        <w:fldChar w:fldCharType="end"/>
      </w:r>
      <w:r w:rsidRPr="00CF554C">
        <w:rPr>
          <w:rFonts w:cs="Times New Roman"/>
          <w:color w:val="auto"/>
        </w:rPr>
        <w:t>: Environment Monitor GUI</w:t>
      </w:r>
      <w:bookmarkEnd w:id="431"/>
      <w:bookmarkEnd w:id="432"/>
      <w:bookmarkEnd w:id="433"/>
      <w:bookmarkEnd w:id="434"/>
    </w:p>
    <w:p w:rsidR="00C83921" w:rsidRPr="00C83921" w:rsidRDefault="00C83921" w:rsidP="00C83921"/>
    <w:p w:rsidR="00625560" w:rsidRPr="00CF554C" w:rsidRDefault="00625560" w:rsidP="003B4AE4">
      <w:pPr>
        <w:pStyle w:val="Heading4"/>
        <w:keepNext/>
        <w:keepLines/>
        <w:numPr>
          <w:ilvl w:val="3"/>
          <w:numId w:val="38"/>
        </w:numPr>
        <w:spacing w:line="276" w:lineRule="auto"/>
        <w:rPr>
          <w:rFonts w:cs="Times New Roman"/>
          <w:i w:val="0"/>
        </w:rPr>
      </w:pPr>
      <w:bookmarkStart w:id="435" w:name="_Ref264232677"/>
      <w:r w:rsidRPr="00CF554C">
        <w:rPr>
          <w:rFonts w:cs="Times New Roman"/>
          <w:i w:val="0"/>
        </w:rPr>
        <w:t>Tasks Monitor</w:t>
      </w:r>
      <w:bookmarkEnd w:id="435"/>
    </w:p>
    <w:p w:rsidR="00625560" w:rsidRPr="00924E4C" w:rsidRDefault="00625560" w:rsidP="00625560">
      <w:pPr>
        <w:rPr>
          <w:rFonts w:cs="Times New Roman"/>
        </w:rPr>
      </w:pPr>
      <w:r w:rsidRPr="00924E4C">
        <w:rPr>
          <w:rFonts w:cs="Times New Roman"/>
        </w:rPr>
        <w:t xml:space="preserve">This component is responsible for displaying the pending tasks queue together with information about the requested resources and is implemented in the </w:t>
      </w:r>
      <w:r w:rsidRPr="00924E4C">
        <w:rPr>
          <w:rFonts w:cs="Times New Roman"/>
          <w:i/>
        </w:rPr>
        <w:t>TasksQueueMonitor</w:t>
      </w:r>
      <w:r w:rsidRPr="00924E4C">
        <w:rPr>
          <w:rFonts w:cs="Times New Roman"/>
        </w:rPr>
        <w:t xml:space="preserve"> class located in the </w:t>
      </w:r>
      <w:r w:rsidRPr="00924E4C">
        <w:rPr>
          <w:rFonts w:cs="Times New Roman"/>
          <w:i/>
        </w:rPr>
        <w:t>contextawaremodel.gui.resourceMonitor.taskMonitor</w:t>
      </w:r>
      <w:r w:rsidRPr="00924E4C">
        <w:rPr>
          <w:rFonts w:cs="Times New Roman"/>
        </w:rPr>
        <w:t xml:space="preserve"> package.</w:t>
      </w:r>
    </w:p>
    <w:p w:rsidR="00625560" w:rsidRPr="00924E4C" w:rsidRDefault="00625560" w:rsidP="00625560">
      <w:pPr>
        <w:ind w:firstLine="720"/>
        <w:rPr>
          <w:rFonts w:cs="Times New Roman"/>
        </w:rPr>
      </w:pPr>
      <w:r w:rsidRPr="00924E4C">
        <w:rPr>
          <w:rFonts w:cs="Times New Roman"/>
        </w:rPr>
        <w:t xml:space="preserve"> In </w:t>
      </w:r>
      <w:r w:rsidR="007267FF">
        <w:rPr>
          <w:rFonts w:cs="Times New Roman"/>
        </w:rPr>
        <w:fldChar w:fldCharType="begin"/>
      </w:r>
      <w:r w:rsidR="004B1E06">
        <w:rPr>
          <w:rFonts w:cs="Times New Roman"/>
        </w:rPr>
        <w:instrText xml:space="preserve"> REF _Ref264232636 \h </w:instrText>
      </w:r>
      <w:r w:rsidR="007267FF">
        <w:rPr>
          <w:rFonts w:cs="Times New Roman"/>
        </w:rPr>
      </w:r>
      <w:r w:rsidR="007267FF">
        <w:rPr>
          <w:rFonts w:cs="Times New Roman"/>
        </w:rPr>
        <w:fldChar w:fldCharType="separate"/>
      </w:r>
      <w:r w:rsidR="00FD2F52" w:rsidRPr="00CF554C">
        <w:rPr>
          <w:rFonts w:cs="Times New Roman"/>
        </w:rPr>
        <w:t xml:space="preserve">Figure </w:t>
      </w:r>
      <w:r w:rsidR="00FD2F52">
        <w:rPr>
          <w:rFonts w:cs="Times New Roman"/>
          <w:noProof/>
        </w:rPr>
        <w:t>5</w:t>
      </w:r>
      <w:r w:rsidR="00FD2F52">
        <w:rPr>
          <w:rFonts w:cs="Times New Roman"/>
        </w:rPr>
        <w:t>.</w:t>
      </w:r>
      <w:r w:rsidR="00FD2F52">
        <w:rPr>
          <w:rFonts w:cs="Times New Roman"/>
          <w:noProof/>
        </w:rPr>
        <w:t>10</w:t>
      </w:r>
      <w:r w:rsidR="007267FF">
        <w:rPr>
          <w:rFonts w:cs="Times New Roman"/>
        </w:rPr>
        <w:fldChar w:fldCharType="end"/>
      </w:r>
      <w:r w:rsidR="004B1E06">
        <w:rPr>
          <w:rFonts w:cs="Times New Roman"/>
        </w:rPr>
        <w:t xml:space="preserve"> </w:t>
      </w:r>
      <w:r w:rsidRPr="00924E4C">
        <w:rPr>
          <w:rFonts w:cs="Times New Roman"/>
        </w:rPr>
        <w:t>the Task Monitor window is represented together wish several tasks. The monitor window displays the tasks information in two ways under the form of a tab panel. On the first tab just a list with all the tasks monitored by this monitor is displayed (</w:t>
      </w:r>
      <w:r w:rsidR="007267FF">
        <w:rPr>
          <w:rFonts w:cs="Times New Roman"/>
        </w:rPr>
        <w:fldChar w:fldCharType="begin"/>
      </w:r>
      <w:r w:rsidR="004B1E06">
        <w:rPr>
          <w:rFonts w:cs="Times New Roman"/>
        </w:rPr>
        <w:instrText xml:space="preserve"> REF _Ref264232636 \h </w:instrText>
      </w:r>
      <w:r w:rsidR="007267FF">
        <w:rPr>
          <w:rFonts w:cs="Times New Roman"/>
        </w:rPr>
      </w:r>
      <w:r w:rsidR="007267FF">
        <w:rPr>
          <w:rFonts w:cs="Times New Roman"/>
        </w:rPr>
        <w:fldChar w:fldCharType="separate"/>
      </w:r>
      <w:r w:rsidR="00FD2F52" w:rsidRPr="00CF554C">
        <w:rPr>
          <w:rFonts w:cs="Times New Roman"/>
        </w:rPr>
        <w:t xml:space="preserve">Figure </w:t>
      </w:r>
      <w:r w:rsidR="00FD2F52">
        <w:rPr>
          <w:rFonts w:cs="Times New Roman"/>
          <w:noProof/>
        </w:rPr>
        <w:t>5</w:t>
      </w:r>
      <w:r w:rsidR="00FD2F52">
        <w:rPr>
          <w:rFonts w:cs="Times New Roman"/>
        </w:rPr>
        <w:t>.</w:t>
      </w:r>
      <w:r w:rsidR="00FD2F52">
        <w:rPr>
          <w:rFonts w:cs="Times New Roman"/>
          <w:noProof/>
        </w:rPr>
        <w:t>10</w:t>
      </w:r>
      <w:r w:rsidR="007267FF">
        <w:rPr>
          <w:rFonts w:cs="Times New Roman"/>
        </w:rPr>
        <w:fldChar w:fldCharType="end"/>
      </w:r>
      <w:r w:rsidRPr="00924E4C">
        <w:rPr>
          <w:rFonts w:cs="Times New Roman"/>
        </w:rPr>
        <w:t xml:space="preserve"> left). The second tab displays the entire information available for each task. More exactly, for each task the requested resources ranges and received resources values are displayed. For better visibility, each task receives a randomly assigned color (lighter than the black used for the task names). </w:t>
      </w:r>
    </w:p>
    <w:p w:rsidR="00625560" w:rsidRPr="00CF554C" w:rsidRDefault="00625560" w:rsidP="00625560">
      <w:pPr>
        <w:keepNext/>
        <w:jc w:val="center"/>
        <w:rPr>
          <w:rFonts w:cs="Times New Roman"/>
        </w:rPr>
      </w:pPr>
      <w:r w:rsidRPr="00CF554C">
        <w:rPr>
          <w:rFonts w:cs="Times New Roman"/>
          <w:noProof/>
          <w:lang w:bidi="ar-SA"/>
        </w:rPr>
        <w:lastRenderedPageBreak/>
        <w:drawing>
          <wp:inline distT="0" distB="0" distL="0" distR="0">
            <wp:extent cx="228600" cy="161925"/>
            <wp:effectExtent l="19050" t="0" r="0" b="0"/>
            <wp:docPr id="8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srcRect/>
                    <a:stretch>
                      <a:fillRect/>
                    </a:stretch>
                  </pic:blipFill>
                  <pic:spPr bwMode="auto">
                    <a:xfrm>
                      <a:off x="0" y="0"/>
                      <a:ext cx="228600" cy="161925"/>
                    </a:xfrm>
                    <a:prstGeom prst="rect">
                      <a:avLst/>
                    </a:prstGeom>
                    <a:noFill/>
                    <a:ln w="9525">
                      <a:noFill/>
                      <a:miter lim="800000"/>
                      <a:headEnd/>
                      <a:tailEnd/>
                    </a:ln>
                  </pic:spPr>
                </pic:pic>
              </a:graphicData>
            </a:graphic>
          </wp:inline>
        </w:drawing>
      </w:r>
      <w:r w:rsidRPr="00CF554C">
        <w:rPr>
          <w:rFonts w:cs="Times New Roman"/>
          <w:noProof/>
          <w:lang w:bidi="ar-SA"/>
        </w:rPr>
        <w:drawing>
          <wp:inline distT="0" distB="0" distL="0" distR="0">
            <wp:extent cx="4036108" cy="2995320"/>
            <wp:effectExtent l="19050" t="19050" r="21542" b="14580"/>
            <wp:docPr id="8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srcRect/>
                    <a:stretch>
                      <a:fillRect/>
                    </a:stretch>
                  </pic:blipFill>
                  <pic:spPr bwMode="auto">
                    <a:xfrm>
                      <a:off x="0" y="0"/>
                      <a:ext cx="4036108" cy="2995320"/>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436" w:name="_Ref264232636"/>
      <w:bookmarkStart w:id="437" w:name="_Toc264369130"/>
      <w:bookmarkStart w:id="438" w:name="_Toc264798644"/>
      <w:bookmarkStart w:id="439" w:name="_Toc264916822"/>
      <w:bookmarkStart w:id="440" w:name="_Toc264920376"/>
      <w:r w:rsidRPr="00CF554C">
        <w:rPr>
          <w:rFonts w:cs="Times New Roman"/>
          <w:color w:val="auto"/>
        </w:rPr>
        <w:t xml:space="preserve">Figure </w:t>
      </w:r>
      <w:r w:rsidR="007267FF">
        <w:rPr>
          <w:rFonts w:cs="Times New Roman"/>
          <w:color w:val="auto"/>
        </w:rPr>
        <w:fldChar w:fldCharType="begin"/>
      </w:r>
      <w:r w:rsidR="00576977">
        <w:rPr>
          <w:rFonts w:cs="Times New Roman"/>
          <w:color w:val="auto"/>
        </w:rPr>
        <w:instrText xml:space="preserve"> STYLEREF 1 \s </w:instrText>
      </w:r>
      <w:r w:rsidR="007267FF">
        <w:rPr>
          <w:rFonts w:cs="Times New Roman"/>
          <w:color w:val="auto"/>
        </w:rPr>
        <w:fldChar w:fldCharType="separate"/>
      </w:r>
      <w:r w:rsidR="00FD2F52">
        <w:rPr>
          <w:rFonts w:cs="Times New Roman"/>
          <w:noProof/>
          <w:color w:val="auto"/>
        </w:rPr>
        <w:t>5</w:t>
      </w:r>
      <w:r w:rsidR="007267FF">
        <w:rPr>
          <w:rFonts w:cs="Times New Roman"/>
          <w:color w:val="auto"/>
        </w:rPr>
        <w:fldChar w:fldCharType="end"/>
      </w:r>
      <w:r w:rsidR="00576977">
        <w:rPr>
          <w:rFonts w:cs="Times New Roman"/>
          <w:color w:val="auto"/>
        </w:rPr>
        <w:t>.</w:t>
      </w:r>
      <w:r w:rsidR="007267FF">
        <w:rPr>
          <w:rFonts w:cs="Times New Roman"/>
          <w:color w:val="auto"/>
        </w:rPr>
        <w:fldChar w:fldCharType="begin"/>
      </w:r>
      <w:r w:rsidR="00576977">
        <w:rPr>
          <w:rFonts w:cs="Times New Roman"/>
          <w:color w:val="auto"/>
        </w:rPr>
        <w:instrText xml:space="preserve"> SEQ Figure \* ARABIC \s 1 </w:instrText>
      </w:r>
      <w:r w:rsidR="007267FF">
        <w:rPr>
          <w:rFonts w:cs="Times New Roman"/>
          <w:color w:val="auto"/>
        </w:rPr>
        <w:fldChar w:fldCharType="separate"/>
      </w:r>
      <w:r w:rsidR="00FD2F52">
        <w:rPr>
          <w:rFonts w:cs="Times New Roman"/>
          <w:noProof/>
          <w:color w:val="auto"/>
        </w:rPr>
        <w:t>10</w:t>
      </w:r>
      <w:r w:rsidR="007267FF">
        <w:rPr>
          <w:rFonts w:cs="Times New Roman"/>
          <w:color w:val="auto"/>
        </w:rPr>
        <w:fldChar w:fldCharType="end"/>
      </w:r>
      <w:bookmarkEnd w:id="436"/>
      <w:r w:rsidRPr="00CF554C">
        <w:rPr>
          <w:rFonts w:cs="Times New Roman"/>
          <w:color w:val="auto"/>
        </w:rPr>
        <w:t>: Task Monitor GUI</w:t>
      </w:r>
      <w:bookmarkEnd w:id="437"/>
      <w:bookmarkEnd w:id="438"/>
      <w:bookmarkEnd w:id="439"/>
      <w:bookmarkEnd w:id="440"/>
    </w:p>
    <w:p w:rsidR="00625560" w:rsidRPr="00CF554C" w:rsidRDefault="00625560" w:rsidP="003B4AE4">
      <w:pPr>
        <w:pStyle w:val="Heading4"/>
        <w:keepNext/>
        <w:keepLines/>
        <w:numPr>
          <w:ilvl w:val="3"/>
          <w:numId w:val="38"/>
        </w:numPr>
        <w:spacing w:line="276" w:lineRule="auto"/>
        <w:rPr>
          <w:rFonts w:cs="Times New Roman"/>
          <w:i w:val="0"/>
        </w:rPr>
      </w:pPr>
      <w:r w:rsidRPr="00CF554C">
        <w:rPr>
          <w:rFonts w:cs="Times New Roman"/>
          <w:i w:val="0"/>
        </w:rPr>
        <w:t>Server Monitors</w:t>
      </w:r>
    </w:p>
    <w:p w:rsidR="00625560" w:rsidRPr="00924E4C" w:rsidRDefault="00625560" w:rsidP="00625560">
      <w:pPr>
        <w:rPr>
          <w:rFonts w:cs="Times New Roman"/>
        </w:rPr>
      </w:pPr>
      <w:r w:rsidRPr="00924E4C">
        <w:rPr>
          <w:rFonts w:cs="Times New Roman"/>
        </w:rPr>
        <w:t xml:space="preserve">This component is the most complex context monitoring user interface module used in this application because it displays information about the running tasks, the total resource usage and the resource usage per task. The component implementation can be found in the </w:t>
      </w:r>
      <w:r w:rsidRPr="00924E4C">
        <w:rPr>
          <w:rFonts w:cs="Times New Roman"/>
          <w:i/>
        </w:rPr>
        <w:t>contextawaremodel.gui.resourceMonitor.serverMonitorPlotter.impl</w:t>
      </w:r>
      <w:r w:rsidRPr="00924E4C">
        <w:rPr>
          <w:rFonts w:cs="Times New Roman"/>
        </w:rPr>
        <w:t xml:space="preserve"> package, the component representing a composition of different classes.  </w:t>
      </w:r>
    </w:p>
    <w:p w:rsidR="00625560" w:rsidRPr="00924E4C" w:rsidRDefault="00625560" w:rsidP="00625560">
      <w:pPr>
        <w:ind w:firstLine="720"/>
        <w:rPr>
          <w:rFonts w:cs="Times New Roman"/>
        </w:rPr>
      </w:pPr>
      <w:r w:rsidRPr="00924E4C">
        <w:rPr>
          <w:rFonts w:cs="Times New Roman"/>
        </w:rPr>
        <w:t xml:space="preserve">For managing the complexity of the Server Monitor components layout, the components are organized in a tree-like hierarchy, with smaller components being included in larger ones and so on until the entire monitor is created. The architecture of the Server Monitor is presented in </w:t>
      </w:r>
      <w:fldSimple w:instr=" REF _Ref264219998 \h  \* MERGEFORMAT ">
        <w:r w:rsidR="00FD2F52" w:rsidRPr="00924E4C">
          <w:rPr>
            <w:rFonts w:cs="Times New Roman"/>
            <w:color w:val="000000" w:themeColor="text1"/>
          </w:rPr>
          <w:t xml:space="preserve">Figure </w:t>
        </w:r>
        <w:r w:rsidR="00FD2F52">
          <w:rPr>
            <w:rFonts w:cs="Times New Roman"/>
            <w:noProof/>
            <w:color w:val="000000" w:themeColor="text1"/>
          </w:rPr>
          <w:t>5.11</w:t>
        </w:r>
      </w:fldSimple>
      <w:r w:rsidRPr="00924E4C">
        <w:rPr>
          <w:rFonts w:cs="Times New Roman"/>
        </w:rPr>
        <w:t xml:space="preserve">. </w:t>
      </w:r>
    </w:p>
    <w:p w:rsidR="00625560" w:rsidRPr="00924E4C" w:rsidRDefault="00625560" w:rsidP="00625560">
      <w:pPr>
        <w:ind w:firstLine="720"/>
        <w:rPr>
          <w:rFonts w:cs="Times New Roman"/>
        </w:rPr>
      </w:pPr>
      <w:r w:rsidRPr="00924E4C">
        <w:rPr>
          <w:rFonts w:cs="Times New Roman"/>
        </w:rPr>
        <w:t>The Server Monitor has three main components:  a Tasks Monitor, a Total Resource Usage Monitor and a Resource Usage Per Task Monitor. The Tasks Monitor consists of the component described at</w:t>
      </w:r>
      <w:r w:rsidR="008E03A4">
        <w:t xml:space="preserve"> </w:t>
      </w:r>
      <w:r w:rsidR="007267FF">
        <w:fldChar w:fldCharType="begin"/>
      </w:r>
      <w:r w:rsidR="00CF00D4">
        <w:instrText xml:space="preserve"> REF _Ref264232677 \r \h </w:instrText>
      </w:r>
      <w:r w:rsidR="007267FF">
        <w:fldChar w:fldCharType="separate"/>
      </w:r>
      <w:r w:rsidR="00FD2F52">
        <w:t>5.6.4.2</w:t>
      </w:r>
      <w:r w:rsidR="007267FF">
        <w:fldChar w:fldCharType="end"/>
      </w:r>
      <w:r w:rsidR="00CF00D4">
        <w:t xml:space="preserve"> </w:t>
      </w:r>
      <w:r w:rsidR="007267FF">
        <w:fldChar w:fldCharType="begin"/>
      </w:r>
      <w:r w:rsidR="00CF00D4">
        <w:instrText xml:space="preserve"> REF _Ref264232677 \h </w:instrText>
      </w:r>
      <w:r w:rsidR="007267FF">
        <w:fldChar w:fldCharType="separate"/>
      </w:r>
      <w:r w:rsidR="00FD2F52" w:rsidRPr="00CF554C">
        <w:rPr>
          <w:rFonts w:cs="Times New Roman"/>
        </w:rPr>
        <w:t>Tasks Monitor</w:t>
      </w:r>
      <w:r w:rsidR="007267FF">
        <w:fldChar w:fldCharType="end"/>
      </w:r>
      <w:r w:rsidRPr="00924E4C">
        <w:rPr>
          <w:rFonts w:cs="Times New Roman"/>
        </w:rPr>
        <w:t xml:space="preserve">. The Total Resources Usage Monitor is a XY Chart plotter which creates a plot of the total resource usage history. The Resource Usage Per Task Monitor creates a Pie chart with a slice for each task running on the monitored server. Each slice represents the amount of resources used by that task. Also, the free resources and resources used by the server’s operating system </w:t>
      </w:r>
      <w:r w:rsidR="005A79F1" w:rsidRPr="00924E4C">
        <w:rPr>
          <w:rFonts w:cs="Times New Roman"/>
        </w:rPr>
        <w:t>are</w:t>
      </w:r>
      <w:r w:rsidRPr="00924E4C">
        <w:rPr>
          <w:rFonts w:cs="Times New Roman"/>
        </w:rPr>
        <w:t xml:space="preserve"> shown.</w:t>
      </w:r>
    </w:p>
    <w:p w:rsidR="00625560" w:rsidRPr="00924E4C" w:rsidRDefault="00625560" w:rsidP="00625560">
      <w:pPr>
        <w:keepNext/>
        <w:jc w:val="center"/>
        <w:rPr>
          <w:rFonts w:cs="Times New Roman"/>
        </w:rPr>
      </w:pPr>
      <w:r w:rsidRPr="00924E4C">
        <w:rPr>
          <w:rFonts w:cs="Times New Roman"/>
          <w:noProof/>
          <w:lang w:bidi="ar-SA"/>
        </w:rPr>
        <w:lastRenderedPageBreak/>
        <w:drawing>
          <wp:inline distT="0" distB="0" distL="0" distR="0">
            <wp:extent cx="5943600" cy="2425148"/>
            <wp:effectExtent l="19050" t="19050" r="19050" b="13252"/>
            <wp:docPr id="85" name="Picture 1" descr="J:\cercetare\licenta\server_monitor_class_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erver_monitor_class_diag.jpg"/>
                    <pic:cNvPicPr>
                      <a:picLocks noChangeAspect="1" noChangeArrowheads="1"/>
                    </pic:cNvPicPr>
                  </pic:nvPicPr>
                  <pic:blipFill>
                    <a:blip r:embed="rId41"/>
                    <a:srcRect/>
                    <a:stretch>
                      <a:fillRect/>
                    </a:stretch>
                  </pic:blipFill>
                  <pic:spPr bwMode="auto">
                    <a:xfrm>
                      <a:off x="0" y="0"/>
                      <a:ext cx="5943600" cy="2425148"/>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000000" w:themeColor="text1"/>
        </w:rPr>
      </w:pPr>
      <w:bookmarkStart w:id="441" w:name="_Ref264219998"/>
      <w:bookmarkStart w:id="442" w:name="_Toc264369131"/>
      <w:bookmarkStart w:id="443" w:name="_Toc264798645"/>
      <w:bookmarkStart w:id="444" w:name="_Toc264916823"/>
      <w:bookmarkStart w:id="445" w:name="_Toc264920377"/>
      <w:r w:rsidRPr="00924E4C">
        <w:rPr>
          <w:rFonts w:cs="Times New Roman"/>
          <w:color w:val="000000" w:themeColor="text1"/>
        </w:rPr>
        <w:t xml:space="preserve">Figure </w:t>
      </w:r>
      <w:r w:rsidR="007267FF">
        <w:rPr>
          <w:rFonts w:cs="Times New Roman"/>
          <w:color w:val="000000" w:themeColor="text1"/>
        </w:rPr>
        <w:fldChar w:fldCharType="begin"/>
      </w:r>
      <w:r w:rsidR="00576977">
        <w:rPr>
          <w:rFonts w:cs="Times New Roman"/>
          <w:color w:val="000000" w:themeColor="text1"/>
        </w:rPr>
        <w:instrText xml:space="preserve"> STYLEREF 1 \s </w:instrText>
      </w:r>
      <w:r w:rsidR="007267FF">
        <w:rPr>
          <w:rFonts w:cs="Times New Roman"/>
          <w:color w:val="000000" w:themeColor="text1"/>
        </w:rPr>
        <w:fldChar w:fldCharType="separate"/>
      </w:r>
      <w:r w:rsidR="00FD2F52">
        <w:rPr>
          <w:rFonts w:cs="Times New Roman"/>
          <w:noProof/>
          <w:color w:val="000000" w:themeColor="text1"/>
        </w:rPr>
        <w:t>5</w:t>
      </w:r>
      <w:r w:rsidR="007267FF">
        <w:rPr>
          <w:rFonts w:cs="Times New Roman"/>
          <w:color w:val="000000" w:themeColor="text1"/>
        </w:rPr>
        <w:fldChar w:fldCharType="end"/>
      </w:r>
      <w:r w:rsidR="00576977">
        <w:rPr>
          <w:rFonts w:cs="Times New Roman"/>
          <w:color w:val="000000" w:themeColor="text1"/>
        </w:rPr>
        <w:t>.</w:t>
      </w:r>
      <w:r w:rsidR="007267FF">
        <w:rPr>
          <w:rFonts w:cs="Times New Roman"/>
          <w:color w:val="000000" w:themeColor="text1"/>
        </w:rPr>
        <w:fldChar w:fldCharType="begin"/>
      </w:r>
      <w:r w:rsidR="00576977">
        <w:rPr>
          <w:rFonts w:cs="Times New Roman"/>
          <w:color w:val="000000" w:themeColor="text1"/>
        </w:rPr>
        <w:instrText xml:space="preserve"> SEQ Figure \* ARABIC \s 1 </w:instrText>
      </w:r>
      <w:r w:rsidR="007267FF">
        <w:rPr>
          <w:rFonts w:cs="Times New Roman"/>
          <w:color w:val="000000" w:themeColor="text1"/>
        </w:rPr>
        <w:fldChar w:fldCharType="separate"/>
      </w:r>
      <w:r w:rsidR="00FD2F52">
        <w:rPr>
          <w:rFonts w:cs="Times New Roman"/>
          <w:noProof/>
          <w:color w:val="000000" w:themeColor="text1"/>
        </w:rPr>
        <w:t>11</w:t>
      </w:r>
      <w:r w:rsidR="007267FF">
        <w:rPr>
          <w:rFonts w:cs="Times New Roman"/>
          <w:color w:val="000000" w:themeColor="text1"/>
        </w:rPr>
        <w:fldChar w:fldCharType="end"/>
      </w:r>
      <w:bookmarkEnd w:id="441"/>
      <w:r w:rsidRPr="00924E4C">
        <w:rPr>
          <w:rFonts w:cs="Times New Roman"/>
          <w:color w:val="000000" w:themeColor="text1"/>
        </w:rPr>
        <w:t>: Server Monitor Window Architecture</w:t>
      </w:r>
      <w:bookmarkEnd w:id="442"/>
      <w:bookmarkEnd w:id="443"/>
      <w:bookmarkEnd w:id="444"/>
      <w:bookmarkEnd w:id="445"/>
    </w:p>
    <w:p w:rsidR="002E0966" w:rsidRPr="002E0966" w:rsidRDefault="00685840" w:rsidP="00685840">
      <w:pPr>
        <w:ind w:firstLine="720"/>
      </w:pPr>
      <w:r>
        <w:t xml:space="preserve">In </w:t>
      </w:r>
      <w:r w:rsidR="007267FF">
        <w:fldChar w:fldCharType="begin"/>
      </w:r>
      <w:r>
        <w:instrText xml:space="preserve"> REF _Ref264301800 \h </w:instrText>
      </w:r>
      <w:r w:rsidR="007267FF">
        <w:fldChar w:fldCharType="separate"/>
      </w:r>
      <w:r w:rsidR="00FD2F52" w:rsidRPr="00E25F06">
        <w:t xml:space="preserve">Figure </w:t>
      </w:r>
      <w:r w:rsidR="00FD2F52">
        <w:rPr>
          <w:noProof/>
        </w:rPr>
        <w:t>5</w:t>
      </w:r>
      <w:r w:rsidR="00FD2F52">
        <w:t>.</w:t>
      </w:r>
      <w:r w:rsidR="00FD2F52">
        <w:rPr>
          <w:noProof/>
        </w:rPr>
        <w:t>12</w:t>
      </w:r>
      <w:r w:rsidR="007267FF">
        <w:fldChar w:fldCharType="end"/>
      </w:r>
      <w:r>
        <w:t xml:space="preserve"> a server monitor snapshot is illustrated. In </w:t>
      </w:r>
      <w:r w:rsidR="00442308">
        <w:t xml:space="preserve">the snapshot the monitor displays information about a server having two cores </w:t>
      </w:r>
      <w:r w:rsidR="001B7458">
        <w:t xml:space="preserve">and which does not run any virtual machines. </w:t>
      </w:r>
      <w:r w:rsidR="00FE769B">
        <w:t xml:space="preserve">In the left of the image is the running tasks display window, in the center is the total resources usage window and in the right hand side is the </w:t>
      </w:r>
      <w:r w:rsidR="005C50E7">
        <w:t xml:space="preserve">resource monitor </w:t>
      </w:r>
      <w:r w:rsidR="0089585C">
        <w:t>who</w:t>
      </w:r>
      <w:r w:rsidR="005C50E7">
        <w:t xml:space="preserve"> shows individual resources usage, in this case just </w:t>
      </w:r>
      <w:r w:rsidR="00E17694">
        <w:t>the</w:t>
      </w:r>
      <w:r w:rsidR="005C50E7">
        <w:t xml:space="preserve"> OS and Free.</w:t>
      </w:r>
    </w:p>
    <w:p w:rsidR="00E25F06" w:rsidRDefault="00E25F06" w:rsidP="00E25F06">
      <w:pPr>
        <w:keepNext/>
      </w:pPr>
      <w:r w:rsidRPr="00E25F06">
        <w:rPr>
          <w:noProof/>
          <w:lang w:bidi="ar-SA"/>
        </w:rPr>
        <w:drawing>
          <wp:inline distT="0" distB="0" distL="0" distR="0">
            <wp:extent cx="5943600" cy="3803140"/>
            <wp:effectExtent l="19050" t="19050" r="19050" b="2591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943600" cy="3803140"/>
                    </a:xfrm>
                    <a:prstGeom prst="rect">
                      <a:avLst/>
                    </a:prstGeom>
                    <a:noFill/>
                    <a:ln w="9525">
                      <a:solidFill>
                        <a:schemeClr val="tx1"/>
                      </a:solidFill>
                      <a:miter lim="800000"/>
                      <a:headEnd/>
                      <a:tailEnd/>
                    </a:ln>
                  </pic:spPr>
                </pic:pic>
              </a:graphicData>
            </a:graphic>
          </wp:inline>
        </w:drawing>
      </w:r>
    </w:p>
    <w:p w:rsidR="00E25F06" w:rsidRPr="00E25F06" w:rsidRDefault="00E25F06" w:rsidP="00E25F06">
      <w:pPr>
        <w:pStyle w:val="Caption"/>
        <w:jc w:val="center"/>
        <w:rPr>
          <w:color w:val="auto"/>
        </w:rPr>
      </w:pPr>
      <w:bookmarkStart w:id="446" w:name="_Ref264301800"/>
      <w:bookmarkStart w:id="447" w:name="_Toc264369132"/>
      <w:bookmarkStart w:id="448" w:name="_Toc264798646"/>
      <w:bookmarkStart w:id="449" w:name="_Toc264916824"/>
      <w:bookmarkStart w:id="450" w:name="_Toc264920378"/>
      <w:r w:rsidRPr="00E25F06">
        <w:rPr>
          <w:color w:val="auto"/>
        </w:rPr>
        <w:t xml:space="preserve">Figure </w:t>
      </w:r>
      <w:r w:rsidR="007267FF">
        <w:rPr>
          <w:color w:val="auto"/>
        </w:rPr>
        <w:fldChar w:fldCharType="begin"/>
      </w:r>
      <w:r w:rsidR="00576977">
        <w:rPr>
          <w:color w:val="auto"/>
        </w:rPr>
        <w:instrText xml:space="preserve"> STYLEREF 1 \s </w:instrText>
      </w:r>
      <w:r w:rsidR="007267FF">
        <w:rPr>
          <w:color w:val="auto"/>
        </w:rPr>
        <w:fldChar w:fldCharType="separate"/>
      </w:r>
      <w:r w:rsidR="00FD2F52">
        <w:rPr>
          <w:noProof/>
          <w:color w:val="auto"/>
        </w:rPr>
        <w:t>5</w:t>
      </w:r>
      <w:r w:rsidR="007267FF">
        <w:rPr>
          <w:color w:val="auto"/>
        </w:rPr>
        <w:fldChar w:fldCharType="end"/>
      </w:r>
      <w:r w:rsidR="00576977">
        <w:rPr>
          <w:color w:val="auto"/>
        </w:rPr>
        <w:t>.</w:t>
      </w:r>
      <w:r w:rsidR="007267FF">
        <w:rPr>
          <w:color w:val="auto"/>
        </w:rPr>
        <w:fldChar w:fldCharType="begin"/>
      </w:r>
      <w:r w:rsidR="00576977">
        <w:rPr>
          <w:color w:val="auto"/>
        </w:rPr>
        <w:instrText xml:space="preserve"> SEQ Figure \* ARABIC \s 1 </w:instrText>
      </w:r>
      <w:r w:rsidR="007267FF">
        <w:rPr>
          <w:color w:val="auto"/>
        </w:rPr>
        <w:fldChar w:fldCharType="separate"/>
      </w:r>
      <w:r w:rsidR="00FD2F52">
        <w:rPr>
          <w:noProof/>
          <w:color w:val="auto"/>
        </w:rPr>
        <w:t>12</w:t>
      </w:r>
      <w:r w:rsidR="007267FF">
        <w:rPr>
          <w:color w:val="auto"/>
        </w:rPr>
        <w:fldChar w:fldCharType="end"/>
      </w:r>
      <w:bookmarkEnd w:id="446"/>
      <w:r w:rsidRPr="00E25F06">
        <w:rPr>
          <w:color w:val="auto"/>
        </w:rPr>
        <w:t xml:space="preserve">: Server Monitor </w:t>
      </w:r>
      <w:r w:rsidR="00685840">
        <w:rPr>
          <w:color w:val="auto"/>
        </w:rPr>
        <w:t>Window</w:t>
      </w:r>
      <w:bookmarkEnd w:id="447"/>
      <w:bookmarkEnd w:id="448"/>
      <w:bookmarkEnd w:id="449"/>
      <w:bookmarkEnd w:id="450"/>
    </w:p>
    <w:p w:rsidR="00625560" w:rsidRPr="00CF554C" w:rsidRDefault="00625560" w:rsidP="003B4AE4">
      <w:pPr>
        <w:pStyle w:val="Heading4"/>
        <w:keepNext/>
        <w:keepLines/>
        <w:numPr>
          <w:ilvl w:val="3"/>
          <w:numId w:val="38"/>
        </w:numPr>
        <w:spacing w:line="276" w:lineRule="auto"/>
        <w:rPr>
          <w:rFonts w:cs="Times New Roman"/>
          <w:i w:val="0"/>
        </w:rPr>
      </w:pPr>
      <w:r w:rsidRPr="00CF554C">
        <w:rPr>
          <w:rFonts w:cs="Times New Roman"/>
          <w:i w:val="0"/>
        </w:rPr>
        <w:lastRenderedPageBreak/>
        <w:t>Logging Window</w:t>
      </w:r>
    </w:p>
    <w:p w:rsidR="00625560" w:rsidRPr="00924E4C" w:rsidRDefault="00625560" w:rsidP="00625560">
      <w:pPr>
        <w:rPr>
          <w:rFonts w:cs="Times New Roman"/>
        </w:rPr>
      </w:pPr>
      <w:r w:rsidRPr="00924E4C">
        <w:rPr>
          <w:rFonts w:cs="Times New Roman"/>
        </w:rPr>
        <w:t xml:space="preserve">The logging window is responsible for displaying periodically the context state, the broken policies and the actions taken for bringing the context in an acceptable state. The component implementation can be found in the </w:t>
      </w:r>
      <w:r w:rsidRPr="00924E4C">
        <w:rPr>
          <w:rFonts w:cs="Times New Roman"/>
          <w:i/>
        </w:rPr>
        <w:t>LoggerGUI</w:t>
      </w:r>
      <w:r w:rsidRPr="00924E4C">
        <w:rPr>
          <w:rFonts w:cs="Times New Roman"/>
        </w:rPr>
        <w:t xml:space="preserve"> class located in the </w:t>
      </w:r>
      <w:r w:rsidRPr="00924E4C">
        <w:rPr>
          <w:rFonts w:cs="Times New Roman"/>
          <w:i/>
        </w:rPr>
        <w:t>logger</w:t>
      </w:r>
      <w:r w:rsidRPr="00924E4C">
        <w:rPr>
          <w:rFonts w:cs="Times New Roman"/>
        </w:rPr>
        <w:t xml:space="preserve"> package.</w:t>
      </w:r>
    </w:p>
    <w:p w:rsidR="00625560" w:rsidRPr="00924E4C" w:rsidRDefault="00625560" w:rsidP="00625560">
      <w:pPr>
        <w:rPr>
          <w:rFonts w:cs="Times New Roman"/>
        </w:rPr>
      </w:pPr>
      <w:r w:rsidRPr="00924E4C">
        <w:rPr>
          <w:rFonts w:cs="Times New Roman"/>
        </w:rPr>
        <w:t>This component is important because it provides the context management history and makes it easier to trace the system. Two log windows are provided, one for the environment self-healing and one for the datacenter self-adapting systems.</w:t>
      </w:r>
      <w:r w:rsidR="004808F3">
        <w:rPr>
          <w:rFonts w:cs="Times New Roman"/>
        </w:rPr>
        <w:t xml:space="preserve"> An example of a log is shown</w:t>
      </w:r>
      <w:r w:rsidR="00CF00D4">
        <w:rPr>
          <w:rFonts w:cs="Times New Roman"/>
        </w:rPr>
        <w:t xml:space="preserve"> in </w:t>
      </w:r>
      <w:r w:rsidR="007267FF">
        <w:rPr>
          <w:rFonts w:cs="Times New Roman"/>
        </w:rPr>
        <w:fldChar w:fldCharType="begin"/>
      </w:r>
      <w:r w:rsidR="004808F3">
        <w:rPr>
          <w:rFonts w:cs="Times New Roman"/>
        </w:rPr>
        <w:instrText xml:space="preserve"> REF _Ref264232718 \h </w:instrText>
      </w:r>
      <w:r w:rsidR="007267FF">
        <w:rPr>
          <w:rFonts w:cs="Times New Roman"/>
        </w:rPr>
      </w:r>
      <w:r w:rsidR="007267FF">
        <w:rPr>
          <w:rFonts w:cs="Times New Roman"/>
        </w:rPr>
        <w:fldChar w:fldCharType="separate"/>
      </w:r>
      <w:r w:rsidR="00FD2F52" w:rsidRPr="00CF554C">
        <w:rPr>
          <w:rFonts w:cs="Times New Roman"/>
        </w:rPr>
        <w:t xml:space="preserve">Figure </w:t>
      </w:r>
      <w:r w:rsidR="00FD2F52">
        <w:rPr>
          <w:rFonts w:cs="Times New Roman"/>
          <w:noProof/>
        </w:rPr>
        <w:t>5</w:t>
      </w:r>
      <w:r w:rsidR="00FD2F52">
        <w:rPr>
          <w:rFonts w:cs="Times New Roman"/>
        </w:rPr>
        <w:t>.</w:t>
      </w:r>
      <w:r w:rsidR="00FD2F52">
        <w:rPr>
          <w:rFonts w:cs="Times New Roman"/>
          <w:noProof/>
        </w:rPr>
        <w:t>13</w:t>
      </w:r>
      <w:r w:rsidR="007267FF">
        <w:rPr>
          <w:rFonts w:cs="Times New Roman"/>
        </w:rPr>
        <w:fldChar w:fldCharType="end"/>
      </w:r>
      <w:r w:rsidR="004808F3">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586265" cy="3041516"/>
            <wp:effectExtent l="19050" t="0" r="0" b="0"/>
            <wp:docPr id="8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srcRect/>
                    <a:stretch>
                      <a:fillRect/>
                    </a:stretch>
                  </pic:blipFill>
                  <pic:spPr bwMode="auto">
                    <a:xfrm>
                      <a:off x="0" y="0"/>
                      <a:ext cx="3585256" cy="3040660"/>
                    </a:xfrm>
                    <a:prstGeom prst="rect">
                      <a:avLst/>
                    </a:prstGeom>
                    <a:noFill/>
                    <a:ln w="9525">
                      <a:noFill/>
                      <a:miter lim="800000"/>
                      <a:headEnd/>
                      <a:tailEnd/>
                    </a:ln>
                  </pic:spPr>
                </pic:pic>
              </a:graphicData>
            </a:graphic>
          </wp:inline>
        </w:drawing>
      </w:r>
    </w:p>
    <w:p w:rsidR="00625560" w:rsidRDefault="00625560" w:rsidP="00625560">
      <w:pPr>
        <w:pStyle w:val="Caption"/>
        <w:jc w:val="center"/>
        <w:rPr>
          <w:rFonts w:cs="Times New Roman"/>
          <w:color w:val="auto"/>
        </w:rPr>
      </w:pPr>
      <w:bookmarkStart w:id="451" w:name="_Ref264232718"/>
      <w:bookmarkStart w:id="452" w:name="_Toc264369133"/>
      <w:bookmarkStart w:id="453" w:name="_Toc264798647"/>
      <w:bookmarkStart w:id="454" w:name="_Toc264916825"/>
      <w:bookmarkStart w:id="455" w:name="_Toc264920379"/>
      <w:r w:rsidRPr="00CF554C">
        <w:rPr>
          <w:rFonts w:cs="Times New Roman"/>
          <w:color w:val="auto"/>
        </w:rPr>
        <w:t xml:space="preserve">Figure </w:t>
      </w:r>
      <w:r w:rsidR="007267FF">
        <w:rPr>
          <w:rFonts w:cs="Times New Roman"/>
          <w:color w:val="auto"/>
        </w:rPr>
        <w:fldChar w:fldCharType="begin"/>
      </w:r>
      <w:r w:rsidR="00576977">
        <w:rPr>
          <w:rFonts w:cs="Times New Roman"/>
          <w:color w:val="auto"/>
        </w:rPr>
        <w:instrText xml:space="preserve"> STYLEREF 1 \s </w:instrText>
      </w:r>
      <w:r w:rsidR="007267FF">
        <w:rPr>
          <w:rFonts w:cs="Times New Roman"/>
          <w:color w:val="auto"/>
        </w:rPr>
        <w:fldChar w:fldCharType="separate"/>
      </w:r>
      <w:r w:rsidR="00FD2F52">
        <w:rPr>
          <w:rFonts w:cs="Times New Roman"/>
          <w:noProof/>
          <w:color w:val="auto"/>
        </w:rPr>
        <w:t>5</w:t>
      </w:r>
      <w:r w:rsidR="007267FF">
        <w:rPr>
          <w:rFonts w:cs="Times New Roman"/>
          <w:color w:val="auto"/>
        </w:rPr>
        <w:fldChar w:fldCharType="end"/>
      </w:r>
      <w:r w:rsidR="00576977">
        <w:rPr>
          <w:rFonts w:cs="Times New Roman"/>
          <w:color w:val="auto"/>
        </w:rPr>
        <w:t>.</w:t>
      </w:r>
      <w:r w:rsidR="007267FF">
        <w:rPr>
          <w:rFonts w:cs="Times New Roman"/>
          <w:color w:val="auto"/>
        </w:rPr>
        <w:fldChar w:fldCharType="begin"/>
      </w:r>
      <w:r w:rsidR="00576977">
        <w:rPr>
          <w:rFonts w:cs="Times New Roman"/>
          <w:color w:val="auto"/>
        </w:rPr>
        <w:instrText xml:space="preserve"> SEQ Figure \* ARABIC \s 1 </w:instrText>
      </w:r>
      <w:r w:rsidR="007267FF">
        <w:rPr>
          <w:rFonts w:cs="Times New Roman"/>
          <w:color w:val="auto"/>
        </w:rPr>
        <w:fldChar w:fldCharType="separate"/>
      </w:r>
      <w:r w:rsidR="00FD2F52">
        <w:rPr>
          <w:rFonts w:cs="Times New Roman"/>
          <w:noProof/>
          <w:color w:val="auto"/>
        </w:rPr>
        <w:t>13</w:t>
      </w:r>
      <w:r w:rsidR="007267FF">
        <w:rPr>
          <w:rFonts w:cs="Times New Roman"/>
          <w:color w:val="auto"/>
        </w:rPr>
        <w:fldChar w:fldCharType="end"/>
      </w:r>
      <w:bookmarkEnd w:id="451"/>
      <w:r w:rsidRPr="00CF554C">
        <w:rPr>
          <w:rFonts w:cs="Times New Roman"/>
          <w:color w:val="auto"/>
        </w:rPr>
        <w:t>: Datacenter Management Log</w:t>
      </w:r>
      <w:bookmarkEnd w:id="452"/>
      <w:bookmarkEnd w:id="453"/>
      <w:bookmarkEnd w:id="454"/>
      <w:bookmarkEnd w:id="455"/>
    </w:p>
    <w:p w:rsidR="00CA4FEE" w:rsidRDefault="00CA4FEE" w:rsidP="00CA4FEE">
      <w:pPr>
        <w:pStyle w:val="Heading4"/>
        <w:keepNext/>
        <w:keepLines/>
        <w:numPr>
          <w:ilvl w:val="3"/>
          <w:numId w:val="38"/>
        </w:numPr>
        <w:spacing w:line="276" w:lineRule="auto"/>
        <w:rPr>
          <w:rFonts w:cs="Times New Roman"/>
          <w:i w:val="0"/>
        </w:rPr>
      </w:pPr>
      <w:r>
        <w:rPr>
          <w:rFonts w:cs="Times New Roman"/>
          <w:i w:val="0"/>
        </w:rPr>
        <w:t>Datacenter Servers and Workload Definition Window</w:t>
      </w:r>
    </w:p>
    <w:p w:rsidR="00AC4AE1" w:rsidRDefault="002A00C0" w:rsidP="00CA4FEE">
      <w:r>
        <w:t xml:space="preserve">This window is used for simulating different </w:t>
      </w:r>
      <w:r w:rsidR="00553457">
        <w:t>sysyem evalaution</w:t>
      </w:r>
      <w:r>
        <w:t xml:space="preserve"> scenarios.</w:t>
      </w:r>
      <w:r w:rsidR="00553457">
        <w:t xml:space="preserve"> The servers in the datacenter are defined in terms of network location, their resources and</w:t>
      </w:r>
      <w:r>
        <w:t xml:space="preserve"> </w:t>
      </w:r>
      <w:r w:rsidR="00553457">
        <w:t xml:space="preserve">optimum load ranges. </w:t>
      </w:r>
      <w:r w:rsidR="004929C3">
        <w:t>The workload is defined as a series of virtual machines. Each virtual machine is defined in terms of importance for each resource and the acceptable resources usage ranges.</w:t>
      </w:r>
      <w:r w:rsidR="00FE02DC">
        <w:t xml:space="preserve"> The window also provides the support for saving and loading separately workload and datacenter servers configurations.</w:t>
      </w:r>
      <w:r w:rsidR="00AC4AE1" w:rsidRPr="00AC4AE1">
        <w:t xml:space="preserve"> </w:t>
      </w:r>
    </w:p>
    <w:p w:rsidR="00CA4FEE" w:rsidRDefault="00AC4AE1" w:rsidP="00CA4FEE">
      <w:r>
        <w:rPr>
          <w:noProof/>
          <w:lang w:bidi="ar-SA"/>
        </w:rPr>
        <w:lastRenderedPageBreak/>
        <w:drawing>
          <wp:inline distT="0" distB="0" distL="0" distR="0">
            <wp:extent cx="5943600" cy="276286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5943600" cy="2762865"/>
                    </a:xfrm>
                    <a:prstGeom prst="rect">
                      <a:avLst/>
                    </a:prstGeom>
                    <a:noFill/>
                    <a:ln w="9525">
                      <a:noFill/>
                      <a:miter lim="800000"/>
                      <a:headEnd/>
                      <a:tailEnd/>
                    </a:ln>
                  </pic:spPr>
                </pic:pic>
              </a:graphicData>
            </a:graphic>
          </wp:inline>
        </w:drawing>
      </w:r>
    </w:p>
    <w:p w:rsidR="001B5EF8" w:rsidRPr="00CA4FEE" w:rsidRDefault="001B5EF8" w:rsidP="00CA4FEE"/>
    <w:p w:rsidR="00625560" w:rsidRPr="00CF554C" w:rsidRDefault="00625560" w:rsidP="003B4AE4">
      <w:pPr>
        <w:pStyle w:val="Heading2"/>
        <w:keepNext/>
        <w:keepLines/>
        <w:numPr>
          <w:ilvl w:val="1"/>
          <w:numId w:val="38"/>
        </w:numPr>
        <w:spacing w:line="276" w:lineRule="auto"/>
        <w:rPr>
          <w:rFonts w:cs="Times New Roman"/>
        </w:rPr>
      </w:pPr>
      <w:bookmarkStart w:id="456" w:name="_Toc264798591"/>
      <w:bookmarkStart w:id="457" w:name="_Toc264737223"/>
      <w:bookmarkStart w:id="458" w:name="_Toc264918501"/>
      <w:r w:rsidRPr="00CF554C">
        <w:rPr>
          <w:rFonts w:cs="Times New Roman"/>
        </w:rPr>
        <w:t>Utility components</w:t>
      </w:r>
      <w:bookmarkEnd w:id="456"/>
      <w:bookmarkEnd w:id="457"/>
      <w:bookmarkEnd w:id="458"/>
    </w:p>
    <w:p w:rsidR="00625560" w:rsidRPr="00CF554C" w:rsidRDefault="00625560" w:rsidP="003B4AE4">
      <w:pPr>
        <w:pStyle w:val="Heading3"/>
        <w:keepNext/>
        <w:keepLines/>
        <w:numPr>
          <w:ilvl w:val="2"/>
          <w:numId w:val="38"/>
        </w:numPr>
        <w:spacing w:line="276" w:lineRule="auto"/>
        <w:rPr>
          <w:rFonts w:cs="Times New Roman"/>
        </w:rPr>
      </w:pPr>
      <w:bookmarkStart w:id="459" w:name="_Ref264269289"/>
      <w:bookmarkStart w:id="460" w:name="_Ref264269293"/>
      <w:bookmarkStart w:id="461" w:name="_Toc264798592"/>
      <w:bookmarkStart w:id="462" w:name="_Toc264737224"/>
      <w:bookmarkStart w:id="463" w:name="_Toc264918502"/>
      <w:r w:rsidRPr="00CF554C">
        <w:rPr>
          <w:rFonts w:cs="Times New Roman"/>
        </w:rPr>
        <w:t>Fuzzy Logic Negotiator</w:t>
      </w:r>
      <w:bookmarkEnd w:id="459"/>
      <w:bookmarkEnd w:id="460"/>
      <w:bookmarkEnd w:id="461"/>
      <w:bookmarkEnd w:id="462"/>
      <w:bookmarkEnd w:id="463"/>
    </w:p>
    <w:p w:rsidR="00625560" w:rsidRPr="00924E4C" w:rsidRDefault="00625560" w:rsidP="00625560">
      <w:pPr>
        <w:rPr>
          <w:rFonts w:cs="Times New Roman"/>
        </w:rPr>
      </w:pPr>
      <w:r w:rsidRPr="00924E4C">
        <w:rPr>
          <w:rFonts w:cs="Times New Roman"/>
        </w:rPr>
        <w:t xml:space="preserve">The component is implemented in the </w:t>
      </w:r>
      <w:r w:rsidRPr="00924E4C">
        <w:rPr>
          <w:rFonts w:cs="Times New Roman"/>
          <w:i/>
        </w:rPr>
        <w:t xml:space="preserve">FuzzyLogicNegotiator </w:t>
      </w:r>
      <w:r w:rsidRPr="00924E4C">
        <w:rPr>
          <w:rFonts w:cs="Times New Roman"/>
        </w:rPr>
        <w:t xml:space="preserve">class in the </w:t>
      </w:r>
      <w:r w:rsidRPr="00924E4C">
        <w:rPr>
          <w:rFonts w:cs="Times New Roman"/>
          <w:i/>
        </w:rPr>
        <w:t>negotiator.impl</w:t>
      </w:r>
      <w:r w:rsidRPr="00924E4C">
        <w:rPr>
          <w:rFonts w:cs="Times New Roman"/>
        </w:rPr>
        <w:t xml:space="preserve"> package. The Fuzzy Logic Negotiator is the implementation of the negotiation mechanism described in </w:t>
      </w:r>
      <w:fldSimple w:instr=" REF _Ref263762421 \r \h  \* MERGEFORMAT ">
        <w:r w:rsidR="00FD2F52" w:rsidRPr="00FD2F52">
          <w:rPr>
            <w:rFonts w:cs="Times New Roman"/>
          </w:rPr>
          <w:t>4.3</w:t>
        </w:r>
      </w:fldSimple>
      <w:r w:rsidRPr="00924E4C">
        <w:rPr>
          <w:rFonts w:cs="Times New Roman"/>
        </w:rPr>
        <w:t xml:space="preserve"> </w:t>
      </w:r>
      <w:fldSimple w:instr=" REF _Ref263762424 \h  \* MERGEFORMAT ">
        <w:r w:rsidR="00FD2F52" w:rsidRPr="00CF554C">
          <w:rPr>
            <w:rFonts w:cs="Times New Roman"/>
          </w:rPr>
          <w:t>QoS-Energy Consumption Negotiation</w:t>
        </w:r>
      </w:fldSimple>
      <w:r w:rsidRPr="00924E4C">
        <w:rPr>
          <w:rFonts w:cs="Times New Roman"/>
        </w:rPr>
        <w:t xml:space="preserve">. The implementation of the </w:t>
      </w:r>
      <w:r w:rsidRPr="00924E4C">
        <w:rPr>
          <w:rFonts w:cs="Times New Roman"/>
          <w:i/>
        </w:rPr>
        <w:t>FuzzyLogicNegotiator</w:t>
      </w:r>
      <w:r w:rsidRPr="00924E4C">
        <w:rPr>
          <w:rFonts w:cs="Times New Roman"/>
        </w:rPr>
        <w:t xml:space="preserve"> relies on JFuzyLogic </w:t>
      </w:r>
      <w:fldSimple w:instr=" REF _Ref263762260 \h  \* MERGEFORMAT ">
        <w:r w:rsidR="00FD2F52" w:rsidRPr="00FD2F52">
          <w:rPr>
            <w:rFonts w:cs="Times New Roman"/>
          </w:rPr>
          <w:t xml:space="preserve">[ </w:t>
        </w:r>
        <w:r w:rsidR="00FD2F52" w:rsidRPr="00FD2F52">
          <w:rPr>
            <w:rFonts w:cs="Times New Roman"/>
            <w:noProof/>
          </w:rPr>
          <w:t>61</w:t>
        </w:r>
      </w:fldSimple>
      <w:r w:rsidRPr="00924E4C">
        <w:rPr>
          <w:rFonts w:cs="Times New Roman"/>
        </w:rPr>
        <w:t xml:space="preserve"> ] , which implements the Fuzzy Control Language(FCL) specification </w:t>
      </w:r>
      <w:fldSimple w:instr=" REF _Ref263762578 \h  \* MERGEFORMAT ">
        <w:r w:rsidR="00FD2F52" w:rsidRPr="00FD2F52">
          <w:rPr>
            <w:rFonts w:cs="Times New Roman"/>
          </w:rPr>
          <w:t xml:space="preserve">[ </w:t>
        </w:r>
        <w:r w:rsidR="00FD2F52" w:rsidRPr="00FD2F52">
          <w:rPr>
            <w:rFonts w:cs="Times New Roman"/>
            <w:noProof/>
          </w:rPr>
          <w:t>62</w:t>
        </w:r>
      </w:fldSimple>
      <w:r w:rsidRPr="00924E4C">
        <w:rPr>
          <w:rFonts w:cs="Times New Roman"/>
        </w:rPr>
        <w:t xml:space="preserve"> ]. Theis negotiator is used in the self-adapting datacenter scenario for QoS-Energy Consumption tradeoff.</w:t>
      </w:r>
    </w:p>
    <w:p w:rsidR="00625560" w:rsidRPr="00924E4C" w:rsidRDefault="00625560" w:rsidP="00625560">
      <w:pPr>
        <w:ind w:firstLine="720"/>
        <w:rPr>
          <w:rFonts w:cs="Times New Roman"/>
        </w:rPr>
      </w:pPr>
      <w:r w:rsidRPr="00924E4C">
        <w:rPr>
          <w:rFonts w:cs="Times New Roman"/>
          <w:sz w:val="22"/>
        </w:rPr>
        <w:t>JFuzzyLogic is a package written in Java which provides a mechanism for loading and dynamic management of FCL files. Using JFuzzyLogic the user can define any membership function, modify values or ranges and evaluate the fuzzy rules described in the input file.  For deffuzzification JFuzzyLogic implements entirely the FCL specification, supporting Center of Gravity, Centre of Area, Left Most Maximum, Right Most Maximum and Centre of Gravity for Singletons. In Fuzzy Logic, each value has associated a membership value. The membership represents the degree to which the value belongs to the specified range.</w:t>
      </w:r>
      <w:r w:rsidRPr="00924E4C">
        <w:rPr>
          <w:rFonts w:cs="Times New Roman"/>
        </w:rPr>
        <w:t xml:space="preserve"> JFuzzyLogic was chosen for implementing the negotiation mechanism because it makes it easy to define bidimensional functions where one dimension represents the membership of the other dimension to a certain fuzzy value. Also, the provided deffuzzification mechanism implements the computation of the center of gravity in an efficient manner.</w:t>
      </w:r>
    </w:p>
    <w:p w:rsidR="00625560" w:rsidRPr="00924E4C" w:rsidRDefault="00625560" w:rsidP="00625560">
      <w:pPr>
        <w:ind w:firstLine="720"/>
        <w:rPr>
          <w:rFonts w:cs="Times New Roman"/>
        </w:rPr>
      </w:pPr>
      <w:r w:rsidRPr="00924E4C">
        <w:rPr>
          <w:rFonts w:cs="Times New Roman"/>
        </w:rPr>
        <w:t xml:space="preserve">In this negotiation mechanism the two negotiating parties are a Server and a Task. The server wants to keep its load inside some optimal parameters, while the task wants more resources than the server is prepared to offer. In this case, the server desirability is decreasing as the load he would need to take increases. The same is for the task. In </w:t>
      </w:r>
      <w:fldSimple w:instr=" REF _Ref264223417 \h  \* MERGEFORMAT ">
        <w:r w:rsidR="00FD2F52" w:rsidRPr="00924E4C">
          <w:rPr>
            <w:rFonts w:cs="Times New Roman"/>
            <w:color w:val="000000" w:themeColor="text1"/>
          </w:rPr>
          <w:t xml:space="preserve">Figure </w:t>
        </w:r>
        <w:r w:rsidR="00FD2F52">
          <w:rPr>
            <w:rFonts w:cs="Times New Roman"/>
            <w:noProof/>
            <w:color w:val="000000" w:themeColor="text1"/>
          </w:rPr>
          <w:t>5.14</w:t>
        </w:r>
      </w:fldSimple>
      <w:r w:rsidRPr="00924E4C">
        <w:rPr>
          <w:rFonts w:cs="Times New Roman"/>
        </w:rPr>
        <w:t xml:space="preserve"> in the left half the two negotiation parties offers are represented: the server’s with pink and the task’s offer with gray. In this case the desirability function for the server is maximal at 1.500, meaning that the server would be most happy if that would be the result of the negotiation. But the minimum amount requested by the task is 1.650 and it would be happiest to receive 1700. So, the area </w:t>
      </w:r>
      <w:r w:rsidRPr="00924E4C">
        <w:rPr>
          <w:rFonts w:cs="Times New Roman"/>
        </w:rPr>
        <w:lastRenderedPageBreak/>
        <w:t xml:space="preserve">where the two offers overlap is extracted: 1650 – 1700. Because the task satisfaction is the main priority, the desirability of the task is used for building the negotiation area function, as shown at the right half in </w:t>
      </w:r>
      <w:fldSimple w:instr=" REF _Ref264223417 \h  \* MERGEFORMAT ">
        <w:r w:rsidR="00FD2F52" w:rsidRPr="00924E4C">
          <w:rPr>
            <w:rFonts w:cs="Times New Roman"/>
            <w:color w:val="000000" w:themeColor="text1"/>
          </w:rPr>
          <w:t xml:space="preserve">Figure </w:t>
        </w:r>
        <w:r w:rsidR="00FD2F52">
          <w:rPr>
            <w:rFonts w:cs="Times New Roman"/>
            <w:noProof/>
            <w:color w:val="000000" w:themeColor="text1"/>
          </w:rPr>
          <w:t>5.14</w:t>
        </w:r>
      </w:fldSimple>
      <w:r w:rsidRPr="00924E4C">
        <w:rPr>
          <w:rFonts w:cs="Times New Roman"/>
        </w:rPr>
        <w:t xml:space="preserve">. After the new fuzzy function is defined based on the overlapping ranges of both offers and the desirability function of the task, the center of gravity of the resulting area is computed by JFuzzyLogic. The center of gravity </w:t>
      </w:r>
      <w:r w:rsidR="00EC6E63" w:rsidRPr="00924E4C">
        <w:rPr>
          <w:rFonts w:cs="Times New Roman"/>
        </w:rPr>
        <w:t>represents</w:t>
      </w:r>
      <w:r w:rsidRPr="00924E4C">
        <w:rPr>
          <w:rFonts w:cs="Times New Roman"/>
        </w:rPr>
        <w:t xml:space="preserve"> the result of the negotiation. </w:t>
      </w:r>
    </w:p>
    <w:p w:rsidR="00625560" w:rsidRPr="00924E4C" w:rsidRDefault="00625560" w:rsidP="00625560">
      <w:pPr>
        <w:keepNext/>
        <w:jc w:val="center"/>
        <w:rPr>
          <w:rFonts w:cs="Times New Roman"/>
        </w:rPr>
      </w:pPr>
      <w:r w:rsidRPr="00924E4C">
        <w:rPr>
          <w:rFonts w:cs="Times New Roman"/>
          <w:noProof/>
          <w:lang w:bidi="ar-SA"/>
        </w:rPr>
        <w:drawing>
          <wp:inline distT="0" distB="0" distL="0" distR="0">
            <wp:extent cx="5940533" cy="1777042"/>
            <wp:effectExtent l="19050" t="19050" r="22117" b="13658"/>
            <wp:docPr id="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srcRect/>
                    <a:stretch>
                      <a:fillRect/>
                    </a:stretch>
                  </pic:blipFill>
                  <pic:spPr bwMode="auto">
                    <a:xfrm>
                      <a:off x="0" y="0"/>
                      <a:ext cx="5940533" cy="1777042"/>
                    </a:xfrm>
                    <a:prstGeom prst="rect">
                      <a:avLst/>
                    </a:prstGeom>
                    <a:noFill/>
                    <a:ln w="9525">
                      <a:solidFill>
                        <a:schemeClr val="tx1"/>
                      </a:solidFill>
                      <a:miter lim="800000"/>
                      <a:headEnd/>
                      <a:tailEnd/>
                    </a:ln>
                  </pic:spPr>
                </pic:pic>
              </a:graphicData>
            </a:graphic>
          </wp:inline>
        </w:drawing>
      </w:r>
    </w:p>
    <w:p w:rsidR="00625560" w:rsidRPr="00924E4C" w:rsidRDefault="00625560" w:rsidP="00625560">
      <w:pPr>
        <w:pStyle w:val="Caption"/>
        <w:jc w:val="center"/>
        <w:rPr>
          <w:rFonts w:cs="Times New Roman"/>
          <w:color w:val="000000" w:themeColor="text1"/>
        </w:rPr>
      </w:pPr>
      <w:bookmarkStart w:id="464" w:name="_Ref264223417"/>
      <w:bookmarkStart w:id="465" w:name="_Toc264369134"/>
      <w:bookmarkStart w:id="466" w:name="_Toc264798648"/>
      <w:bookmarkStart w:id="467" w:name="_Toc264916826"/>
      <w:bookmarkStart w:id="468" w:name="_Toc264920380"/>
      <w:r w:rsidRPr="00924E4C">
        <w:rPr>
          <w:rFonts w:cs="Times New Roman"/>
          <w:color w:val="000000" w:themeColor="text1"/>
        </w:rPr>
        <w:t xml:space="preserve">Figure </w:t>
      </w:r>
      <w:r w:rsidR="007267FF">
        <w:rPr>
          <w:rFonts w:cs="Times New Roman"/>
          <w:color w:val="000000" w:themeColor="text1"/>
        </w:rPr>
        <w:fldChar w:fldCharType="begin"/>
      </w:r>
      <w:r w:rsidR="00576977">
        <w:rPr>
          <w:rFonts w:cs="Times New Roman"/>
          <w:color w:val="000000" w:themeColor="text1"/>
        </w:rPr>
        <w:instrText xml:space="preserve"> STYLEREF 1 \s </w:instrText>
      </w:r>
      <w:r w:rsidR="007267FF">
        <w:rPr>
          <w:rFonts w:cs="Times New Roman"/>
          <w:color w:val="000000" w:themeColor="text1"/>
        </w:rPr>
        <w:fldChar w:fldCharType="separate"/>
      </w:r>
      <w:r w:rsidR="00FD2F52">
        <w:rPr>
          <w:rFonts w:cs="Times New Roman"/>
          <w:noProof/>
          <w:color w:val="000000" w:themeColor="text1"/>
        </w:rPr>
        <w:t>5</w:t>
      </w:r>
      <w:r w:rsidR="007267FF">
        <w:rPr>
          <w:rFonts w:cs="Times New Roman"/>
          <w:color w:val="000000" w:themeColor="text1"/>
        </w:rPr>
        <w:fldChar w:fldCharType="end"/>
      </w:r>
      <w:r w:rsidR="00576977">
        <w:rPr>
          <w:rFonts w:cs="Times New Roman"/>
          <w:color w:val="000000" w:themeColor="text1"/>
        </w:rPr>
        <w:t>.</w:t>
      </w:r>
      <w:r w:rsidR="007267FF">
        <w:rPr>
          <w:rFonts w:cs="Times New Roman"/>
          <w:color w:val="000000" w:themeColor="text1"/>
        </w:rPr>
        <w:fldChar w:fldCharType="begin"/>
      </w:r>
      <w:r w:rsidR="00576977">
        <w:rPr>
          <w:rFonts w:cs="Times New Roman"/>
          <w:color w:val="000000" w:themeColor="text1"/>
        </w:rPr>
        <w:instrText xml:space="preserve"> SEQ Figure \* ARABIC \s 1 </w:instrText>
      </w:r>
      <w:r w:rsidR="007267FF">
        <w:rPr>
          <w:rFonts w:cs="Times New Roman"/>
          <w:color w:val="000000" w:themeColor="text1"/>
        </w:rPr>
        <w:fldChar w:fldCharType="separate"/>
      </w:r>
      <w:r w:rsidR="00FD2F52">
        <w:rPr>
          <w:rFonts w:cs="Times New Roman"/>
          <w:noProof/>
          <w:color w:val="000000" w:themeColor="text1"/>
        </w:rPr>
        <w:t>14</w:t>
      </w:r>
      <w:r w:rsidR="007267FF">
        <w:rPr>
          <w:rFonts w:cs="Times New Roman"/>
          <w:color w:val="000000" w:themeColor="text1"/>
        </w:rPr>
        <w:fldChar w:fldCharType="end"/>
      </w:r>
      <w:bookmarkEnd w:id="464"/>
      <w:r w:rsidRPr="00924E4C">
        <w:rPr>
          <w:rFonts w:cs="Times New Roman"/>
          <w:color w:val="000000" w:themeColor="text1"/>
        </w:rPr>
        <w:t>: Server-Task Negotiation</w:t>
      </w:r>
      <w:bookmarkEnd w:id="465"/>
      <w:bookmarkEnd w:id="466"/>
      <w:bookmarkEnd w:id="467"/>
      <w:bookmarkEnd w:id="468"/>
    </w:p>
    <w:p w:rsidR="00625560" w:rsidRPr="00924E4C" w:rsidRDefault="00625560" w:rsidP="00625560">
      <w:pPr>
        <w:ind w:firstLine="720"/>
        <w:rPr>
          <w:rFonts w:cs="Times New Roman"/>
          <w:sz w:val="22"/>
        </w:rPr>
      </w:pPr>
      <w:r w:rsidRPr="00924E4C">
        <w:rPr>
          <w:rFonts w:cs="Times New Roman"/>
        </w:rPr>
        <w:t xml:space="preserve"> JFuzzyLogic uses a .fcl file in which the user specifies the variables and their fuzzification and deffuzzification mechanisms. Also, each file has at least one rule block inside which if-then-else conditions are used to assign values to the output variables depending on the input variables. For implementing the negotiation mechanism described above, </w:t>
      </w:r>
      <w:r w:rsidRPr="00924E4C">
        <w:rPr>
          <w:rFonts w:cs="Times New Roman"/>
          <w:sz w:val="22"/>
        </w:rPr>
        <w:t xml:space="preserve">a (value, desirability) pair </w:t>
      </w:r>
      <w:r w:rsidRPr="00924E4C">
        <w:rPr>
          <w:rFonts w:cs="Times New Roman"/>
        </w:rPr>
        <w:t xml:space="preserve">is defined </w:t>
      </w:r>
      <w:r w:rsidRPr="00924E4C">
        <w:rPr>
          <w:rFonts w:cs="Times New Roman"/>
          <w:sz w:val="22"/>
        </w:rPr>
        <w:t>for each inflexion point</w:t>
      </w:r>
      <w:r w:rsidRPr="00924E4C">
        <w:rPr>
          <w:rFonts w:cs="Times New Roman"/>
        </w:rPr>
        <w:t xml:space="preserve"> of each offer</w:t>
      </w:r>
      <w:r w:rsidRPr="00924E4C">
        <w:rPr>
          <w:rFonts w:cs="Times New Roman"/>
          <w:sz w:val="22"/>
        </w:rPr>
        <w:t xml:space="preserve"> as shown in </w:t>
      </w:r>
      <w:fldSimple w:instr=" REF _Ref263763768 \h  \* MERGEFORMAT ">
        <w:r w:rsidR="00FD2F52" w:rsidRPr="00FD2F52">
          <w:rPr>
            <w:rFonts w:cs="Times New Roman"/>
          </w:rPr>
          <w:t xml:space="preserve">Listing </w:t>
        </w:r>
        <w:r w:rsidR="00FD2F52" w:rsidRPr="00FD2F52">
          <w:rPr>
            <w:rFonts w:cs="Times New Roman"/>
            <w:noProof/>
          </w:rPr>
          <w:t>5.6</w:t>
        </w:r>
      </w:fldSimple>
      <w:r w:rsidRPr="00924E4C">
        <w:rPr>
          <w:rFonts w:cs="Times New Roman"/>
          <w:sz w:val="22"/>
        </w:rPr>
        <w:t xml:space="preserve">. </w:t>
      </w:r>
      <w:r w:rsidRPr="00924E4C">
        <w:rPr>
          <w:rFonts w:cs="Times New Roman"/>
        </w:rPr>
        <w:t xml:space="preserve"> In this example a trapezoidal desirability function is defined, with low and high values being less desirable than values from 1500 to 1700.</w:t>
      </w:r>
    </w:p>
    <w:tbl>
      <w:tblPr>
        <w:tblStyle w:val="TableGrid"/>
        <w:tblW w:w="0" w:type="auto"/>
        <w:tblBorders>
          <w:left w:val="none" w:sz="0" w:space="0" w:color="auto"/>
          <w:right w:val="none" w:sz="0" w:space="0" w:color="auto"/>
        </w:tblBorders>
        <w:tblLook w:val="04A0"/>
      </w:tblPr>
      <w:tblGrid>
        <w:gridCol w:w="9576"/>
      </w:tblGrid>
      <w:tr w:rsidR="00625560" w:rsidRPr="00924E4C" w:rsidTr="003E1471">
        <w:tc>
          <w:tcPr>
            <w:tcW w:w="9576" w:type="dxa"/>
          </w:tcPr>
          <w:p w:rsidR="00625560" w:rsidRPr="00924E4C" w:rsidRDefault="00625560" w:rsidP="003E1471">
            <w:pPr>
              <w:pStyle w:val="Caption"/>
              <w:rPr>
                <w:color w:val="auto"/>
              </w:rPr>
            </w:pPr>
            <w:bookmarkStart w:id="469" w:name="_Ref263763768"/>
            <w:bookmarkStart w:id="470" w:name="_Toc264370237"/>
            <w:r w:rsidRPr="00924E4C">
              <w:rPr>
                <w:color w:val="auto"/>
              </w:rPr>
              <w:t xml:space="preserve">Listing </w:t>
            </w:r>
            <w:r w:rsidR="007267FF" w:rsidRPr="00924E4C">
              <w:rPr>
                <w:color w:val="auto"/>
              </w:rPr>
              <w:fldChar w:fldCharType="begin"/>
            </w:r>
            <w:r w:rsidRPr="00924E4C">
              <w:rPr>
                <w:color w:val="auto"/>
              </w:rPr>
              <w:instrText xml:space="preserve"> STYLEREF 1 \s </w:instrText>
            </w:r>
            <w:r w:rsidR="007267FF" w:rsidRPr="00924E4C">
              <w:rPr>
                <w:color w:val="auto"/>
              </w:rPr>
              <w:fldChar w:fldCharType="separate"/>
            </w:r>
            <w:r w:rsidR="00FD2F52">
              <w:rPr>
                <w:noProof/>
                <w:color w:val="auto"/>
              </w:rPr>
              <w:t>5</w:t>
            </w:r>
            <w:r w:rsidR="007267FF" w:rsidRPr="00924E4C">
              <w:rPr>
                <w:color w:val="auto"/>
              </w:rPr>
              <w:fldChar w:fldCharType="end"/>
            </w:r>
            <w:r w:rsidRPr="00924E4C">
              <w:rPr>
                <w:color w:val="auto"/>
              </w:rPr>
              <w:t>.</w:t>
            </w:r>
            <w:r w:rsidR="007267FF" w:rsidRPr="00924E4C">
              <w:rPr>
                <w:color w:val="auto"/>
              </w:rPr>
              <w:fldChar w:fldCharType="begin"/>
            </w:r>
            <w:r w:rsidRPr="00924E4C">
              <w:rPr>
                <w:color w:val="auto"/>
              </w:rPr>
              <w:instrText xml:space="preserve"> SEQ Listing \* ARABIC \s 1 </w:instrText>
            </w:r>
            <w:r w:rsidR="007267FF" w:rsidRPr="00924E4C">
              <w:rPr>
                <w:color w:val="auto"/>
              </w:rPr>
              <w:fldChar w:fldCharType="separate"/>
            </w:r>
            <w:r w:rsidR="00FD2F52">
              <w:rPr>
                <w:noProof/>
                <w:color w:val="auto"/>
              </w:rPr>
              <w:t>6</w:t>
            </w:r>
            <w:r w:rsidR="007267FF" w:rsidRPr="00924E4C">
              <w:rPr>
                <w:color w:val="auto"/>
              </w:rPr>
              <w:fldChar w:fldCharType="end"/>
            </w:r>
            <w:bookmarkEnd w:id="469"/>
            <w:r w:rsidRPr="00924E4C">
              <w:rPr>
                <w:color w:val="auto"/>
              </w:rPr>
              <w:t>: FCL specification</w:t>
            </w:r>
            <w:bookmarkEnd w:id="470"/>
          </w:p>
        </w:tc>
      </w:tr>
      <w:tr w:rsidR="00625560" w:rsidRPr="00924E4C" w:rsidTr="003E1471">
        <w:tc>
          <w:tcPr>
            <w:tcW w:w="9576" w:type="dxa"/>
          </w:tcPr>
          <w:p w:rsidR="005C6136" w:rsidRPr="005C6136" w:rsidRDefault="005C6136" w:rsidP="00DD0AEE">
            <w:pPr>
              <w:rPr>
                <w:sz w:val="2"/>
                <w:szCs w:val="2"/>
              </w:rPr>
            </w:pPr>
          </w:p>
          <w:p w:rsidR="00625560" w:rsidRDefault="00625560" w:rsidP="00DD0AEE">
            <w:r w:rsidRPr="00924E4C">
              <w:rPr>
                <w:noProof/>
                <w:lang w:bidi="ar-SA"/>
              </w:rPr>
              <w:drawing>
                <wp:inline distT="0" distB="0" distL="0" distR="0">
                  <wp:extent cx="5534025" cy="904875"/>
                  <wp:effectExtent l="19050" t="0" r="9525" b="0"/>
                  <wp:docPr id="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srcRect/>
                          <a:stretch>
                            <a:fillRect/>
                          </a:stretch>
                        </pic:blipFill>
                        <pic:spPr bwMode="auto">
                          <a:xfrm>
                            <a:off x="0" y="0"/>
                            <a:ext cx="5534025" cy="904875"/>
                          </a:xfrm>
                          <a:prstGeom prst="rect">
                            <a:avLst/>
                          </a:prstGeom>
                          <a:noFill/>
                          <a:ln w="9525">
                            <a:noFill/>
                            <a:miter lim="800000"/>
                            <a:headEnd/>
                            <a:tailEnd/>
                          </a:ln>
                        </pic:spPr>
                      </pic:pic>
                    </a:graphicData>
                  </a:graphic>
                </wp:inline>
              </w:drawing>
            </w:r>
          </w:p>
          <w:p w:rsidR="005C6136" w:rsidRPr="005C6136" w:rsidRDefault="005C6136" w:rsidP="00DD0AEE">
            <w:pPr>
              <w:rPr>
                <w:sz w:val="2"/>
                <w:szCs w:val="2"/>
              </w:rPr>
            </w:pPr>
          </w:p>
        </w:tc>
      </w:tr>
    </w:tbl>
    <w:p w:rsidR="00625560" w:rsidRPr="00CF554C" w:rsidRDefault="00625560" w:rsidP="003B4AE4">
      <w:pPr>
        <w:pStyle w:val="Heading3"/>
        <w:keepNext/>
        <w:keepLines/>
        <w:numPr>
          <w:ilvl w:val="2"/>
          <w:numId w:val="38"/>
        </w:numPr>
        <w:spacing w:line="276" w:lineRule="auto"/>
        <w:rPr>
          <w:rFonts w:cs="Times New Roman"/>
        </w:rPr>
      </w:pPr>
      <w:bookmarkStart w:id="471" w:name="_Toc264798593"/>
      <w:bookmarkStart w:id="472" w:name="_Toc264737225"/>
      <w:bookmarkStart w:id="473" w:name="_Toc264918503"/>
      <w:r w:rsidRPr="00CF554C">
        <w:rPr>
          <w:rFonts w:cs="Times New Roman"/>
        </w:rPr>
        <w:t>Server Management Proxy</w:t>
      </w:r>
      <w:bookmarkEnd w:id="471"/>
      <w:bookmarkEnd w:id="472"/>
      <w:bookmarkEnd w:id="473"/>
    </w:p>
    <w:p w:rsidR="00625560" w:rsidRPr="00CF554C" w:rsidRDefault="00625560" w:rsidP="00625560">
      <w:pPr>
        <w:rPr>
          <w:rFonts w:cs="Times New Roman"/>
        </w:rPr>
      </w:pPr>
      <w:r w:rsidRPr="00CF554C">
        <w:rPr>
          <w:rFonts w:cs="Times New Roman"/>
        </w:rPr>
        <w:t xml:space="preserve">For connecting the system described in this </w:t>
      </w:r>
      <w:r w:rsidR="00B1117C">
        <w:rPr>
          <w:rFonts w:cs="Times New Roman"/>
        </w:rPr>
        <w:t>report</w:t>
      </w:r>
      <w:r w:rsidRPr="00CF554C">
        <w:rPr>
          <w:rFonts w:cs="Times New Roman"/>
        </w:rPr>
        <w:t xml:space="preserve"> to a real-world datacenter an interface between this system and the datacenter is needed. Also, the interface should have a high degree of flexibility. </w:t>
      </w:r>
    </w:p>
    <w:p w:rsidR="00625560" w:rsidRPr="00CF554C" w:rsidRDefault="00625560" w:rsidP="00625560">
      <w:pPr>
        <w:ind w:firstLine="720"/>
        <w:rPr>
          <w:rFonts w:cs="Times New Roman"/>
        </w:rPr>
      </w:pPr>
      <w:r w:rsidRPr="00CF554C">
        <w:rPr>
          <w:rFonts w:cs="Times New Roman"/>
        </w:rPr>
        <w:t xml:space="preserve">In order to support different </w:t>
      </w:r>
      <w:r w:rsidRPr="00CF554C">
        <w:rPr>
          <w:rFonts w:cs="Times New Roman"/>
          <w:i/>
        </w:rPr>
        <w:t>ServerManagementProxy</w:t>
      </w:r>
      <w:r w:rsidRPr="00CF554C">
        <w:rPr>
          <w:rFonts w:cs="Times New Roman"/>
        </w:rPr>
        <w:t xml:space="preserve"> subclasses, needed when porting the system from one datacenter to another, the Factory Method Design Pattern is used to provide a flexible and transparent mechanism for proxy instantiation.  The pattern is realized using the </w:t>
      </w:r>
      <w:r w:rsidRPr="00CF554C">
        <w:rPr>
          <w:rFonts w:cs="Times New Roman"/>
          <w:i/>
        </w:rPr>
        <w:t>ProxyFactory</w:t>
      </w:r>
      <w:r w:rsidRPr="00CF554C">
        <w:rPr>
          <w:rFonts w:cs="Times New Roman"/>
        </w:rPr>
        <w:t xml:space="preserve"> class located in the </w:t>
      </w:r>
      <w:r w:rsidRPr="00CF554C">
        <w:rPr>
          <w:rFonts w:cs="Times New Roman"/>
          <w:i/>
        </w:rPr>
        <w:t>contextawaremodel.worldInterface.datacenterInterface.proxies.impl</w:t>
      </w:r>
      <w:r w:rsidRPr="00CF554C">
        <w:rPr>
          <w:rFonts w:cs="Times New Roman"/>
        </w:rPr>
        <w:t xml:space="preserve"> package and is </w:t>
      </w:r>
      <w:r w:rsidR="000B4A9E">
        <w:rPr>
          <w:rFonts w:cs="Times New Roman"/>
        </w:rPr>
        <w:t>illustrated</w:t>
      </w:r>
      <w:r w:rsidRPr="00CF554C">
        <w:rPr>
          <w:rFonts w:cs="Times New Roman"/>
        </w:rPr>
        <w:t xml:space="preserve"> in </w:t>
      </w:r>
      <w:fldSimple w:instr=" REF _Ref263770512 \h  \* MERGEFORMAT ">
        <w:r w:rsidR="00FD2F52" w:rsidRPr="00CF554C">
          <w:rPr>
            <w:rFonts w:cs="Times New Roman"/>
          </w:rPr>
          <w:t xml:space="preserve">Figure </w:t>
        </w:r>
        <w:r w:rsidR="00FD2F52">
          <w:rPr>
            <w:rFonts w:cs="Times New Roman"/>
            <w:noProof/>
          </w:rPr>
          <w:t>5.15</w:t>
        </w:r>
      </w:fldSimple>
      <w:r w:rsidRPr="00CF554C">
        <w:rPr>
          <w:rFonts w:cs="Times New Roman"/>
        </w:rPr>
        <w:t>.</w:t>
      </w:r>
    </w:p>
    <w:p w:rsidR="00625560" w:rsidRPr="00CF554C" w:rsidRDefault="00625560" w:rsidP="00625560">
      <w:pPr>
        <w:keepNext/>
        <w:jc w:val="center"/>
        <w:rPr>
          <w:rFonts w:cs="Times New Roman"/>
        </w:rPr>
      </w:pPr>
      <w:r w:rsidRPr="00CF554C">
        <w:rPr>
          <w:rFonts w:cs="Times New Roman"/>
          <w:noProof/>
          <w:lang w:bidi="ar-SA"/>
        </w:rPr>
        <w:lastRenderedPageBreak/>
        <w:drawing>
          <wp:inline distT="0" distB="0" distL="0" distR="0">
            <wp:extent cx="3172723" cy="2389726"/>
            <wp:effectExtent l="19050" t="19050" r="27677" b="10574"/>
            <wp:docPr id="89" name="Picture 15" descr="J:\cercetare\licenta\ServerManagementProx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cercetare\licenta\ServerManagementProxy.jpg"/>
                    <pic:cNvPicPr>
                      <a:picLocks noChangeAspect="1" noChangeArrowheads="1"/>
                    </pic:cNvPicPr>
                  </pic:nvPicPr>
                  <pic:blipFill>
                    <a:blip r:embed="rId47"/>
                    <a:srcRect/>
                    <a:stretch>
                      <a:fillRect/>
                    </a:stretch>
                  </pic:blipFill>
                  <pic:spPr bwMode="auto">
                    <a:xfrm>
                      <a:off x="0" y="0"/>
                      <a:ext cx="3176512" cy="2392580"/>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474" w:name="_Ref263770512"/>
      <w:bookmarkStart w:id="475" w:name="_Toc264369135"/>
      <w:bookmarkStart w:id="476" w:name="_Toc264798649"/>
      <w:bookmarkStart w:id="477" w:name="_Toc264916827"/>
      <w:bookmarkStart w:id="478" w:name="_Toc264920381"/>
      <w:r w:rsidRPr="00CF554C">
        <w:rPr>
          <w:rFonts w:cs="Times New Roman"/>
          <w:color w:val="auto"/>
        </w:rPr>
        <w:t xml:space="preserve">Figure </w:t>
      </w:r>
      <w:r w:rsidR="007267FF">
        <w:rPr>
          <w:rFonts w:cs="Times New Roman"/>
          <w:color w:val="auto"/>
        </w:rPr>
        <w:fldChar w:fldCharType="begin"/>
      </w:r>
      <w:r w:rsidR="00576977">
        <w:rPr>
          <w:rFonts w:cs="Times New Roman"/>
          <w:color w:val="auto"/>
        </w:rPr>
        <w:instrText xml:space="preserve"> STYLEREF 1 \s </w:instrText>
      </w:r>
      <w:r w:rsidR="007267FF">
        <w:rPr>
          <w:rFonts w:cs="Times New Roman"/>
          <w:color w:val="auto"/>
        </w:rPr>
        <w:fldChar w:fldCharType="separate"/>
      </w:r>
      <w:r w:rsidR="00FD2F52">
        <w:rPr>
          <w:rFonts w:cs="Times New Roman"/>
          <w:noProof/>
          <w:color w:val="auto"/>
        </w:rPr>
        <w:t>5</w:t>
      </w:r>
      <w:r w:rsidR="007267FF">
        <w:rPr>
          <w:rFonts w:cs="Times New Roman"/>
          <w:color w:val="auto"/>
        </w:rPr>
        <w:fldChar w:fldCharType="end"/>
      </w:r>
      <w:r w:rsidR="00576977">
        <w:rPr>
          <w:rFonts w:cs="Times New Roman"/>
          <w:color w:val="auto"/>
        </w:rPr>
        <w:t>.</w:t>
      </w:r>
      <w:r w:rsidR="007267FF">
        <w:rPr>
          <w:rFonts w:cs="Times New Roman"/>
          <w:color w:val="auto"/>
        </w:rPr>
        <w:fldChar w:fldCharType="begin"/>
      </w:r>
      <w:r w:rsidR="00576977">
        <w:rPr>
          <w:rFonts w:cs="Times New Roman"/>
          <w:color w:val="auto"/>
        </w:rPr>
        <w:instrText xml:space="preserve"> SEQ Figure \* ARABIC \s 1 </w:instrText>
      </w:r>
      <w:r w:rsidR="007267FF">
        <w:rPr>
          <w:rFonts w:cs="Times New Roman"/>
          <w:color w:val="auto"/>
        </w:rPr>
        <w:fldChar w:fldCharType="separate"/>
      </w:r>
      <w:r w:rsidR="00FD2F52">
        <w:rPr>
          <w:rFonts w:cs="Times New Roman"/>
          <w:noProof/>
          <w:color w:val="auto"/>
        </w:rPr>
        <w:t>15</w:t>
      </w:r>
      <w:r w:rsidR="007267FF">
        <w:rPr>
          <w:rFonts w:cs="Times New Roman"/>
          <w:color w:val="auto"/>
        </w:rPr>
        <w:fldChar w:fldCharType="end"/>
      </w:r>
      <w:bookmarkEnd w:id="474"/>
      <w:r w:rsidRPr="00CF554C">
        <w:rPr>
          <w:rFonts w:cs="Times New Roman"/>
          <w:color w:val="auto"/>
        </w:rPr>
        <w:t>: Server Management Interface Architecture</w:t>
      </w:r>
      <w:bookmarkEnd w:id="475"/>
      <w:bookmarkEnd w:id="476"/>
      <w:bookmarkEnd w:id="477"/>
      <w:bookmarkEnd w:id="478"/>
    </w:p>
    <w:p w:rsidR="00625560" w:rsidRPr="00CF554C" w:rsidRDefault="00625560" w:rsidP="00625560">
      <w:pPr>
        <w:ind w:firstLine="720"/>
        <w:rPr>
          <w:rFonts w:cs="Times New Roman"/>
        </w:rPr>
      </w:pPr>
      <w:r w:rsidRPr="00CF554C">
        <w:rPr>
          <w:rFonts w:cs="Times New Roman"/>
        </w:rPr>
        <w:t xml:space="preserve">The </w:t>
      </w:r>
      <w:r w:rsidRPr="00CF554C">
        <w:rPr>
          <w:rFonts w:cs="Times New Roman"/>
          <w:i/>
        </w:rPr>
        <w:t>ServerManagementProxyInterface</w:t>
      </w:r>
      <w:r w:rsidRPr="00CF554C">
        <w:rPr>
          <w:rFonts w:cs="Times New Roman"/>
        </w:rPr>
        <w:t xml:space="preserve"> interface specifies the functionality needed for managing a datacenter and represents the contract which every concrete server management proxy must implement, as presented in </w:t>
      </w:r>
      <w:fldSimple w:instr=" REF _Ref263770849 \h  \* MERGEFORMAT ">
        <w:r w:rsidR="00FD2F52" w:rsidRPr="00FD2F52">
          <w:rPr>
            <w:rFonts w:cs="Times New Roman"/>
          </w:rPr>
          <w:t xml:space="preserve">Listing </w:t>
        </w:r>
        <w:r w:rsidR="00FD2F52" w:rsidRPr="00FD2F52">
          <w:rPr>
            <w:rFonts w:cs="Times New Roman"/>
            <w:noProof/>
          </w:rPr>
          <w:t>5.7</w:t>
        </w:r>
      </w:fldSimple>
      <w:r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479" w:name="_Ref263770849"/>
            <w:bookmarkStart w:id="480" w:name="_Ref263770848"/>
            <w:bookmarkStart w:id="481" w:name="_Toc264370238"/>
            <w:r w:rsidRPr="00CF554C">
              <w:rPr>
                <w:color w:val="auto"/>
              </w:rPr>
              <w:t xml:space="preserve">Listing </w:t>
            </w:r>
            <w:r w:rsidR="007267FF" w:rsidRPr="00CF554C">
              <w:rPr>
                <w:color w:val="auto"/>
              </w:rPr>
              <w:fldChar w:fldCharType="begin"/>
            </w:r>
            <w:r w:rsidRPr="00CF554C">
              <w:rPr>
                <w:color w:val="auto"/>
              </w:rPr>
              <w:instrText xml:space="preserve"> STYLEREF 1 \s </w:instrText>
            </w:r>
            <w:r w:rsidR="007267FF" w:rsidRPr="00CF554C">
              <w:rPr>
                <w:color w:val="auto"/>
              </w:rPr>
              <w:fldChar w:fldCharType="separate"/>
            </w:r>
            <w:r w:rsidR="00FD2F52">
              <w:rPr>
                <w:noProof/>
                <w:color w:val="auto"/>
              </w:rPr>
              <w:t>5</w:t>
            </w:r>
            <w:r w:rsidR="007267FF" w:rsidRPr="00CF554C">
              <w:rPr>
                <w:color w:val="auto"/>
              </w:rPr>
              <w:fldChar w:fldCharType="end"/>
            </w:r>
            <w:r w:rsidRPr="00CF554C">
              <w:rPr>
                <w:color w:val="auto"/>
              </w:rPr>
              <w:t>.</w:t>
            </w:r>
            <w:r w:rsidR="007267FF" w:rsidRPr="00CF554C">
              <w:rPr>
                <w:color w:val="auto"/>
              </w:rPr>
              <w:fldChar w:fldCharType="begin"/>
            </w:r>
            <w:r w:rsidRPr="00CF554C">
              <w:rPr>
                <w:color w:val="auto"/>
              </w:rPr>
              <w:instrText xml:space="preserve"> SEQ Listing \* ARABIC \s 1 </w:instrText>
            </w:r>
            <w:r w:rsidR="007267FF" w:rsidRPr="00CF554C">
              <w:rPr>
                <w:color w:val="auto"/>
              </w:rPr>
              <w:fldChar w:fldCharType="separate"/>
            </w:r>
            <w:r w:rsidR="00FD2F52">
              <w:rPr>
                <w:noProof/>
                <w:color w:val="auto"/>
              </w:rPr>
              <w:t>7</w:t>
            </w:r>
            <w:r w:rsidR="007267FF" w:rsidRPr="00CF554C">
              <w:rPr>
                <w:color w:val="auto"/>
              </w:rPr>
              <w:fldChar w:fldCharType="end"/>
            </w:r>
            <w:bookmarkEnd w:id="479"/>
            <w:r w:rsidRPr="00CF554C">
              <w:rPr>
                <w:color w:val="auto"/>
              </w:rPr>
              <w:t>: Server Management Interface</w:t>
            </w:r>
            <w:bookmarkEnd w:id="480"/>
            <w:bookmarkEnd w:id="481"/>
          </w:p>
        </w:tc>
      </w:tr>
      <w:tr w:rsidR="00625560" w:rsidRPr="00CF554C" w:rsidTr="003E1471">
        <w:tc>
          <w:tcPr>
            <w:tcW w:w="9576" w:type="dxa"/>
          </w:tcPr>
          <w:p w:rsidR="005C6136" w:rsidRPr="005C6136" w:rsidRDefault="005C6136" w:rsidP="00055C56">
            <w:pPr>
              <w:rPr>
                <w:sz w:val="2"/>
                <w:szCs w:val="2"/>
              </w:rPr>
            </w:pPr>
          </w:p>
          <w:p w:rsidR="00625560" w:rsidRDefault="00625560" w:rsidP="00055C56">
            <w:r w:rsidRPr="00CF554C">
              <w:rPr>
                <w:noProof/>
                <w:lang w:bidi="ar-SA"/>
              </w:rPr>
              <w:drawing>
                <wp:inline distT="0" distB="0" distL="0" distR="0">
                  <wp:extent cx="4734105" cy="2412413"/>
                  <wp:effectExtent l="19050" t="0" r="9345" b="0"/>
                  <wp:docPr id="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srcRect/>
                          <a:stretch>
                            <a:fillRect/>
                          </a:stretch>
                        </pic:blipFill>
                        <pic:spPr bwMode="auto">
                          <a:xfrm>
                            <a:off x="0" y="0"/>
                            <a:ext cx="4735400" cy="2413073"/>
                          </a:xfrm>
                          <a:prstGeom prst="rect">
                            <a:avLst/>
                          </a:prstGeom>
                          <a:noFill/>
                          <a:ln w="9525">
                            <a:noFill/>
                            <a:miter lim="800000"/>
                            <a:headEnd/>
                            <a:tailEnd/>
                          </a:ln>
                        </pic:spPr>
                      </pic:pic>
                    </a:graphicData>
                  </a:graphic>
                </wp:inline>
              </w:drawing>
            </w:r>
          </w:p>
          <w:p w:rsidR="005C6136" w:rsidRPr="005C6136" w:rsidRDefault="005C6136" w:rsidP="00055C56">
            <w:pPr>
              <w:rPr>
                <w:sz w:val="2"/>
                <w:szCs w:val="2"/>
              </w:rPr>
            </w:pPr>
          </w:p>
        </w:tc>
      </w:tr>
    </w:tbl>
    <w:p w:rsidR="008A670D" w:rsidRDefault="008A670D" w:rsidP="008A670D">
      <w:pPr>
        <w:pStyle w:val="Heading3"/>
        <w:keepNext/>
        <w:keepLines/>
        <w:spacing w:line="276" w:lineRule="auto"/>
        <w:rPr>
          <w:rFonts w:cs="Times New Roman"/>
        </w:rPr>
      </w:pPr>
    </w:p>
    <w:p w:rsidR="00625560" w:rsidRPr="00CF554C" w:rsidRDefault="00625560" w:rsidP="003B4AE4">
      <w:pPr>
        <w:pStyle w:val="Heading3"/>
        <w:keepNext/>
        <w:keepLines/>
        <w:numPr>
          <w:ilvl w:val="2"/>
          <w:numId w:val="38"/>
        </w:numPr>
        <w:spacing w:line="276" w:lineRule="auto"/>
        <w:rPr>
          <w:rFonts w:cs="Times New Roman"/>
        </w:rPr>
      </w:pPr>
      <w:bookmarkStart w:id="482" w:name="_Toc264798594"/>
      <w:bookmarkStart w:id="483" w:name="_Toc264737226"/>
      <w:bookmarkStart w:id="484" w:name="_Toc264918504"/>
      <w:r w:rsidRPr="00CF554C">
        <w:rPr>
          <w:rFonts w:cs="Times New Roman"/>
        </w:rPr>
        <w:t>Server Information Gathering Endpoint</w:t>
      </w:r>
      <w:bookmarkEnd w:id="482"/>
      <w:bookmarkEnd w:id="483"/>
      <w:bookmarkEnd w:id="484"/>
    </w:p>
    <w:p w:rsidR="00625560" w:rsidRPr="00CF554C" w:rsidRDefault="00625560" w:rsidP="00625560">
      <w:pPr>
        <w:rPr>
          <w:rFonts w:cs="Times New Roman"/>
        </w:rPr>
      </w:pPr>
      <w:r w:rsidRPr="00CF554C">
        <w:rPr>
          <w:rFonts w:cs="Times New Roman"/>
        </w:rPr>
        <w:t xml:space="preserve">This component was created to provide real-time server resources usage data. The implementation was developed for servers running Windows Server 2088 R2, using operating system specific functions. </w:t>
      </w:r>
    </w:p>
    <w:p w:rsidR="00625560" w:rsidRPr="00CF554C" w:rsidRDefault="00625560" w:rsidP="00625560">
      <w:pPr>
        <w:ind w:firstLine="720"/>
        <w:rPr>
          <w:rFonts w:cs="Times New Roman"/>
        </w:rPr>
      </w:pPr>
      <w:r w:rsidRPr="00CF554C">
        <w:rPr>
          <w:rFonts w:cs="Times New Roman"/>
        </w:rPr>
        <w:t xml:space="preserve">For gathering server data the WIN32 Classes </w:t>
      </w:r>
      <w:fldSimple w:instr=" REF _Ref263771223 \h  \* MERGEFORMAT ">
        <w:r w:rsidR="00FD2F52" w:rsidRPr="00FD2F52">
          <w:rPr>
            <w:rFonts w:cs="Times New Roman"/>
          </w:rPr>
          <w:t xml:space="preserve">[ </w:t>
        </w:r>
        <w:r w:rsidR="00FD2F52" w:rsidRPr="00FD2F52">
          <w:rPr>
            <w:rFonts w:cs="Times New Roman"/>
            <w:noProof/>
          </w:rPr>
          <w:t>69</w:t>
        </w:r>
      </w:fldSimple>
      <w:r w:rsidRPr="00CF554C">
        <w:rPr>
          <w:rFonts w:cs="Times New Roman"/>
        </w:rPr>
        <w:t xml:space="preserve"> ] provided trough the Windows Management Instrumentation(WMI) </w:t>
      </w:r>
      <w:fldSimple w:instr=" REF _Ref263771243 \h  \* MERGEFORMAT ">
        <w:r w:rsidR="00FD2F52" w:rsidRPr="00FD2F52">
          <w:rPr>
            <w:rFonts w:cs="Times New Roman"/>
          </w:rPr>
          <w:t xml:space="preserve">[ </w:t>
        </w:r>
        <w:r w:rsidR="00FD2F52" w:rsidRPr="00FD2F52">
          <w:rPr>
            <w:rFonts w:cs="Times New Roman"/>
            <w:noProof/>
          </w:rPr>
          <w:t>67</w:t>
        </w:r>
      </w:fldSimple>
      <w:r w:rsidRPr="00CF554C">
        <w:rPr>
          <w:rFonts w:cs="Times New Roman"/>
        </w:rPr>
        <w:t xml:space="preserve"> ] where used. WMI offers the means to access system information using Win32 classes from any .NET supported language.  C# was chosen as the host language due to its support for web services and tight coupling with the underlying operating </w:t>
      </w:r>
      <w:r w:rsidRPr="00CF554C">
        <w:rPr>
          <w:rFonts w:cs="Times New Roman"/>
        </w:rPr>
        <w:lastRenderedPageBreak/>
        <w:t xml:space="preserve">system. The reason Java wasn’t used for information gathering is that the platform independency of the language makes it hard to query hardware specific information. C# does not have this drawback, being able to access both hardware and software information about the host system. Another advantage of using C# is the easiness with which functionality can be exposed under the form of web services. </w:t>
      </w:r>
    </w:p>
    <w:p w:rsidR="00625560" w:rsidRPr="00CF554C" w:rsidRDefault="00625560" w:rsidP="00625560">
      <w:pPr>
        <w:ind w:firstLine="720"/>
        <w:rPr>
          <w:rFonts w:cs="Times New Roman"/>
        </w:rPr>
      </w:pPr>
      <w:r w:rsidRPr="00CF554C">
        <w:rPr>
          <w:rFonts w:cs="Times New Roman"/>
        </w:rPr>
        <w:t xml:space="preserve">The web service created for exposing the functionality of the WMI server information gathering module are hosted on Microsoft IIS Application Server </w:t>
      </w:r>
      <w:fldSimple w:instr=" REF _Ref264033087 \h  \* MERGEFORMAT ">
        <w:r w:rsidR="00FD2F52" w:rsidRPr="00FD2F52">
          <w:rPr>
            <w:rFonts w:cs="Times New Roman"/>
          </w:rPr>
          <w:t xml:space="preserve">[ </w:t>
        </w:r>
        <w:r w:rsidR="00FD2F52" w:rsidRPr="00FD2F52">
          <w:rPr>
            <w:rFonts w:cs="Times New Roman"/>
            <w:noProof/>
          </w:rPr>
          <w:t>68</w:t>
        </w:r>
      </w:fldSimple>
      <w:r w:rsidRPr="00CF554C">
        <w:rPr>
          <w:rFonts w:cs="Times New Roman"/>
        </w:rPr>
        <w:t xml:space="preserve"> ] and accessed through HTTP </w:t>
      </w:r>
      <w:fldSimple w:instr=" REF _Ref264033166 \h  \* MERGEFORMAT ">
        <w:r w:rsidR="00FD2F52" w:rsidRPr="00FD2F52">
          <w:rPr>
            <w:rFonts w:cs="Times New Roman"/>
          </w:rPr>
          <w:t xml:space="preserve">[ </w:t>
        </w:r>
        <w:r w:rsidR="00FD2F52" w:rsidRPr="00FD2F52">
          <w:rPr>
            <w:rFonts w:cs="Times New Roman"/>
            <w:noProof/>
          </w:rPr>
          <w:t>59</w:t>
        </w:r>
      </w:fldSimple>
      <w:r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485" w:name="_Ref264034678"/>
            <w:bookmarkStart w:id="486" w:name="_Toc264370239"/>
            <w:r w:rsidRPr="00CF554C">
              <w:rPr>
                <w:color w:val="auto"/>
              </w:rPr>
              <w:t xml:space="preserve">Listing </w:t>
            </w:r>
            <w:r w:rsidR="007267FF" w:rsidRPr="00CF554C">
              <w:rPr>
                <w:color w:val="auto"/>
              </w:rPr>
              <w:fldChar w:fldCharType="begin"/>
            </w:r>
            <w:r w:rsidRPr="00CF554C">
              <w:rPr>
                <w:color w:val="auto"/>
              </w:rPr>
              <w:instrText xml:space="preserve"> STYLEREF 1 \s </w:instrText>
            </w:r>
            <w:r w:rsidR="007267FF" w:rsidRPr="00CF554C">
              <w:rPr>
                <w:color w:val="auto"/>
              </w:rPr>
              <w:fldChar w:fldCharType="separate"/>
            </w:r>
            <w:r w:rsidR="00FD2F52">
              <w:rPr>
                <w:noProof/>
                <w:color w:val="auto"/>
              </w:rPr>
              <w:t>5</w:t>
            </w:r>
            <w:r w:rsidR="007267FF" w:rsidRPr="00CF554C">
              <w:rPr>
                <w:color w:val="auto"/>
              </w:rPr>
              <w:fldChar w:fldCharType="end"/>
            </w:r>
            <w:r w:rsidRPr="00CF554C">
              <w:rPr>
                <w:color w:val="auto"/>
              </w:rPr>
              <w:t>.</w:t>
            </w:r>
            <w:r w:rsidR="007267FF" w:rsidRPr="00CF554C">
              <w:rPr>
                <w:color w:val="auto"/>
              </w:rPr>
              <w:fldChar w:fldCharType="begin"/>
            </w:r>
            <w:r w:rsidRPr="00CF554C">
              <w:rPr>
                <w:color w:val="auto"/>
              </w:rPr>
              <w:instrText xml:space="preserve"> SEQ Listing \* ARABIC \s 1 </w:instrText>
            </w:r>
            <w:r w:rsidR="007267FF" w:rsidRPr="00CF554C">
              <w:rPr>
                <w:color w:val="auto"/>
              </w:rPr>
              <w:fldChar w:fldCharType="separate"/>
            </w:r>
            <w:r w:rsidR="00FD2F52">
              <w:rPr>
                <w:noProof/>
                <w:color w:val="auto"/>
              </w:rPr>
              <w:t>8</w:t>
            </w:r>
            <w:r w:rsidR="007267FF" w:rsidRPr="00CF554C">
              <w:rPr>
                <w:color w:val="auto"/>
              </w:rPr>
              <w:fldChar w:fldCharType="end"/>
            </w:r>
            <w:bookmarkEnd w:id="485"/>
            <w:r w:rsidRPr="00CF554C">
              <w:rPr>
                <w:color w:val="auto"/>
              </w:rPr>
              <w:t>: WIN32 WMI Specific Functions</w:t>
            </w:r>
            <w:bookmarkEnd w:id="486"/>
          </w:p>
        </w:tc>
      </w:tr>
      <w:tr w:rsidR="00625560" w:rsidRPr="00CF554C" w:rsidTr="003E1471">
        <w:tc>
          <w:tcPr>
            <w:tcW w:w="9576" w:type="dxa"/>
          </w:tcPr>
          <w:p w:rsidR="005C6136" w:rsidRPr="005C6136" w:rsidRDefault="005C6136" w:rsidP="003E1471">
            <w:pPr>
              <w:keepNext/>
              <w:rPr>
                <w:sz w:val="2"/>
                <w:szCs w:val="2"/>
              </w:rPr>
            </w:pPr>
          </w:p>
          <w:p w:rsidR="00625560" w:rsidRDefault="00625560" w:rsidP="003E1471">
            <w:pPr>
              <w:keepNext/>
            </w:pPr>
            <w:r w:rsidRPr="00CF554C">
              <w:rPr>
                <w:noProof/>
                <w:lang w:bidi="ar-SA"/>
              </w:rPr>
              <w:drawing>
                <wp:inline distT="0" distB="0" distL="0" distR="0">
                  <wp:extent cx="5943600" cy="2136025"/>
                  <wp:effectExtent l="19050" t="0" r="0" b="0"/>
                  <wp:docPr id="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5943600" cy="2136025"/>
                          </a:xfrm>
                          <a:prstGeom prst="rect">
                            <a:avLst/>
                          </a:prstGeom>
                          <a:noFill/>
                          <a:ln w="9525">
                            <a:noFill/>
                            <a:miter lim="800000"/>
                            <a:headEnd/>
                            <a:tailEnd/>
                          </a:ln>
                        </pic:spPr>
                      </pic:pic>
                    </a:graphicData>
                  </a:graphic>
                </wp:inline>
              </w:drawing>
            </w:r>
          </w:p>
          <w:p w:rsidR="005C6136" w:rsidRPr="005C6136" w:rsidRDefault="005C6136" w:rsidP="003E1471">
            <w:pPr>
              <w:keepNext/>
              <w:rPr>
                <w:sz w:val="2"/>
                <w:szCs w:val="2"/>
              </w:rPr>
            </w:pPr>
          </w:p>
        </w:tc>
      </w:tr>
    </w:tbl>
    <w:p w:rsidR="00625560" w:rsidRPr="00CF554C" w:rsidRDefault="00625560" w:rsidP="00625560">
      <w:pPr>
        <w:rPr>
          <w:rFonts w:cs="Times New Roman"/>
        </w:rPr>
      </w:pPr>
    </w:p>
    <w:p w:rsidR="00625560" w:rsidRDefault="00625560"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FD2F52" w:rsidRDefault="00FD2F52" w:rsidP="00625560">
      <w:pPr>
        <w:ind w:firstLine="720"/>
        <w:rPr>
          <w:rFonts w:cs="Times New Roman"/>
        </w:rPr>
      </w:pPr>
    </w:p>
    <w:p w:rsidR="00FD2F52" w:rsidRDefault="00FD2F52" w:rsidP="00625560">
      <w:pPr>
        <w:ind w:firstLine="720"/>
        <w:rPr>
          <w:rFonts w:cs="Times New Roman"/>
        </w:rPr>
      </w:pPr>
    </w:p>
    <w:p w:rsidR="00FD2F52" w:rsidRDefault="00FD2F52" w:rsidP="00625560">
      <w:pPr>
        <w:ind w:firstLine="720"/>
        <w:rPr>
          <w:rFonts w:cs="Times New Roman"/>
        </w:rPr>
      </w:pPr>
    </w:p>
    <w:p w:rsidR="00FD2F52" w:rsidRDefault="00FD2F52" w:rsidP="00625560">
      <w:pPr>
        <w:ind w:firstLine="720"/>
        <w:rPr>
          <w:rFonts w:cs="Times New Roman"/>
        </w:rPr>
      </w:pPr>
    </w:p>
    <w:p w:rsidR="00FD2F52" w:rsidRDefault="00FD2F52" w:rsidP="00625560">
      <w:pPr>
        <w:ind w:firstLine="720"/>
        <w:rPr>
          <w:rFonts w:cs="Times New Roman"/>
        </w:rPr>
      </w:pPr>
    </w:p>
    <w:p w:rsidR="00FD2F52" w:rsidRDefault="00FD2F52" w:rsidP="00625560">
      <w:pPr>
        <w:ind w:firstLine="720"/>
        <w:rPr>
          <w:rFonts w:cs="Times New Roman"/>
        </w:rPr>
      </w:pPr>
    </w:p>
    <w:p w:rsidR="008A670D" w:rsidRDefault="008A670D" w:rsidP="00625560">
      <w:pPr>
        <w:ind w:firstLine="720"/>
        <w:rPr>
          <w:rFonts w:cs="Times New Roman"/>
        </w:rPr>
      </w:pPr>
    </w:p>
    <w:p w:rsidR="00AC4AE1" w:rsidRDefault="00AC4AE1" w:rsidP="00625560">
      <w:pPr>
        <w:ind w:firstLine="720"/>
        <w:rPr>
          <w:rFonts w:cs="Times New Roman"/>
        </w:rPr>
      </w:pPr>
    </w:p>
    <w:p w:rsidR="008A670D" w:rsidRDefault="008A670D" w:rsidP="008A670D">
      <w:pPr>
        <w:pStyle w:val="Title"/>
      </w:pPr>
      <w:r>
        <w:lastRenderedPageBreak/>
        <w:t>Chapter 6</w:t>
      </w:r>
    </w:p>
    <w:p w:rsidR="00625560" w:rsidRPr="00CF554C" w:rsidRDefault="00625560" w:rsidP="003B4AE4">
      <w:pPr>
        <w:pStyle w:val="Heading1"/>
        <w:keepNext/>
        <w:keepLines/>
        <w:numPr>
          <w:ilvl w:val="0"/>
          <w:numId w:val="38"/>
        </w:numPr>
        <w:spacing w:after="160" w:line="276" w:lineRule="auto"/>
        <w:contextualSpacing w:val="0"/>
        <w:rPr>
          <w:rFonts w:cs="Times New Roman"/>
        </w:rPr>
      </w:pPr>
      <w:r w:rsidRPr="00CF554C">
        <w:rPr>
          <w:rFonts w:cs="Times New Roman"/>
        </w:rPr>
        <w:t xml:space="preserve"> </w:t>
      </w:r>
      <w:bookmarkStart w:id="487" w:name="_Toc264798595"/>
      <w:bookmarkStart w:id="488" w:name="_Toc264737227"/>
      <w:bookmarkStart w:id="489" w:name="_Toc264918505"/>
      <w:r w:rsidRPr="00CF554C">
        <w:rPr>
          <w:rFonts w:cs="Times New Roman"/>
        </w:rPr>
        <w:t>Testing and results</w:t>
      </w:r>
      <w:bookmarkEnd w:id="487"/>
      <w:bookmarkEnd w:id="488"/>
      <w:bookmarkEnd w:id="489"/>
    </w:p>
    <w:p w:rsidR="00625560" w:rsidRPr="00CF554C" w:rsidRDefault="00625560" w:rsidP="00625560">
      <w:pPr>
        <w:rPr>
          <w:rFonts w:cs="Times New Roman"/>
        </w:rPr>
      </w:pPr>
      <w:r w:rsidRPr="00CF554C">
        <w:rPr>
          <w:rFonts w:cs="Times New Roman"/>
        </w:rPr>
        <w:t xml:space="preserve">The concepts and algorithm described in </w:t>
      </w:r>
      <w:fldSimple w:instr=" REF _Ref263931095 \w \h  \* MERGEFORMAT ">
        <w:r w:rsidR="00FD2F52" w:rsidRPr="00FD2F52">
          <w:rPr>
            <w:rFonts w:cs="Times New Roman"/>
          </w:rPr>
          <w:t>3</w:t>
        </w:r>
      </w:fldSimple>
      <w:r w:rsidRPr="00CF554C">
        <w:rPr>
          <w:rFonts w:cs="Times New Roman"/>
        </w:rPr>
        <w:t xml:space="preserve"> </w:t>
      </w:r>
      <w:r>
        <w:rPr>
          <w:rFonts w:cs="Times New Roman"/>
        </w:rPr>
        <w:t xml:space="preserve">Related Work </w:t>
      </w:r>
      <w:r w:rsidRPr="00CF554C">
        <w:rPr>
          <w:rFonts w:cs="Times New Roman"/>
        </w:rPr>
        <w:t xml:space="preserve">where </w:t>
      </w:r>
      <w:r w:rsidR="00D104B6">
        <w:rPr>
          <w:rFonts w:cs="Times New Roman"/>
        </w:rPr>
        <w:t>applied</w:t>
      </w:r>
      <w:r w:rsidRPr="00CF554C">
        <w:rPr>
          <w:rFonts w:cs="Times New Roman"/>
        </w:rPr>
        <w:t xml:space="preserve"> on a simulated smart room, on a simulated datacenter and on real servers.</w:t>
      </w:r>
    </w:p>
    <w:p w:rsidR="00625560" w:rsidRPr="00CF554C" w:rsidRDefault="00625560" w:rsidP="003B4AE4">
      <w:pPr>
        <w:pStyle w:val="Heading2"/>
        <w:keepNext/>
        <w:keepLines/>
        <w:numPr>
          <w:ilvl w:val="1"/>
          <w:numId w:val="38"/>
        </w:numPr>
        <w:spacing w:line="276" w:lineRule="auto"/>
        <w:rPr>
          <w:rFonts w:cs="Times New Roman"/>
        </w:rPr>
      </w:pPr>
      <w:bookmarkStart w:id="490" w:name="_Ref264031702"/>
      <w:bookmarkStart w:id="491" w:name="_Ref264031704"/>
      <w:bookmarkStart w:id="492" w:name="_Ref264737085"/>
      <w:bookmarkStart w:id="493" w:name="_Toc264798596"/>
      <w:bookmarkStart w:id="494" w:name="_Toc264737228"/>
      <w:bookmarkStart w:id="495" w:name="_Toc264918506"/>
      <w:r w:rsidRPr="00CF554C">
        <w:rPr>
          <w:rFonts w:cs="Times New Roman"/>
        </w:rPr>
        <w:t>Self-Healing Environment</w:t>
      </w:r>
      <w:bookmarkEnd w:id="490"/>
      <w:bookmarkEnd w:id="491"/>
      <w:r w:rsidR="004B3A6F">
        <w:rPr>
          <w:rFonts w:cs="Times New Roman"/>
        </w:rPr>
        <w:t xml:space="preserve"> Case Study</w:t>
      </w:r>
      <w:bookmarkEnd w:id="492"/>
      <w:bookmarkEnd w:id="493"/>
      <w:bookmarkEnd w:id="494"/>
      <w:bookmarkEnd w:id="495"/>
    </w:p>
    <w:p w:rsidR="00625560" w:rsidRPr="00CF554C" w:rsidRDefault="00625560" w:rsidP="00625560">
      <w:pPr>
        <w:rPr>
          <w:rFonts w:cs="Times New Roman"/>
        </w:rPr>
      </w:pPr>
      <w:r w:rsidRPr="00CF554C">
        <w:rPr>
          <w:rFonts w:cs="Times New Roman"/>
        </w:rPr>
        <w:t xml:space="preserve">This </w:t>
      </w:r>
      <w:r w:rsidR="00D104B6">
        <w:rPr>
          <w:rFonts w:cs="Times New Roman"/>
        </w:rPr>
        <w:t>case study</w:t>
      </w:r>
      <w:r w:rsidRPr="00CF554C">
        <w:rPr>
          <w:rFonts w:cs="Times New Roman"/>
        </w:rPr>
        <w:t xml:space="preserve"> involves applying the self-healing reinforcement learning algorithm described in </w:t>
      </w:r>
      <w:fldSimple w:instr=" REF _Ref263943362 \w \h  \* MERGEFORMAT ">
        <w:r w:rsidR="00FD2F52" w:rsidRPr="00FD2F52">
          <w:rPr>
            <w:rFonts w:cs="Times New Roman"/>
          </w:rPr>
          <w:t>4.2</w:t>
        </w:r>
      </w:fldSimple>
      <w:r w:rsidRPr="00CF554C">
        <w:rPr>
          <w:rFonts w:cs="Times New Roman"/>
        </w:rPr>
        <w:t xml:space="preserve">  to a smart environment. It has as goal to demonstrate the versatility and correctness of the </w:t>
      </w:r>
      <w:r w:rsidR="00F232E5">
        <w:rPr>
          <w:rFonts w:cs="Times New Roman"/>
        </w:rPr>
        <w:t>autonomic</w:t>
      </w:r>
      <w:r w:rsidRPr="00CF554C">
        <w:rPr>
          <w:rFonts w:cs="Times New Roman"/>
        </w:rPr>
        <w:t xml:space="preserve"> framework described in this </w:t>
      </w:r>
      <w:r w:rsidR="00B1117C">
        <w:rPr>
          <w:rFonts w:cs="Times New Roman"/>
        </w:rPr>
        <w:t>report</w:t>
      </w:r>
      <w:r w:rsidRPr="00CF554C">
        <w:rPr>
          <w:rFonts w:cs="Times New Roman"/>
        </w:rPr>
        <w:t xml:space="preserve"> by using it</w:t>
      </w:r>
      <w:r w:rsidR="00F232E5">
        <w:rPr>
          <w:rFonts w:cs="Times New Roman"/>
        </w:rPr>
        <w:t xml:space="preserve"> to manage a smart laboratory. </w:t>
      </w:r>
    </w:p>
    <w:p w:rsidR="00625560" w:rsidRPr="00CF554C" w:rsidRDefault="00625560" w:rsidP="00EE1B4E">
      <w:pPr>
        <w:tabs>
          <w:tab w:val="left" w:pos="2936"/>
        </w:tabs>
        <w:ind w:firstLine="720"/>
        <w:rPr>
          <w:rFonts w:cs="Times New Roman"/>
        </w:rPr>
      </w:pPr>
      <w:r w:rsidRPr="00CF554C">
        <w:rPr>
          <w:rFonts w:cs="Times New Roman"/>
        </w:rPr>
        <w:t xml:space="preserve">For </w:t>
      </w:r>
      <w:r w:rsidR="006F29FE">
        <w:rPr>
          <w:rFonts w:cs="Times New Roman"/>
        </w:rPr>
        <w:t>this</w:t>
      </w:r>
      <w:r w:rsidRPr="00CF554C">
        <w:rPr>
          <w:rFonts w:cs="Times New Roman"/>
        </w:rPr>
        <w:t xml:space="preserve"> </w:t>
      </w:r>
      <w:r w:rsidR="00D104B6">
        <w:rPr>
          <w:rFonts w:cs="Times New Roman"/>
        </w:rPr>
        <w:t>study</w:t>
      </w:r>
      <w:r w:rsidRPr="00CF554C">
        <w:rPr>
          <w:rFonts w:cs="Times New Roman"/>
        </w:rPr>
        <w:t xml:space="preserve"> </w:t>
      </w:r>
      <w:r w:rsidR="006F29FE">
        <w:rPr>
          <w:rFonts w:cs="Times New Roman"/>
        </w:rPr>
        <w:t xml:space="preserve">the autonomic framework is described in this </w:t>
      </w:r>
      <w:r w:rsidR="00B1117C">
        <w:rPr>
          <w:rFonts w:cs="Times New Roman"/>
        </w:rPr>
        <w:t>report</w:t>
      </w:r>
      <w:r w:rsidR="006F29FE">
        <w:rPr>
          <w:rFonts w:cs="Times New Roman"/>
        </w:rPr>
        <w:t xml:space="preserve"> is used to build a management system for a smart environment</w:t>
      </w:r>
      <w:r w:rsidRPr="00CF554C">
        <w:rPr>
          <w:rFonts w:cs="Times New Roman"/>
        </w:rPr>
        <w:t xml:space="preserve"> having a computer, a camera with face recognition, a light source and an alarm (Figure 2 and Figure 3). Each environment component has attached a sensor for monitoring its state. Also humidity, temperature and room person count sensors have been added to increase the environment’s complexity. Each sensor has a set of possible values encoded using integers for internal representation as described in </w:t>
      </w:r>
      <w:fldSimple w:instr=" REF _Ref263933800 \h  \* MERGEFORMAT ">
        <w:r w:rsidR="00FD2F52" w:rsidRPr="00CF554C">
          <w:rPr>
            <w:rFonts w:cs="Times New Roman"/>
          </w:rPr>
          <w:t xml:space="preserve">Table </w:t>
        </w:r>
        <w:r w:rsidR="00FD2F52">
          <w:rPr>
            <w:rFonts w:cs="Times New Roman"/>
            <w:noProof/>
          </w:rPr>
          <w:t>6</w:t>
        </w:r>
        <w:r w:rsidR="00FD2F52" w:rsidRPr="00CF554C">
          <w:rPr>
            <w:rFonts w:cs="Times New Roman"/>
            <w:noProof/>
          </w:rPr>
          <w:t>.</w:t>
        </w:r>
        <w:r w:rsidR="00FD2F52">
          <w:rPr>
            <w:rFonts w:cs="Times New Roman"/>
            <w:noProof/>
          </w:rPr>
          <w:t>1</w:t>
        </w:r>
      </w:fldSimple>
      <w:r w:rsidRPr="00CF554C">
        <w:rPr>
          <w:rFonts w:cs="Times New Roman"/>
        </w:rPr>
        <w:t xml:space="preserve">. There are three policies which </w:t>
      </w:r>
      <w:r w:rsidR="001C0754">
        <w:rPr>
          <w:rFonts w:cs="Times New Roman"/>
        </w:rPr>
        <w:t>the</w:t>
      </w:r>
      <w:r w:rsidRPr="00CF554C">
        <w:rPr>
          <w:rFonts w:cs="Times New Roman"/>
        </w:rPr>
        <w:t xml:space="preserve"> </w:t>
      </w:r>
      <w:r w:rsidR="001C0754">
        <w:rPr>
          <w:rFonts w:cs="Times New Roman"/>
        </w:rPr>
        <w:t>management system</w:t>
      </w:r>
      <w:r w:rsidRPr="00CF554C">
        <w:rPr>
          <w:rFonts w:cs="Times New Roman"/>
        </w:rPr>
        <w:t xml:space="preserve"> has to enforce: </w:t>
      </w:r>
      <w:r w:rsidRPr="00CF554C">
        <w:rPr>
          <w:rFonts w:cs="Times New Roman"/>
          <w:i/>
        </w:rPr>
        <w:t>light policy,</w:t>
      </w:r>
      <w:r w:rsidRPr="00CF554C">
        <w:rPr>
          <w:rFonts w:cs="Times New Roman"/>
        </w:rPr>
        <w:t xml:space="preserve"> </w:t>
      </w:r>
      <w:r w:rsidRPr="00CF554C">
        <w:rPr>
          <w:rFonts w:cs="Times New Roman"/>
          <w:i/>
        </w:rPr>
        <w:t>face</w:t>
      </w:r>
      <w:r w:rsidRPr="00CF554C">
        <w:rPr>
          <w:rFonts w:cs="Times New Roman"/>
        </w:rPr>
        <w:t xml:space="preserve"> </w:t>
      </w:r>
      <w:r w:rsidRPr="00CF554C">
        <w:rPr>
          <w:rFonts w:cs="Times New Roman"/>
          <w:i/>
        </w:rPr>
        <w:t>recognition policy</w:t>
      </w:r>
      <w:r w:rsidRPr="00CF554C">
        <w:rPr>
          <w:rFonts w:cs="Times New Roman"/>
        </w:rPr>
        <w:t xml:space="preserve"> and </w:t>
      </w:r>
      <w:r w:rsidRPr="00CF554C">
        <w:rPr>
          <w:rFonts w:cs="Times New Roman"/>
          <w:i/>
        </w:rPr>
        <w:t>temperature and humidity</w:t>
      </w:r>
      <w:r w:rsidRPr="00CF554C">
        <w:rPr>
          <w:rFonts w:cs="Times New Roman"/>
        </w:rPr>
        <w:t xml:space="preserve"> policy ( </w:t>
      </w:r>
      <w:fldSimple w:instr=" REF _Ref263933821 \h  \* MERGEFORMAT ">
        <w:r w:rsidR="00FD2F52" w:rsidRPr="00CF554C">
          <w:rPr>
            <w:rFonts w:cs="Times New Roman"/>
          </w:rPr>
          <w:t>Table</w:t>
        </w:r>
        <w:r w:rsidR="00FD2F52" w:rsidRPr="00CF554C">
          <w:rPr>
            <w:rFonts w:cs="Times New Roman"/>
            <w:noProof/>
          </w:rPr>
          <w:t xml:space="preserve"> </w:t>
        </w:r>
        <w:r w:rsidR="00FD2F52">
          <w:rPr>
            <w:rFonts w:cs="Times New Roman"/>
            <w:noProof/>
          </w:rPr>
          <w:t>6</w:t>
        </w:r>
        <w:r w:rsidR="00FD2F52" w:rsidRPr="00CF554C">
          <w:rPr>
            <w:rFonts w:cs="Times New Roman"/>
            <w:noProof/>
          </w:rPr>
          <w:t>.</w:t>
        </w:r>
        <w:r w:rsidR="00FD2F52">
          <w:rPr>
            <w:rFonts w:cs="Times New Roman"/>
            <w:noProof/>
          </w:rPr>
          <w:t>2</w:t>
        </w:r>
      </w:fldSimple>
      <w:r w:rsidRPr="00CF554C">
        <w:rPr>
          <w:rFonts w:cs="Times New Roman"/>
        </w:rPr>
        <w:t xml:space="preserve">). For interacting with the environment, actuators have been associated to the sensors they have an effect on as shown in </w:t>
      </w:r>
      <w:fldSimple w:instr=" REF _Ref263933914 \h  \* MERGEFORMAT ">
        <w:r w:rsidR="00FD2F52" w:rsidRPr="00CF554C">
          <w:rPr>
            <w:rFonts w:cs="Times New Roman"/>
          </w:rPr>
          <w:t xml:space="preserve">Table </w:t>
        </w:r>
        <w:r w:rsidR="00FD2F52">
          <w:rPr>
            <w:rFonts w:cs="Times New Roman"/>
            <w:noProof/>
          </w:rPr>
          <w:t>6</w:t>
        </w:r>
        <w:r w:rsidR="00FD2F52" w:rsidRPr="00CF554C">
          <w:rPr>
            <w:rFonts w:cs="Times New Roman"/>
            <w:noProof/>
          </w:rPr>
          <w:t>.</w:t>
        </w:r>
        <w:r w:rsidR="00FD2F52">
          <w:rPr>
            <w:rFonts w:cs="Times New Roman"/>
            <w:noProof/>
          </w:rPr>
          <w:t>3</w:t>
        </w:r>
      </w:fldSimple>
      <w:r w:rsidRPr="00CF554C">
        <w:rPr>
          <w:rFonts w:cs="Times New Roman"/>
        </w:rPr>
        <w:t xml:space="preserve">. </w:t>
      </w:r>
    </w:p>
    <w:p w:rsidR="00625560" w:rsidRPr="00CF554C" w:rsidRDefault="00625560" w:rsidP="00625560">
      <w:pPr>
        <w:pStyle w:val="Caption"/>
        <w:keepNext/>
        <w:jc w:val="center"/>
        <w:rPr>
          <w:rFonts w:cs="Times New Roman"/>
          <w:color w:val="auto"/>
        </w:rPr>
      </w:pPr>
      <w:bookmarkStart w:id="496" w:name="_Ref263933800"/>
      <w:bookmarkStart w:id="497" w:name="_Toc264369921"/>
      <w:r w:rsidRPr="00CF554C">
        <w:rPr>
          <w:rFonts w:cs="Times New Roman"/>
          <w:color w:val="auto"/>
        </w:rPr>
        <w:t xml:space="preserve">Table </w:t>
      </w:r>
      <w:r w:rsidR="007267FF" w:rsidRPr="00CF554C">
        <w:rPr>
          <w:rFonts w:cs="Times New Roman"/>
          <w:color w:val="auto"/>
        </w:rPr>
        <w:fldChar w:fldCharType="begin"/>
      </w:r>
      <w:r w:rsidRPr="00CF554C">
        <w:rPr>
          <w:rFonts w:cs="Times New Roman"/>
          <w:color w:val="auto"/>
        </w:rPr>
        <w:instrText xml:space="preserve"> STYLEREF 1 \s </w:instrText>
      </w:r>
      <w:r w:rsidR="007267FF" w:rsidRPr="00CF554C">
        <w:rPr>
          <w:rFonts w:cs="Times New Roman"/>
          <w:color w:val="auto"/>
        </w:rPr>
        <w:fldChar w:fldCharType="separate"/>
      </w:r>
      <w:r w:rsidR="00FD2F52">
        <w:rPr>
          <w:rFonts w:cs="Times New Roman"/>
          <w:noProof/>
          <w:color w:val="auto"/>
        </w:rPr>
        <w:t>6</w:t>
      </w:r>
      <w:r w:rsidR="007267FF" w:rsidRPr="00CF554C">
        <w:rPr>
          <w:rFonts w:cs="Times New Roman"/>
          <w:color w:val="auto"/>
        </w:rPr>
        <w:fldChar w:fldCharType="end"/>
      </w:r>
      <w:r w:rsidRPr="00CF554C">
        <w:rPr>
          <w:rFonts w:cs="Times New Roman"/>
          <w:color w:val="auto"/>
        </w:rPr>
        <w:t>.</w:t>
      </w:r>
      <w:r w:rsidR="007267FF" w:rsidRPr="00CF554C">
        <w:rPr>
          <w:rFonts w:cs="Times New Roman"/>
          <w:color w:val="auto"/>
        </w:rPr>
        <w:fldChar w:fldCharType="begin"/>
      </w:r>
      <w:r w:rsidRPr="00CF554C">
        <w:rPr>
          <w:rFonts w:cs="Times New Roman"/>
          <w:color w:val="auto"/>
        </w:rPr>
        <w:instrText xml:space="preserve"> SEQ Table \* ARABIC \s 1 </w:instrText>
      </w:r>
      <w:r w:rsidR="007267FF" w:rsidRPr="00CF554C">
        <w:rPr>
          <w:rFonts w:cs="Times New Roman"/>
          <w:color w:val="auto"/>
        </w:rPr>
        <w:fldChar w:fldCharType="separate"/>
      </w:r>
      <w:r w:rsidR="00FD2F52">
        <w:rPr>
          <w:rFonts w:cs="Times New Roman"/>
          <w:noProof/>
          <w:color w:val="auto"/>
        </w:rPr>
        <w:t>1</w:t>
      </w:r>
      <w:r w:rsidR="007267FF" w:rsidRPr="00CF554C">
        <w:rPr>
          <w:rFonts w:cs="Times New Roman"/>
          <w:color w:val="auto"/>
        </w:rPr>
        <w:fldChar w:fldCharType="end"/>
      </w:r>
      <w:bookmarkEnd w:id="496"/>
      <w:r w:rsidRPr="00CF554C">
        <w:rPr>
          <w:rFonts w:cs="Times New Roman"/>
          <w:color w:val="auto"/>
        </w:rPr>
        <w:t>: Sensors Values</w:t>
      </w:r>
      <w:bookmarkEnd w:id="497"/>
    </w:p>
    <w:tbl>
      <w:tblPr>
        <w:tblStyle w:val="MediumGrid1-Accent1"/>
        <w:tblW w:w="0" w:type="auto"/>
        <w:tblLook w:val="04A0"/>
      </w:tblPr>
      <w:tblGrid>
        <w:gridCol w:w="3388"/>
        <w:gridCol w:w="3294"/>
        <w:gridCol w:w="2894"/>
      </w:tblGrid>
      <w:tr w:rsidR="00625560" w:rsidRPr="00CF554C" w:rsidTr="00EE1B4E">
        <w:trPr>
          <w:cnfStyle w:val="100000000000"/>
        </w:trPr>
        <w:tc>
          <w:tcPr>
            <w:cnfStyle w:val="001000000000"/>
            <w:tcW w:w="3388" w:type="dxa"/>
          </w:tcPr>
          <w:p w:rsidR="00625560" w:rsidRPr="00CF554C" w:rsidRDefault="00625560" w:rsidP="003E1471">
            <w:pPr>
              <w:tabs>
                <w:tab w:val="left" w:pos="2936"/>
              </w:tabs>
              <w:jc w:val="center"/>
              <w:rPr>
                <w:rFonts w:cs="Times New Roman"/>
                <w:u w:val="single"/>
              </w:rPr>
            </w:pPr>
            <w:r w:rsidRPr="00CF554C">
              <w:rPr>
                <w:rFonts w:cs="Times New Roman"/>
                <w:u w:val="single"/>
              </w:rPr>
              <w:t>Sensor</w:t>
            </w:r>
          </w:p>
        </w:tc>
        <w:tc>
          <w:tcPr>
            <w:tcW w:w="3294" w:type="dxa"/>
          </w:tcPr>
          <w:p w:rsidR="00625560" w:rsidRPr="00CF554C" w:rsidRDefault="00625560" w:rsidP="003E1471">
            <w:pPr>
              <w:tabs>
                <w:tab w:val="left" w:pos="2936"/>
              </w:tabs>
              <w:jc w:val="center"/>
              <w:cnfStyle w:val="100000000000"/>
              <w:rPr>
                <w:rFonts w:cs="Times New Roman"/>
                <w:u w:val="single"/>
              </w:rPr>
            </w:pPr>
            <w:r w:rsidRPr="00CF554C">
              <w:rPr>
                <w:rFonts w:cs="Times New Roman"/>
                <w:u w:val="single"/>
              </w:rPr>
              <w:t>Possible values</w:t>
            </w:r>
          </w:p>
        </w:tc>
        <w:tc>
          <w:tcPr>
            <w:tcW w:w="2894" w:type="dxa"/>
          </w:tcPr>
          <w:p w:rsidR="00625560" w:rsidRPr="00CF554C" w:rsidRDefault="00625560" w:rsidP="003E1471">
            <w:pPr>
              <w:tabs>
                <w:tab w:val="left" w:pos="2936"/>
              </w:tabs>
              <w:jc w:val="center"/>
              <w:cnfStyle w:val="100000000000"/>
              <w:rPr>
                <w:rFonts w:cs="Times New Roman"/>
                <w:u w:val="single"/>
              </w:rPr>
            </w:pPr>
            <w:r w:rsidRPr="00CF554C">
              <w:rPr>
                <w:rFonts w:cs="Times New Roman"/>
                <w:u w:val="single"/>
              </w:rPr>
              <w:t>Value encoding</w:t>
            </w:r>
          </w:p>
        </w:tc>
      </w:tr>
      <w:tr w:rsidR="00625560" w:rsidRPr="00CF554C" w:rsidTr="00EE1B4E">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Temperature</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 xml:space="preserve">Z </w:t>
            </w:r>
            <m:oMath>
              <m:r>
                <w:rPr>
                  <w:rFonts w:ascii="Cambria Math" w:hAnsi="Cambria Math" w:cs="Times New Roman"/>
                </w:rPr>
                <m:t>℃</m:t>
              </m:r>
            </m:oMath>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Any integer</w:t>
            </w:r>
          </w:p>
        </w:tc>
      </w:tr>
      <w:tr w:rsidR="00625560" w:rsidRPr="00CF554C" w:rsidTr="00EE1B4E">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Humidity</w:t>
            </w:r>
          </w:p>
        </w:tc>
        <w:tc>
          <w:tcPr>
            <w:tcW w:w="3294" w:type="dxa"/>
          </w:tcPr>
          <w:p w:rsidR="00625560" w:rsidRPr="00CF554C" w:rsidRDefault="00625560" w:rsidP="003E1471">
            <w:pPr>
              <w:tabs>
                <w:tab w:val="left" w:pos="2936"/>
              </w:tabs>
              <w:jc w:val="center"/>
              <w:cnfStyle w:val="000000000000"/>
              <w:rPr>
                <w:rFonts w:cs="Times New Roman"/>
              </w:rPr>
            </w:pPr>
            <w:r w:rsidRPr="00CF554C">
              <w:rPr>
                <w:rFonts w:cs="Times New Roman"/>
              </w:rPr>
              <w:t>[0-100]%</w:t>
            </w:r>
          </w:p>
        </w:tc>
        <w:tc>
          <w:tcPr>
            <w:tcW w:w="2894" w:type="dxa"/>
          </w:tcPr>
          <w:p w:rsidR="00625560" w:rsidRPr="00CF554C" w:rsidRDefault="00625560" w:rsidP="003E1471">
            <w:pPr>
              <w:tabs>
                <w:tab w:val="left" w:pos="2936"/>
              </w:tabs>
              <w:jc w:val="center"/>
              <w:cnfStyle w:val="000000000000"/>
              <w:rPr>
                <w:rFonts w:cs="Times New Roman"/>
              </w:rPr>
            </w:pPr>
            <w:r w:rsidRPr="00CF554C">
              <w:rPr>
                <w:rFonts w:cs="Times New Roman"/>
              </w:rPr>
              <w:t>[0-100]</w:t>
            </w:r>
          </w:p>
        </w:tc>
      </w:tr>
      <w:tr w:rsidR="00625560" w:rsidRPr="00CF554C" w:rsidTr="00EE1B4E">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Light</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{ON, OFF}</w:t>
            </w:r>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{1,0}</w:t>
            </w:r>
          </w:p>
        </w:tc>
      </w:tr>
      <w:tr w:rsidR="00625560" w:rsidRPr="00CF554C" w:rsidTr="00EE1B4E">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Face Recognition</w:t>
            </w:r>
          </w:p>
        </w:tc>
        <w:tc>
          <w:tcPr>
            <w:tcW w:w="3294" w:type="dxa"/>
          </w:tcPr>
          <w:p w:rsidR="00625560" w:rsidRPr="00CF554C" w:rsidRDefault="00625560" w:rsidP="003E1471">
            <w:pPr>
              <w:tabs>
                <w:tab w:val="left" w:pos="2936"/>
              </w:tabs>
              <w:jc w:val="center"/>
              <w:cnfStyle w:val="000000000000"/>
              <w:rPr>
                <w:rFonts w:cs="Times New Roman"/>
              </w:rPr>
            </w:pPr>
            <w:r w:rsidRPr="00CF554C">
              <w:rPr>
                <w:rFonts w:cs="Times New Roman"/>
              </w:rPr>
              <w:t>{Professor, Student, Unknown}</w:t>
            </w:r>
          </w:p>
        </w:tc>
        <w:tc>
          <w:tcPr>
            <w:tcW w:w="2894" w:type="dxa"/>
          </w:tcPr>
          <w:p w:rsidR="00625560" w:rsidRPr="00CF554C" w:rsidRDefault="00625560" w:rsidP="003E1471">
            <w:pPr>
              <w:tabs>
                <w:tab w:val="left" w:pos="2936"/>
              </w:tabs>
              <w:jc w:val="center"/>
              <w:cnfStyle w:val="000000000000"/>
              <w:rPr>
                <w:rFonts w:cs="Times New Roman"/>
              </w:rPr>
            </w:pPr>
            <w:r w:rsidRPr="00CF554C">
              <w:rPr>
                <w:rFonts w:cs="Times New Roman"/>
              </w:rPr>
              <w:t>{0,1,2}</w:t>
            </w:r>
          </w:p>
        </w:tc>
      </w:tr>
      <w:tr w:rsidR="00625560" w:rsidRPr="00CF554C" w:rsidTr="00EE1B4E">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Computer State</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{ON, OFF}</w:t>
            </w:r>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{1,0}</w:t>
            </w:r>
          </w:p>
        </w:tc>
      </w:tr>
      <w:tr w:rsidR="00625560" w:rsidRPr="00CF554C" w:rsidTr="00EE1B4E">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Alarm State</w:t>
            </w:r>
          </w:p>
        </w:tc>
        <w:tc>
          <w:tcPr>
            <w:tcW w:w="3294" w:type="dxa"/>
          </w:tcPr>
          <w:p w:rsidR="00625560" w:rsidRPr="00CF554C" w:rsidRDefault="00625560" w:rsidP="003E1471">
            <w:pPr>
              <w:tabs>
                <w:tab w:val="left" w:pos="2936"/>
              </w:tabs>
              <w:jc w:val="center"/>
              <w:cnfStyle w:val="000000000000"/>
              <w:rPr>
                <w:rFonts w:cs="Times New Roman"/>
              </w:rPr>
            </w:pPr>
            <w:r w:rsidRPr="00CF554C">
              <w:rPr>
                <w:rFonts w:cs="Times New Roman"/>
              </w:rPr>
              <w:t>{ON, OFF}</w:t>
            </w:r>
          </w:p>
        </w:tc>
        <w:tc>
          <w:tcPr>
            <w:tcW w:w="2894" w:type="dxa"/>
          </w:tcPr>
          <w:p w:rsidR="00625560" w:rsidRPr="00CF554C" w:rsidRDefault="00625560" w:rsidP="003E1471">
            <w:pPr>
              <w:tabs>
                <w:tab w:val="left" w:pos="2936"/>
              </w:tabs>
              <w:jc w:val="center"/>
              <w:cnfStyle w:val="000000000000"/>
              <w:rPr>
                <w:rFonts w:cs="Times New Roman"/>
              </w:rPr>
            </w:pPr>
            <w:r w:rsidRPr="00CF554C">
              <w:rPr>
                <w:rFonts w:cs="Times New Roman"/>
              </w:rPr>
              <w:t>{1,0}</w:t>
            </w:r>
          </w:p>
        </w:tc>
      </w:tr>
      <w:tr w:rsidR="00625560" w:rsidRPr="00CF554C" w:rsidTr="00EE1B4E">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Room State</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{Empty, Not Empty}</w:t>
            </w:r>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{0,1}</w:t>
            </w:r>
          </w:p>
        </w:tc>
      </w:tr>
    </w:tbl>
    <w:p w:rsidR="001C0754" w:rsidRDefault="00625560" w:rsidP="00625560">
      <w:pPr>
        <w:pStyle w:val="Caption"/>
        <w:keepNext/>
        <w:jc w:val="center"/>
        <w:rPr>
          <w:rFonts w:cs="Times New Roman"/>
          <w:color w:val="auto"/>
        </w:rPr>
      </w:pPr>
      <w:r w:rsidRPr="00CF554C">
        <w:rPr>
          <w:rFonts w:cs="Times New Roman"/>
          <w:color w:val="auto"/>
        </w:rPr>
        <w:t xml:space="preserve"> </w:t>
      </w:r>
      <w:bookmarkStart w:id="498" w:name="_Ref263933821"/>
    </w:p>
    <w:p w:rsidR="00625560" w:rsidRPr="00CF554C" w:rsidRDefault="00625560" w:rsidP="00625560">
      <w:pPr>
        <w:pStyle w:val="Caption"/>
        <w:keepNext/>
        <w:jc w:val="center"/>
        <w:rPr>
          <w:rFonts w:cs="Times New Roman"/>
          <w:color w:val="auto"/>
        </w:rPr>
      </w:pPr>
      <w:bookmarkStart w:id="499" w:name="_Toc264369922"/>
      <w:r w:rsidRPr="00CF554C">
        <w:rPr>
          <w:rFonts w:cs="Times New Roman"/>
          <w:color w:val="auto"/>
        </w:rPr>
        <w:t xml:space="preserve">Table </w:t>
      </w:r>
      <w:r w:rsidR="007267FF" w:rsidRPr="00CF554C">
        <w:rPr>
          <w:rFonts w:cs="Times New Roman"/>
          <w:color w:val="auto"/>
        </w:rPr>
        <w:fldChar w:fldCharType="begin"/>
      </w:r>
      <w:r w:rsidRPr="00CF554C">
        <w:rPr>
          <w:rFonts w:cs="Times New Roman"/>
          <w:color w:val="auto"/>
        </w:rPr>
        <w:instrText xml:space="preserve"> STYLEREF 1 \s </w:instrText>
      </w:r>
      <w:r w:rsidR="007267FF" w:rsidRPr="00CF554C">
        <w:rPr>
          <w:rFonts w:cs="Times New Roman"/>
          <w:color w:val="auto"/>
        </w:rPr>
        <w:fldChar w:fldCharType="separate"/>
      </w:r>
      <w:r w:rsidR="00FD2F52">
        <w:rPr>
          <w:rFonts w:cs="Times New Roman"/>
          <w:noProof/>
          <w:color w:val="auto"/>
        </w:rPr>
        <w:t>6</w:t>
      </w:r>
      <w:r w:rsidR="007267FF" w:rsidRPr="00CF554C">
        <w:rPr>
          <w:rFonts w:cs="Times New Roman"/>
          <w:color w:val="auto"/>
        </w:rPr>
        <w:fldChar w:fldCharType="end"/>
      </w:r>
      <w:r w:rsidRPr="00CF554C">
        <w:rPr>
          <w:rFonts w:cs="Times New Roman"/>
          <w:color w:val="auto"/>
        </w:rPr>
        <w:t>.</w:t>
      </w:r>
      <w:r w:rsidR="007267FF" w:rsidRPr="00CF554C">
        <w:rPr>
          <w:rFonts w:cs="Times New Roman"/>
          <w:color w:val="auto"/>
        </w:rPr>
        <w:fldChar w:fldCharType="begin"/>
      </w:r>
      <w:r w:rsidRPr="00CF554C">
        <w:rPr>
          <w:rFonts w:cs="Times New Roman"/>
          <w:color w:val="auto"/>
        </w:rPr>
        <w:instrText xml:space="preserve"> SEQ Table \* ARABIC \s 1 </w:instrText>
      </w:r>
      <w:r w:rsidR="007267FF" w:rsidRPr="00CF554C">
        <w:rPr>
          <w:rFonts w:cs="Times New Roman"/>
          <w:color w:val="auto"/>
        </w:rPr>
        <w:fldChar w:fldCharType="separate"/>
      </w:r>
      <w:r w:rsidR="00FD2F52">
        <w:rPr>
          <w:rFonts w:cs="Times New Roman"/>
          <w:noProof/>
          <w:color w:val="auto"/>
        </w:rPr>
        <w:t>2</w:t>
      </w:r>
      <w:r w:rsidR="007267FF" w:rsidRPr="00CF554C">
        <w:rPr>
          <w:rFonts w:cs="Times New Roman"/>
          <w:color w:val="auto"/>
        </w:rPr>
        <w:fldChar w:fldCharType="end"/>
      </w:r>
      <w:bookmarkEnd w:id="498"/>
      <w:r w:rsidRPr="00CF554C">
        <w:rPr>
          <w:rFonts w:cs="Times New Roman"/>
          <w:color w:val="auto"/>
        </w:rPr>
        <w:t>: Policies</w:t>
      </w:r>
      <w:bookmarkEnd w:id="499"/>
    </w:p>
    <w:tbl>
      <w:tblPr>
        <w:tblStyle w:val="MediumGrid1-Accent1"/>
        <w:tblW w:w="0" w:type="auto"/>
        <w:tblLook w:val="04A0"/>
      </w:tblPr>
      <w:tblGrid>
        <w:gridCol w:w="3528"/>
        <w:gridCol w:w="6048"/>
      </w:tblGrid>
      <w:tr w:rsidR="00625560" w:rsidRPr="00CF554C" w:rsidTr="00EE1B4E">
        <w:trPr>
          <w:cnfStyle w:val="100000000000"/>
        </w:trPr>
        <w:tc>
          <w:tcPr>
            <w:cnfStyle w:val="001000000000"/>
            <w:tcW w:w="3528" w:type="dxa"/>
          </w:tcPr>
          <w:p w:rsidR="00625560" w:rsidRPr="00CF554C" w:rsidRDefault="00625560" w:rsidP="003E1471">
            <w:pPr>
              <w:jc w:val="center"/>
              <w:rPr>
                <w:rFonts w:cs="Times New Roman"/>
              </w:rPr>
            </w:pPr>
            <w:r w:rsidRPr="00CF554C">
              <w:rPr>
                <w:rFonts w:cs="Times New Roman"/>
                <w:u w:val="single"/>
              </w:rPr>
              <w:t>Policy</w:t>
            </w:r>
          </w:p>
        </w:tc>
        <w:tc>
          <w:tcPr>
            <w:tcW w:w="6048" w:type="dxa"/>
          </w:tcPr>
          <w:p w:rsidR="00625560" w:rsidRPr="00CF554C" w:rsidRDefault="00625560" w:rsidP="003E1471">
            <w:pPr>
              <w:jc w:val="center"/>
              <w:cnfStyle w:val="100000000000"/>
              <w:rPr>
                <w:rFonts w:cs="Times New Roman"/>
                <w:u w:val="single"/>
              </w:rPr>
            </w:pPr>
            <w:r w:rsidRPr="00CF554C">
              <w:rPr>
                <w:rFonts w:cs="Times New Roman"/>
                <w:u w:val="single"/>
              </w:rPr>
              <w:t>Accepted values combination</w:t>
            </w:r>
            <w:ins w:id="500" w:author="Moldovanus" w:date="2010-06-21T21:06:00Z">
              <w:r w:rsidR="005951A5">
                <w:rPr>
                  <w:rFonts w:cs="Times New Roman"/>
                  <w:u w:val="single"/>
                </w:rPr>
                <w:t>s</w:t>
              </w:r>
            </w:ins>
            <w:r w:rsidRPr="00CF554C">
              <w:rPr>
                <w:rFonts w:cs="Times New Roman"/>
                <w:u w:val="single"/>
              </w:rPr>
              <w:t xml:space="preserve"> for policy </w:t>
            </w:r>
          </w:p>
        </w:tc>
      </w:tr>
      <w:tr w:rsidR="00625560" w:rsidRPr="00CF554C" w:rsidTr="00EE1B4E">
        <w:trPr>
          <w:cnfStyle w:val="000000100000"/>
        </w:trPr>
        <w:tc>
          <w:tcPr>
            <w:cnfStyle w:val="001000000000"/>
            <w:tcW w:w="3528" w:type="dxa"/>
          </w:tcPr>
          <w:p w:rsidR="00625560" w:rsidRPr="00CF554C" w:rsidRDefault="00625560" w:rsidP="003E1471">
            <w:pPr>
              <w:jc w:val="center"/>
              <w:rPr>
                <w:rFonts w:cs="Times New Roman"/>
              </w:rPr>
            </w:pPr>
            <w:r w:rsidRPr="00CF554C">
              <w:rPr>
                <w:rFonts w:cs="Times New Roman"/>
              </w:rPr>
              <w:t>Temperature And Humidity</w:t>
            </w:r>
          </w:p>
        </w:tc>
        <w:tc>
          <w:tcPr>
            <w:tcW w:w="6048" w:type="dxa"/>
          </w:tcPr>
          <w:p w:rsidR="00625560" w:rsidRPr="00CF554C" w:rsidRDefault="00625560" w:rsidP="003E1471">
            <w:pPr>
              <w:jc w:val="center"/>
              <w:cnfStyle w:val="000000100000"/>
              <w:rPr>
                <w:rFonts w:cs="Times New Roman"/>
              </w:rPr>
            </w:pPr>
            <m:oMathPara>
              <m:oMathParaPr>
                <m:jc m:val="left"/>
              </m:oMathParaPr>
              <m:oMath>
                <m:r>
                  <w:rPr>
                    <w:rFonts w:ascii="Cambria Math" w:hAnsi="Cambria Math" w:cs="Times New Roman"/>
                  </w:rPr>
                  <m:t>Temperature ϵ (18℃,23℃)</m:t>
                </m:r>
              </m:oMath>
            </m:oMathPara>
          </w:p>
          <w:p w:rsidR="00625560" w:rsidRPr="00CF554C" w:rsidRDefault="00625560" w:rsidP="003E1471">
            <w:pPr>
              <w:jc w:val="center"/>
              <w:cnfStyle w:val="000000100000"/>
              <w:rPr>
                <w:rFonts w:cs="Times New Roman"/>
              </w:rPr>
            </w:pPr>
            <m:oMathPara>
              <m:oMathParaPr>
                <m:jc m:val="left"/>
              </m:oMathParaPr>
              <m:oMath>
                <m:r>
                  <w:rPr>
                    <w:rFonts w:ascii="Cambria Math" w:hAnsi="Cambria Math" w:cs="Times New Roman"/>
                  </w:rPr>
                  <m:t>Humidity ϵ ( 20 %, 30 %)</m:t>
                </m:r>
              </m:oMath>
            </m:oMathPara>
          </w:p>
        </w:tc>
      </w:tr>
      <w:tr w:rsidR="00625560" w:rsidRPr="00CF554C" w:rsidTr="00EE1B4E">
        <w:tc>
          <w:tcPr>
            <w:cnfStyle w:val="001000000000"/>
            <w:tcW w:w="3528" w:type="dxa"/>
          </w:tcPr>
          <w:p w:rsidR="00625560" w:rsidRPr="00CF554C" w:rsidRDefault="00625560" w:rsidP="003E1471">
            <w:pPr>
              <w:jc w:val="center"/>
              <w:rPr>
                <w:rFonts w:cs="Times New Roman"/>
                <w:b w:val="0"/>
              </w:rPr>
            </w:pPr>
          </w:p>
          <w:p w:rsidR="00625560" w:rsidRPr="00CF554C" w:rsidRDefault="00625560" w:rsidP="003E1471">
            <w:pPr>
              <w:jc w:val="center"/>
              <w:rPr>
                <w:rFonts w:cs="Times New Roman"/>
              </w:rPr>
            </w:pPr>
            <w:r w:rsidRPr="00CF554C">
              <w:rPr>
                <w:rFonts w:cs="Times New Roman"/>
              </w:rPr>
              <w:t>Face Recognition</w:t>
            </w:r>
          </w:p>
        </w:tc>
        <w:tc>
          <w:tcPr>
            <w:tcW w:w="6048" w:type="dxa"/>
          </w:tcPr>
          <w:p w:rsidR="00625560" w:rsidRPr="00CF554C" w:rsidRDefault="00625560" w:rsidP="003E1471">
            <w:pPr>
              <w:jc w:val="center"/>
              <w:cnfStyle w:val="000000000000"/>
              <w:rPr>
                <w:rFonts w:cs="Times New Roman"/>
              </w:rPr>
            </w:pPr>
            <m:oMathPara>
              <m:oMathParaPr>
                <m:jc m:val="left"/>
              </m:oMathParaPr>
              <m:oMath>
                <m:r>
                  <w:rPr>
                    <w:rFonts w:ascii="Cambria Math" w:hAnsi="Cambria Math" w:cs="Times New Roman"/>
                  </w:rPr>
                  <m:t xml:space="preserve">Alarm=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OFF  , Sensor= Professor | Student</m:t>
                        </m:r>
                      </m:e>
                      <m:e>
                        <m:r>
                          <w:rPr>
                            <w:rFonts w:ascii="Cambria Math" w:hAnsi="Cambria Math" w:cs="Times New Roman"/>
                          </w:rPr>
                          <m:t xml:space="preserve">ON    , Sensor= Unknown                     </m:t>
                        </m:r>
                      </m:e>
                    </m:eqArr>
                  </m:e>
                </m:d>
              </m:oMath>
            </m:oMathPara>
          </w:p>
          <w:p w:rsidR="00625560" w:rsidRPr="00CF554C" w:rsidRDefault="00625560" w:rsidP="003E1471">
            <w:pPr>
              <w:jc w:val="center"/>
              <w:cnfStyle w:val="000000000000"/>
              <w:rPr>
                <w:rFonts w:cs="Times New Roman"/>
              </w:rPr>
            </w:pPr>
            <m:oMathPara>
              <m:oMathParaPr>
                <m:jc m:val="left"/>
              </m:oMathParaPr>
              <m:oMath>
                <m:r>
                  <w:rPr>
                    <w:rFonts w:ascii="Cambria Math" w:hAnsi="Cambria Math" w:cs="Times New Roman"/>
                  </w:rPr>
                  <m:t xml:space="preserve">Computer=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ON   , Sensor= Professor                                     </m:t>
                        </m:r>
                      </m:e>
                      <m:e>
                        <m:r>
                          <w:rPr>
                            <w:rFonts w:ascii="Cambria Math" w:hAnsi="Cambria Math" w:cs="Times New Roman"/>
                          </w:rPr>
                          <m:t xml:space="preserve">OFF , Sensor= Unknown  | Student                  </m:t>
                        </m:r>
                      </m:e>
                    </m:eqArr>
                  </m:e>
                </m:d>
              </m:oMath>
            </m:oMathPara>
          </w:p>
        </w:tc>
      </w:tr>
      <w:tr w:rsidR="00625560" w:rsidRPr="00CF554C" w:rsidTr="00EE1B4E">
        <w:trPr>
          <w:cnfStyle w:val="000000100000"/>
        </w:trPr>
        <w:tc>
          <w:tcPr>
            <w:cnfStyle w:val="001000000000"/>
            <w:tcW w:w="3528" w:type="dxa"/>
          </w:tcPr>
          <w:p w:rsidR="00625560" w:rsidRPr="00CF554C" w:rsidRDefault="00625560" w:rsidP="003E1471">
            <w:pPr>
              <w:jc w:val="center"/>
              <w:rPr>
                <w:rFonts w:cs="Times New Roman"/>
              </w:rPr>
            </w:pPr>
            <w:r w:rsidRPr="00CF554C">
              <w:rPr>
                <w:rFonts w:cs="Times New Roman"/>
              </w:rPr>
              <w:t>Light</w:t>
            </w:r>
          </w:p>
        </w:tc>
        <w:tc>
          <w:tcPr>
            <w:tcW w:w="6048" w:type="dxa"/>
          </w:tcPr>
          <w:p w:rsidR="00625560" w:rsidRPr="00CF554C" w:rsidRDefault="00625560" w:rsidP="003E1471">
            <w:pPr>
              <w:jc w:val="center"/>
              <w:cnfStyle w:val="000000100000"/>
              <w:rPr>
                <w:rFonts w:cs="Times New Roman"/>
              </w:rPr>
            </w:pPr>
            <m:oMathPara>
              <m:oMathParaPr>
                <m:jc m:val="left"/>
              </m:oMathParaPr>
              <m:oMath>
                <m:r>
                  <w:rPr>
                    <w:rFonts w:ascii="Cambria Math" w:hAnsi="Cambria Math" w:cs="Times New Roman"/>
                  </w:rPr>
                  <m:t xml:space="preserve">Light=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OFF , Room empty                          </m:t>
                        </m:r>
                      </m:e>
                      <m:e>
                        <m:r>
                          <w:rPr>
                            <w:rFonts w:ascii="Cambria Math" w:hAnsi="Cambria Math" w:cs="Times New Roman"/>
                          </w:rPr>
                          <m:t>ON   , Room not emp</m:t>
                        </m:r>
                        <m:r>
                          <w:rPr>
                            <w:rFonts w:ascii="Cambria Math" w:hAnsi="Cambria Math" w:cs="Times New Roman"/>
                          </w:rPr>
                          <m:t xml:space="preserve">ty                  </m:t>
                        </m:r>
                      </m:e>
                    </m:eqArr>
                  </m:e>
                </m:d>
                <m:r>
                  <w:rPr>
                    <w:rFonts w:ascii="Cambria Math" w:hAnsi="Cambria Math" w:cs="Times New Roman"/>
                  </w:rPr>
                  <m:t xml:space="preserve"> </m:t>
                </m:r>
              </m:oMath>
            </m:oMathPara>
          </w:p>
        </w:tc>
      </w:tr>
    </w:tbl>
    <w:p w:rsidR="00625560" w:rsidRPr="00CF554C" w:rsidRDefault="00625560" w:rsidP="00625560">
      <w:pPr>
        <w:pStyle w:val="Caption"/>
        <w:keepNext/>
        <w:rPr>
          <w:rFonts w:cs="Times New Roman"/>
          <w:color w:val="auto"/>
        </w:rPr>
      </w:pPr>
    </w:p>
    <w:p w:rsidR="00625560" w:rsidRPr="00CF554C" w:rsidRDefault="00625560" w:rsidP="00625560">
      <w:pPr>
        <w:pStyle w:val="Caption"/>
        <w:keepNext/>
        <w:jc w:val="center"/>
        <w:rPr>
          <w:rFonts w:cs="Times New Roman"/>
          <w:color w:val="auto"/>
        </w:rPr>
      </w:pPr>
      <w:bookmarkStart w:id="501" w:name="_Ref263933914"/>
      <w:bookmarkStart w:id="502" w:name="_Toc264369923"/>
      <w:r w:rsidRPr="00CF554C">
        <w:rPr>
          <w:rFonts w:cs="Times New Roman"/>
          <w:color w:val="auto"/>
        </w:rPr>
        <w:t xml:space="preserve">Table </w:t>
      </w:r>
      <w:r w:rsidR="007267FF" w:rsidRPr="00CF554C">
        <w:rPr>
          <w:rFonts w:cs="Times New Roman"/>
          <w:color w:val="auto"/>
        </w:rPr>
        <w:fldChar w:fldCharType="begin"/>
      </w:r>
      <w:r w:rsidRPr="00CF554C">
        <w:rPr>
          <w:rFonts w:cs="Times New Roman"/>
          <w:color w:val="auto"/>
        </w:rPr>
        <w:instrText xml:space="preserve"> STYLEREF 1 \s </w:instrText>
      </w:r>
      <w:r w:rsidR="007267FF" w:rsidRPr="00CF554C">
        <w:rPr>
          <w:rFonts w:cs="Times New Roman"/>
          <w:color w:val="auto"/>
        </w:rPr>
        <w:fldChar w:fldCharType="separate"/>
      </w:r>
      <w:r w:rsidR="00FD2F52">
        <w:rPr>
          <w:rFonts w:cs="Times New Roman"/>
          <w:noProof/>
          <w:color w:val="auto"/>
        </w:rPr>
        <w:t>6</w:t>
      </w:r>
      <w:r w:rsidR="007267FF" w:rsidRPr="00CF554C">
        <w:rPr>
          <w:rFonts w:cs="Times New Roman"/>
          <w:color w:val="auto"/>
        </w:rPr>
        <w:fldChar w:fldCharType="end"/>
      </w:r>
      <w:r w:rsidRPr="00CF554C">
        <w:rPr>
          <w:rFonts w:cs="Times New Roman"/>
          <w:color w:val="auto"/>
        </w:rPr>
        <w:t>.</w:t>
      </w:r>
      <w:r w:rsidR="007267FF" w:rsidRPr="00CF554C">
        <w:rPr>
          <w:rFonts w:cs="Times New Roman"/>
          <w:color w:val="auto"/>
        </w:rPr>
        <w:fldChar w:fldCharType="begin"/>
      </w:r>
      <w:r w:rsidRPr="00CF554C">
        <w:rPr>
          <w:rFonts w:cs="Times New Roman"/>
          <w:color w:val="auto"/>
        </w:rPr>
        <w:instrText xml:space="preserve"> SEQ Table \* ARABIC \s 1 </w:instrText>
      </w:r>
      <w:r w:rsidR="007267FF" w:rsidRPr="00CF554C">
        <w:rPr>
          <w:rFonts w:cs="Times New Roman"/>
          <w:color w:val="auto"/>
        </w:rPr>
        <w:fldChar w:fldCharType="separate"/>
      </w:r>
      <w:r w:rsidR="00FD2F52">
        <w:rPr>
          <w:rFonts w:cs="Times New Roman"/>
          <w:noProof/>
          <w:color w:val="auto"/>
        </w:rPr>
        <w:t>3</w:t>
      </w:r>
      <w:r w:rsidR="007267FF" w:rsidRPr="00CF554C">
        <w:rPr>
          <w:rFonts w:cs="Times New Roman"/>
          <w:color w:val="auto"/>
        </w:rPr>
        <w:fldChar w:fldCharType="end"/>
      </w:r>
      <w:bookmarkEnd w:id="501"/>
      <w:r w:rsidRPr="00CF554C">
        <w:rPr>
          <w:rFonts w:cs="Times New Roman"/>
          <w:color w:val="auto"/>
        </w:rPr>
        <w:t>: Sensors Associated Actuators</w:t>
      </w:r>
      <w:bookmarkEnd w:id="502"/>
    </w:p>
    <w:tbl>
      <w:tblPr>
        <w:tblStyle w:val="MediumGrid1-Accent1"/>
        <w:tblW w:w="0" w:type="auto"/>
        <w:tblLook w:val="04A0"/>
      </w:tblPr>
      <w:tblGrid>
        <w:gridCol w:w="2538"/>
        <w:gridCol w:w="3240"/>
        <w:gridCol w:w="3798"/>
      </w:tblGrid>
      <w:tr w:rsidR="00625560" w:rsidRPr="00CF554C" w:rsidTr="00EE1B4E">
        <w:trPr>
          <w:cnfStyle w:val="100000000000"/>
          <w:trHeight w:val="431"/>
        </w:trPr>
        <w:tc>
          <w:tcPr>
            <w:cnfStyle w:val="001000000000"/>
            <w:tcW w:w="2538" w:type="dxa"/>
          </w:tcPr>
          <w:p w:rsidR="00625560" w:rsidRPr="00CF554C" w:rsidRDefault="00625560" w:rsidP="003E1471">
            <w:pPr>
              <w:tabs>
                <w:tab w:val="left" w:pos="2936"/>
              </w:tabs>
              <w:jc w:val="center"/>
              <w:rPr>
                <w:rFonts w:cs="Times New Roman"/>
                <w:b w:val="0"/>
                <w:u w:val="single"/>
              </w:rPr>
            </w:pPr>
            <w:r w:rsidRPr="00CF554C">
              <w:rPr>
                <w:rFonts w:cs="Times New Roman"/>
                <w:u w:val="single"/>
              </w:rPr>
              <w:t>Sensor</w:t>
            </w:r>
          </w:p>
        </w:tc>
        <w:tc>
          <w:tcPr>
            <w:tcW w:w="3240" w:type="dxa"/>
          </w:tcPr>
          <w:p w:rsidR="00625560" w:rsidRPr="00CF554C" w:rsidRDefault="00625560" w:rsidP="003E1471">
            <w:pPr>
              <w:tabs>
                <w:tab w:val="left" w:pos="2936"/>
              </w:tabs>
              <w:jc w:val="center"/>
              <w:cnfStyle w:val="100000000000"/>
              <w:rPr>
                <w:rFonts w:cs="Times New Roman"/>
                <w:b w:val="0"/>
                <w:u w:val="single"/>
              </w:rPr>
            </w:pPr>
            <w:r w:rsidRPr="00CF554C">
              <w:rPr>
                <w:rFonts w:cs="Times New Roman"/>
                <w:u w:val="single"/>
              </w:rPr>
              <w:t>Actuator</w:t>
            </w:r>
          </w:p>
        </w:tc>
        <w:tc>
          <w:tcPr>
            <w:tcW w:w="3798" w:type="dxa"/>
          </w:tcPr>
          <w:p w:rsidR="00625560" w:rsidRPr="00CF554C" w:rsidRDefault="00625560" w:rsidP="003E1471">
            <w:pPr>
              <w:tabs>
                <w:tab w:val="left" w:pos="2936"/>
              </w:tabs>
              <w:jc w:val="center"/>
              <w:cnfStyle w:val="100000000000"/>
              <w:rPr>
                <w:rFonts w:cs="Times New Roman"/>
                <w:b w:val="0"/>
                <w:u w:val="single"/>
              </w:rPr>
            </w:pPr>
            <w:r w:rsidRPr="00CF554C">
              <w:rPr>
                <w:rFonts w:cs="Times New Roman"/>
                <w:u w:val="single"/>
              </w:rPr>
              <w:t>Available actions</w:t>
            </w:r>
          </w:p>
        </w:tc>
      </w:tr>
      <w:tr w:rsidR="00EE1B4E" w:rsidRPr="00CF554C" w:rsidTr="00EE1B4E">
        <w:trPr>
          <w:cnfStyle w:val="000000100000"/>
          <w:trHeight w:val="340"/>
        </w:trPr>
        <w:tc>
          <w:tcPr>
            <w:cnfStyle w:val="001000000000"/>
            <w:tcW w:w="2538" w:type="dxa"/>
            <w:vMerge w:val="restart"/>
          </w:tcPr>
          <w:p w:rsidR="00EE1B4E" w:rsidRPr="00CF554C" w:rsidRDefault="00EE1B4E" w:rsidP="003E1471">
            <w:pPr>
              <w:tabs>
                <w:tab w:val="left" w:pos="2936"/>
              </w:tabs>
              <w:jc w:val="center"/>
              <w:rPr>
                <w:rFonts w:cs="Times New Roman"/>
              </w:rPr>
            </w:pPr>
            <w:r w:rsidRPr="00CF554C">
              <w:rPr>
                <w:rFonts w:cs="Times New Roman"/>
              </w:rPr>
              <w:t>Temperature</w:t>
            </w:r>
          </w:p>
        </w:tc>
        <w:tc>
          <w:tcPr>
            <w:tcW w:w="3240" w:type="dxa"/>
          </w:tcPr>
          <w:p w:rsidR="00EE1B4E" w:rsidRPr="00CF554C" w:rsidRDefault="00EE1B4E" w:rsidP="003E1471">
            <w:pPr>
              <w:tabs>
                <w:tab w:val="left" w:pos="2936"/>
              </w:tabs>
              <w:jc w:val="center"/>
              <w:cnfStyle w:val="000000100000"/>
              <w:rPr>
                <w:rFonts w:cs="Times New Roman"/>
              </w:rPr>
            </w:pPr>
            <w:r w:rsidRPr="00CF554C">
              <w:rPr>
                <w:rFonts w:cs="Times New Roman"/>
              </w:rPr>
              <w:t>Air Conditioning Unit</w:t>
            </w:r>
          </w:p>
        </w:tc>
        <w:tc>
          <w:tcPr>
            <w:tcW w:w="3798" w:type="dxa"/>
          </w:tcPr>
          <w:p w:rsidR="00EE1B4E" w:rsidRPr="00CF554C" w:rsidRDefault="00EE1B4E" w:rsidP="003E1471">
            <w:pPr>
              <w:tabs>
                <w:tab w:val="left" w:pos="2936"/>
              </w:tabs>
              <w:jc w:val="center"/>
              <w:cnfStyle w:val="000000100000"/>
              <w:rPr>
                <w:rFonts w:cs="Times New Roman"/>
              </w:rPr>
            </w:pPr>
            <w:r w:rsidRPr="00CF554C">
              <w:rPr>
                <w:rFonts w:cs="Times New Roman"/>
              </w:rPr>
              <w:t xml:space="preserve">{Decrease by 5 </w:t>
            </w:r>
            <m:oMath>
              <m:r>
                <w:rPr>
                  <w:rFonts w:ascii="Cambria Math" w:hAnsi="Cambria Math" w:cs="Times New Roman"/>
                </w:rPr>
                <m:t>℃</m:t>
              </m:r>
            </m:oMath>
            <w:r w:rsidRPr="00CF554C">
              <w:rPr>
                <w:rFonts w:cs="Times New Roman"/>
              </w:rPr>
              <w:t xml:space="preserve">, Decrease by 2 </w:t>
            </w:r>
            <m:oMath>
              <m:r>
                <w:rPr>
                  <w:rFonts w:ascii="Cambria Math" w:hAnsi="Cambria Math" w:cs="Times New Roman"/>
                </w:rPr>
                <m:t>℃</m:t>
              </m:r>
            </m:oMath>
            <w:r w:rsidRPr="00CF554C">
              <w:rPr>
                <w:rFonts w:cs="Times New Roman"/>
              </w:rPr>
              <w:t xml:space="preserve"> }</w:t>
            </w:r>
          </w:p>
        </w:tc>
      </w:tr>
      <w:tr w:rsidR="00EE1B4E" w:rsidRPr="00CF554C" w:rsidTr="00EE1B4E">
        <w:trPr>
          <w:trHeight w:val="255"/>
        </w:trPr>
        <w:tc>
          <w:tcPr>
            <w:cnfStyle w:val="001000000000"/>
            <w:tcW w:w="2538" w:type="dxa"/>
            <w:vMerge/>
            <w:tcBorders>
              <w:bottom w:val="single" w:sz="8" w:space="0" w:color="7BA0CD" w:themeColor="accent1" w:themeTint="BF"/>
            </w:tcBorders>
            <w:shd w:val="clear" w:color="auto" w:fill="A7BFDE" w:themeFill="accent1" w:themeFillTint="7F"/>
          </w:tcPr>
          <w:p w:rsidR="00EE1B4E" w:rsidRPr="00CF554C" w:rsidRDefault="00EE1B4E" w:rsidP="003E1471">
            <w:pPr>
              <w:tabs>
                <w:tab w:val="left" w:pos="2936"/>
              </w:tabs>
              <w:jc w:val="center"/>
              <w:rPr>
                <w:rFonts w:cs="Times New Roman"/>
              </w:rPr>
            </w:pPr>
          </w:p>
        </w:tc>
        <w:tc>
          <w:tcPr>
            <w:tcW w:w="3240" w:type="dxa"/>
            <w:shd w:val="clear" w:color="auto" w:fill="A7BFDE" w:themeFill="accent1" w:themeFillTint="7F"/>
          </w:tcPr>
          <w:p w:rsidR="00EE1B4E" w:rsidRPr="00CF554C" w:rsidRDefault="00EE1B4E" w:rsidP="00D16217">
            <w:pPr>
              <w:tabs>
                <w:tab w:val="left" w:pos="2936"/>
              </w:tabs>
              <w:jc w:val="center"/>
              <w:cnfStyle w:val="000000000000"/>
              <w:rPr>
                <w:rFonts w:cs="Times New Roman"/>
              </w:rPr>
            </w:pPr>
            <w:r w:rsidRPr="00CF554C">
              <w:rPr>
                <w:rFonts w:cs="Times New Roman"/>
              </w:rPr>
              <w:t>Heater</w:t>
            </w:r>
          </w:p>
        </w:tc>
        <w:tc>
          <w:tcPr>
            <w:tcW w:w="3798" w:type="dxa"/>
            <w:shd w:val="clear" w:color="auto" w:fill="A7BFDE" w:themeFill="accent1" w:themeFillTint="7F"/>
          </w:tcPr>
          <w:p w:rsidR="00EE1B4E" w:rsidRPr="00CF554C" w:rsidRDefault="00EE1B4E" w:rsidP="00D16217">
            <w:pPr>
              <w:tabs>
                <w:tab w:val="left" w:pos="2936"/>
              </w:tabs>
              <w:jc w:val="center"/>
              <w:cnfStyle w:val="000000000000"/>
              <w:rPr>
                <w:rFonts w:cs="Times New Roman"/>
              </w:rPr>
            </w:pPr>
            <w:r w:rsidRPr="00CF554C">
              <w:rPr>
                <w:rFonts w:cs="Times New Roman"/>
              </w:rPr>
              <w:t xml:space="preserve">{ Increase by 5 </w:t>
            </w:r>
            <m:oMath>
              <m:r>
                <w:rPr>
                  <w:rFonts w:ascii="Cambria Math" w:hAnsi="Cambria Math" w:cs="Times New Roman"/>
                </w:rPr>
                <m:t>℃</m:t>
              </m:r>
            </m:oMath>
            <w:r w:rsidRPr="00CF554C">
              <w:rPr>
                <w:rFonts w:cs="Times New Roman"/>
              </w:rPr>
              <w:t xml:space="preserve"> }</w:t>
            </w:r>
          </w:p>
        </w:tc>
      </w:tr>
      <w:tr w:rsidR="00EE1B4E" w:rsidRPr="00CF554C" w:rsidTr="00EE1B4E">
        <w:trPr>
          <w:cnfStyle w:val="000000100000"/>
        </w:trPr>
        <w:tc>
          <w:tcPr>
            <w:cnfStyle w:val="001000000000"/>
            <w:tcW w:w="2538" w:type="dxa"/>
          </w:tcPr>
          <w:p w:rsidR="00EE1B4E" w:rsidRPr="00CF554C" w:rsidRDefault="00EE1B4E" w:rsidP="003E1471">
            <w:pPr>
              <w:tabs>
                <w:tab w:val="left" w:pos="2936"/>
              </w:tabs>
              <w:jc w:val="center"/>
              <w:rPr>
                <w:rFonts w:cs="Times New Roman"/>
              </w:rPr>
            </w:pPr>
            <w:r w:rsidRPr="00CF554C">
              <w:rPr>
                <w:rFonts w:cs="Times New Roman"/>
              </w:rPr>
              <w:t>Humidity</w:t>
            </w:r>
          </w:p>
        </w:tc>
        <w:tc>
          <w:tcPr>
            <w:tcW w:w="3240" w:type="dxa"/>
          </w:tcPr>
          <w:p w:rsidR="00EE1B4E" w:rsidRPr="00CF554C" w:rsidRDefault="00EE1B4E" w:rsidP="003E1471">
            <w:pPr>
              <w:tabs>
                <w:tab w:val="left" w:pos="2936"/>
              </w:tabs>
              <w:jc w:val="center"/>
              <w:cnfStyle w:val="000000100000"/>
              <w:rPr>
                <w:rFonts w:cs="Times New Roman"/>
              </w:rPr>
            </w:pPr>
            <w:r w:rsidRPr="00CF554C">
              <w:rPr>
                <w:rFonts w:cs="Times New Roman"/>
              </w:rPr>
              <w:t>Humidity Controller</w:t>
            </w:r>
          </w:p>
        </w:tc>
        <w:tc>
          <w:tcPr>
            <w:tcW w:w="3798" w:type="dxa"/>
          </w:tcPr>
          <w:p w:rsidR="00EE1B4E" w:rsidRPr="00CF554C" w:rsidRDefault="00EE1B4E" w:rsidP="003E1471">
            <w:pPr>
              <w:tabs>
                <w:tab w:val="left" w:pos="2936"/>
              </w:tabs>
              <w:jc w:val="center"/>
              <w:cnfStyle w:val="000000100000"/>
              <w:rPr>
                <w:rFonts w:cs="Times New Roman"/>
              </w:rPr>
            </w:pPr>
            <w:r w:rsidRPr="00CF554C">
              <w:rPr>
                <w:rFonts w:cs="Times New Roman"/>
              </w:rPr>
              <w:t>{Increase by 3 %,Decrease by 3 %}</w:t>
            </w:r>
          </w:p>
        </w:tc>
      </w:tr>
      <w:tr w:rsidR="00EE1B4E" w:rsidRPr="00CF554C" w:rsidTr="00EE1B4E">
        <w:tc>
          <w:tcPr>
            <w:cnfStyle w:val="001000000000"/>
            <w:tcW w:w="2538" w:type="dxa"/>
          </w:tcPr>
          <w:p w:rsidR="00EE1B4E" w:rsidRPr="00CF554C" w:rsidRDefault="00EE1B4E" w:rsidP="003E1471">
            <w:pPr>
              <w:tabs>
                <w:tab w:val="left" w:pos="2936"/>
              </w:tabs>
              <w:jc w:val="center"/>
              <w:rPr>
                <w:rFonts w:cs="Times New Roman"/>
              </w:rPr>
            </w:pPr>
            <w:r w:rsidRPr="00CF554C">
              <w:rPr>
                <w:rFonts w:cs="Times New Roman"/>
              </w:rPr>
              <w:t>Light</w:t>
            </w:r>
          </w:p>
        </w:tc>
        <w:tc>
          <w:tcPr>
            <w:tcW w:w="3240" w:type="dxa"/>
          </w:tcPr>
          <w:p w:rsidR="00EE1B4E" w:rsidRPr="00CF554C" w:rsidRDefault="00EE1B4E" w:rsidP="003E1471">
            <w:pPr>
              <w:tabs>
                <w:tab w:val="left" w:pos="2936"/>
              </w:tabs>
              <w:jc w:val="center"/>
              <w:cnfStyle w:val="000000000000"/>
              <w:rPr>
                <w:rFonts w:cs="Times New Roman"/>
              </w:rPr>
            </w:pPr>
            <w:r w:rsidRPr="00CF554C">
              <w:rPr>
                <w:rFonts w:cs="Times New Roman"/>
              </w:rPr>
              <w:t>Light Controller</w:t>
            </w:r>
          </w:p>
        </w:tc>
        <w:tc>
          <w:tcPr>
            <w:tcW w:w="3798" w:type="dxa"/>
          </w:tcPr>
          <w:p w:rsidR="00EE1B4E" w:rsidRPr="00CF554C" w:rsidRDefault="00EE1B4E" w:rsidP="003E1471">
            <w:pPr>
              <w:tabs>
                <w:tab w:val="left" w:pos="2936"/>
              </w:tabs>
              <w:jc w:val="center"/>
              <w:cnfStyle w:val="000000000000"/>
              <w:rPr>
                <w:rFonts w:cs="Times New Roman"/>
              </w:rPr>
            </w:pPr>
            <w:r w:rsidRPr="00CF554C">
              <w:rPr>
                <w:rFonts w:cs="Times New Roman"/>
              </w:rPr>
              <w:t>{Turn ON, Turn OFF}</w:t>
            </w:r>
          </w:p>
        </w:tc>
      </w:tr>
      <w:tr w:rsidR="00EE1B4E" w:rsidRPr="00CF554C" w:rsidTr="00EE1B4E">
        <w:trPr>
          <w:cnfStyle w:val="000000100000"/>
        </w:trPr>
        <w:tc>
          <w:tcPr>
            <w:cnfStyle w:val="001000000000"/>
            <w:tcW w:w="2538" w:type="dxa"/>
          </w:tcPr>
          <w:p w:rsidR="00EE1B4E" w:rsidRPr="00CF554C" w:rsidRDefault="00EE1B4E" w:rsidP="003E1471">
            <w:pPr>
              <w:tabs>
                <w:tab w:val="left" w:pos="2936"/>
              </w:tabs>
              <w:jc w:val="center"/>
              <w:rPr>
                <w:rFonts w:cs="Times New Roman"/>
              </w:rPr>
            </w:pPr>
            <w:r w:rsidRPr="00CF554C">
              <w:rPr>
                <w:rFonts w:cs="Times New Roman"/>
              </w:rPr>
              <w:t>Computer State</w:t>
            </w:r>
          </w:p>
        </w:tc>
        <w:tc>
          <w:tcPr>
            <w:tcW w:w="3240" w:type="dxa"/>
          </w:tcPr>
          <w:p w:rsidR="00EE1B4E" w:rsidRPr="00CF554C" w:rsidRDefault="00EE1B4E" w:rsidP="003E1471">
            <w:pPr>
              <w:tabs>
                <w:tab w:val="left" w:pos="2936"/>
              </w:tabs>
              <w:jc w:val="center"/>
              <w:cnfStyle w:val="000000100000"/>
              <w:rPr>
                <w:rFonts w:cs="Times New Roman"/>
              </w:rPr>
            </w:pPr>
            <w:r w:rsidRPr="00CF554C">
              <w:rPr>
                <w:rFonts w:cs="Times New Roman"/>
              </w:rPr>
              <w:t>Computer Controller</w:t>
            </w:r>
          </w:p>
        </w:tc>
        <w:tc>
          <w:tcPr>
            <w:tcW w:w="3798" w:type="dxa"/>
          </w:tcPr>
          <w:p w:rsidR="00EE1B4E" w:rsidRPr="00CF554C" w:rsidRDefault="00EE1B4E" w:rsidP="003E1471">
            <w:pPr>
              <w:tabs>
                <w:tab w:val="left" w:pos="2936"/>
              </w:tabs>
              <w:jc w:val="center"/>
              <w:cnfStyle w:val="000000100000"/>
              <w:rPr>
                <w:rFonts w:cs="Times New Roman"/>
              </w:rPr>
            </w:pPr>
            <w:r w:rsidRPr="00CF554C">
              <w:rPr>
                <w:rFonts w:cs="Times New Roman"/>
              </w:rPr>
              <w:t>{Turn ON, Turn OFF}</w:t>
            </w:r>
          </w:p>
        </w:tc>
      </w:tr>
      <w:tr w:rsidR="00EE1B4E" w:rsidRPr="00CF554C" w:rsidTr="00EE1B4E">
        <w:tc>
          <w:tcPr>
            <w:cnfStyle w:val="001000000000"/>
            <w:tcW w:w="2538" w:type="dxa"/>
          </w:tcPr>
          <w:p w:rsidR="00EE1B4E" w:rsidRPr="00CF554C" w:rsidRDefault="00EE1B4E" w:rsidP="003E1471">
            <w:pPr>
              <w:tabs>
                <w:tab w:val="left" w:pos="2936"/>
              </w:tabs>
              <w:jc w:val="center"/>
              <w:rPr>
                <w:rFonts w:cs="Times New Roman"/>
              </w:rPr>
            </w:pPr>
            <w:r w:rsidRPr="00CF554C">
              <w:rPr>
                <w:rFonts w:cs="Times New Roman"/>
              </w:rPr>
              <w:t>Alarm State</w:t>
            </w:r>
          </w:p>
        </w:tc>
        <w:tc>
          <w:tcPr>
            <w:tcW w:w="3240" w:type="dxa"/>
          </w:tcPr>
          <w:p w:rsidR="00EE1B4E" w:rsidRPr="00CF554C" w:rsidRDefault="00EE1B4E" w:rsidP="003E1471">
            <w:pPr>
              <w:tabs>
                <w:tab w:val="left" w:pos="2936"/>
              </w:tabs>
              <w:jc w:val="center"/>
              <w:cnfStyle w:val="000000000000"/>
              <w:rPr>
                <w:rFonts w:cs="Times New Roman"/>
              </w:rPr>
            </w:pPr>
            <w:r w:rsidRPr="00CF554C">
              <w:rPr>
                <w:rFonts w:cs="Times New Roman"/>
              </w:rPr>
              <w:t>Alarm Controller</w:t>
            </w:r>
          </w:p>
        </w:tc>
        <w:tc>
          <w:tcPr>
            <w:tcW w:w="3798" w:type="dxa"/>
          </w:tcPr>
          <w:p w:rsidR="00EE1B4E" w:rsidRPr="00CF554C" w:rsidRDefault="00EE1B4E" w:rsidP="003E1471">
            <w:pPr>
              <w:tabs>
                <w:tab w:val="left" w:pos="2936"/>
              </w:tabs>
              <w:jc w:val="center"/>
              <w:cnfStyle w:val="000000000000"/>
              <w:rPr>
                <w:rFonts w:cs="Times New Roman"/>
              </w:rPr>
            </w:pPr>
            <w:r w:rsidRPr="00CF554C">
              <w:rPr>
                <w:rFonts w:cs="Times New Roman"/>
              </w:rPr>
              <w:t>{Turn ON, Turn OFF}</w:t>
            </w:r>
          </w:p>
        </w:tc>
      </w:tr>
      <w:tr w:rsidR="00EE1B4E" w:rsidRPr="00CF554C" w:rsidTr="00EE1B4E">
        <w:trPr>
          <w:cnfStyle w:val="000000100000"/>
        </w:trPr>
        <w:tc>
          <w:tcPr>
            <w:cnfStyle w:val="001000000000"/>
            <w:tcW w:w="2538" w:type="dxa"/>
          </w:tcPr>
          <w:p w:rsidR="00EE1B4E" w:rsidRPr="00CF554C" w:rsidRDefault="00EE1B4E" w:rsidP="003E1471">
            <w:pPr>
              <w:tabs>
                <w:tab w:val="left" w:pos="2936"/>
              </w:tabs>
              <w:jc w:val="center"/>
              <w:rPr>
                <w:rFonts w:cs="Times New Roman"/>
              </w:rPr>
            </w:pPr>
            <w:r w:rsidRPr="00CF554C">
              <w:rPr>
                <w:rFonts w:cs="Times New Roman"/>
              </w:rPr>
              <w:t>Face Recognition</w:t>
            </w:r>
          </w:p>
        </w:tc>
        <w:tc>
          <w:tcPr>
            <w:tcW w:w="3240" w:type="dxa"/>
          </w:tcPr>
          <w:p w:rsidR="00EE1B4E" w:rsidRPr="00CF554C" w:rsidRDefault="00EE1B4E" w:rsidP="003E1471">
            <w:pPr>
              <w:tabs>
                <w:tab w:val="left" w:pos="2936"/>
              </w:tabs>
              <w:jc w:val="center"/>
              <w:cnfStyle w:val="000000100000"/>
              <w:rPr>
                <w:rFonts w:cs="Times New Roman"/>
              </w:rPr>
            </w:pPr>
            <w:r w:rsidRPr="00CF554C">
              <w:rPr>
                <w:rFonts w:cs="Times New Roman"/>
              </w:rPr>
              <w:t>-</w:t>
            </w:r>
          </w:p>
        </w:tc>
        <w:tc>
          <w:tcPr>
            <w:tcW w:w="3798" w:type="dxa"/>
          </w:tcPr>
          <w:p w:rsidR="00EE1B4E" w:rsidRPr="00CF554C" w:rsidRDefault="00EE1B4E" w:rsidP="003E1471">
            <w:pPr>
              <w:tabs>
                <w:tab w:val="left" w:pos="2936"/>
              </w:tabs>
              <w:jc w:val="center"/>
              <w:cnfStyle w:val="000000100000"/>
              <w:rPr>
                <w:rFonts w:cs="Times New Roman"/>
              </w:rPr>
            </w:pPr>
            <w:r w:rsidRPr="00CF554C">
              <w:rPr>
                <w:rFonts w:cs="Times New Roman"/>
              </w:rPr>
              <w:t>-</w:t>
            </w:r>
          </w:p>
        </w:tc>
      </w:tr>
      <w:tr w:rsidR="00EE1B4E" w:rsidRPr="00CF554C" w:rsidTr="00EE1B4E">
        <w:tc>
          <w:tcPr>
            <w:cnfStyle w:val="001000000000"/>
            <w:tcW w:w="2538" w:type="dxa"/>
          </w:tcPr>
          <w:p w:rsidR="00EE1B4E" w:rsidRPr="00CF554C" w:rsidRDefault="00EE1B4E" w:rsidP="003E1471">
            <w:pPr>
              <w:tabs>
                <w:tab w:val="left" w:pos="2936"/>
              </w:tabs>
              <w:jc w:val="center"/>
              <w:rPr>
                <w:rFonts w:cs="Times New Roman"/>
              </w:rPr>
            </w:pPr>
            <w:r w:rsidRPr="00CF554C">
              <w:rPr>
                <w:rFonts w:cs="Times New Roman"/>
              </w:rPr>
              <w:t>Room State</w:t>
            </w:r>
          </w:p>
        </w:tc>
        <w:tc>
          <w:tcPr>
            <w:tcW w:w="3240" w:type="dxa"/>
          </w:tcPr>
          <w:p w:rsidR="00EE1B4E" w:rsidRPr="00CF554C" w:rsidRDefault="00EE1B4E" w:rsidP="003E1471">
            <w:pPr>
              <w:tabs>
                <w:tab w:val="left" w:pos="2936"/>
              </w:tabs>
              <w:jc w:val="center"/>
              <w:cnfStyle w:val="000000000000"/>
              <w:rPr>
                <w:rFonts w:cs="Times New Roman"/>
              </w:rPr>
            </w:pPr>
            <w:r w:rsidRPr="00CF554C">
              <w:rPr>
                <w:rFonts w:cs="Times New Roman"/>
              </w:rPr>
              <w:t>-</w:t>
            </w:r>
          </w:p>
        </w:tc>
        <w:tc>
          <w:tcPr>
            <w:tcW w:w="3798" w:type="dxa"/>
          </w:tcPr>
          <w:p w:rsidR="00EE1B4E" w:rsidRPr="00CF554C" w:rsidRDefault="00EE1B4E" w:rsidP="003E1471">
            <w:pPr>
              <w:tabs>
                <w:tab w:val="left" w:pos="2936"/>
              </w:tabs>
              <w:jc w:val="center"/>
              <w:cnfStyle w:val="000000000000"/>
              <w:rPr>
                <w:rFonts w:cs="Times New Roman"/>
              </w:rPr>
            </w:pPr>
            <w:r w:rsidRPr="00CF554C">
              <w:rPr>
                <w:rFonts w:cs="Times New Roman"/>
              </w:rPr>
              <w:t>-</w:t>
            </w:r>
          </w:p>
        </w:tc>
      </w:tr>
    </w:tbl>
    <w:p w:rsidR="00625560" w:rsidRPr="00CF554C" w:rsidRDefault="00625560" w:rsidP="00625560">
      <w:pPr>
        <w:rPr>
          <w:rFonts w:cs="Times New Roman"/>
        </w:rPr>
      </w:pPr>
    </w:p>
    <w:p w:rsidR="00625560" w:rsidRPr="00CF554C" w:rsidRDefault="00625560" w:rsidP="00625560">
      <w:pPr>
        <w:ind w:firstLine="720"/>
        <w:rPr>
          <w:rFonts w:cs="Times New Roman"/>
        </w:rPr>
      </w:pPr>
      <w:r w:rsidRPr="00CF554C">
        <w:rPr>
          <w:rFonts w:cs="Times New Roman"/>
        </w:rPr>
        <w:t xml:space="preserve">Two tests have been performed on this scenario. The first test is meant to show the </w:t>
      </w:r>
      <w:r w:rsidR="00E85178">
        <w:rPr>
          <w:rFonts w:cs="Times New Roman"/>
        </w:rPr>
        <w:t>overhead</w:t>
      </w:r>
      <w:r w:rsidRPr="00CF554C">
        <w:rPr>
          <w:rFonts w:cs="Times New Roman"/>
        </w:rPr>
        <w:t xml:space="preserve"> of </w:t>
      </w:r>
      <w:r w:rsidR="00E85178">
        <w:rPr>
          <w:rFonts w:cs="Times New Roman"/>
        </w:rPr>
        <w:t xml:space="preserve">the </w:t>
      </w:r>
      <w:r w:rsidRPr="00CF554C">
        <w:rPr>
          <w:rFonts w:cs="Times New Roman"/>
        </w:rPr>
        <w:t xml:space="preserve">learning </w:t>
      </w:r>
      <w:r w:rsidR="00E85178">
        <w:rPr>
          <w:rFonts w:cs="Times New Roman"/>
        </w:rPr>
        <w:t>mechanism used in terms of running time</w:t>
      </w:r>
      <w:r w:rsidRPr="00CF554C">
        <w:rPr>
          <w:rFonts w:cs="Times New Roman"/>
        </w:rPr>
        <w:t xml:space="preserve">. The second test is an interactive </w:t>
      </w:r>
      <w:r w:rsidR="00D104B6">
        <w:rPr>
          <w:rFonts w:cs="Times New Roman"/>
        </w:rPr>
        <w:t>system evaluation</w:t>
      </w:r>
      <w:r w:rsidRPr="00CF554C">
        <w:rPr>
          <w:rFonts w:cs="Times New Roman"/>
        </w:rPr>
        <w:t xml:space="preserve"> in which all the possible combinations of broken policies are tested by a human participant</w:t>
      </w:r>
      <w:r w:rsidR="00A0599C">
        <w:rPr>
          <w:rFonts w:cs="Times New Roman"/>
        </w:rPr>
        <w:t xml:space="preserve"> using a 3D interactive environment representation</w:t>
      </w:r>
      <w:r w:rsidRPr="00CF554C">
        <w:rPr>
          <w:rFonts w:cs="Times New Roman"/>
        </w:rPr>
        <w:t>.</w:t>
      </w:r>
      <w:r w:rsidR="00A0599C">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In order to have a scenario as realistic as possible, C# ASP.NET Web Services where used to simulate the environment sensors. One web service was built for each environment </w:t>
      </w:r>
      <w:r w:rsidR="001B3F62" w:rsidRPr="00CF554C">
        <w:rPr>
          <w:rFonts w:cs="Times New Roman"/>
        </w:rPr>
        <w:t xml:space="preserve">sensor. </w:t>
      </w:r>
      <w:r w:rsidR="001B3F62">
        <w:rPr>
          <w:rFonts w:cs="Times New Roman"/>
        </w:rPr>
        <w:t>This approach allows the implementation to be easily switched to use real sensors accessible by web services</w:t>
      </w:r>
      <w:r w:rsidR="00727E00">
        <w:rPr>
          <w:rFonts w:cs="Times New Roman"/>
        </w:rPr>
        <w:t xml:space="preserve"> and thus providing the possibility of </w:t>
      </w:r>
      <w:r w:rsidR="00EB12E5">
        <w:rPr>
          <w:rFonts w:cs="Times New Roman"/>
        </w:rPr>
        <w:t>aplying</w:t>
      </w:r>
      <w:r w:rsidR="001B3D2B">
        <w:rPr>
          <w:rFonts w:cs="Times New Roman"/>
        </w:rPr>
        <w:t xml:space="preserve"> the system on </w:t>
      </w:r>
      <w:r w:rsidR="00727E00">
        <w:rPr>
          <w:rFonts w:cs="Times New Roman"/>
        </w:rPr>
        <w:t>real environment</w:t>
      </w:r>
      <w:r w:rsidR="001B3D2B">
        <w:rPr>
          <w:rFonts w:cs="Times New Roman"/>
        </w:rPr>
        <w:t>s</w:t>
      </w:r>
      <w:r w:rsidR="001B3F62">
        <w:rPr>
          <w:rFonts w:cs="Times New Roman"/>
        </w:rPr>
        <w:t>.</w:t>
      </w:r>
      <w:r w:rsidR="00847C7B">
        <w:rPr>
          <w:rFonts w:cs="Times New Roman"/>
        </w:rPr>
        <w:t xml:space="preserve"> </w:t>
      </w:r>
      <w:r w:rsidR="007267FF">
        <w:rPr>
          <w:rFonts w:cs="Times New Roman"/>
        </w:rPr>
        <w:fldChar w:fldCharType="begin"/>
      </w:r>
      <w:r w:rsidR="00CA1480">
        <w:rPr>
          <w:rFonts w:cs="Times New Roman"/>
        </w:rPr>
        <w:instrText xml:space="preserve"> REF _Ref264266589 \h </w:instrText>
      </w:r>
      <w:r w:rsidR="007267FF">
        <w:rPr>
          <w:rFonts w:cs="Times New Roman"/>
        </w:rPr>
      </w:r>
      <w:r w:rsidR="007267FF">
        <w:rPr>
          <w:rFonts w:cs="Times New Roman"/>
        </w:rPr>
        <w:fldChar w:fldCharType="separate"/>
      </w:r>
      <w:r w:rsidR="00FD2F52" w:rsidRPr="00CF554C">
        <w:t xml:space="preserve">Listing </w:t>
      </w:r>
      <w:r w:rsidR="00FD2F52">
        <w:rPr>
          <w:noProof/>
        </w:rPr>
        <w:t>6</w:t>
      </w:r>
      <w:r w:rsidR="00FD2F52" w:rsidRPr="00CF554C">
        <w:t>.</w:t>
      </w:r>
      <w:r w:rsidR="00FD2F52">
        <w:rPr>
          <w:noProof/>
        </w:rPr>
        <w:t>1</w:t>
      </w:r>
      <w:r w:rsidR="007267FF">
        <w:rPr>
          <w:rFonts w:cs="Times New Roman"/>
        </w:rPr>
        <w:fldChar w:fldCharType="end"/>
      </w:r>
      <w:r w:rsidR="00CA1480">
        <w:rPr>
          <w:rFonts w:cs="Times New Roman"/>
        </w:rPr>
        <w:t xml:space="preserve"> presents an example of a simulated sensor: the Alarm sensor.</w:t>
      </w:r>
      <w:r w:rsidR="00C34A17">
        <w:rPr>
          <w:rFonts w:cs="Times New Roman"/>
        </w:rPr>
        <w:t xml:space="preserve"> The functionality exposed by the web service for a sensor is always get and set sensor value, allowing the web services to be called uniformly.</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503" w:name="_Ref264266589"/>
            <w:bookmarkStart w:id="504" w:name="_Toc264370240"/>
            <w:r w:rsidRPr="00CF554C">
              <w:rPr>
                <w:color w:val="auto"/>
              </w:rPr>
              <w:t xml:space="preserve">Listing </w:t>
            </w:r>
            <w:r w:rsidR="007267FF" w:rsidRPr="00CF554C">
              <w:rPr>
                <w:color w:val="auto"/>
              </w:rPr>
              <w:fldChar w:fldCharType="begin"/>
            </w:r>
            <w:r w:rsidRPr="00CF554C">
              <w:rPr>
                <w:color w:val="auto"/>
              </w:rPr>
              <w:instrText xml:space="preserve"> STYLEREF 1 \s </w:instrText>
            </w:r>
            <w:r w:rsidR="007267FF" w:rsidRPr="00CF554C">
              <w:rPr>
                <w:color w:val="auto"/>
              </w:rPr>
              <w:fldChar w:fldCharType="separate"/>
            </w:r>
            <w:r w:rsidR="00FD2F52">
              <w:rPr>
                <w:noProof/>
                <w:color w:val="auto"/>
              </w:rPr>
              <w:t>6</w:t>
            </w:r>
            <w:r w:rsidR="007267FF" w:rsidRPr="00CF554C">
              <w:rPr>
                <w:color w:val="auto"/>
              </w:rPr>
              <w:fldChar w:fldCharType="end"/>
            </w:r>
            <w:r w:rsidRPr="00CF554C">
              <w:rPr>
                <w:color w:val="auto"/>
              </w:rPr>
              <w:t>.</w:t>
            </w:r>
            <w:r w:rsidR="007267FF" w:rsidRPr="00CF554C">
              <w:rPr>
                <w:color w:val="auto"/>
              </w:rPr>
              <w:fldChar w:fldCharType="begin"/>
            </w:r>
            <w:r w:rsidRPr="00CF554C">
              <w:rPr>
                <w:color w:val="auto"/>
              </w:rPr>
              <w:instrText xml:space="preserve"> SEQ Listing \* ARABIC \s 1 </w:instrText>
            </w:r>
            <w:r w:rsidR="007267FF" w:rsidRPr="00CF554C">
              <w:rPr>
                <w:color w:val="auto"/>
              </w:rPr>
              <w:fldChar w:fldCharType="separate"/>
            </w:r>
            <w:r w:rsidR="00FD2F52">
              <w:rPr>
                <w:noProof/>
                <w:color w:val="auto"/>
              </w:rPr>
              <w:t>1</w:t>
            </w:r>
            <w:r w:rsidR="007267FF" w:rsidRPr="00CF554C">
              <w:rPr>
                <w:color w:val="auto"/>
              </w:rPr>
              <w:fldChar w:fldCharType="end"/>
            </w:r>
            <w:bookmarkEnd w:id="503"/>
            <w:r w:rsidRPr="00CF554C">
              <w:rPr>
                <w:color w:val="auto"/>
              </w:rPr>
              <w:t>: Alarm Sensor Simulation Web Service</w:t>
            </w:r>
            <w:bookmarkEnd w:id="504"/>
          </w:p>
        </w:tc>
      </w:tr>
      <w:tr w:rsidR="00625560" w:rsidRPr="00CF554C" w:rsidTr="003E1471">
        <w:tc>
          <w:tcPr>
            <w:tcW w:w="9576" w:type="dxa"/>
          </w:tcPr>
          <w:p w:rsidR="005C6136" w:rsidRPr="005C6136" w:rsidRDefault="005C6136" w:rsidP="003E1471">
            <w:pPr>
              <w:keepNext/>
              <w:rPr>
                <w:sz w:val="2"/>
                <w:szCs w:val="2"/>
              </w:rPr>
            </w:pPr>
          </w:p>
          <w:p w:rsidR="00625560" w:rsidRDefault="00625560" w:rsidP="003E1471">
            <w:pPr>
              <w:keepNext/>
            </w:pPr>
            <w:r w:rsidRPr="00CF554C">
              <w:rPr>
                <w:noProof/>
                <w:lang w:bidi="ar-SA"/>
              </w:rPr>
              <w:drawing>
                <wp:inline distT="0" distB="0" distL="0" distR="0">
                  <wp:extent cx="3892992" cy="1812897"/>
                  <wp:effectExtent l="19050" t="0" r="0" b="0"/>
                  <wp:docPr id="92"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896306" cy="1814440"/>
                          </a:xfrm>
                          <a:prstGeom prst="rect">
                            <a:avLst/>
                          </a:prstGeom>
                        </pic:spPr>
                      </pic:pic>
                    </a:graphicData>
                  </a:graphic>
                </wp:inline>
              </w:drawing>
            </w:r>
          </w:p>
          <w:p w:rsidR="005C6136" w:rsidRPr="005C6136" w:rsidRDefault="005C6136" w:rsidP="003E1471">
            <w:pPr>
              <w:keepNext/>
              <w:rPr>
                <w:sz w:val="2"/>
                <w:szCs w:val="2"/>
              </w:rPr>
            </w:pPr>
          </w:p>
        </w:tc>
      </w:tr>
    </w:tbl>
    <w:p w:rsidR="00625560" w:rsidRDefault="00625560" w:rsidP="00625560">
      <w:pPr>
        <w:ind w:firstLine="720"/>
        <w:rPr>
          <w:rFonts w:cs="Times New Roman"/>
        </w:rPr>
      </w:pPr>
    </w:p>
    <w:p w:rsidR="00CA1480" w:rsidRPr="00CF554C" w:rsidRDefault="00CA1480" w:rsidP="00625560">
      <w:pPr>
        <w:ind w:firstLine="720"/>
        <w:rPr>
          <w:rFonts w:cs="Times New Roman"/>
        </w:rPr>
      </w:pPr>
      <w:r>
        <w:rPr>
          <w:rFonts w:cs="Times New Roman"/>
        </w:rPr>
        <w:t>When an action is performed on one of the represented actuators, the actuator</w:t>
      </w:r>
      <w:r w:rsidRPr="00CF554C">
        <w:rPr>
          <w:rFonts w:cs="Times New Roman"/>
        </w:rPr>
        <w:t xml:space="preserve"> influence</w:t>
      </w:r>
      <w:r>
        <w:rPr>
          <w:rFonts w:cs="Times New Roman"/>
        </w:rPr>
        <w:t>s</w:t>
      </w:r>
      <w:r w:rsidRPr="00CF554C">
        <w:rPr>
          <w:rFonts w:cs="Times New Roman"/>
        </w:rPr>
        <w:t xml:space="preserve"> the sensor values by changing the target web service value according to the specified effect.</w:t>
      </w:r>
    </w:p>
    <w:p w:rsidR="00625560" w:rsidRPr="00CF554C" w:rsidRDefault="004B3A6F" w:rsidP="003B4AE4">
      <w:pPr>
        <w:pStyle w:val="Heading3"/>
        <w:keepNext/>
        <w:keepLines/>
        <w:numPr>
          <w:ilvl w:val="2"/>
          <w:numId w:val="38"/>
        </w:numPr>
        <w:spacing w:line="276" w:lineRule="auto"/>
        <w:rPr>
          <w:rFonts w:cs="Times New Roman"/>
        </w:rPr>
      </w:pPr>
      <w:bookmarkStart w:id="505" w:name="_Toc264798597"/>
      <w:bookmarkStart w:id="506" w:name="_Toc264737229"/>
      <w:bookmarkStart w:id="507" w:name="_Toc264918507"/>
      <w:r>
        <w:rPr>
          <w:rFonts w:cs="Times New Roman"/>
        </w:rPr>
        <w:t xml:space="preserve">Algorithm </w:t>
      </w:r>
      <w:r w:rsidR="00745028">
        <w:rPr>
          <w:rFonts w:cs="Times New Roman"/>
        </w:rPr>
        <w:t>Overhead</w:t>
      </w:r>
      <w:r w:rsidR="00625560" w:rsidRPr="00CF554C">
        <w:rPr>
          <w:rFonts w:cs="Times New Roman"/>
        </w:rPr>
        <w:t xml:space="preserve"> </w:t>
      </w:r>
      <w:r>
        <w:rPr>
          <w:rFonts w:cs="Times New Roman"/>
        </w:rPr>
        <w:t>Evaluation</w:t>
      </w:r>
      <w:bookmarkEnd w:id="505"/>
      <w:bookmarkEnd w:id="506"/>
      <w:bookmarkEnd w:id="507"/>
    </w:p>
    <w:p w:rsidR="00625560" w:rsidRPr="00CF554C" w:rsidRDefault="00625560" w:rsidP="00625560">
      <w:pPr>
        <w:rPr>
          <w:rFonts w:cs="Times New Roman"/>
        </w:rPr>
      </w:pPr>
      <w:r w:rsidRPr="00CF554C">
        <w:rPr>
          <w:rFonts w:cs="Times New Roman"/>
        </w:rPr>
        <w:tab/>
        <w:t xml:space="preserve">For the first </w:t>
      </w:r>
      <w:r w:rsidR="007F4950">
        <w:rPr>
          <w:rFonts w:cs="Times New Roman"/>
        </w:rPr>
        <w:t>system evaluation,</w:t>
      </w:r>
      <w:r w:rsidR="009B0EDD">
        <w:rPr>
          <w:rFonts w:cs="Times New Roman"/>
        </w:rPr>
        <w:t xml:space="preserve"> the context was continuously and randomly broken</w:t>
      </w:r>
      <w:r w:rsidR="007F4950">
        <w:rPr>
          <w:rFonts w:cs="Times New Roman"/>
        </w:rPr>
        <w:t xml:space="preserve"> </w:t>
      </w:r>
      <w:r w:rsidRPr="00CF554C">
        <w:rPr>
          <w:rFonts w:cs="Times New Roman"/>
        </w:rPr>
        <w:t xml:space="preserve">for 28 hours. During this time all sensors received random values as following: for Temperature from </w:t>
      </w:r>
      <w:r w:rsidRPr="00CF554C">
        <w:rPr>
          <w:rFonts w:cs="Times New Roman"/>
        </w:rPr>
        <w:lastRenderedPageBreak/>
        <w:t xml:space="preserve">15 to 25, for Humidity from 15 to 35, 0 or 1(“OFF”, “ON”) for Light, Room State, Computer State and Alarm State sensors and 0, 1, 2 (“Professor”, “Student”, “Unknown”) for the Face Recognition Sensor. After the algorithm found a solution the random values assignment was made. The running time of the algorithm is </w:t>
      </w:r>
      <w:r w:rsidR="000B4A9E">
        <w:rPr>
          <w:rFonts w:cs="Times New Roman"/>
        </w:rPr>
        <w:t>illustrated</w:t>
      </w:r>
      <w:r w:rsidRPr="00CF554C">
        <w:rPr>
          <w:rFonts w:cs="Times New Roman"/>
        </w:rPr>
        <w:t xml:space="preserve"> below in </w:t>
      </w:r>
      <w:fldSimple w:instr=" REF _Ref263935145 \h  \* MERGEFORMAT ">
        <w:r w:rsidR="00FD2F52" w:rsidRPr="00CF554C">
          <w:rPr>
            <w:rFonts w:cs="Times New Roman"/>
          </w:rPr>
          <w:t xml:space="preserve">Figure </w:t>
        </w:r>
        <w:r w:rsidR="00FD2F52">
          <w:rPr>
            <w:rFonts w:cs="Times New Roman"/>
            <w:noProof/>
          </w:rPr>
          <w:t>6.1</w:t>
        </w:r>
      </w:fldSimple>
      <w:r w:rsidRPr="00CF554C">
        <w:rPr>
          <w:rFonts w:cs="Times New Roman"/>
        </w:rPr>
        <w:t>.</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1832346"/>
            <wp:effectExtent l="19050" t="19050" r="19050" b="15504"/>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srcRect/>
                    <a:stretch>
                      <a:fillRect/>
                    </a:stretch>
                  </pic:blipFill>
                  <pic:spPr bwMode="auto">
                    <a:xfrm>
                      <a:off x="0" y="0"/>
                      <a:ext cx="5943600" cy="1832346"/>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508" w:name="_Ref263935145"/>
      <w:bookmarkStart w:id="509" w:name="_Toc264369136"/>
      <w:bookmarkStart w:id="510" w:name="_Toc264798650"/>
      <w:bookmarkStart w:id="511" w:name="_Toc264916828"/>
      <w:bookmarkStart w:id="512" w:name="_Toc264920382"/>
      <w:r w:rsidRPr="00CF554C">
        <w:rPr>
          <w:rFonts w:cs="Times New Roman"/>
          <w:color w:val="auto"/>
        </w:rPr>
        <w:t xml:space="preserve">Figure </w:t>
      </w:r>
      <w:r w:rsidR="007267FF">
        <w:rPr>
          <w:rFonts w:cs="Times New Roman"/>
          <w:color w:val="auto"/>
        </w:rPr>
        <w:fldChar w:fldCharType="begin"/>
      </w:r>
      <w:r w:rsidR="00576977">
        <w:rPr>
          <w:rFonts w:cs="Times New Roman"/>
          <w:color w:val="auto"/>
        </w:rPr>
        <w:instrText xml:space="preserve"> STYLEREF 1 \s </w:instrText>
      </w:r>
      <w:r w:rsidR="007267FF">
        <w:rPr>
          <w:rFonts w:cs="Times New Roman"/>
          <w:color w:val="auto"/>
        </w:rPr>
        <w:fldChar w:fldCharType="separate"/>
      </w:r>
      <w:r w:rsidR="00FD2F52">
        <w:rPr>
          <w:rFonts w:cs="Times New Roman"/>
          <w:noProof/>
          <w:color w:val="auto"/>
        </w:rPr>
        <w:t>6</w:t>
      </w:r>
      <w:r w:rsidR="007267FF">
        <w:rPr>
          <w:rFonts w:cs="Times New Roman"/>
          <w:color w:val="auto"/>
        </w:rPr>
        <w:fldChar w:fldCharType="end"/>
      </w:r>
      <w:r w:rsidR="00576977">
        <w:rPr>
          <w:rFonts w:cs="Times New Roman"/>
          <w:color w:val="auto"/>
        </w:rPr>
        <w:t>.</w:t>
      </w:r>
      <w:r w:rsidR="007267FF">
        <w:rPr>
          <w:rFonts w:cs="Times New Roman"/>
          <w:color w:val="auto"/>
        </w:rPr>
        <w:fldChar w:fldCharType="begin"/>
      </w:r>
      <w:r w:rsidR="00576977">
        <w:rPr>
          <w:rFonts w:cs="Times New Roman"/>
          <w:color w:val="auto"/>
        </w:rPr>
        <w:instrText xml:space="preserve"> SEQ Figure \* ARABIC \s 1 </w:instrText>
      </w:r>
      <w:r w:rsidR="007267FF">
        <w:rPr>
          <w:rFonts w:cs="Times New Roman"/>
          <w:color w:val="auto"/>
        </w:rPr>
        <w:fldChar w:fldCharType="separate"/>
      </w:r>
      <w:r w:rsidR="00FD2F52">
        <w:rPr>
          <w:rFonts w:cs="Times New Roman"/>
          <w:noProof/>
          <w:color w:val="auto"/>
        </w:rPr>
        <w:t>1</w:t>
      </w:r>
      <w:r w:rsidR="007267FF">
        <w:rPr>
          <w:rFonts w:cs="Times New Roman"/>
          <w:color w:val="auto"/>
        </w:rPr>
        <w:fldChar w:fldCharType="end"/>
      </w:r>
      <w:bookmarkEnd w:id="508"/>
      <w:r w:rsidRPr="00CF554C">
        <w:rPr>
          <w:rFonts w:cs="Times New Roman"/>
          <w:color w:val="auto"/>
        </w:rPr>
        <w:t xml:space="preserve">: 28h Random Values </w:t>
      </w:r>
      <w:bookmarkEnd w:id="509"/>
      <w:r w:rsidR="007F4950">
        <w:rPr>
          <w:rFonts w:cs="Times New Roman"/>
          <w:color w:val="auto"/>
        </w:rPr>
        <w:t>Evaluation</w:t>
      </w:r>
      <w:bookmarkEnd w:id="510"/>
      <w:bookmarkEnd w:id="511"/>
      <w:bookmarkEnd w:id="512"/>
    </w:p>
    <w:p w:rsidR="00625560" w:rsidRPr="00CF554C" w:rsidRDefault="00625560" w:rsidP="00625560">
      <w:pPr>
        <w:ind w:firstLine="720"/>
        <w:rPr>
          <w:rFonts w:cs="Times New Roman"/>
        </w:rPr>
      </w:pPr>
      <w:r w:rsidRPr="00CF554C">
        <w:rPr>
          <w:rFonts w:cs="Times New Roman"/>
        </w:rPr>
        <w:t xml:space="preserve">Each spike in the plot represents a situation in which an unknown context state has been encountered and a search for the best sequence of actions was performed.  In the first 10000 seconds, almost all the running times of the action selection algorithm are larger than 50 seconds. As the knowledge base is being populated with learned knowledge the action search running time decreases, reaching only three running times greater than 50 seconds in the time interval [50000, 70000].  Also an overall reduction in the number and height of the peaks is visible because at each step the algorithm checks if it doesn’t already know the best sequence of actions for the context that it arrived in. If this is not the case, results will be stored in association with the current context. Considering that the number of possible sensor combinations for the chosen ranges is 22.481.940, the self-healing mechanism behaves quite well in rapidly finding and taking the needed actions for fixing the broken context. </w:t>
      </w:r>
    </w:p>
    <w:p w:rsidR="00625560" w:rsidRPr="00CF554C" w:rsidRDefault="00625560" w:rsidP="003B4AE4">
      <w:pPr>
        <w:pStyle w:val="Heading3"/>
        <w:keepNext/>
        <w:keepLines/>
        <w:numPr>
          <w:ilvl w:val="2"/>
          <w:numId w:val="38"/>
        </w:numPr>
        <w:spacing w:line="276" w:lineRule="auto"/>
        <w:rPr>
          <w:rFonts w:cs="Times New Roman"/>
        </w:rPr>
      </w:pPr>
      <w:r w:rsidRPr="00CF554C">
        <w:rPr>
          <w:rFonts w:cs="Times New Roman"/>
        </w:rPr>
        <w:t xml:space="preserve"> </w:t>
      </w:r>
      <w:bookmarkStart w:id="513" w:name="_Toc264798598"/>
      <w:bookmarkStart w:id="514" w:name="_Toc264737230"/>
      <w:bookmarkStart w:id="515" w:name="_Toc264918508"/>
      <w:r w:rsidR="001D2FB0">
        <w:rPr>
          <w:rFonts w:cs="Times New Roman"/>
        </w:rPr>
        <w:t>Interactive</w:t>
      </w:r>
      <w:r w:rsidRPr="00CF554C">
        <w:rPr>
          <w:rFonts w:cs="Times New Roman"/>
        </w:rPr>
        <w:t xml:space="preserve"> </w:t>
      </w:r>
      <w:r w:rsidR="004B3A6F">
        <w:rPr>
          <w:rFonts w:cs="Times New Roman"/>
        </w:rPr>
        <w:t>Evaluation</w:t>
      </w:r>
      <w:bookmarkEnd w:id="513"/>
      <w:bookmarkEnd w:id="514"/>
      <w:bookmarkEnd w:id="515"/>
    </w:p>
    <w:p w:rsidR="00CF14B8" w:rsidRDefault="00625560" w:rsidP="00625560">
      <w:pPr>
        <w:rPr>
          <w:rFonts w:cs="Times New Roman"/>
        </w:rPr>
      </w:pPr>
      <w:r w:rsidRPr="00CF554C">
        <w:rPr>
          <w:rFonts w:cs="Times New Roman"/>
        </w:rPr>
        <w:t xml:space="preserve">For the second test an interactive X3D context representation was built using the </w:t>
      </w:r>
      <w:r w:rsidR="007F4950" w:rsidRPr="00CF554C">
        <w:rPr>
          <w:rFonts w:cs="Times New Roman"/>
        </w:rPr>
        <w:t xml:space="preserve">X3DAgent. </w:t>
      </w:r>
      <w:r w:rsidR="0016066E">
        <w:rPr>
          <w:rFonts w:cs="Times New Roman"/>
        </w:rPr>
        <w:t xml:space="preserve">The 3D context representation is illustrated in </w:t>
      </w:r>
      <w:fldSimple w:instr=" REF _Ref263937619 \h  \* MERGEFORMAT ">
        <w:r w:rsidR="00FD2F52" w:rsidRPr="00CF554C">
          <w:rPr>
            <w:rFonts w:cs="Times New Roman"/>
          </w:rPr>
          <w:t xml:space="preserve">Figure </w:t>
        </w:r>
        <w:r w:rsidR="00FD2F52">
          <w:rPr>
            <w:rFonts w:cs="Times New Roman"/>
            <w:noProof/>
          </w:rPr>
          <w:t>6.2</w:t>
        </w:r>
      </w:fldSimple>
      <w:r w:rsidRPr="00CF554C">
        <w:rPr>
          <w:rFonts w:cs="Times New Roman"/>
        </w:rPr>
        <w:t xml:space="preserve">. The representation allows the user to interact with each of the environment actuators by mouse click events. By allowing the user to perform actions on the environment actuators and not on the sensors themselves, the representation can be used to </w:t>
      </w:r>
      <w:r w:rsidR="007F4950">
        <w:rPr>
          <w:rFonts w:cs="Times New Roman"/>
        </w:rPr>
        <w:t>apply</w:t>
      </w:r>
      <w:r w:rsidRPr="00CF554C">
        <w:rPr>
          <w:rFonts w:cs="Times New Roman"/>
        </w:rPr>
        <w:t xml:space="preserve"> the self-healing solution on real-world systems.</w:t>
      </w:r>
    </w:p>
    <w:p w:rsidR="00661383" w:rsidRDefault="00CF14B8" w:rsidP="00CF14B8">
      <w:pPr>
        <w:ind w:firstLine="720"/>
        <w:rPr>
          <w:rFonts w:cs="Times New Roman"/>
        </w:rPr>
      </w:pPr>
      <w:r>
        <w:rPr>
          <w:rFonts w:cs="Times New Roman"/>
        </w:rPr>
        <w:t xml:space="preserve">In this representation there is one actuator associated to each sensor, even for </w:t>
      </w:r>
      <w:r w:rsidRPr="00CF554C">
        <w:rPr>
          <w:rFonts w:cs="Times New Roman"/>
          <w:i/>
        </w:rPr>
        <w:t>FaceRecognition</w:t>
      </w:r>
      <w:r w:rsidR="005A1B2A">
        <w:rPr>
          <w:rFonts w:cs="Times New Roman"/>
        </w:rPr>
        <w:t xml:space="preserve"> </w:t>
      </w:r>
      <w:r>
        <w:rPr>
          <w:rFonts w:cs="Times New Roman"/>
        </w:rPr>
        <w:t xml:space="preserve">and </w:t>
      </w:r>
      <w:r>
        <w:rPr>
          <w:rFonts w:cs="Times New Roman"/>
          <w:i/>
        </w:rPr>
        <w:t>RoomState</w:t>
      </w:r>
      <w:r w:rsidR="005A1B2A">
        <w:rPr>
          <w:rFonts w:cs="Times New Roman"/>
        </w:rPr>
        <w:t xml:space="preserve"> sensors </w:t>
      </w:r>
      <w:r>
        <w:rPr>
          <w:rFonts w:cs="Times New Roman"/>
        </w:rPr>
        <w:t xml:space="preserve">because in order to fully </w:t>
      </w:r>
      <w:r w:rsidR="007F4950">
        <w:rPr>
          <w:rFonts w:cs="Times New Roman"/>
        </w:rPr>
        <w:t>evaluate</w:t>
      </w:r>
      <w:r>
        <w:rPr>
          <w:rFonts w:cs="Times New Roman"/>
        </w:rPr>
        <w:t xml:space="preserve"> the system their values should be changeable to. </w:t>
      </w:r>
      <w:r w:rsidR="00625560" w:rsidRPr="00CF554C">
        <w:rPr>
          <w:rFonts w:cs="Times New Roman"/>
        </w:rPr>
        <w:t xml:space="preserve">For altering the environment, the user has to click on the corresponding actuator and the actuator action will be performed. </w:t>
      </w:r>
      <w:r w:rsidR="00661383">
        <w:rPr>
          <w:rFonts w:cs="Times New Roman"/>
        </w:rPr>
        <w:t>The actuators are represented as follows:</w:t>
      </w:r>
    </w:p>
    <w:p w:rsidR="008E36B4" w:rsidRDefault="008E36B4" w:rsidP="00661383">
      <w:pPr>
        <w:pStyle w:val="ListParagraph"/>
        <w:numPr>
          <w:ilvl w:val="0"/>
          <w:numId w:val="35"/>
        </w:numPr>
        <w:rPr>
          <w:rFonts w:cs="Times New Roman"/>
        </w:rPr>
      </w:pPr>
      <w:r>
        <w:rPr>
          <w:rFonts w:cs="Times New Roman"/>
        </w:rPr>
        <w:t xml:space="preserve">The </w:t>
      </w:r>
      <w:r>
        <w:rPr>
          <w:rFonts w:cs="Times New Roman"/>
          <w:i/>
        </w:rPr>
        <w:t>RoomState</w:t>
      </w:r>
      <w:r>
        <w:rPr>
          <w:rFonts w:cs="Times New Roman"/>
        </w:rPr>
        <w:t xml:space="preserve"> sensor has as actuator the green floor. By clicking it the state of the sensor changes to “Room empty: TRUE “or “Room empty: FALSE “. This representation</w:t>
      </w:r>
      <w:r w:rsidR="0056389A">
        <w:rPr>
          <w:rFonts w:cs="Times New Roman"/>
        </w:rPr>
        <w:t xml:space="preserve"> for the actuator</w:t>
      </w:r>
      <w:r>
        <w:rPr>
          <w:rFonts w:cs="Times New Roman"/>
        </w:rPr>
        <w:t xml:space="preserve"> was chosen because it can be associated to a pressure sensor.</w:t>
      </w:r>
    </w:p>
    <w:p w:rsidR="00661383" w:rsidRDefault="00661383" w:rsidP="00661383">
      <w:pPr>
        <w:pStyle w:val="ListParagraph"/>
        <w:numPr>
          <w:ilvl w:val="0"/>
          <w:numId w:val="35"/>
        </w:numPr>
        <w:rPr>
          <w:rFonts w:cs="Times New Roman"/>
        </w:rPr>
      </w:pPr>
      <w:r>
        <w:rPr>
          <w:rFonts w:cs="Times New Roman"/>
        </w:rPr>
        <w:lastRenderedPageBreak/>
        <w:t xml:space="preserve">The </w:t>
      </w:r>
      <w:r w:rsidR="00ED1772" w:rsidRPr="00CF554C">
        <w:rPr>
          <w:rFonts w:cs="Times New Roman"/>
          <w:i/>
        </w:rPr>
        <w:t>AirConditioningUnit</w:t>
      </w:r>
      <w:r w:rsidR="00ED1772" w:rsidRPr="00CF554C">
        <w:rPr>
          <w:rFonts w:cs="Times New Roman"/>
        </w:rPr>
        <w:t xml:space="preserve"> </w:t>
      </w:r>
      <w:r>
        <w:rPr>
          <w:rFonts w:cs="Times New Roman"/>
        </w:rPr>
        <w:t xml:space="preserve">is represented in the upper left part of the context screenshot from </w:t>
      </w:r>
      <w:r w:rsidRPr="00CF554C">
        <w:rPr>
          <w:rFonts w:cs="Times New Roman"/>
        </w:rPr>
        <w:t xml:space="preserve">Figure </w:t>
      </w:r>
      <w:r>
        <w:rPr>
          <w:rFonts w:cs="Times New Roman"/>
          <w:noProof/>
        </w:rPr>
        <w:t>6</w:t>
      </w:r>
      <w:r w:rsidR="0056389A">
        <w:rPr>
          <w:rFonts w:cs="Times New Roman"/>
          <w:noProof/>
        </w:rPr>
        <w:t xml:space="preserve"> having the shape of a regular air conditioning unit</w:t>
      </w:r>
      <w:r>
        <w:rPr>
          <w:rFonts w:cs="Times New Roman"/>
          <w:noProof/>
        </w:rPr>
        <w:t>.</w:t>
      </w:r>
    </w:p>
    <w:p w:rsidR="00661383" w:rsidRDefault="008E36B4" w:rsidP="00661383">
      <w:pPr>
        <w:pStyle w:val="ListParagraph"/>
        <w:numPr>
          <w:ilvl w:val="0"/>
          <w:numId w:val="35"/>
        </w:numPr>
        <w:rPr>
          <w:rFonts w:cs="Times New Roman"/>
        </w:rPr>
      </w:pPr>
      <w:r>
        <w:rPr>
          <w:rFonts w:cs="Times New Roman"/>
          <w:noProof/>
        </w:rPr>
        <w:t xml:space="preserve">The </w:t>
      </w:r>
      <w:r w:rsidRPr="00ED1772">
        <w:rPr>
          <w:rFonts w:cs="Times New Roman"/>
          <w:i/>
          <w:noProof/>
        </w:rPr>
        <w:t>Heater</w:t>
      </w:r>
      <w:r>
        <w:rPr>
          <w:rFonts w:cs="Times New Roman"/>
          <w:noProof/>
        </w:rPr>
        <w:t xml:space="preserve"> is represented in the right </w:t>
      </w:r>
      <w:r w:rsidR="00ED1772">
        <w:rPr>
          <w:rFonts w:cs="Times New Roman"/>
          <w:noProof/>
        </w:rPr>
        <w:t>of the image, under the Alarm.</w:t>
      </w:r>
    </w:p>
    <w:p w:rsidR="00ED1772" w:rsidRDefault="00ED1772" w:rsidP="00661383">
      <w:pPr>
        <w:pStyle w:val="ListParagraph"/>
        <w:numPr>
          <w:ilvl w:val="0"/>
          <w:numId w:val="35"/>
        </w:numPr>
        <w:rPr>
          <w:rFonts w:cs="Times New Roman"/>
        </w:rPr>
      </w:pPr>
      <w:r>
        <w:rPr>
          <w:rFonts w:cs="Times New Roman"/>
          <w:noProof/>
        </w:rPr>
        <w:t xml:space="preserve">The </w:t>
      </w:r>
      <w:r w:rsidRPr="00ED1772">
        <w:rPr>
          <w:rFonts w:cs="Times New Roman"/>
          <w:i/>
          <w:noProof/>
        </w:rPr>
        <w:t>Alarm</w:t>
      </w:r>
      <w:r>
        <w:rPr>
          <w:rFonts w:cs="Times New Roman"/>
          <w:i/>
          <w:noProof/>
        </w:rPr>
        <w:t>Controller</w:t>
      </w:r>
      <w:r>
        <w:rPr>
          <w:rFonts w:cs="Times New Roman"/>
          <w:noProof/>
        </w:rPr>
        <w:t xml:space="preserve"> is represented as a red ball in the right </w:t>
      </w:r>
      <w:r w:rsidR="00AC319D">
        <w:rPr>
          <w:rFonts w:cs="Times New Roman"/>
          <w:noProof/>
        </w:rPr>
        <w:t>han</w:t>
      </w:r>
      <w:r>
        <w:rPr>
          <w:rFonts w:cs="Times New Roman"/>
          <w:noProof/>
        </w:rPr>
        <w:t>d side of the image.</w:t>
      </w:r>
    </w:p>
    <w:p w:rsidR="00ED1772" w:rsidRDefault="007B7778" w:rsidP="00661383">
      <w:pPr>
        <w:pStyle w:val="ListParagraph"/>
        <w:numPr>
          <w:ilvl w:val="0"/>
          <w:numId w:val="35"/>
        </w:numPr>
        <w:rPr>
          <w:rFonts w:cs="Times New Roman"/>
        </w:rPr>
      </w:pPr>
      <w:r>
        <w:rPr>
          <w:rFonts w:cs="Times New Roman"/>
          <w:noProof/>
        </w:rPr>
        <w:t xml:space="preserve">For controlling the </w:t>
      </w:r>
      <w:r>
        <w:rPr>
          <w:rFonts w:cs="Times New Roman"/>
          <w:i/>
          <w:noProof/>
        </w:rPr>
        <w:t>ComputerState</w:t>
      </w:r>
      <w:r>
        <w:rPr>
          <w:rFonts w:cs="Times New Roman"/>
          <w:noProof/>
        </w:rPr>
        <w:t xml:space="preserve"> the suer must click on the green box representing the computer cenbtral unit, located at the right of the computer screen visible in the left of the image.</w:t>
      </w:r>
    </w:p>
    <w:p w:rsidR="007B7778" w:rsidRDefault="00513BD2" w:rsidP="00661383">
      <w:pPr>
        <w:pStyle w:val="ListParagraph"/>
        <w:numPr>
          <w:ilvl w:val="0"/>
          <w:numId w:val="35"/>
        </w:numPr>
        <w:rPr>
          <w:rFonts w:cs="Times New Roman"/>
        </w:rPr>
      </w:pPr>
      <w:r>
        <w:rPr>
          <w:rFonts w:cs="Times New Roman"/>
          <w:noProof/>
        </w:rPr>
        <w:t xml:space="preserve">The </w:t>
      </w:r>
      <w:r>
        <w:rPr>
          <w:rFonts w:cs="Times New Roman"/>
          <w:i/>
          <w:noProof/>
        </w:rPr>
        <w:t>Light</w:t>
      </w:r>
      <w:r w:rsidR="00420559">
        <w:rPr>
          <w:rFonts w:cs="Times New Roman"/>
          <w:i/>
          <w:noProof/>
        </w:rPr>
        <w:t>Controller</w:t>
      </w:r>
      <w:r w:rsidR="00420559">
        <w:rPr>
          <w:rFonts w:cs="Times New Roman"/>
          <w:noProof/>
        </w:rPr>
        <w:t xml:space="preserve"> is represented under the form of a white box representing a spotlight in the upper part of the image.</w:t>
      </w:r>
    </w:p>
    <w:p w:rsidR="00420559" w:rsidRPr="00661383" w:rsidRDefault="006E4FDA" w:rsidP="00661383">
      <w:pPr>
        <w:pStyle w:val="ListParagraph"/>
        <w:numPr>
          <w:ilvl w:val="0"/>
          <w:numId w:val="35"/>
        </w:numPr>
        <w:rPr>
          <w:rFonts w:cs="Times New Roman"/>
        </w:rPr>
      </w:pPr>
      <w:r>
        <w:rPr>
          <w:rFonts w:cs="Times New Roman"/>
          <w:noProof/>
        </w:rPr>
        <w:t xml:space="preserve">Finally, the </w:t>
      </w:r>
      <w:r>
        <w:rPr>
          <w:rFonts w:cs="Times New Roman"/>
          <w:i/>
          <w:noProof/>
        </w:rPr>
        <w:t>FaceRecognitionSensor</w:t>
      </w:r>
      <w:r>
        <w:rPr>
          <w:rFonts w:cs="Times New Roman"/>
          <w:noProof/>
        </w:rPr>
        <w:t>’s value can be changed by performing a click event on the surveilance camera representation.</w:t>
      </w:r>
    </w:p>
    <w:p w:rsidR="00625560" w:rsidRPr="00CF554C" w:rsidRDefault="00625560" w:rsidP="00CF14B8">
      <w:pPr>
        <w:ind w:firstLine="720"/>
        <w:rPr>
          <w:rFonts w:cs="Times New Roman"/>
          <w:noProof/>
        </w:rPr>
      </w:pPr>
      <w:r w:rsidRPr="00CF554C">
        <w:rPr>
          <w:rFonts w:cs="Times New Roman"/>
        </w:rPr>
        <w:t xml:space="preserve">For the </w:t>
      </w:r>
      <w:r w:rsidRPr="00CF554C">
        <w:rPr>
          <w:rFonts w:cs="Times New Roman"/>
          <w:i/>
        </w:rPr>
        <w:t>AirConditioningUnit</w:t>
      </w:r>
      <w:r w:rsidRPr="00CF554C">
        <w:rPr>
          <w:rFonts w:cs="Times New Roman"/>
        </w:rPr>
        <w:t xml:space="preserve"> actuator only the </w:t>
      </w:r>
      <w:r w:rsidRPr="00CF554C">
        <w:rPr>
          <w:rFonts w:cs="Times New Roman"/>
          <w:i/>
        </w:rPr>
        <w:t>Descrease</w:t>
      </w:r>
      <w:r w:rsidRPr="00CF554C">
        <w:rPr>
          <w:rFonts w:cs="Times New Roman"/>
        </w:rPr>
        <w:t xml:space="preserve"> by 5 degrees action is available during simulation</w:t>
      </w:r>
      <w:r w:rsidR="003F694D">
        <w:rPr>
          <w:rFonts w:cs="Times New Roman"/>
        </w:rPr>
        <w:t xml:space="preserve">. For </w:t>
      </w:r>
      <w:r w:rsidR="0051197C">
        <w:rPr>
          <w:rFonts w:cs="Times New Roman"/>
        </w:rPr>
        <w:t xml:space="preserve">a </w:t>
      </w:r>
      <w:r w:rsidR="003F694D">
        <w:rPr>
          <w:rFonts w:cs="Times New Roman"/>
        </w:rPr>
        <w:t>sensor</w:t>
      </w:r>
      <w:r w:rsidR="0051197C">
        <w:rPr>
          <w:rFonts w:cs="Times New Roman"/>
        </w:rPr>
        <w:t xml:space="preserve"> which has only</w:t>
      </w:r>
      <w:r w:rsidR="003F694D">
        <w:rPr>
          <w:rFonts w:cs="Times New Roman"/>
        </w:rPr>
        <w:t xml:space="preserve"> discrete values, </w:t>
      </w:r>
      <w:r w:rsidR="0051197C">
        <w:rPr>
          <w:rFonts w:cs="Times New Roman"/>
        </w:rPr>
        <w:t>an action performed on its</w:t>
      </w:r>
      <w:r w:rsidR="003F694D">
        <w:rPr>
          <w:rFonts w:cs="Times New Roman"/>
        </w:rPr>
        <w:t xml:space="preserve"> </w:t>
      </w:r>
      <w:r w:rsidR="0051197C">
        <w:rPr>
          <w:rFonts w:cs="Times New Roman"/>
        </w:rPr>
        <w:t>actuator representation</w:t>
      </w:r>
      <w:r w:rsidR="003F694D">
        <w:rPr>
          <w:rFonts w:cs="Times New Roman"/>
        </w:rPr>
        <w:t xml:space="preserve"> will </w:t>
      </w:r>
      <w:r w:rsidR="0051197C">
        <w:rPr>
          <w:rFonts w:cs="Times New Roman"/>
        </w:rPr>
        <w:t>change its state to the next state in the set of possible states associated to it.</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3086100"/>
            <wp:effectExtent l="19050" t="19050" r="19050" b="19050"/>
            <wp:docPr id="94" name="Picture 9" descr="x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3d.png"/>
                    <pic:cNvPicPr/>
                  </pic:nvPicPr>
                  <pic:blipFill>
                    <a:blip r:embed="rId52"/>
                    <a:stretch>
                      <a:fillRect/>
                    </a:stretch>
                  </pic:blipFill>
                  <pic:spPr>
                    <a:xfrm>
                      <a:off x="0" y="0"/>
                      <a:ext cx="5943600" cy="3086100"/>
                    </a:xfrm>
                    <a:prstGeom prst="rect">
                      <a:avLst/>
                    </a:prstGeom>
                    <a:ln w="12700">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516" w:name="_Ref263937619"/>
      <w:bookmarkStart w:id="517" w:name="_Toc264369137"/>
      <w:bookmarkStart w:id="518" w:name="_Toc264798651"/>
      <w:bookmarkStart w:id="519" w:name="_Toc264916829"/>
      <w:bookmarkStart w:id="520" w:name="_Toc264920383"/>
      <w:r w:rsidRPr="00CF554C">
        <w:rPr>
          <w:rFonts w:cs="Times New Roman"/>
          <w:color w:val="auto"/>
        </w:rPr>
        <w:t xml:space="preserve">Figure </w:t>
      </w:r>
      <w:r w:rsidR="007267FF">
        <w:rPr>
          <w:rFonts w:cs="Times New Roman"/>
          <w:color w:val="auto"/>
        </w:rPr>
        <w:fldChar w:fldCharType="begin"/>
      </w:r>
      <w:r w:rsidR="00576977">
        <w:rPr>
          <w:rFonts w:cs="Times New Roman"/>
          <w:color w:val="auto"/>
        </w:rPr>
        <w:instrText xml:space="preserve"> STYLEREF 1 \s </w:instrText>
      </w:r>
      <w:r w:rsidR="007267FF">
        <w:rPr>
          <w:rFonts w:cs="Times New Roman"/>
          <w:color w:val="auto"/>
        </w:rPr>
        <w:fldChar w:fldCharType="separate"/>
      </w:r>
      <w:r w:rsidR="00FD2F52">
        <w:rPr>
          <w:rFonts w:cs="Times New Roman"/>
          <w:noProof/>
          <w:color w:val="auto"/>
        </w:rPr>
        <w:t>6</w:t>
      </w:r>
      <w:r w:rsidR="007267FF">
        <w:rPr>
          <w:rFonts w:cs="Times New Roman"/>
          <w:color w:val="auto"/>
        </w:rPr>
        <w:fldChar w:fldCharType="end"/>
      </w:r>
      <w:r w:rsidR="00576977">
        <w:rPr>
          <w:rFonts w:cs="Times New Roman"/>
          <w:color w:val="auto"/>
        </w:rPr>
        <w:t>.</w:t>
      </w:r>
      <w:r w:rsidR="007267FF">
        <w:rPr>
          <w:rFonts w:cs="Times New Roman"/>
          <w:color w:val="auto"/>
        </w:rPr>
        <w:fldChar w:fldCharType="begin"/>
      </w:r>
      <w:r w:rsidR="00576977">
        <w:rPr>
          <w:rFonts w:cs="Times New Roman"/>
          <w:color w:val="auto"/>
        </w:rPr>
        <w:instrText xml:space="preserve"> SEQ Figure \* ARABIC \s 1 </w:instrText>
      </w:r>
      <w:r w:rsidR="007267FF">
        <w:rPr>
          <w:rFonts w:cs="Times New Roman"/>
          <w:color w:val="auto"/>
        </w:rPr>
        <w:fldChar w:fldCharType="separate"/>
      </w:r>
      <w:r w:rsidR="00FD2F52">
        <w:rPr>
          <w:rFonts w:cs="Times New Roman"/>
          <w:noProof/>
          <w:color w:val="auto"/>
        </w:rPr>
        <w:t>2</w:t>
      </w:r>
      <w:r w:rsidR="007267FF">
        <w:rPr>
          <w:rFonts w:cs="Times New Roman"/>
          <w:color w:val="auto"/>
        </w:rPr>
        <w:fldChar w:fldCharType="end"/>
      </w:r>
      <w:bookmarkEnd w:id="516"/>
      <w:r w:rsidRPr="00CF554C">
        <w:rPr>
          <w:rFonts w:cs="Times New Roman"/>
          <w:color w:val="auto"/>
        </w:rPr>
        <w:t>: X3D Smart Environment Representation</w:t>
      </w:r>
      <w:bookmarkEnd w:id="517"/>
      <w:bookmarkEnd w:id="518"/>
      <w:bookmarkEnd w:id="519"/>
      <w:bookmarkEnd w:id="520"/>
    </w:p>
    <w:p w:rsidR="00625560" w:rsidRPr="00CF554C" w:rsidRDefault="00625560" w:rsidP="00625560">
      <w:pPr>
        <w:ind w:firstLine="720"/>
        <w:rPr>
          <w:rFonts w:cs="Times New Roman"/>
        </w:rPr>
      </w:pPr>
      <w:r w:rsidRPr="00CF554C">
        <w:rPr>
          <w:rFonts w:cs="Times New Roman"/>
        </w:rPr>
        <w:t>Using this simulated environment the output of the system is checked by a human for every possible input scenario. The user modifies the environment such that some policies are broken and then monitors the system’s output sand checks if the suggested sequence of actions is the best for bringing the environment in an acceptable state.</w:t>
      </w:r>
    </w:p>
    <w:p w:rsidR="00625560" w:rsidRPr="00CF554C" w:rsidRDefault="00625560" w:rsidP="00625560">
      <w:pPr>
        <w:ind w:firstLine="720"/>
        <w:rPr>
          <w:rFonts w:cs="Times New Roman"/>
        </w:rPr>
      </w:pPr>
      <w:r w:rsidRPr="00CF554C">
        <w:rPr>
          <w:rFonts w:cs="Times New Roman"/>
        </w:rPr>
        <w:t xml:space="preserve"> For better understanding, a trace of the </w:t>
      </w:r>
      <w:r w:rsidR="0071118C">
        <w:rPr>
          <w:rFonts w:cs="Times New Roman"/>
        </w:rPr>
        <w:t>environment repair process</w:t>
      </w:r>
      <w:r w:rsidRPr="00CF554C">
        <w:rPr>
          <w:rFonts w:cs="Times New Roman"/>
        </w:rPr>
        <w:t xml:space="preserve"> is presented on the following case:  a professor enters in the room, the Computer is “OFF” and the Alarm is “ON”, breaking the Face Recognition Policy. For each resource which doesn’t have an acceptable value for the current policy the </w:t>
      </w:r>
      <w:r w:rsidR="00DB22D7">
        <w:rPr>
          <w:rFonts w:cs="Times New Roman"/>
        </w:rPr>
        <w:t>learning algorithm</w:t>
      </w:r>
      <w:r w:rsidRPr="00CF554C">
        <w:rPr>
          <w:rFonts w:cs="Times New Roman"/>
        </w:rPr>
        <w:t xml:space="preserve"> simulates executing each action attached to the </w:t>
      </w:r>
      <w:r w:rsidRPr="00CF554C">
        <w:rPr>
          <w:rFonts w:cs="Times New Roman"/>
        </w:rPr>
        <w:lastRenderedPageBreak/>
        <w:t xml:space="preserve">actuators of the current resource and generates a new context. The first resource which is broken is the Computer, </w:t>
      </w:r>
      <w:r w:rsidR="00D01985">
        <w:rPr>
          <w:rFonts w:cs="Times New Roman"/>
        </w:rPr>
        <w:t>so the algorithm explores every</w:t>
      </w:r>
      <w:r w:rsidRPr="00CF554C">
        <w:rPr>
          <w:rFonts w:cs="Times New Roman"/>
        </w:rPr>
        <w:t xml:space="preserve"> action which brings it to a state different from the current state. Here only one action is possible, so the Computer will be “Set” to “ON” (setting it to “OFF” </w:t>
      </w:r>
      <w:r w:rsidR="00322A03">
        <w:rPr>
          <w:rFonts w:cs="Times New Roman"/>
        </w:rPr>
        <w:t>would</w:t>
      </w:r>
      <w:r w:rsidRPr="00CF554C">
        <w:rPr>
          <w:rFonts w:cs="Times New Roman"/>
        </w:rPr>
        <w:t xml:space="preserve"> not change its state so this action is not considered). For each resulting state we continue with the next sensor that breaks the policy, the Alarm sensor. Similar to the previous sensor, the Alarm can only be </w:t>
      </w:r>
      <w:r w:rsidR="00FB7DBB">
        <w:rPr>
          <w:rFonts w:cs="Times New Roman"/>
        </w:rPr>
        <w:t>set</w:t>
      </w:r>
      <w:r w:rsidRPr="00CF554C">
        <w:rPr>
          <w:rFonts w:cs="Times New Roman"/>
        </w:rPr>
        <w:t xml:space="preserve"> to “OFF”.  By performing these actions the Face Recognition Policy is fixed</w:t>
      </w:r>
      <w:r w:rsidR="00DF7A36">
        <w:rPr>
          <w:rFonts w:cs="Times New Roman"/>
        </w:rPr>
        <w:t xml:space="preserve"> and the context is brought to an acceptable state</w:t>
      </w:r>
      <w:r w:rsidRPr="00CF554C">
        <w:rPr>
          <w:rFonts w:cs="Times New Roman"/>
        </w:rPr>
        <w:t xml:space="preserve">. This situation is </w:t>
      </w:r>
      <w:r w:rsidR="000B4A9E">
        <w:rPr>
          <w:rFonts w:cs="Times New Roman"/>
        </w:rPr>
        <w:t>illustrated</w:t>
      </w:r>
      <w:r w:rsidRPr="00CF554C">
        <w:rPr>
          <w:rFonts w:cs="Times New Roman"/>
        </w:rPr>
        <w:t xml:space="preserve"> in </w:t>
      </w:r>
      <w:fldSimple w:instr=" REF _Ref263937889 \h  \* MERGEFORMAT ">
        <w:r w:rsidR="00FD2F52" w:rsidRPr="00CF554C">
          <w:rPr>
            <w:rFonts w:cs="Times New Roman"/>
          </w:rPr>
          <w:t xml:space="preserve">Figure </w:t>
        </w:r>
        <w:r w:rsidR="00FD2F52">
          <w:rPr>
            <w:rFonts w:cs="Times New Roman"/>
            <w:noProof/>
          </w:rPr>
          <w:t>6.3</w:t>
        </w:r>
      </w:fldSimple>
      <w:r w:rsidR="00EF68EA">
        <w:t xml:space="preserve"> the left part of the figure representing the broken context situation while the right hand side of the image contains the monitor described in </w:t>
      </w:r>
      <w:r w:rsidR="007267FF">
        <w:fldChar w:fldCharType="begin"/>
      </w:r>
      <w:r w:rsidR="00EF68EA">
        <w:instrText xml:space="preserve"> REF _Ref264267964 \r \h </w:instrText>
      </w:r>
      <w:r w:rsidR="007267FF">
        <w:fldChar w:fldCharType="separate"/>
      </w:r>
      <w:r w:rsidR="00FD2F52">
        <w:t>5.6.4.1</w:t>
      </w:r>
      <w:r w:rsidR="007267FF">
        <w:fldChar w:fldCharType="end"/>
      </w:r>
      <w:r w:rsidR="00EF68EA">
        <w:rPr>
          <w:rFonts w:cs="Times New Roman"/>
        </w:rPr>
        <w:t xml:space="preserve"> </w:t>
      </w:r>
      <w:r w:rsidR="007267FF">
        <w:rPr>
          <w:rFonts w:cs="Times New Roman"/>
        </w:rPr>
        <w:fldChar w:fldCharType="begin"/>
      </w:r>
      <w:r w:rsidR="00EF68EA">
        <w:rPr>
          <w:rFonts w:cs="Times New Roman"/>
        </w:rPr>
        <w:instrText xml:space="preserve"> REF _Ref264267964 \h </w:instrText>
      </w:r>
      <w:r w:rsidR="007267FF">
        <w:rPr>
          <w:rFonts w:cs="Times New Roman"/>
        </w:rPr>
      </w:r>
      <w:r w:rsidR="007267FF">
        <w:rPr>
          <w:rFonts w:cs="Times New Roman"/>
        </w:rPr>
        <w:fldChar w:fldCharType="separate"/>
      </w:r>
      <w:r w:rsidR="00FD2F52" w:rsidRPr="00CF554C">
        <w:rPr>
          <w:rFonts w:cs="Times New Roman"/>
        </w:rPr>
        <w:t>Environment Monitor</w:t>
      </w:r>
      <w:r w:rsidR="007267FF">
        <w:rPr>
          <w:rFonts w:cs="Times New Roman"/>
        </w:rPr>
        <w:fldChar w:fldCharType="end"/>
      </w:r>
      <w:r w:rsidR="00EF68EA">
        <w:rPr>
          <w:rFonts w:cs="Times New Roman"/>
        </w:rPr>
        <w:t>, which displays the set of actions which were found to repair the context.</w:t>
      </w:r>
    </w:p>
    <w:p w:rsidR="00625560" w:rsidRPr="00CF554C" w:rsidRDefault="00625560" w:rsidP="00625560">
      <w:pPr>
        <w:keepNext/>
        <w:rPr>
          <w:rFonts w:cs="Times New Roman"/>
        </w:rPr>
      </w:pPr>
      <w:r w:rsidRPr="00CF554C">
        <w:rPr>
          <w:rFonts w:cs="Times New Roman"/>
          <w:i/>
          <w:noProof/>
          <w:lang w:bidi="ar-SA"/>
        </w:rPr>
        <w:drawing>
          <wp:inline distT="0" distB="0" distL="0" distR="0">
            <wp:extent cx="5753597" cy="4152873"/>
            <wp:effectExtent l="19050" t="19050" r="18553" b="19077"/>
            <wp:docPr id="95" name="Picture 0" descr="tes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1.png"/>
                    <pic:cNvPicPr/>
                  </pic:nvPicPr>
                  <pic:blipFill>
                    <a:blip r:embed="rId53"/>
                    <a:stretch>
                      <a:fillRect/>
                    </a:stretch>
                  </pic:blipFill>
                  <pic:spPr>
                    <a:xfrm>
                      <a:off x="0" y="0"/>
                      <a:ext cx="5762142" cy="4159041"/>
                    </a:xfrm>
                    <a:prstGeom prst="rect">
                      <a:avLst/>
                    </a:prstGeom>
                    <a:ln w="12700">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521" w:name="_Ref263937889"/>
      <w:bookmarkStart w:id="522" w:name="_Toc264369138"/>
      <w:bookmarkStart w:id="523" w:name="_Toc264798652"/>
      <w:bookmarkStart w:id="524" w:name="_Toc264916830"/>
      <w:bookmarkStart w:id="525" w:name="_Toc264920384"/>
      <w:r w:rsidRPr="00CF554C">
        <w:rPr>
          <w:rFonts w:cs="Times New Roman"/>
          <w:color w:val="auto"/>
        </w:rPr>
        <w:t xml:space="preserve">Figure </w:t>
      </w:r>
      <w:r w:rsidR="007267FF">
        <w:rPr>
          <w:rFonts w:cs="Times New Roman"/>
          <w:color w:val="auto"/>
        </w:rPr>
        <w:fldChar w:fldCharType="begin"/>
      </w:r>
      <w:r w:rsidR="00576977">
        <w:rPr>
          <w:rFonts w:cs="Times New Roman"/>
          <w:color w:val="auto"/>
        </w:rPr>
        <w:instrText xml:space="preserve"> STYLEREF 1 \s </w:instrText>
      </w:r>
      <w:r w:rsidR="007267FF">
        <w:rPr>
          <w:rFonts w:cs="Times New Roman"/>
          <w:color w:val="auto"/>
        </w:rPr>
        <w:fldChar w:fldCharType="separate"/>
      </w:r>
      <w:r w:rsidR="00FD2F52">
        <w:rPr>
          <w:rFonts w:cs="Times New Roman"/>
          <w:noProof/>
          <w:color w:val="auto"/>
        </w:rPr>
        <w:t>6</w:t>
      </w:r>
      <w:r w:rsidR="007267FF">
        <w:rPr>
          <w:rFonts w:cs="Times New Roman"/>
          <w:color w:val="auto"/>
        </w:rPr>
        <w:fldChar w:fldCharType="end"/>
      </w:r>
      <w:r w:rsidR="00576977">
        <w:rPr>
          <w:rFonts w:cs="Times New Roman"/>
          <w:color w:val="auto"/>
        </w:rPr>
        <w:t>.</w:t>
      </w:r>
      <w:r w:rsidR="007267FF">
        <w:rPr>
          <w:rFonts w:cs="Times New Roman"/>
          <w:color w:val="auto"/>
        </w:rPr>
        <w:fldChar w:fldCharType="begin"/>
      </w:r>
      <w:r w:rsidR="00576977">
        <w:rPr>
          <w:rFonts w:cs="Times New Roman"/>
          <w:color w:val="auto"/>
        </w:rPr>
        <w:instrText xml:space="preserve"> SEQ Figure \* ARABIC \s 1 </w:instrText>
      </w:r>
      <w:r w:rsidR="007267FF">
        <w:rPr>
          <w:rFonts w:cs="Times New Roman"/>
          <w:color w:val="auto"/>
        </w:rPr>
        <w:fldChar w:fldCharType="separate"/>
      </w:r>
      <w:r w:rsidR="00FD2F52">
        <w:rPr>
          <w:rFonts w:cs="Times New Roman"/>
          <w:noProof/>
          <w:color w:val="auto"/>
        </w:rPr>
        <w:t>3</w:t>
      </w:r>
      <w:r w:rsidR="007267FF">
        <w:rPr>
          <w:rFonts w:cs="Times New Roman"/>
          <w:color w:val="auto"/>
        </w:rPr>
        <w:fldChar w:fldCharType="end"/>
      </w:r>
      <w:bookmarkEnd w:id="521"/>
      <w:r w:rsidRPr="00CF554C">
        <w:rPr>
          <w:rFonts w:cs="Times New Roman"/>
          <w:color w:val="auto"/>
        </w:rPr>
        <w:t>: Face Recognition Policy broken</w:t>
      </w:r>
      <w:bookmarkEnd w:id="522"/>
      <w:bookmarkEnd w:id="523"/>
      <w:bookmarkEnd w:id="524"/>
      <w:bookmarkEnd w:id="525"/>
    </w:p>
    <w:p w:rsidR="00625560" w:rsidRPr="00CF554C" w:rsidRDefault="00625560" w:rsidP="003B4AE4">
      <w:pPr>
        <w:pStyle w:val="Heading2"/>
        <w:keepNext/>
        <w:keepLines/>
        <w:numPr>
          <w:ilvl w:val="1"/>
          <w:numId w:val="38"/>
        </w:numPr>
        <w:spacing w:line="276" w:lineRule="auto"/>
        <w:rPr>
          <w:rFonts w:cs="Times New Roman"/>
        </w:rPr>
      </w:pPr>
      <w:bookmarkStart w:id="526" w:name="_Toc264798599"/>
      <w:bookmarkStart w:id="527" w:name="_Toc264737231"/>
      <w:bookmarkStart w:id="528" w:name="_Toc264918509"/>
      <w:r w:rsidRPr="00CF554C">
        <w:rPr>
          <w:rFonts w:cs="Times New Roman"/>
        </w:rPr>
        <w:t xml:space="preserve">Self-Adapting Datacenter </w:t>
      </w:r>
      <w:r w:rsidR="004B3A6F">
        <w:rPr>
          <w:rFonts w:cs="Times New Roman"/>
        </w:rPr>
        <w:t>Case Study</w:t>
      </w:r>
      <w:bookmarkEnd w:id="526"/>
      <w:bookmarkEnd w:id="527"/>
      <w:bookmarkEnd w:id="528"/>
    </w:p>
    <w:p w:rsidR="00625560" w:rsidRPr="00CF554C" w:rsidRDefault="00625560" w:rsidP="00625560">
      <w:pPr>
        <w:rPr>
          <w:rFonts w:cs="Times New Roman"/>
        </w:rPr>
      </w:pPr>
      <w:r w:rsidRPr="00CF554C">
        <w:rPr>
          <w:rFonts w:cs="Times New Roman"/>
        </w:rPr>
        <w:t xml:space="preserve">For this </w:t>
      </w:r>
      <w:r w:rsidR="007F4950">
        <w:rPr>
          <w:rFonts w:cs="Times New Roman"/>
        </w:rPr>
        <w:t>case study</w:t>
      </w:r>
      <w:r w:rsidRPr="00CF554C">
        <w:rPr>
          <w:rFonts w:cs="Times New Roman"/>
        </w:rPr>
        <w:t xml:space="preserve"> the </w:t>
      </w:r>
      <w:r w:rsidR="00263B1C">
        <w:rPr>
          <w:rFonts w:cs="Times New Roman"/>
        </w:rPr>
        <w:t>framework described</w:t>
      </w:r>
      <w:r w:rsidRPr="00CF554C">
        <w:rPr>
          <w:rFonts w:cs="Times New Roman"/>
        </w:rPr>
        <w:t xml:space="preserve"> in this </w:t>
      </w:r>
      <w:r w:rsidR="00B1117C">
        <w:rPr>
          <w:rFonts w:cs="Times New Roman"/>
        </w:rPr>
        <w:t>report</w:t>
      </w:r>
      <w:r w:rsidRPr="00CF554C">
        <w:rPr>
          <w:rFonts w:cs="Times New Roman"/>
        </w:rPr>
        <w:t xml:space="preserve"> was </w:t>
      </w:r>
      <w:r w:rsidR="00263B1C">
        <w:rPr>
          <w:rFonts w:cs="Times New Roman"/>
        </w:rPr>
        <w:t xml:space="preserve">used to build an </w:t>
      </w:r>
      <w:r w:rsidRPr="00CF554C">
        <w:rPr>
          <w:rFonts w:cs="Times New Roman"/>
        </w:rPr>
        <w:t xml:space="preserve">energy-efficient datacenter. This is meant to further prove the versatility of the solution proposed in this </w:t>
      </w:r>
      <w:r w:rsidR="00B1117C">
        <w:rPr>
          <w:rFonts w:cs="Times New Roman"/>
        </w:rPr>
        <w:t>report</w:t>
      </w:r>
      <w:r w:rsidRPr="00CF554C">
        <w:rPr>
          <w:rFonts w:cs="Times New Roman"/>
        </w:rPr>
        <w:t xml:space="preserve"> and to show that self-adaptability and self-healing can be considered isomorphic.  The isomorphism between the two self-* properties can be deduced from the fact that they can be both realized with the same domain model and the same property enforcement protocols.</w:t>
      </w:r>
    </w:p>
    <w:p w:rsidR="00625560" w:rsidRPr="00CF554C" w:rsidRDefault="00625560" w:rsidP="00625560">
      <w:pPr>
        <w:ind w:firstLine="720"/>
        <w:rPr>
          <w:rFonts w:cs="Times New Roman"/>
        </w:rPr>
      </w:pPr>
      <w:r w:rsidRPr="00CF554C">
        <w:rPr>
          <w:rFonts w:cs="Times New Roman"/>
        </w:rPr>
        <w:lastRenderedPageBreak/>
        <w:t xml:space="preserve">A second environment ontology representation shown in </w:t>
      </w:r>
      <w:fldSimple w:instr=" REF _Ref263585345 \h  \* MERGEFORMAT ">
        <w:r w:rsidR="00FD2F52" w:rsidRPr="00CF554C">
          <w:rPr>
            <w:rFonts w:cs="Times New Roman"/>
          </w:rPr>
          <w:t xml:space="preserve">Figure </w:t>
        </w:r>
        <w:r w:rsidR="00FD2F52">
          <w:rPr>
            <w:rFonts w:cs="Times New Roman"/>
            <w:noProof/>
          </w:rPr>
          <w:t>4.2</w:t>
        </w:r>
      </w:fldSimple>
      <w:r w:rsidRPr="00CF554C">
        <w:rPr>
          <w:rFonts w:cs="Times New Roman"/>
        </w:rPr>
        <w:t xml:space="preserve"> which contains datacenter specific information has been added and used in the datacenter self-adapting process. The original ontology representation was used for environment self-healing.  </w:t>
      </w:r>
    </w:p>
    <w:p w:rsidR="00625560" w:rsidRPr="00CF554C" w:rsidRDefault="00625560" w:rsidP="00625560">
      <w:pPr>
        <w:ind w:firstLine="720"/>
        <w:rPr>
          <w:rFonts w:cs="Times New Roman"/>
        </w:rPr>
      </w:pPr>
      <w:r w:rsidRPr="00CF554C">
        <w:rPr>
          <w:rFonts w:cs="Times New Roman"/>
        </w:rPr>
        <w:t>The self-adapting extension was tested first on a simulated datacenter and after the solution proved correct on a small home-brewed datacenter containing two servers and a shared storage.</w:t>
      </w:r>
    </w:p>
    <w:p w:rsidR="00625560" w:rsidRPr="00CF554C" w:rsidRDefault="00625560" w:rsidP="003B4AE4">
      <w:pPr>
        <w:pStyle w:val="Heading3"/>
        <w:keepNext/>
        <w:keepLines/>
        <w:numPr>
          <w:ilvl w:val="2"/>
          <w:numId w:val="38"/>
        </w:numPr>
        <w:spacing w:line="276" w:lineRule="auto"/>
        <w:rPr>
          <w:rFonts w:cs="Times New Roman"/>
        </w:rPr>
      </w:pPr>
      <w:bookmarkStart w:id="529" w:name="_Toc264798600"/>
      <w:bookmarkStart w:id="530" w:name="_Toc264737232"/>
      <w:bookmarkStart w:id="531" w:name="_Toc264918510"/>
      <w:r w:rsidRPr="00CF554C">
        <w:rPr>
          <w:rFonts w:cs="Times New Roman"/>
        </w:rPr>
        <w:t xml:space="preserve">Simulated Datacenter </w:t>
      </w:r>
      <w:r w:rsidR="004B3A6F">
        <w:rPr>
          <w:rFonts w:cs="Times New Roman"/>
        </w:rPr>
        <w:t>Evaluation</w:t>
      </w:r>
      <w:bookmarkEnd w:id="529"/>
      <w:bookmarkEnd w:id="530"/>
      <w:bookmarkEnd w:id="531"/>
    </w:p>
    <w:p w:rsidR="00625560" w:rsidRPr="00CF554C" w:rsidRDefault="00625560" w:rsidP="00625560">
      <w:pPr>
        <w:rPr>
          <w:rFonts w:cs="Times New Roman"/>
        </w:rPr>
      </w:pPr>
      <w:r w:rsidRPr="00CF554C">
        <w:rPr>
          <w:rFonts w:cs="Times New Roman"/>
        </w:rPr>
        <w:t>An X3D representation of a datacenter was built, containing 5 servers and a central control unit arranged in a spoke and arrow layout (</w:t>
      </w:r>
      <w:fldSimple w:instr=" REF _Ref264010819 \h  \* MERGEFORMAT ">
        <w:r w:rsidR="00FD2F52" w:rsidRPr="00CF554C">
          <w:rPr>
            <w:rFonts w:cs="Times New Roman"/>
          </w:rPr>
          <w:t xml:space="preserve">Figure </w:t>
        </w:r>
        <w:r w:rsidR="00FD2F52">
          <w:rPr>
            <w:rFonts w:cs="Times New Roman"/>
            <w:noProof/>
          </w:rPr>
          <w:t>6.4</w:t>
        </w:r>
      </w:fldSimple>
      <w:r w:rsidRPr="00CF554C">
        <w:rPr>
          <w:rFonts w:cs="Times New Roman"/>
        </w:rPr>
        <w:t xml:space="preserve">). The datacenter has one Temperature and one Humidity sensor. </w:t>
      </w:r>
      <w:r w:rsidR="0078609C">
        <w:rPr>
          <w:rFonts w:cs="Times New Roman"/>
        </w:rPr>
        <w:t>The datacenter cooling system is represented as  a giant fan in the middle of the datacenter.</w:t>
      </w:r>
      <w:r w:rsidRPr="00CF554C">
        <w:rPr>
          <w:rFonts w:cs="Times New Roman"/>
        </w:rPr>
        <w:t xml:space="preserve"> The servers are represented as wireframe towers with a solid base. The base color represents the state of the server: gray means </w:t>
      </w:r>
      <w:r w:rsidRPr="00CF554C">
        <w:rPr>
          <w:rFonts w:cs="Times New Roman"/>
          <w:i/>
        </w:rPr>
        <w:t>offline</w:t>
      </w:r>
      <w:r w:rsidRPr="00CF554C">
        <w:rPr>
          <w:rFonts w:cs="Times New Roman"/>
        </w:rPr>
        <w:t xml:space="preserve"> and blue means</w:t>
      </w:r>
      <w:r w:rsidRPr="00CF554C">
        <w:rPr>
          <w:rFonts w:cs="Times New Roman"/>
          <w:i/>
        </w:rPr>
        <w:t xml:space="preserve"> online</w:t>
      </w:r>
      <w:r w:rsidRPr="00CF554C">
        <w:rPr>
          <w:rFonts w:cs="Times New Roman"/>
        </w:rPr>
        <w:t>. The tasks are represented by purple boxes. Each server has a power meter attached which shows the power consumption.</w:t>
      </w:r>
      <w:r w:rsidR="00EA100D">
        <w:rPr>
          <w:rFonts w:cs="Times New Roman"/>
        </w:rPr>
        <w:t xml:space="preserve"> For this test the power consumption for a server was considered to be 10* number of running tasks</w:t>
      </w:r>
      <w:r w:rsidRPr="00CF554C">
        <w:rPr>
          <w:rFonts w:cs="Times New Roman"/>
        </w:rPr>
        <w:t xml:space="preserve"> </w:t>
      </w:r>
      <w:r w:rsidR="00EA100D">
        <w:rPr>
          <w:rFonts w:cs="Times New Roman"/>
        </w:rPr>
        <w:t>+ 10 Watts.</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2763329"/>
            <wp:effectExtent l="19050" t="19050" r="19050" b="17971"/>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srcRect/>
                    <a:stretch>
                      <a:fillRect/>
                    </a:stretch>
                  </pic:blipFill>
                  <pic:spPr bwMode="auto">
                    <a:xfrm>
                      <a:off x="0" y="0"/>
                      <a:ext cx="5943600" cy="2763329"/>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532" w:name="_Ref264010819"/>
      <w:bookmarkStart w:id="533" w:name="_Toc264369139"/>
      <w:bookmarkStart w:id="534" w:name="_Toc264798653"/>
      <w:bookmarkStart w:id="535" w:name="_Toc264916831"/>
      <w:bookmarkStart w:id="536" w:name="_Toc264920385"/>
      <w:r w:rsidRPr="00CF554C">
        <w:rPr>
          <w:rFonts w:cs="Times New Roman"/>
          <w:color w:val="auto"/>
        </w:rPr>
        <w:t xml:space="preserve">Figure </w:t>
      </w:r>
      <w:r w:rsidR="007267FF">
        <w:rPr>
          <w:rFonts w:cs="Times New Roman"/>
          <w:color w:val="auto"/>
        </w:rPr>
        <w:fldChar w:fldCharType="begin"/>
      </w:r>
      <w:r w:rsidR="00576977">
        <w:rPr>
          <w:rFonts w:cs="Times New Roman"/>
          <w:color w:val="auto"/>
        </w:rPr>
        <w:instrText xml:space="preserve"> STYLEREF 1 \s </w:instrText>
      </w:r>
      <w:r w:rsidR="007267FF">
        <w:rPr>
          <w:rFonts w:cs="Times New Roman"/>
          <w:color w:val="auto"/>
        </w:rPr>
        <w:fldChar w:fldCharType="separate"/>
      </w:r>
      <w:r w:rsidR="00FD2F52">
        <w:rPr>
          <w:rFonts w:cs="Times New Roman"/>
          <w:noProof/>
          <w:color w:val="auto"/>
        </w:rPr>
        <w:t>6</w:t>
      </w:r>
      <w:r w:rsidR="007267FF">
        <w:rPr>
          <w:rFonts w:cs="Times New Roman"/>
          <w:color w:val="auto"/>
        </w:rPr>
        <w:fldChar w:fldCharType="end"/>
      </w:r>
      <w:r w:rsidR="00576977">
        <w:rPr>
          <w:rFonts w:cs="Times New Roman"/>
          <w:color w:val="auto"/>
        </w:rPr>
        <w:t>.</w:t>
      </w:r>
      <w:r w:rsidR="007267FF">
        <w:rPr>
          <w:rFonts w:cs="Times New Roman"/>
          <w:color w:val="auto"/>
        </w:rPr>
        <w:fldChar w:fldCharType="begin"/>
      </w:r>
      <w:r w:rsidR="00576977">
        <w:rPr>
          <w:rFonts w:cs="Times New Roman"/>
          <w:color w:val="auto"/>
        </w:rPr>
        <w:instrText xml:space="preserve"> SEQ Figure \* ARABIC \s 1 </w:instrText>
      </w:r>
      <w:r w:rsidR="007267FF">
        <w:rPr>
          <w:rFonts w:cs="Times New Roman"/>
          <w:color w:val="auto"/>
        </w:rPr>
        <w:fldChar w:fldCharType="separate"/>
      </w:r>
      <w:r w:rsidR="00FD2F52">
        <w:rPr>
          <w:rFonts w:cs="Times New Roman"/>
          <w:noProof/>
          <w:color w:val="auto"/>
        </w:rPr>
        <w:t>4</w:t>
      </w:r>
      <w:r w:rsidR="007267FF">
        <w:rPr>
          <w:rFonts w:cs="Times New Roman"/>
          <w:color w:val="auto"/>
        </w:rPr>
        <w:fldChar w:fldCharType="end"/>
      </w:r>
      <w:bookmarkEnd w:id="532"/>
      <w:r w:rsidRPr="00CF554C">
        <w:rPr>
          <w:rFonts w:cs="Times New Roman"/>
          <w:color w:val="auto"/>
        </w:rPr>
        <w:t>: X3D Datacenter Representation</w:t>
      </w:r>
      <w:bookmarkEnd w:id="533"/>
      <w:bookmarkEnd w:id="534"/>
      <w:bookmarkEnd w:id="535"/>
      <w:bookmarkEnd w:id="536"/>
    </w:p>
    <w:p w:rsidR="00FE279E" w:rsidRDefault="00625560" w:rsidP="00625560">
      <w:pPr>
        <w:ind w:firstLine="720"/>
        <w:rPr>
          <w:rFonts w:cs="Times New Roman"/>
        </w:rPr>
      </w:pPr>
      <w:r w:rsidRPr="00CF554C">
        <w:rPr>
          <w:rFonts w:cs="Times New Roman"/>
        </w:rPr>
        <w:t xml:space="preserve">For this test all the tasks are considered having the same priority. Also, the </w:t>
      </w:r>
      <w:r w:rsidR="00106E08">
        <w:rPr>
          <w:rFonts w:cs="Times New Roman"/>
        </w:rPr>
        <w:t xml:space="preserve">learning </w:t>
      </w:r>
      <w:r w:rsidRPr="00CF554C">
        <w:rPr>
          <w:rFonts w:cs="Times New Roman"/>
        </w:rPr>
        <w:t>algorithm is run for the first time so no action memory exists. For the real case, if the current context has a sequence of actions associated to it in the memory, that sequence of actions is executed or added to the existent path of actions reached so far. For each task, a policy is generated, containing the specified values for</w:t>
      </w:r>
      <w:r w:rsidR="006A0E91">
        <w:rPr>
          <w:rFonts w:cs="Times New Roman"/>
        </w:rPr>
        <w:t xml:space="preserve"> the</w:t>
      </w:r>
      <w:r w:rsidRPr="00CF554C">
        <w:rPr>
          <w:rFonts w:cs="Times New Roman"/>
        </w:rPr>
        <w:t xml:space="preserve"> QoS attributes. </w:t>
      </w:r>
    </w:p>
    <w:p w:rsidR="00625560" w:rsidRPr="00CF554C" w:rsidRDefault="00625560" w:rsidP="00625560">
      <w:pPr>
        <w:ind w:firstLine="720"/>
        <w:rPr>
          <w:rFonts w:cs="Times New Roman"/>
        </w:rPr>
      </w:pPr>
      <w:r w:rsidRPr="00CF554C">
        <w:rPr>
          <w:rFonts w:cs="Times New Roman"/>
        </w:rPr>
        <w:t xml:space="preserve">The negotiation part described in </w:t>
      </w:r>
      <w:fldSimple w:instr=" REF _Ref263762421 \r \h  \* MERGEFORMAT ">
        <w:r w:rsidR="00FD2F52" w:rsidRPr="00FD2F52">
          <w:rPr>
            <w:rFonts w:cs="Times New Roman"/>
          </w:rPr>
          <w:t>4.3</w:t>
        </w:r>
      </w:fldSimple>
      <w:r w:rsidRPr="00CF554C">
        <w:rPr>
          <w:rFonts w:cs="Times New Roman"/>
        </w:rPr>
        <w:t xml:space="preserve"> </w:t>
      </w:r>
      <w:fldSimple w:instr=" REF _Ref263762421 \h  \* MERGEFORMAT ">
        <w:r w:rsidR="00FD2F52" w:rsidRPr="00CF554C">
          <w:rPr>
            <w:rFonts w:cs="Times New Roman"/>
          </w:rPr>
          <w:t>QoS-Energy Consumption Negotiation</w:t>
        </w:r>
      </w:fldSimple>
      <w:r w:rsidRPr="00CF554C">
        <w:rPr>
          <w:rFonts w:cs="Times New Roman"/>
        </w:rPr>
        <w:t xml:space="preserve">  was not yet plugged in </w:t>
      </w:r>
      <w:r w:rsidR="009208F6">
        <w:rPr>
          <w:rFonts w:cs="Times New Roman"/>
        </w:rPr>
        <w:t>for this test</w:t>
      </w:r>
      <w:r w:rsidRPr="00CF554C">
        <w:rPr>
          <w:rFonts w:cs="Times New Roman"/>
        </w:rPr>
        <w:t xml:space="preserve">, thus </w:t>
      </w:r>
      <w:r w:rsidR="0083466E">
        <w:rPr>
          <w:rFonts w:cs="Times New Roman"/>
        </w:rPr>
        <w:t>the system was tested on a workload and hardware infrastructure for which at least one deployment strategy which fully respects both QoS and Energy policies exists</w:t>
      </w:r>
      <w:r w:rsidRPr="00CF554C">
        <w:rPr>
          <w:rFonts w:cs="Times New Roman"/>
        </w:rPr>
        <w:t>. Otherwise the algorithm would return the best path it has found and at the next context evaluation time it will search again for ways of repairing the context.</w:t>
      </w:r>
    </w:p>
    <w:p w:rsidR="00625560" w:rsidRPr="00CF554C" w:rsidRDefault="004B3A6F" w:rsidP="003B4AE4">
      <w:pPr>
        <w:pStyle w:val="Heading4"/>
        <w:keepNext/>
        <w:keepLines/>
        <w:numPr>
          <w:ilvl w:val="3"/>
          <w:numId w:val="38"/>
        </w:numPr>
        <w:spacing w:line="276" w:lineRule="auto"/>
        <w:rPr>
          <w:rFonts w:cs="Times New Roman"/>
          <w:i w:val="0"/>
        </w:rPr>
      </w:pPr>
      <w:bookmarkStart w:id="537" w:name="_Toc260926579"/>
      <w:r>
        <w:rPr>
          <w:rFonts w:cs="Times New Roman"/>
          <w:i w:val="0"/>
        </w:rPr>
        <w:lastRenderedPageBreak/>
        <w:t xml:space="preserve">Simulated </w:t>
      </w:r>
      <w:r w:rsidR="003F18B3">
        <w:rPr>
          <w:rFonts w:cs="Times New Roman"/>
          <w:i w:val="0"/>
        </w:rPr>
        <w:t xml:space="preserve">Datacenter </w:t>
      </w:r>
      <w:r w:rsidR="00625560" w:rsidRPr="00CF554C">
        <w:rPr>
          <w:rFonts w:cs="Times New Roman"/>
          <w:i w:val="0"/>
        </w:rPr>
        <w:t>Hardware infrastructure</w:t>
      </w:r>
      <w:bookmarkEnd w:id="537"/>
    </w:p>
    <w:p w:rsidR="00625560" w:rsidRPr="00CF554C" w:rsidRDefault="00625560" w:rsidP="00625560">
      <w:pPr>
        <w:rPr>
          <w:rFonts w:cs="Times New Roman"/>
        </w:rPr>
      </w:pPr>
      <w:r w:rsidRPr="00CF554C">
        <w:rPr>
          <w:rFonts w:cs="Times New Roman"/>
        </w:rPr>
        <w:t>Concerning the hardware infrastructure, the simulated datacenter contains 5 servers described in the table below (</w:t>
      </w:r>
      <w:fldSimple w:instr=" REF _Ref264014939 \h  \* MERGEFORMAT ">
        <w:r w:rsidR="00FD2F52" w:rsidRPr="00CF554C">
          <w:rPr>
            <w:rFonts w:cs="Times New Roman"/>
          </w:rPr>
          <w:t xml:space="preserve">Table </w:t>
        </w:r>
        <w:r w:rsidR="00FD2F52">
          <w:rPr>
            <w:rFonts w:cs="Times New Roman"/>
            <w:noProof/>
          </w:rPr>
          <w:t>6</w:t>
        </w:r>
        <w:r w:rsidR="00FD2F52" w:rsidRPr="00CF554C">
          <w:rPr>
            <w:rFonts w:cs="Times New Roman"/>
            <w:noProof/>
          </w:rPr>
          <w:t>.</w:t>
        </w:r>
        <w:r w:rsidR="00FD2F52">
          <w:rPr>
            <w:rFonts w:cs="Times New Roman"/>
            <w:noProof/>
          </w:rPr>
          <w:t>4</w:t>
        </w:r>
      </w:fldSimple>
      <w:r w:rsidRPr="00CF554C">
        <w:rPr>
          <w:rFonts w:cs="Times New Roman"/>
        </w:rPr>
        <w:t>). For each server a policy and associated SWRL rule containing key performance indicators are generated and used in the optimization process.</w:t>
      </w:r>
    </w:p>
    <w:p w:rsidR="00625560" w:rsidRPr="00CF554C" w:rsidRDefault="00625560" w:rsidP="00625560">
      <w:pPr>
        <w:pStyle w:val="Caption"/>
        <w:keepNext/>
        <w:jc w:val="center"/>
        <w:rPr>
          <w:rFonts w:cs="Times New Roman"/>
          <w:color w:val="auto"/>
        </w:rPr>
      </w:pPr>
      <w:bookmarkStart w:id="538" w:name="_Ref264014939"/>
      <w:bookmarkStart w:id="539" w:name="_Toc264369924"/>
      <w:r w:rsidRPr="00CF554C">
        <w:rPr>
          <w:rFonts w:cs="Times New Roman"/>
          <w:color w:val="auto"/>
        </w:rPr>
        <w:t xml:space="preserve">Table </w:t>
      </w:r>
      <w:r w:rsidR="007267FF" w:rsidRPr="00CF554C">
        <w:rPr>
          <w:rFonts w:cs="Times New Roman"/>
          <w:color w:val="auto"/>
        </w:rPr>
        <w:fldChar w:fldCharType="begin"/>
      </w:r>
      <w:r w:rsidRPr="00CF554C">
        <w:rPr>
          <w:rFonts w:cs="Times New Roman"/>
          <w:color w:val="auto"/>
        </w:rPr>
        <w:instrText xml:space="preserve"> STYLEREF 1 \s </w:instrText>
      </w:r>
      <w:r w:rsidR="007267FF" w:rsidRPr="00CF554C">
        <w:rPr>
          <w:rFonts w:cs="Times New Roman"/>
          <w:color w:val="auto"/>
        </w:rPr>
        <w:fldChar w:fldCharType="separate"/>
      </w:r>
      <w:r w:rsidR="00FD2F52">
        <w:rPr>
          <w:rFonts w:cs="Times New Roman"/>
          <w:noProof/>
          <w:color w:val="auto"/>
        </w:rPr>
        <w:t>6</w:t>
      </w:r>
      <w:r w:rsidR="007267FF" w:rsidRPr="00CF554C">
        <w:rPr>
          <w:rFonts w:cs="Times New Roman"/>
          <w:color w:val="auto"/>
        </w:rPr>
        <w:fldChar w:fldCharType="end"/>
      </w:r>
      <w:r w:rsidRPr="00CF554C">
        <w:rPr>
          <w:rFonts w:cs="Times New Roman"/>
          <w:color w:val="auto"/>
        </w:rPr>
        <w:t>.</w:t>
      </w:r>
      <w:r w:rsidR="007267FF" w:rsidRPr="00CF554C">
        <w:rPr>
          <w:rFonts w:cs="Times New Roman"/>
          <w:color w:val="auto"/>
        </w:rPr>
        <w:fldChar w:fldCharType="begin"/>
      </w:r>
      <w:r w:rsidRPr="00CF554C">
        <w:rPr>
          <w:rFonts w:cs="Times New Roman"/>
          <w:color w:val="auto"/>
        </w:rPr>
        <w:instrText xml:space="preserve"> SEQ Table \* ARABIC \s 1 </w:instrText>
      </w:r>
      <w:r w:rsidR="007267FF" w:rsidRPr="00CF554C">
        <w:rPr>
          <w:rFonts w:cs="Times New Roman"/>
          <w:color w:val="auto"/>
        </w:rPr>
        <w:fldChar w:fldCharType="separate"/>
      </w:r>
      <w:r w:rsidR="00FD2F52">
        <w:rPr>
          <w:rFonts w:cs="Times New Roman"/>
          <w:noProof/>
          <w:color w:val="auto"/>
        </w:rPr>
        <w:t>4</w:t>
      </w:r>
      <w:r w:rsidR="007267FF" w:rsidRPr="00CF554C">
        <w:rPr>
          <w:rFonts w:cs="Times New Roman"/>
          <w:color w:val="auto"/>
        </w:rPr>
        <w:fldChar w:fldCharType="end"/>
      </w:r>
      <w:bookmarkEnd w:id="538"/>
      <w:r w:rsidRPr="00CF554C">
        <w:rPr>
          <w:rFonts w:cs="Times New Roman"/>
          <w:color w:val="auto"/>
        </w:rPr>
        <w:t xml:space="preserve">: Datacenter </w:t>
      </w:r>
      <w:r w:rsidR="005951A5">
        <w:rPr>
          <w:rFonts w:cs="Times New Roman"/>
          <w:color w:val="auto"/>
        </w:rPr>
        <w:t>S</w:t>
      </w:r>
      <w:r w:rsidRPr="00CF554C">
        <w:rPr>
          <w:rFonts w:cs="Times New Roman"/>
          <w:color w:val="auto"/>
        </w:rPr>
        <w:t xml:space="preserve">ervers’ </w:t>
      </w:r>
      <w:r w:rsidR="005951A5">
        <w:rPr>
          <w:rFonts w:cs="Times New Roman"/>
          <w:color w:val="auto"/>
        </w:rPr>
        <w:t>Configurations</w:t>
      </w:r>
      <w:bookmarkEnd w:id="539"/>
    </w:p>
    <w:tbl>
      <w:tblPr>
        <w:tblStyle w:val="MediumGrid1-Accent1"/>
        <w:tblW w:w="6835" w:type="dxa"/>
        <w:jc w:val="center"/>
        <w:tblLook w:val="04A0"/>
      </w:tblPr>
      <w:tblGrid>
        <w:gridCol w:w="450"/>
        <w:gridCol w:w="1705"/>
        <w:gridCol w:w="2054"/>
        <w:gridCol w:w="2626"/>
      </w:tblGrid>
      <w:tr w:rsidR="005951A5" w:rsidRPr="00CF554C" w:rsidTr="005951A5">
        <w:trPr>
          <w:cnfStyle w:val="100000000000"/>
          <w:jc w:val="center"/>
        </w:trPr>
        <w:tc>
          <w:tcPr>
            <w:cnfStyle w:val="001000000000"/>
            <w:tcW w:w="450" w:type="dxa"/>
            <w:shd w:val="clear" w:color="auto" w:fill="244061" w:themeFill="accent1" w:themeFillShade="80"/>
          </w:tcPr>
          <w:p w:rsidR="005951A5" w:rsidRPr="00CF554C" w:rsidRDefault="005951A5" w:rsidP="003E1471">
            <w:pPr>
              <w:rPr>
                <w:rFonts w:cs="Times New Roman"/>
                <w:sz w:val="20"/>
                <w:szCs w:val="20"/>
                <w:lang w:val="ro-RO"/>
              </w:rPr>
            </w:pPr>
          </w:p>
        </w:tc>
        <w:tc>
          <w:tcPr>
            <w:tcW w:w="6385" w:type="dxa"/>
            <w:gridSpan w:val="3"/>
            <w:shd w:val="clear" w:color="auto" w:fill="244061" w:themeFill="accent1" w:themeFillShade="80"/>
          </w:tcPr>
          <w:p w:rsidR="005951A5" w:rsidRPr="00CF554C" w:rsidRDefault="005951A5" w:rsidP="003E1471">
            <w:pPr>
              <w:jc w:val="center"/>
              <w:cnfStyle w:val="100000000000"/>
              <w:rPr>
                <w:rFonts w:cs="Times New Roman"/>
                <w:sz w:val="20"/>
                <w:szCs w:val="20"/>
                <w:lang w:val="ro-RO"/>
              </w:rPr>
            </w:pPr>
            <w:r>
              <w:rPr>
                <w:rFonts w:cs="Times New Roman"/>
                <w:sz w:val="20"/>
                <w:szCs w:val="20"/>
                <w:lang w:val="ro-RO"/>
              </w:rPr>
              <w:t>Datacenter Servers’ Configurations</w:t>
            </w:r>
          </w:p>
        </w:tc>
      </w:tr>
      <w:tr w:rsidR="00524AFD" w:rsidRPr="00CF554C" w:rsidTr="005951A5">
        <w:trPr>
          <w:cnfStyle w:val="000000100000"/>
          <w:jc w:val="center"/>
        </w:trPr>
        <w:tc>
          <w:tcPr>
            <w:cnfStyle w:val="001000000000"/>
            <w:tcW w:w="450" w:type="dxa"/>
            <w:shd w:val="clear" w:color="auto" w:fill="244061" w:themeFill="accent1" w:themeFillShade="80"/>
          </w:tcPr>
          <w:p w:rsidR="00524AFD" w:rsidRPr="00CF554C" w:rsidRDefault="00524AFD" w:rsidP="003E1471">
            <w:pPr>
              <w:rPr>
                <w:rFonts w:cs="Times New Roman"/>
                <w:sz w:val="20"/>
                <w:szCs w:val="20"/>
                <w:lang w:val="ro-RO"/>
              </w:rPr>
            </w:pPr>
            <w:r w:rsidRPr="00CF554C">
              <w:rPr>
                <w:rFonts w:cs="Times New Roman"/>
                <w:sz w:val="20"/>
                <w:szCs w:val="20"/>
                <w:lang w:val="ro-RO"/>
              </w:rPr>
              <w:t>Nr</w:t>
            </w:r>
          </w:p>
        </w:tc>
        <w:tc>
          <w:tcPr>
            <w:tcW w:w="1705" w:type="dxa"/>
            <w:shd w:val="clear" w:color="auto" w:fill="244061" w:themeFill="accent1" w:themeFillShade="80"/>
          </w:tcPr>
          <w:p w:rsidR="00524AFD" w:rsidRPr="00CF554C" w:rsidRDefault="00524AFD" w:rsidP="003E1471">
            <w:pPr>
              <w:jc w:val="center"/>
              <w:cnfStyle w:val="000000100000"/>
              <w:rPr>
                <w:rFonts w:cs="Times New Roman"/>
                <w:sz w:val="20"/>
                <w:szCs w:val="20"/>
                <w:lang w:val="ro-RO"/>
              </w:rPr>
            </w:pPr>
            <w:r w:rsidRPr="00CF554C">
              <w:rPr>
                <w:rFonts w:cs="Times New Roman"/>
                <w:sz w:val="20"/>
                <w:szCs w:val="20"/>
                <w:lang w:val="ro-RO"/>
              </w:rPr>
              <w:t>CPU</w:t>
            </w:r>
          </w:p>
        </w:tc>
        <w:tc>
          <w:tcPr>
            <w:tcW w:w="2054" w:type="dxa"/>
            <w:shd w:val="clear" w:color="auto" w:fill="244061" w:themeFill="accent1" w:themeFillShade="80"/>
          </w:tcPr>
          <w:p w:rsidR="00524AFD" w:rsidRPr="00CF554C" w:rsidRDefault="00524AFD" w:rsidP="003E1471">
            <w:pPr>
              <w:jc w:val="center"/>
              <w:cnfStyle w:val="000000100000"/>
              <w:rPr>
                <w:rFonts w:cs="Times New Roman"/>
                <w:sz w:val="20"/>
                <w:szCs w:val="20"/>
                <w:lang w:val="ro-RO"/>
              </w:rPr>
            </w:pPr>
            <w:r w:rsidRPr="00CF554C">
              <w:rPr>
                <w:rFonts w:cs="Times New Roman"/>
                <w:sz w:val="20"/>
                <w:szCs w:val="20"/>
                <w:lang w:val="ro-RO"/>
              </w:rPr>
              <w:t>Memory</w:t>
            </w:r>
          </w:p>
        </w:tc>
        <w:tc>
          <w:tcPr>
            <w:tcW w:w="2621" w:type="dxa"/>
            <w:shd w:val="clear" w:color="auto" w:fill="244061" w:themeFill="accent1" w:themeFillShade="80"/>
          </w:tcPr>
          <w:p w:rsidR="00524AFD" w:rsidRPr="00CF554C" w:rsidRDefault="00524AFD" w:rsidP="003E1471">
            <w:pPr>
              <w:jc w:val="center"/>
              <w:cnfStyle w:val="000000100000"/>
              <w:rPr>
                <w:rFonts w:cs="Times New Roman"/>
                <w:sz w:val="20"/>
                <w:szCs w:val="20"/>
                <w:lang w:val="ro-RO"/>
              </w:rPr>
            </w:pPr>
            <w:r w:rsidRPr="00CF554C">
              <w:rPr>
                <w:rFonts w:cs="Times New Roman"/>
                <w:sz w:val="20"/>
                <w:szCs w:val="20"/>
                <w:lang w:val="ro-RO"/>
              </w:rPr>
              <w:t>Storage</w:t>
            </w:r>
          </w:p>
        </w:tc>
      </w:tr>
      <w:tr w:rsidR="00524AFD" w:rsidRPr="00CF554C" w:rsidTr="005951A5">
        <w:trPr>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1</w:t>
            </w:r>
          </w:p>
        </w:tc>
        <w:tc>
          <w:tcPr>
            <w:tcW w:w="1705" w:type="dxa"/>
          </w:tcPr>
          <w:p w:rsidR="00524AFD" w:rsidRPr="00CF554C" w:rsidRDefault="00524AFD" w:rsidP="003E1471">
            <w:pPr>
              <w:cnfStyle w:val="000000000000"/>
              <w:rPr>
                <w:rFonts w:cs="Times New Roman"/>
                <w:lang w:val="ro-RO"/>
              </w:rPr>
            </w:pPr>
            <w:r w:rsidRPr="00CF554C">
              <w:rPr>
                <w:rFonts w:cs="Times New Roman"/>
                <w:lang w:val="ro-RO"/>
              </w:rPr>
              <w:t>1 x 3000 MHz</w:t>
            </w:r>
          </w:p>
        </w:tc>
        <w:tc>
          <w:tcPr>
            <w:tcW w:w="2054" w:type="dxa"/>
          </w:tcPr>
          <w:p w:rsidR="00524AFD" w:rsidRPr="00CF554C" w:rsidRDefault="00524AFD" w:rsidP="003E1471">
            <w:pPr>
              <w:cnfStyle w:val="000000000000"/>
              <w:rPr>
                <w:rFonts w:cs="Times New Roman"/>
                <w:lang w:val="ro-RO"/>
              </w:rPr>
            </w:pPr>
            <w:r w:rsidRPr="00CF554C">
              <w:rPr>
                <w:rFonts w:cs="Times New Roman"/>
                <w:lang w:val="ro-RO"/>
              </w:rPr>
              <w:t>2048 DDR2-1066</w:t>
            </w:r>
          </w:p>
        </w:tc>
        <w:tc>
          <w:tcPr>
            <w:tcW w:w="2621" w:type="dxa"/>
          </w:tcPr>
          <w:p w:rsidR="00524AFD" w:rsidRPr="00CF554C" w:rsidRDefault="00524AFD" w:rsidP="003E1471">
            <w:pPr>
              <w:cnfStyle w:val="000000000000"/>
              <w:rPr>
                <w:rFonts w:cs="Times New Roman"/>
                <w:lang w:val="ro-RO"/>
              </w:rPr>
            </w:pPr>
            <w:r w:rsidRPr="00CF554C">
              <w:rPr>
                <w:rFonts w:cs="Times New Roman"/>
                <w:lang w:val="ro-RO"/>
              </w:rPr>
              <w:t>250 GB @ 7200 rpm</w:t>
            </w:r>
          </w:p>
        </w:tc>
      </w:tr>
      <w:tr w:rsidR="00524AFD" w:rsidRPr="00CF554C" w:rsidTr="005951A5">
        <w:trPr>
          <w:cnfStyle w:val="000000100000"/>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2</w:t>
            </w:r>
          </w:p>
        </w:tc>
        <w:tc>
          <w:tcPr>
            <w:tcW w:w="1705" w:type="dxa"/>
          </w:tcPr>
          <w:p w:rsidR="00524AFD" w:rsidRPr="00CF554C" w:rsidRDefault="00524AFD" w:rsidP="003E1471">
            <w:pPr>
              <w:cnfStyle w:val="000000100000"/>
              <w:rPr>
                <w:rFonts w:cs="Times New Roman"/>
                <w:lang w:val="ro-RO"/>
              </w:rPr>
            </w:pPr>
            <w:r w:rsidRPr="00CF554C">
              <w:rPr>
                <w:rFonts w:cs="Times New Roman"/>
                <w:lang w:val="ro-RO"/>
              </w:rPr>
              <w:t>2 x 3000 MHz</w:t>
            </w:r>
          </w:p>
        </w:tc>
        <w:tc>
          <w:tcPr>
            <w:tcW w:w="2054" w:type="dxa"/>
          </w:tcPr>
          <w:p w:rsidR="00524AFD" w:rsidRPr="00CF554C" w:rsidRDefault="00524AFD" w:rsidP="003E1471">
            <w:pPr>
              <w:cnfStyle w:val="000000100000"/>
              <w:rPr>
                <w:rFonts w:cs="Times New Roman"/>
                <w:lang w:val="ro-RO"/>
              </w:rPr>
            </w:pPr>
            <w:r w:rsidRPr="00CF554C">
              <w:rPr>
                <w:rFonts w:cs="Times New Roman"/>
                <w:lang w:val="ro-RO"/>
              </w:rPr>
              <w:t>2048 DDR2-800</w:t>
            </w:r>
          </w:p>
        </w:tc>
        <w:tc>
          <w:tcPr>
            <w:tcW w:w="2621" w:type="dxa"/>
          </w:tcPr>
          <w:p w:rsidR="00524AFD" w:rsidRPr="00CF554C" w:rsidRDefault="00524AFD" w:rsidP="003E1471">
            <w:pPr>
              <w:cnfStyle w:val="000000100000"/>
              <w:rPr>
                <w:rFonts w:cs="Times New Roman"/>
                <w:lang w:val="ro-RO"/>
              </w:rPr>
            </w:pPr>
            <w:r w:rsidRPr="00CF554C">
              <w:rPr>
                <w:rFonts w:cs="Times New Roman"/>
                <w:lang w:val="ro-RO"/>
              </w:rPr>
              <w:t>250 GB @ 7200 rpm</w:t>
            </w:r>
          </w:p>
        </w:tc>
      </w:tr>
      <w:tr w:rsidR="00524AFD" w:rsidRPr="00CF554C" w:rsidTr="005951A5">
        <w:trPr>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3</w:t>
            </w:r>
          </w:p>
        </w:tc>
        <w:tc>
          <w:tcPr>
            <w:tcW w:w="1705" w:type="dxa"/>
          </w:tcPr>
          <w:p w:rsidR="00524AFD" w:rsidRPr="00CF554C" w:rsidRDefault="00524AFD" w:rsidP="003E1471">
            <w:pPr>
              <w:cnfStyle w:val="000000000000"/>
              <w:rPr>
                <w:rFonts w:cs="Times New Roman"/>
                <w:lang w:val="ro-RO"/>
              </w:rPr>
            </w:pPr>
            <w:r w:rsidRPr="00CF554C">
              <w:rPr>
                <w:rFonts w:cs="Times New Roman"/>
                <w:lang w:val="ro-RO"/>
              </w:rPr>
              <w:t>4 x 2000 MHz</w:t>
            </w:r>
          </w:p>
        </w:tc>
        <w:tc>
          <w:tcPr>
            <w:tcW w:w="2054" w:type="dxa"/>
          </w:tcPr>
          <w:p w:rsidR="00524AFD" w:rsidRPr="00CF554C" w:rsidRDefault="00524AFD" w:rsidP="003E1471">
            <w:pPr>
              <w:cnfStyle w:val="000000000000"/>
              <w:rPr>
                <w:rFonts w:cs="Times New Roman"/>
                <w:lang w:val="ro-RO"/>
              </w:rPr>
            </w:pPr>
            <w:r w:rsidRPr="00CF554C">
              <w:rPr>
                <w:rFonts w:cs="Times New Roman"/>
                <w:lang w:val="ro-RO"/>
              </w:rPr>
              <w:t>4096 DDR3-800</w:t>
            </w:r>
          </w:p>
        </w:tc>
        <w:tc>
          <w:tcPr>
            <w:tcW w:w="2621" w:type="dxa"/>
          </w:tcPr>
          <w:p w:rsidR="00524AFD" w:rsidRPr="00CF554C" w:rsidRDefault="00524AFD" w:rsidP="003E1471">
            <w:pPr>
              <w:cnfStyle w:val="000000000000"/>
              <w:rPr>
                <w:rFonts w:cs="Times New Roman"/>
                <w:lang w:val="ro-RO"/>
              </w:rPr>
            </w:pPr>
            <w:r w:rsidRPr="00CF554C">
              <w:rPr>
                <w:rFonts w:cs="Times New Roman"/>
                <w:lang w:val="ro-RO"/>
              </w:rPr>
              <w:t>146 GB @ 10000 rpm</w:t>
            </w:r>
          </w:p>
        </w:tc>
      </w:tr>
      <w:tr w:rsidR="00524AFD" w:rsidRPr="00CF554C" w:rsidTr="005951A5">
        <w:trPr>
          <w:cnfStyle w:val="000000100000"/>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4</w:t>
            </w:r>
          </w:p>
        </w:tc>
        <w:tc>
          <w:tcPr>
            <w:tcW w:w="1705" w:type="dxa"/>
          </w:tcPr>
          <w:p w:rsidR="00524AFD" w:rsidRPr="00CF554C" w:rsidRDefault="00524AFD" w:rsidP="003E1471">
            <w:pPr>
              <w:cnfStyle w:val="000000100000"/>
              <w:rPr>
                <w:rFonts w:cs="Times New Roman"/>
                <w:lang w:val="ro-RO"/>
              </w:rPr>
            </w:pPr>
            <w:r w:rsidRPr="00CF554C">
              <w:rPr>
                <w:rFonts w:cs="Times New Roman"/>
                <w:lang w:val="ro-RO"/>
              </w:rPr>
              <w:t>4 x 2260 MHz</w:t>
            </w:r>
          </w:p>
        </w:tc>
        <w:tc>
          <w:tcPr>
            <w:tcW w:w="2054" w:type="dxa"/>
          </w:tcPr>
          <w:p w:rsidR="00524AFD" w:rsidRPr="00CF554C" w:rsidRDefault="00524AFD" w:rsidP="003E1471">
            <w:pPr>
              <w:cnfStyle w:val="000000100000"/>
              <w:rPr>
                <w:rFonts w:cs="Times New Roman"/>
                <w:lang w:val="ro-RO"/>
              </w:rPr>
            </w:pPr>
            <w:r w:rsidRPr="00CF554C">
              <w:rPr>
                <w:rFonts w:cs="Times New Roman"/>
                <w:lang w:val="ro-RO"/>
              </w:rPr>
              <w:t>6144 DDR3-1333</w:t>
            </w:r>
          </w:p>
        </w:tc>
        <w:tc>
          <w:tcPr>
            <w:tcW w:w="2621" w:type="dxa"/>
          </w:tcPr>
          <w:p w:rsidR="00524AFD" w:rsidRPr="00CF554C" w:rsidRDefault="00524AFD" w:rsidP="003E1471">
            <w:pPr>
              <w:cnfStyle w:val="000000100000"/>
              <w:rPr>
                <w:rFonts w:cs="Times New Roman"/>
                <w:lang w:val="ro-RO"/>
              </w:rPr>
            </w:pPr>
            <w:r w:rsidRPr="00CF554C">
              <w:rPr>
                <w:rFonts w:cs="Times New Roman"/>
                <w:lang w:val="ro-RO"/>
              </w:rPr>
              <w:t>146 GB @ 15000 rpm</w:t>
            </w:r>
          </w:p>
        </w:tc>
      </w:tr>
      <w:tr w:rsidR="00524AFD" w:rsidRPr="00CF554C" w:rsidTr="005951A5">
        <w:trPr>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5</w:t>
            </w:r>
          </w:p>
        </w:tc>
        <w:tc>
          <w:tcPr>
            <w:tcW w:w="1705" w:type="dxa"/>
          </w:tcPr>
          <w:p w:rsidR="00524AFD" w:rsidRPr="00CF554C" w:rsidRDefault="00524AFD" w:rsidP="003E1471">
            <w:pPr>
              <w:cnfStyle w:val="000000000000"/>
              <w:rPr>
                <w:rFonts w:cs="Times New Roman"/>
                <w:lang w:val="ro-RO"/>
              </w:rPr>
            </w:pPr>
            <w:r w:rsidRPr="00CF554C">
              <w:rPr>
                <w:rFonts w:cs="Times New Roman"/>
                <w:lang w:val="ro-RO"/>
              </w:rPr>
              <w:t>8 x 2000 MHz</w:t>
            </w:r>
          </w:p>
        </w:tc>
        <w:tc>
          <w:tcPr>
            <w:tcW w:w="2054" w:type="dxa"/>
          </w:tcPr>
          <w:p w:rsidR="00524AFD" w:rsidRPr="00CF554C" w:rsidRDefault="00524AFD" w:rsidP="003E1471">
            <w:pPr>
              <w:cnfStyle w:val="000000000000"/>
              <w:rPr>
                <w:rFonts w:cs="Times New Roman"/>
                <w:lang w:val="ro-RO"/>
              </w:rPr>
            </w:pPr>
            <w:r w:rsidRPr="00CF554C">
              <w:rPr>
                <w:rFonts w:cs="Times New Roman"/>
                <w:lang w:val="ro-RO"/>
              </w:rPr>
              <w:t>8192 DDR3-1600</w:t>
            </w:r>
          </w:p>
        </w:tc>
        <w:tc>
          <w:tcPr>
            <w:tcW w:w="2621" w:type="dxa"/>
          </w:tcPr>
          <w:p w:rsidR="00524AFD" w:rsidRPr="00CF554C" w:rsidRDefault="00524AFD" w:rsidP="003E1471">
            <w:pPr>
              <w:cnfStyle w:val="000000000000"/>
              <w:rPr>
                <w:rFonts w:cs="Times New Roman"/>
                <w:lang w:val="ro-RO"/>
              </w:rPr>
            </w:pPr>
            <w:r w:rsidRPr="00CF554C">
              <w:rPr>
                <w:rFonts w:cs="Times New Roman"/>
                <w:lang w:val="ro-RO"/>
              </w:rPr>
              <w:t>300 GB @ 15000 rpm</w:t>
            </w:r>
          </w:p>
        </w:tc>
      </w:tr>
    </w:tbl>
    <w:p w:rsidR="006E0805" w:rsidRPr="00CF554C" w:rsidRDefault="004B3A6F" w:rsidP="003B4AE4">
      <w:pPr>
        <w:pStyle w:val="Heading4"/>
        <w:keepNext/>
        <w:keepLines/>
        <w:numPr>
          <w:ilvl w:val="3"/>
          <w:numId w:val="38"/>
        </w:numPr>
        <w:spacing w:line="276" w:lineRule="auto"/>
        <w:rPr>
          <w:rFonts w:cs="Times New Roman"/>
          <w:i w:val="0"/>
        </w:rPr>
      </w:pPr>
      <w:r>
        <w:rPr>
          <w:rFonts w:cs="Times New Roman"/>
          <w:i w:val="0"/>
        </w:rPr>
        <w:t xml:space="preserve">Simulated Datacenter </w:t>
      </w:r>
      <w:r w:rsidR="006E0805">
        <w:rPr>
          <w:rFonts w:cs="Times New Roman"/>
          <w:i w:val="0"/>
        </w:rPr>
        <w:t>Workload</w:t>
      </w:r>
    </w:p>
    <w:p w:rsidR="00625560" w:rsidRPr="00CF554C" w:rsidRDefault="00625560" w:rsidP="00625560">
      <w:pPr>
        <w:ind w:firstLine="720"/>
        <w:rPr>
          <w:rFonts w:cs="Times New Roman"/>
        </w:rPr>
      </w:pPr>
      <w:r w:rsidRPr="00CF554C">
        <w:rPr>
          <w:rFonts w:cs="Times New Roman"/>
        </w:rPr>
        <w:t>For simulating a real world scenario we have chosen 5 tasks which are received by the datacenter and are considered to have an infinite life span. The tasks are received in the order they are in the table below (</w:t>
      </w:r>
      <w:fldSimple w:instr=" REF _Ref264014972 \h  \* MERGEFORMAT ">
        <w:r w:rsidR="00FD2F52" w:rsidRPr="00CF554C">
          <w:rPr>
            <w:rFonts w:cs="Times New Roman"/>
          </w:rPr>
          <w:t xml:space="preserve">Table </w:t>
        </w:r>
        <w:r w:rsidR="00FD2F52">
          <w:rPr>
            <w:rFonts w:cs="Times New Roman"/>
            <w:noProof/>
          </w:rPr>
          <w:t>6</w:t>
        </w:r>
        <w:r w:rsidR="00FD2F52" w:rsidRPr="00CF554C">
          <w:rPr>
            <w:rFonts w:cs="Times New Roman"/>
            <w:noProof/>
          </w:rPr>
          <w:t>.</w:t>
        </w:r>
        <w:r w:rsidR="00FD2F52">
          <w:rPr>
            <w:rFonts w:cs="Times New Roman"/>
            <w:noProof/>
          </w:rPr>
          <w:t>5</w:t>
        </w:r>
      </w:fldSimple>
      <w:r w:rsidRPr="00CF554C">
        <w:rPr>
          <w:rFonts w:cs="Times New Roman"/>
        </w:rPr>
        <w:t xml:space="preserve">). </w:t>
      </w:r>
    </w:p>
    <w:p w:rsidR="00625560" w:rsidRPr="00CF554C" w:rsidRDefault="00625560" w:rsidP="00625560">
      <w:pPr>
        <w:pStyle w:val="Caption"/>
        <w:keepNext/>
        <w:jc w:val="center"/>
        <w:rPr>
          <w:rFonts w:cs="Times New Roman"/>
          <w:color w:val="auto"/>
        </w:rPr>
      </w:pPr>
      <w:bookmarkStart w:id="540" w:name="_Ref264014972"/>
      <w:bookmarkStart w:id="541" w:name="_Toc264369925"/>
      <w:r w:rsidRPr="00CF554C">
        <w:rPr>
          <w:rFonts w:cs="Times New Roman"/>
          <w:color w:val="auto"/>
        </w:rPr>
        <w:t xml:space="preserve">Table </w:t>
      </w:r>
      <w:r w:rsidR="007267FF" w:rsidRPr="00CF554C">
        <w:rPr>
          <w:rFonts w:cs="Times New Roman"/>
          <w:color w:val="auto"/>
        </w:rPr>
        <w:fldChar w:fldCharType="begin"/>
      </w:r>
      <w:r w:rsidRPr="00CF554C">
        <w:rPr>
          <w:rFonts w:cs="Times New Roman"/>
          <w:color w:val="auto"/>
        </w:rPr>
        <w:instrText xml:space="preserve"> STYLEREF 1 \s </w:instrText>
      </w:r>
      <w:r w:rsidR="007267FF" w:rsidRPr="00CF554C">
        <w:rPr>
          <w:rFonts w:cs="Times New Roman"/>
          <w:color w:val="auto"/>
        </w:rPr>
        <w:fldChar w:fldCharType="separate"/>
      </w:r>
      <w:r w:rsidR="00FD2F52">
        <w:rPr>
          <w:rFonts w:cs="Times New Roman"/>
          <w:noProof/>
          <w:color w:val="auto"/>
        </w:rPr>
        <w:t>6</w:t>
      </w:r>
      <w:r w:rsidR="007267FF" w:rsidRPr="00CF554C">
        <w:rPr>
          <w:rFonts w:cs="Times New Roman"/>
          <w:color w:val="auto"/>
        </w:rPr>
        <w:fldChar w:fldCharType="end"/>
      </w:r>
      <w:r w:rsidRPr="00CF554C">
        <w:rPr>
          <w:rFonts w:cs="Times New Roman"/>
          <w:color w:val="auto"/>
        </w:rPr>
        <w:t>.</w:t>
      </w:r>
      <w:r w:rsidR="007267FF" w:rsidRPr="00CF554C">
        <w:rPr>
          <w:rFonts w:cs="Times New Roman"/>
          <w:color w:val="auto"/>
        </w:rPr>
        <w:fldChar w:fldCharType="begin"/>
      </w:r>
      <w:r w:rsidRPr="00CF554C">
        <w:rPr>
          <w:rFonts w:cs="Times New Roman"/>
          <w:color w:val="auto"/>
        </w:rPr>
        <w:instrText xml:space="preserve"> SEQ Table \* ARABIC \s 1 </w:instrText>
      </w:r>
      <w:r w:rsidR="007267FF" w:rsidRPr="00CF554C">
        <w:rPr>
          <w:rFonts w:cs="Times New Roman"/>
          <w:color w:val="auto"/>
        </w:rPr>
        <w:fldChar w:fldCharType="separate"/>
      </w:r>
      <w:r w:rsidR="00FD2F52">
        <w:rPr>
          <w:rFonts w:cs="Times New Roman"/>
          <w:noProof/>
          <w:color w:val="auto"/>
        </w:rPr>
        <w:t>5</w:t>
      </w:r>
      <w:r w:rsidR="007267FF" w:rsidRPr="00CF554C">
        <w:rPr>
          <w:rFonts w:cs="Times New Roman"/>
          <w:color w:val="auto"/>
        </w:rPr>
        <w:fldChar w:fldCharType="end"/>
      </w:r>
      <w:bookmarkEnd w:id="540"/>
      <w:r w:rsidRPr="00CF554C">
        <w:rPr>
          <w:rFonts w:cs="Times New Roman"/>
          <w:color w:val="auto"/>
        </w:rPr>
        <w:t>: Received tasks SLA requirements</w:t>
      </w:r>
      <w:bookmarkEnd w:id="541"/>
    </w:p>
    <w:tbl>
      <w:tblPr>
        <w:tblStyle w:val="MediumGrid1-Accent1"/>
        <w:tblW w:w="4714" w:type="dxa"/>
        <w:jc w:val="center"/>
        <w:tblLook w:val="04A0"/>
      </w:tblPr>
      <w:tblGrid>
        <w:gridCol w:w="681"/>
        <w:gridCol w:w="1502"/>
        <w:gridCol w:w="1211"/>
        <w:gridCol w:w="1320"/>
      </w:tblGrid>
      <w:tr w:rsidR="00625560" w:rsidRPr="00CF554C" w:rsidTr="007704C4">
        <w:trPr>
          <w:cnfStyle w:val="100000000000"/>
          <w:trHeight w:val="273"/>
          <w:jc w:val="center"/>
        </w:trPr>
        <w:tc>
          <w:tcPr>
            <w:cnfStyle w:val="001000000000"/>
            <w:tcW w:w="681" w:type="dxa"/>
            <w:vMerge w:val="restart"/>
            <w:shd w:val="clear" w:color="auto" w:fill="244061" w:themeFill="accent1" w:themeFillShade="80"/>
          </w:tcPr>
          <w:p w:rsidR="00625560" w:rsidRPr="00CF554C" w:rsidRDefault="00625560" w:rsidP="003E1471">
            <w:pPr>
              <w:jc w:val="center"/>
              <w:rPr>
                <w:rFonts w:cs="Times New Roman"/>
                <w:lang w:val="ro-RO"/>
              </w:rPr>
            </w:pPr>
            <w:r w:rsidRPr="00CF554C">
              <w:rPr>
                <w:rFonts w:cs="Times New Roman"/>
                <w:lang w:val="ro-RO"/>
              </w:rPr>
              <w:t>Task Nr</w:t>
            </w:r>
          </w:p>
        </w:tc>
        <w:tc>
          <w:tcPr>
            <w:tcW w:w="4033" w:type="dxa"/>
            <w:gridSpan w:val="3"/>
            <w:shd w:val="clear" w:color="auto" w:fill="244061" w:themeFill="accent1" w:themeFillShade="80"/>
          </w:tcPr>
          <w:p w:rsidR="00625560" w:rsidRPr="00CF554C" w:rsidRDefault="00625560" w:rsidP="003E1471">
            <w:pPr>
              <w:jc w:val="center"/>
              <w:cnfStyle w:val="100000000000"/>
              <w:rPr>
                <w:rFonts w:cs="Times New Roman"/>
                <w:lang w:val="ro-RO"/>
              </w:rPr>
            </w:pPr>
            <w:r w:rsidRPr="00CF554C">
              <w:rPr>
                <w:rFonts w:cs="Times New Roman"/>
                <w:lang w:val="ro-RO"/>
              </w:rPr>
              <w:t>Task Requirements</w:t>
            </w:r>
          </w:p>
        </w:tc>
      </w:tr>
      <w:tr w:rsidR="00625560" w:rsidRPr="00CF554C" w:rsidTr="007704C4">
        <w:trPr>
          <w:cnfStyle w:val="000000100000"/>
          <w:trHeight w:val="161"/>
          <w:jc w:val="center"/>
        </w:trPr>
        <w:tc>
          <w:tcPr>
            <w:cnfStyle w:val="001000000000"/>
            <w:tcW w:w="681" w:type="dxa"/>
            <w:vMerge/>
            <w:shd w:val="clear" w:color="auto" w:fill="244061" w:themeFill="accent1" w:themeFillShade="80"/>
          </w:tcPr>
          <w:p w:rsidR="00625560" w:rsidRPr="00CF554C" w:rsidRDefault="00625560" w:rsidP="003E1471">
            <w:pPr>
              <w:jc w:val="center"/>
              <w:rPr>
                <w:rFonts w:cs="Times New Roman"/>
                <w:lang w:val="ro-RO"/>
              </w:rPr>
            </w:pPr>
          </w:p>
        </w:tc>
        <w:tc>
          <w:tcPr>
            <w:tcW w:w="1502" w:type="dxa"/>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CPU</w:t>
            </w:r>
          </w:p>
        </w:tc>
        <w:tc>
          <w:tcPr>
            <w:tcW w:w="1211" w:type="dxa"/>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Memory</w:t>
            </w:r>
          </w:p>
        </w:tc>
        <w:tc>
          <w:tcPr>
            <w:tcW w:w="1320" w:type="dxa"/>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Storage</w:t>
            </w:r>
          </w:p>
        </w:tc>
      </w:tr>
      <w:tr w:rsidR="00625560" w:rsidRPr="00CF554C" w:rsidTr="007704C4">
        <w:trPr>
          <w:trHeight w:val="273"/>
          <w:jc w:val="center"/>
        </w:trPr>
        <w:tc>
          <w:tcPr>
            <w:cnfStyle w:val="001000000000"/>
            <w:tcW w:w="681" w:type="dxa"/>
          </w:tcPr>
          <w:p w:rsidR="00625560" w:rsidRPr="00CF554C" w:rsidRDefault="00625560" w:rsidP="003E1471">
            <w:pPr>
              <w:jc w:val="center"/>
              <w:rPr>
                <w:rFonts w:cs="Times New Roman"/>
                <w:lang w:val="ro-RO"/>
              </w:rPr>
            </w:pPr>
            <w:r w:rsidRPr="00CF554C">
              <w:rPr>
                <w:rFonts w:cs="Times New Roman"/>
                <w:lang w:val="ro-RO"/>
              </w:rPr>
              <w:t>1</w:t>
            </w:r>
          </w:p>
        </w:tc>
        <w:tc>
          <w:tcPr>
            <w:tcW w:w="1502" w:type="dxa"/>
          </w:tcPr>
          <w:p w:rsidR="00625560" w:rsidRPr="00CF554C" w:rsidRDefault="00625560" w:rsidP="003E1471">
            <w:pPr>
              <w:cnfStyle w:val="000000000000"/>
              <w:rPr>
                <w:rFonts w:cs="Times New Roman"/>
                <w:lang w:val="ro-RO"/>
              </w:rPr>
            </w:pPr>
            <w:r w:rsidRPr="00CF554C">
              <w:rPr>
                <w:rFonts w:cs="Times New Roman"/>
                <w:lang w:val="ro-RO"/>
              </w:rPr>
              <w:t>3000 MHz</w:t>
            </w:r>
          </w:p>
        </w:tc>
        <w:tc>
          <w:tcPr>
            <w:tcW w:w="1211" w:type="dxa"/>
          </w:tcPr>
          <w:p w:rsidR="00625560" w:rsidRPr="00CF554C" w:rsidRDefault="00625560" w:rsidP="003E1471">
            <w:pPr>
              <w:cnfStyle w:val="000000000000"/>
              <w:rPr>
                <w:rFonts w:cs="Times New Roman"/>
                <w:lang w:val="ro-RO"/>
              </w:rPr>
            </w:pPr>
            <w:r w:rsidRPr="00CF554C">
              <w:rPr>
                <w:rFonts w:cs="Times New Roman"/>
                <w:lang w:val="ro-RO"/>
              </w:rPr>
              <w:t>2048 MB</w:t>
            </w:r>
          </w:p>
        </w:tc>
        <w:tc>
          <w:tcPr>
            <w:tcW w:w="1320" w:type="dxa"/>
          </w:tcPr>
          <w:p w:rsidR="00625560" w:rsidRPr="00CF554C" w:rsidRDefault="00625560" w:rsidP="003E1471">
            <w:pPr>
              <w:cnfStyle w:val="000000000000"/>
              <w:rPr>
                <w:rFonts w:cs="Times New Roman"/>
                <w:lang w:val="ro-RO"/>
              </w:rPr>
            </w:pPr>
            <w:r w:rsidRPr="00CF554C">
              <w:rPr>
                <w:rFonts w:cs="Times New Roman"/>
                <w:lang w:val="ro-RO"/>
              </w:rPr>
              <w:t>200 MB</w:t>
            </w:r>
          </w:p>
        </w:tc>
      </w:tr>
      <w:tr w:rsidR="00625560" w:rsidRPr="00CF554C" w:rsidTr="007704C4">
        <w:trPr>
          <w:cnfStyle w:val="000000100000"/>
          <w:trHeight w:val="258"/>
          <w:jc w:val="center"/>
        </w:trPr>
        <w:tc>
          <w:tcPr>
            <w:cnfStyle w:val="001000000000"/>
            <w:tcW w:w="681" w:type="dxa"/>
          </w:tcPr>
          <w:p w:rsidR="00625560" w:rsidRPr="00CF554C" w:rsidRDefault="00625560" w:rsidP="003E1471">
            <w:pPr>
              <w:jc w:val="center"/>
              <w:rPr>
                <w:rFonts w:cs="Times New Roman"/>
                <w:lang w:val="ro-RO"/>
              </w:rPr>
            </w:pPr>
            <w:r w:rsidRPr="00CF554C">
              <w:rPr>
                <w:rFonts w:cs="Times New Roman"/>
                <w:lang w:val="ro-RO"/>
              </w:rPr>
              <w:t>2</w:t>
            </w:r>
          </w:p>
        </w:tc>
        <w:tc>
          <w:tcPr>
            <w:tcW w:w="1502" w:type="dxa"/>
          </w:tcPr>
          <w:p w:rsidR="00625560" w:rsidRPr="00CF554C" w:rsidRDefault="00625560" w:rsidP="003E1471">
            <w:pPr>
              <w:cnfStyle w:val="000000100000"/>
              <w:rPr>
                <w:rFonts w:cs="Times New Roman"/>
                <w:lang w:val="ro-RO"/>
              </w:rPr>
            </w:pPr>
            <w:r w:rsidRPr="00CF554C">
              <w:rPr>
                <w:rFonts w:cs="Times New Roman"/>
                <w:lang w:val="ro-RO"/>
              </w:rPr>
              <w:t>2 x 1500 MHz</w:t>
            </w:r>
          </w:p>
        </w:tc>
        <w:tc>
          <w:tcPr>
            <w:tcW w:w="1211" w:type="dxa"/>
          </w:tcPr>
          <w:p w:rsidR="00625560" w:rsidRPr="00CF554C" w:rsidRDefault="00625560" w:rsidP="003E1471">
            <w:pPr>
              <w:cnfStyle w:val="000000100000"/>
              <w:rPr>
                <w:rFonts w:cs="Times New Roman"/>
                <w:lang w:val="ro-RO"/>
              </w:rPr>
            </w:pPr>
            <w:r w:rsidRPr="00CF554C">
              <w:rPr>
                <w:rFonts w:cs="Times New Roman"/>
                <w:lang w:val="ro-RO"/>
              </w:rPr>
              <w:t>512 MB</w:t>
            </w:r>
          </w:p>
        </w:tc>
        <w:tc>
          <w:tcPr>
            <w:tcW w:w="1320" w:type="dxa"/>
          </w:tcPr>
          <w:p w:rsidR="00625560" w:rsidRPr="00CF554C" w:rsidRDefault="00625560" w:rsidP="003E1471">
            <w:pPr>
              <w:cnfStyle w:val="000000100000"/>
              <w:rPr>
                <w:rFonts w:cs="Times New Roman"/>
                <w:lang w:val="ro-RO"/>
              </w:rPr>
            </w:pPr>
            <w:r w:rsidRPr="00CF554C">
              <w:rPr>
                <w:rFonts w:cs="Times New Roman"/>
                <w:lang w:val="ro-RO"/>
              </w:rPr>
              <w:t>400 MB</w:t>
            </w:r>
          </w:p>
        </w:tc>
      </w:tr>
      <w:tr w:rsidR="00625560" w:rsidRPr="00CF554C" w:rsidTr="007704C4">
        <w:trPr>
          <w:trHeight w:val="273"/>
          <w:jc w:val="center"/>
        </w:trPr>
        <w:tc>
          <w:tcPr>
            <w:cnfStyle w:val="001000000000"/>
            <w:tcW w:w="681" w:type="dxa"/>
          </w:tcPr>
          <w:p w:rsidR="00625560" w:rsidRPr="00CF554C" w:rsidRDefault="00625560" w:rsidP="003E1471">
            <w:pPr>
              <w:jc w:val="center"/>
              <w:rPr>
                <w:rFonts w:cs="Times New Roman"/>
                <w:lang w:val="ro-RO"/>
              </w:rPr>
            </w:pPr>
            <w:r w:rsidRPr="00CF554C">
              <w:rPr>
                <w:rFonts w:cs="Times New Roman"/>
                <w:lang w:val="ro-RO"/>
              </w:rPr>
              <w:t>3</w:t>
            </w:r>
          </w:p>
        </w:tc>
        <w:tc>
          <w:tcPr>
            <w:tcW w:w="1502" w:type="dxa"/>
          </w:tcPr>
          <w:p w:rsidR="00625560" w:rsidRPr="00CF554C" w:rsidRDefault="00625560" w:rsidP="003E1471">
            <w:pPr>
              <w:cnfStyle w:val="000000000000"/>
              <w:rPr>
                <w:rFonts w:cs="Times New Roman"/>
                <w:lang w:val="ro-RO"/>
              </w:rPr>
            </w:pPr>
            <w:r w:rsidRPr="00CF554C">
              <w:rPr>
                <w:rFonts w:cs="Times New Roman"/>
                <w:lang w:val="ro-RO"/>
              </w:rPr>
              <w:t>2 x 2000 MHz</w:t>
            </w:r>
          </w:p>
        </w:tc>
        <w:tc>
          <w:tcPr>
            <w:tcW w:w="1211" w:type="dxa"/>
          </w:tcPr>
          <w:p w:rsidR="00625560" w:rsidRPr="00CF554C" w:rsidRDefault="00625560" w:rsidP="003E1471">
            <w:pPr>
              <w:cnfStyle w:val="000000000000"/>
              <w:rPr>
                <w:rFonts w:cs="Times New Roman"/>
                <w:lang w:val="ro-RO"/>
              </w:rPr>
            </w:pPr>
            <w:r w:rsidRPr="00CF554C">
              <w:rPr>
                <w:rFonts w:cs="Times New Roman"/>
                <w:lang w:val="ro-RO"/>
              </w:rPr>
              <w:t>1024 MB</w:t>
            </w:r>
          </w:p>
        </w:tc>
        <w:tc>
          <w:tcPr>
            <w:tcW w:w="1320" w:type="dxa"/>
          </w:tcPr>
          <w:p w:rsidR="00625560" w:rsidRPr="00CF554C" w:rsidRDefault="00625560" w:rsidP="003E1471">
            <w:pPr>
              <w:cnfStyle w:val="000000000000"/>
              <w:rPr>
                <w:rFonts w:cs="Times New Roman"/>
                <w:lang w:val="ro-RO"/>
              </w:rPr>
            </w:pPr>
            <w:r w:rsidRPr="00CF554C">
              <w:rPr>
                <w:rFonts w:cs="Times New Roman"/>
                <w:lang w:val="ro-RO"/>
              </w:rPr>
              <w:t>256 MB</w:t>
            </w:r>
          </w:p>
        </w:tc>
      </w:tr>
    </w:tbl>
    <w:p w:rsidR="00625560" w:rsidRPr="00CF554C" w:rsidRDefault="00625560" w:rsidP="00625560">
      <w:pPr>
        <w:pStyle w:val="Caption"/>
        <w:jc w:val="center"/>
        <w:rPr>
          <w:rFonts w:cs="Times New Roman"/>
          <w:color w:val="auto"/>
          <w:sz w:val="20"/>
          <w:szCs w:val="20"/>
        </w:rPr>
      </w:pPr>
    </w:p>
    <w:p w:rsidR="00625560" w:rsidRPr="00CF554C" w:rsidRDefault="00625560" w:rsidP="00625560">
      <w:pPr>
        <w:ind w:firstLine="720"/>
        <w:rPr>
          <w:rFonts w:cs="Times New Roman"/>
        </w:rPr>
      </w:pPr>
      <w:r w:rsidRPr="00CF554C">
        <w:rPr>
          <w:rFonts w:cs="Times New Roman"/>
        </w:rPr>
        <w:t xml:space="preserve">As initial context the </w:t>
      </w:r>
      <w:r w:rsidR="00126349">
        <w:rPr>
          <w:rFonts w:cs="Times New Roman"/>
        </w:rPr>
        <w:t xml:space="preserve">Server 1 </w:t>
      </w:r>
      <w:r w:rsidRPr="00CF554C">
        <w:rPr>
          <w:rFonts w:cs="Times New Roman"/>
        </w:rPr>
        <w:t>is active and the other servers are in a low power state. The basic flow of this example scenario is the following: (i) task 1 is received and is deployed on server 1 which reaches its load threshold and a wake up search which concludes by  activating server 2; (ii) task 2 is received and deployed on server 2; (ii) task 3 is received; there is no room to deploy so server 3 is activated; all the task rearrangement and deployment options are analyzed and the solution is to move task 2 on server 3, deploy task 3 on the same server and send server 2 to low power state.</w:t>
      </w:r>
    </w:p>
    <w:p w:rsidR="00625560" w:rsidRPr="00CF554C" w:rsidRDefault="00BB176C" w:rsidP="003B4AE4">
      <w:pPr>
        <w:pStyle w:val="Heading4"/>
        <w:keepNext/>
        <w:keepLines/>
        <w:numPr>
          <w:ilvl w:val="3"/>
          <w:numId w:val="38"/>
        </w:numPr>
        <w:spacing w:line="276" w:lineRule="auto"/>
        <w:rPr>
          <w:rFonts w:cs="Times New Roman"/>
          <w:i w:val="0"/>
        </w:rPr>
      </w:pPr>
      <w:r>
        <w:rPr>
          <w:rFonts w:cs="Times New Roman"/>
          <w:i w:val="0"/>
        </w:rPr>
        <w:t>System Response Trace</w:t>
      </w:r>
    </w:p>
    <w:p w:rsidR="00625560" w:rsidRPr="00CF554C" w:rsidRDefault="00625560" w:rsidP="00625560">
      <w:pPr>
        <w:ind w:firstLine="720"/>
        <w:rPr>
          <w:rFonts w:cs="Times New Roman"/>
        </w:rPr>
      </w:pPr>
      <w:r w:rsidRPr="00CF554C">
        <w:rPr>
          <w:rFonts w:cs="Times New Roman"/>
        </w:rPr>
        <w:t xml:space="preserve"> At context evaluation time, the self-adapting algorithm notices that the entropy is larger than zero therefore one or more broken policies</w:t>
      </w:r>
      <w:r w:rsidR="00AD6334">
        <w:rPr>
          <w:rFonts w:cs="Times New Roman"/>
        </w:rPr>
        <w:t xml:space="preserve"> exist</w:t>
      </w:r>
      <w:r w:rsidRPr="00CF554C">
        <w:rPr>
          <w:rFonts w:cs="Times New Roman"/>
        </w:rPr>
        <w:t>. The reinforcement learning algorithm will evaluate all possible paths and simulate taking the one with the largest reward. It will reach to a result composed of four actions: deploy task 1 on server 1(</w:t>
      </w:r>
      <w:fldSimple w:instr=" REF _Ref264015092 \h  \* MERGEFORMAT ">
        <w:r w:rsidR="00FD2F52" w:rsidRPr="00CF554C">
          <w:rPr>
            <w:rFonts w:cs="Times New Roman"/>
          </w:rPr>
          <w:t xml:space="preserve">Figure </w:t>
        </w:r>
        <w:r w:rsidR="00FD2F52">
          <w:rPr>
            <w:rFonts w:cs="Times New Roman"/>
            <w:noProof/>
          </w:rPr>
          <w:t>6.5</w:t>
        </w:r>
      </w:fldSimple>
      <w:r w:rsidRPr="00CF554C">
        <w:rPr>
          <w:rFonts w:cs="Times New Roman"/>
        </w:rPr>
        <w:t>), wake up server 3(</w:t>
      </w:r>
      <w:fldSimple w:instr=" REF _Ref264015099 \h  \* MERGEFORMAT ">
        <w:r w:rsidR="00FD2F52" w:rsidRPr="00CF554C">
          <w:rPr>
            <w:rFonts w:cs="Times New Roman"/>
          </w:rPr>
          <w:t xml:space="preserve">Figure </w:t>
        </w:r>
        <w:r w:rsidR="00FD2F52">
          <w:rPr>
            <w:rFonts w:cs="Times New Roman"/>
            <w:noProof/>
          </w:rPr>
          <w:t>6.6</w:t>
        </w:r>
      </w:fldSimple>
      <w:r w:rsidRPr="00CF554C">
        <w:rPr>
          <w:rFonts w:cs="Times New Roman"/>
        </w:rPr>
        <w:t>), deploy task 2 on server 3(</w:t>
      </w:r>
      <w:fldSimple w:instr=" REF _Ref264015105 \h  \* MERGEFORMAT ">
        <w:r w:rsidR="00FD2F52" w:rsidRPr="00CF554C">
          <w:rPr>
            <w:rFonts w:cs="Times New Roman"/>
          </w:rPr>
          <w:t xml:space="preserve">Figure </w:t>
        </w:r>
        <w:r w:rsidR="00FD2F52">
          <w:rPr>
            <w:rFonts w:cs="Times New Roman"/>
            <w:noProof/>
          </w:rPr>
          <w:t>6.7</w:t>
        </w:r>
      </w:fldSimple>
      <w:r w:rsidRPr="00CF554C">
        <w:rPr>
          <w:rFonts w:cs="Times New Roman"/>
        </w:rPr>
        <w:t>) and deploy task 3 on server 3(</w:t>
      </w:r>
      <w:fldSimple w:instr=" REF _Ref264015111 \h  \* MERGEFORMAT ">
        <w:r w:rsidR="00FD2F52" w:rsidRPr="00CF554C">
          <w:rPr>
            <w:rFonts w:cs="Times New Roman"/>
          </w:rPr>
          <w:t xml:space="preserve">Figure </w:t>
        </w:r>
        <w:r w:rsidR="00FD2F52">
          <w:rPr>
            <w:rFonts w:cs="Times New Roman"/>
            <w:noProof/>
          </w:rPr>
          <w:t>6.8</w:t>
        </w:r>
      </w:fldSimple>
      <w:r w:rsidRPr="00CF554C">
        <w:rPr>
          <w:rFonts w:cs="Times New Roman"/>
        </w:rPr>
        <w:t>). After this sequence of actions is returned by the reinforcement learning algorithm, the actions are taken in this exact order, bringing the system to an accepted state.</w:t>
      </w:r>
    </w:p>
    <w:p w:rsidR="00625560" w:rsidRPr="00CF554C" w:rsidRDefault="00625560" w:rsidP="00625560">
      <w:pPr>
        <w:keepNext/>
        <w:jc w:val="center"/>
        <w:rPr>
          <w:rFonts w:cs="Times New Roman"/>
        </w:rPr>
      </w:pPr>
      <w:r w:rsidRPr="00CF554C">
        <w:rPr>
          <w:rFonts w:cs="Times New Roman"/>
          <w:noProof/>
          <w:sz w:val="20"/>
          <w:szCs w:val="20"/>
          <w:lang w:bidi="ar-SA"/>
        </w:rPr>
        <w:lastRenderedPageBreak/>
        <w:drawing>
          <wp:inline distT="0" distB="0" distL="0" distR="0">
            <wp:extent cx="3973830" cy="1190625"/>
            <wp:effectExtent l="19050" t="19050" r="26670" b="28575"/>
            <wp:docPr id="97" name="Picture 25" descr="K:\paper suceava\x3d context\task_1_depl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paper suceava\x3d context\task_1_deployed.png"/>
                    <pic:cNvPicPr>
                      <a:picLocks noChangeAspect="1" noChangeArrowheads="1"/>
                    </pic:cNvPicPr>
                  </pic:nvPicPr>
                  <pic:blipFill>
                    <a:blip r:embed="rId55" cstate="print"/>
                    <a:srcRect/>
                    <a:stretch>
                      <a:fillRect/>
                    </a:stretch>
                  </pic:blipFill>
                  <pic:spPr bwMode="auto">
                    <a:xfrm>
                      <a:off x="0" y="0"/>
                      <a:ext cx="3973830" cy="1190625"/>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542" w:name="_Ref264015092"/>
      <w:bookmarkStart w:id="543" w:name="_Toc264369140"/>
      <w:bookmarkStart w:id="544" w:name="_Toc264798654"/>
      <w:bookmarkStart w:id="545" w:name="_Toc264916832"/>
      <w:bookmarkStart w:id="546" w:name="_Toc264920386"/>
      <w:r w:rsidRPr="00CF554C">
        <w:rPr>
          <w:rFonts w:cs="Times New Roman"/>
          <w:color w:val="auto"/>
        </w:rPr>
        <w:t xml:space="preserve">Figure </w:t>
      </w:r>
      <w:r w:rsidR="007267FF">
        <w:rPr>
          <w:rFonts w:cs="Times New Roman"/>
          <w:color w:val="auto"/>
        </w:rPr>
        <w:fldChar w:fldCharType="begin"/>
      </w:r>
      <w:r w:rsidR="00576977">
        <w:rPr>
          <w:rFonts w:cs="Times New Roman"/>
          <w:color w:val="auto"/>
        </w:rPr>
        <w:instrText xml:space="preserve"> STYLEREF 1 \s </w:instrText>
      </w:r>
      <w:r w:rsidR="007267FF">
        <w:rPr>
          <w:rFonts w:cs="Times New Roman"/>
          <w:color w:val="auto"/>
        </w:rPr>
        <w:fldChar w:fldCharType="separate"/>
      </w:r>
      <w:r w:rsidR="00FD2F52">
        <w:rPr>
          <w:rFonts w:cs="Times New Roman"/>
          <w:noProof/>
          <w:color w:val="auto"/>
        </w:rPr>
        <w:t>6</w:t>
      </w:r>
      <w:r w:rsidR="007267FF">
        <w:rPr>
          <w:rFonts w:cs="Times New Roman"/>
          <w:color w:val="auto"/>
        </w:rPr>
        <w:fldChar w:fldCharType="end"/>
      </w:r>
      <w:r w:rsidR="00576977">
        <w:rPr>
          <w:rFonts w:cs="Times New Roman"/>
          <w:color w:val="auto"/>
        </w:rPr>
        <w:t>.</w:t>
      </w:r>
      <w:r w:rsidR="007267FF">
        <w:rPr>
          <w:rFonts w:cs="Times New Roman"/>
          <w:color w:val="auto"/>
        </w:rPr>
        <w:fldChar w:fldCharType="begin"/>
      </w:r>
      <w:r w:rsidR="00576977">
        <w:rPr>
          <w:rFonts w:cs="Times New Roman"/>
          <w:color w:val="auto"/>
        </w:rPr>
        <w:instrText xml:space="preserve"> SEQ Figure \* ARABIC \s 1 </w:instrText>
      </w:r>
      <w:r w:rsidR="007267FF">
        <w:rPr>
          <w:rFonts w:cs="Times New Roman"/>
          <w:color w:val="auto"/>
        </w:rPr>
        <w:fldChar w:fldCharType="separate"/>
      </w:r>
      <w:r w:rsidR="00FD2F52">
        <w:rPr>
          <w:rFonts w:cs="Times New Roman"/>
          <w:noProof/>
          <w:color w:val="auto"/>
        </w:rPr>
        <w:t>5</w:t>
      </w:r>
      <w:r w:rsidR="007267FF">
        <w:rPr>
          <w:rFonts w:cs="Times New Roman"/>
          <w:color w:val="auto"/>
        </w:rPr>
        <w:fldChar w:fldCharType="end"/>
      </w:r>
      <w:bookmarkEnd w:id="542"/>
      <w:r w:rsidRPr="00CF554C">
        <w:rPr>
          <w:rFonts w:cs="Times New Roman"/>
          <w:color w:val="auto"/>
        </w:rPr>
        <w:t>: Deploy Task 1 on Server 1 Action</w:t>
      </w:r>
      <w:bookmarkEnd w:id="543"/>
      <w:bookmarkEnd w:id="544"/>
      <w:bookmarkEnd w:id="545"/>
      <w:bookmarkEnd w:id="546"/>
    </w:p>
    <w:p w:rsidR="00625560" w:rsidRPr="00CF554C" w:rsidRDefault="00625560" w:rsidP="00625560">
      <w:pPr>
        <w:pStyle w:val="Caption"/>
        <w:jc w:val="center"/>
        <w:rPr>
          <w:rFonts w:cs="Times New Roman"/>
          <w:color w:val="auto"/>
        </w:rPr>
      </w:pPr>
    </w:p>
    <w:p w:rsidR="00625560" w:rsidRPr="00CF554C" w:rsidRDefault="00625560" w:rsidP="00625560">
      <w:pPr>
        <w:keepNext/>
        <w:jc w:val="center"/>
        <w:rPr>
          <w:rFonts w:cs="Times New Roman"/>
        </w:rPr>
      </w:pPr>
      <w:r w:rsidRPr="00CF554C">
        <w:rPr>
          <w:rFonts w:cs="Times New Roman"/>
          <w:noProof/>
          <w:sz w:val="20"/>
          <w:szCs w:val="20"/>
          <w:lang w:bidi="ar-SA"/>
        </w:rPr>
        <w:drawing>
          <wp:inline distT="0" distB="0" distL="0" distR="0">
            <wp:extent cx="3992880" cy="1295400"/>
            <wp:effectExtent l="19050" t="19050" r="26670" b="19050"/>
            <wp:docPr id="98" name="Picture 26" descr="K:\paper suceava\x3d context\wake_up_server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paper suceava\x3d context\wake_up_server_3.png"/>
                    <pic:cNvPicPr>
                      <a:picLocks noChangeAspect="1" noChangeArrowheads="1"/>
                    </pic:cNvPicPr>
                  </pic:nvPicPr>
                  <pic:blipFill>
                    <a:blip r:embed="rId56" cstate="print"/>
                    <a:srcRect/>
                    <a:stretch>
                      <a:fillRect/>
                    </a:stretch>
                  </pic:blipFill>
                  <pic:spPr bwMode="auto">
                    <a:xfrm>
                      <a:off x="0" y="0"/>
                      <a:ext cx="3992880" cy="1295400"/>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547" w:name="_Ref264015099"/>
      <w:bookmarkStart w:id="548" w:name="_Toc264369141"/>
      <w:bookmarkStart w:id="549" w:name="_Toc264798655"/>
      <w:bookmarkStart w:id="550" w:name="_Toc264916833"/>
      <w:bookmarkStart w:id="551" w:name="_Toc264920387"/>
      <w:r w:rsidRPr="00CF554C">
        <w:rPr>
          <w:rFonts w:cs="Times New Roman"/>
          <w:color w:val="auto"/>
        </w:rPr>
        <w:t xml:space="preserve">Figure </w:t>
      </w:r>
      <w:r w:rsidR="007267FF">
        <w:rPr>
          <w:rFonts w:cs="Times New Roman"/>
          <w:color w:val="auto"/>
        </w:rPr>
        <w:fldChar w:fldCharType="begin"/>
      </w:r>
      <w:r w:rsidR="00576977">
        <w:rPr>
          <w:rFonts w:cs="Times New Roman"/>
          <w:color w:val="auto"/>
        </w:rPr>
        <w:instrText xml:space="preserve"> STYLEREF 1 \s </w:instrText>
      </w:r>
      <w:r w:rsidR="007267FF">
        <w:rPr>
          <w:rFonts w:cs="Times New Roman"/>
          <w:color w:val="auto"/>
        </w:rPr>
        <w:fldChar w:fldCharType="separate"/>
      </w:r>
      <w:r w:rsidR="00FD2F52">
        <w:rPr>
          <w:rFonts w:cs="Times New Roman"/>
          <w:noProof/>
          <w:color w:val="auto"/>
        </w:rPr>
        <w:t>6</w:t>
      </w:r>
      <w:r w:rsidR="007267FF">
        <w:rPr>
          <w:rFonts w:cs="Times New Roman"/>
          <w:color w:val="auto"/>
        </w:rPr>
        <w:fldChar w:fldCharType="end"/>
      </w:r>
      <w:r w:rsidR="00576977">
        <w:rPr>
          <w:rFonts w:cs="Times New Roman"/>
          <w:color w:val="auto"/>
        </w:rPr>
        <w:t>.</w:t>
      </w:r>
      <w:r w:rsidR="007267FF">
        <w:rPr>
          <w:rFonts w:cs="Times New Roman"/>
          <w:color w:val="auto"/>
        </w:rPr>
        <w:fldChar w:fldCharType="begin"/>
      </w:r>
      <w:r w:rsidR="00576977">
        <w:rPr>
          <w:rFonts w:cs="Times New Roman"/>
          <w:color w:val="auto"/>
        </w:rPr>
        <w:instrText xml:space="preserve"> SEQ Figure \* ARABIC \s 1 </w:instrText>
      </w:r>
      <w:r w:rsidR="007267FF">
        <w:rPr>
          <w:rFonts w:cs="Times New Roman"/>
          <w:color w:val="auto"/>
        </w:rPr>
        <w:fldChar w:fldCharType="separate"/>
      </w:r>
      <w:r w:rsidR="00FD2F52">
        <w:rPr>
          <w:rFonts w:cs="Times New Roman"/>
          <w:noProof/>
          <w:color w:val="auto"/>
        </w:rPr>
        <w:t>6</w:t>
      </w:r>
      <w:r w:rsidR="007267FF">
        <w:rPr>
          <w:rFonts w:cs="Times New Roman"/>
          <w:color w:val="auto"/>
        </w:rPr>
        <w:fldChar w:fldCharType="end"/>
      </w:r>
      <w:bookmarkEnd w:id="547"/>
      <w:r w:rsidRPr="00CF554C">
        <w:rPr>
          <w:rFonts w:cs="Times New Roman"/>
          <w:color w:val="auto"/>
        </w:rPr>
        <w:t>: Wake up Server 3 Action</w:t>
      </w:r>
      <w:bookmarkEnd w:id="548"/>
      <w:bookmarkEnd w:id="549"/>
      <w:bookmarkEnd w:id="550"/>
      <w:bookmarkEnd w:id="551"/>
    </w:p>
    <w:p w:rsidR="00625560" w:rsidRPr="00CF554C" w:rsidRDefault="00625560" w:rsidP="00625560">
      <w:pPr>
        <w:pStyle w:val="Caption"/>
        <w:jc w:val="center"/>
        <w:rPr>
          <w:rFonts w:cs="Times New Roman"/>
          <w:color w:val="auto"/>
        </w:rPr>
      </w:pP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4114800" cy="1352550"/>
            <wp:effectExtent l="19050" t="19050" r="19050" b="19050"/>
            <wp:docPr id="99"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4114800" cy="1352550"/>
                    </a:xfrm>
                    <a:prstGeom prst="rect">
                      <a:avLst/>
                    </a:prstGeom>
                    <a:ln>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552" w:name="_Ref264015105"/>
      <w:bookmarkStart w:id="553" w:name="_Toc264369142"/>
      <w:bookmarkStart w:id="554" w:name="_Toc264798656"/>
      <w:bookmarkStart w:id="555" w:name="_Toc264916834"/>
      <w:bookmarkStart w:id="556" w:name="_Toc264920388"/>
      <w:r w:rsidRPr="00CF554C">
        <w:rPr>
          <w:rFonts w:cs="Times New Roman"/>
          <w:color w:val="auto"/>
        </w:rPr>
        <w:t xml:space="preserve">Figure </w:t>
      </w:r>
      <w:r w:rsidR="007267FF">
        <w:rPr>
          <w:rFonts w:cs="Times New Roman"/>
          <w:color w:val="auto"/>
        </w:rPr>
        <w:fldChar w:fldCharType="begin"/>
      </w:r>
      <w:r w:rsidR="00576977">
        <w:rPr>
          <w:rFonts w:cs="Times New Roman"/>
          <w:color w:val="auto"/>
        </w:rPr>
        <w:instrText xml:space="preserve"> STYLEREF 1 \s </w:instrText>
      </w:r>
      <w:r w:rsidR="007267FF">
        <w:rPr>
          <w:rFonts w:cs="Times New Roman"/>
          <w:color w:val="auto"/>
        </w:rPr>
        <w:fldChar w:fldCharType="separate"/>
      </w:r>
      <w:r w:rsidR="00FD2F52">
        <w:rPr>
          <w:rFonts w:cs="Times New Roman"/>
          <w:noProof/>
          <w:color w:val="auto"/>
        </w:rPr>
        <w:t>6</w:t>
      </w:r>
      <w:r w:rsidR="007267FF">
        <w:rPr>
          <w:rFonts w:cs="Times New Roman"/>
          <w:color w:val="auto"/>
        </w:rPr>
        <w:fldChar w:fldCharType="end"/>
      </w:r>
      <w:r w:rsidR="00576977">
        <w:rPr>
          <w:rFonts w:cs="Times New Roman"/>
          <w:color w:val="auto"/>
        </w:rPr>
        <w:t>.</w:t>
      </w:r>
      <w:r w:rsidR="007267FF">
        <w:rPr>
          <w:rFonts w:cs="Times New Roman"/>
          <w:color w:val="auto"/>
        </w:rPr>
        <w:fldChar w:fldCharType="begin"/>
      </w:r>
      <w:r w:rsidR="00576977">
        <w:rPr>
          <w:rFonts w:cs="Times New Roman"/>
          <w:color w:val="auto"/>
        </w:rPr>
        <w:instrText xml:space="preserve"> SEQ Figure \* ARABIC \s 1 </w:instrText>
      </w:r>
      <w:r w:rsidR="007267FF">
        <w:rPr>
          <w:rFonts w:cs="Times New Roman"/>
          <w:color w:val="auto"/>
        </w:rPr>
        <w:fldChar w:fldCharType="separate"/>
      </w:r>
      <w:r w:rsidR="00FD2F52">
        <w:rPr>
          <w:rFonts w:cs="Times New Roman"/>
          <w:noProof/>
          <w:color w:val="auto"/>
        </w:rPr>
        <w:t>7</w:t>
      </w:r>
      <w:r w:rsidR="007267FF">
        <w:rPr>
          <w:rFonts w:cs="Times New Roman"/>
          <w:color w:val="auto"/>
        </w:rPr>
        <w:fldChar w:fldCharType="end"/>
      </w:r>
      <w:bookmarkEnd w:id="552"/>
      <w:r w:rsidRPr="00CF554C">
        <w:rPr>
          <w:rFonts w:cs="Times New Roman"/>
          <w:color w:val="auto"/>
        </w:rPr>
        <w:t>: Deploy Task 2 on Server 3 Action</w:t>
      </w:r>
      <w:bookmarkEnd w:id="553"/>
      <w:bookmarkEnd w:id="554"/>
      <w:bookmarkEnd w:id="555"/>
      <w:bookmarkEnd w:id="556"/>
    </w:p>
    <w:p w:rsidR="00625560" w:rsidRPr="00CF554C" w:rsidRDefault="00625560" w:rsidP="00625560">
      <w:pPr>
        <w:pStyle w:val="Caption"/>
        <w:jc w:val="center"/>
        <w:rPr>
          <w:rFonts w:cs="Times New Roman"/>
          <w:color w:val="auto"/>
        </w:rPr>
      </w:pPr>
    </w:p>
    <w:p w:rsidR="00625560" w:rsidRPr="00CF554C" w:rsidRDefault="00625560" w:rsidP="00625560">
      <w:pPr>
        <w:keepNext/>
        <w:jc w:val="center"/>
        <w:rPr>
          <w:rFonts w:cs="Times New Roman"/>
        </w:rPr>
      </w:pPr>
      <w:r w:rsidRPr="00CF554C">
        <w:rPr>
          <w:rFonts w:eastAsia="Times New Roman" w:cs="Times New Roman"/>
          <w:noProof/>
          <w:w w:val="0"/>
          <w:sz w:val="0"/>
          <w:szCs w:val="0"/>
          <w:u w:color="000000"/>
          <w:bdr w:val="none" w:sz="0" w:space="0" w:color="000000"/>
          <w:shd w:val="clear" w:color="000000" w:fill="000000"/>
          <w:lang w:bidi="ar-SA"/>
        </w:rPr>
        <w:drawing>
          <wp:inline distT="0" distB="0" distL="0" distR="0">
            <wp:extent cx="4141437" cy="1247775"/>
            <wp:effectExtent l="19050" t="0" r="0" b="0"/>
            <wp:docPr id="1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cstate="print"/>
                    <a:srcRect/>
                    <a:stretch>
                      <a:fillRect/>
                    </a:stretch>
                  </pic:blipFill>
                  <pic:spPr bwMode="auto">
                    <a:xfrm>
                      <a:off x="0" y="0"/>
                      <a:ext cx="4149248" cy="1250128"/>
                    </a:xfrm>
                    <a:prstGeom prst="rect">
                      <a:avLst/>
                    </a:prstGeom>
                    <a:noFill/>
                    <a:ln w="9525">
                      <a:noFill/>
                      <a:miter lim="800000"/>
                      <a:headEnd/>
                      <a:tailEnd/>
                    </a:ln>
                  </pic:spPr>
                </pic:pic>
              </a:graphicData>
            </a:graphic>
          </wp:inline>
        </w:drawing>
      </w:r>
    </w:p>
    <w:p w:rsidR="00625560" w:rsidRPr="00CF554C" w:rsidRDefault="00625560" w:rsidP="00625560">
      <w:pPr>
        <w:pStyle w:val="Caption"/>
        <w:jc w:val="center"/>
        <w:rPr>
          <w:rFonts w:cs="Times New Roman"/>
          <w:color w:val="auto"/>
          <w:sz w:val="22"/>
          <w:szCs w:val="22"/>
        </w:rPr>
      </w:pPr>
      <w:bookmarkStart w:id="557" w:name="_Ref264015111"/>
      <w:bookmarkStart w:id="558" w:name="_Toc264369143"/>
      <w:bookmarkStart w:id="559" w:name="_Toc264798657"/>
      <w:bookmarkStart w:id="560" w:name="_Toc264916835"/>
      <w:bookmarkStart w:id="561" w:name="_Toc264920389"/>
      <w:r w:rsidRPr="00CF554C">
        <w:rPr>
          <w:rFonts w:cs="Times New Roman"/>
          <w:color w:val="auto"/>
        </w:rPr>
        <w:t xml:space="preserve">Figure </w:t>
      </w:r>
      <w:r w:rsidR="007267FF">
        <w:rPr>
          <w:rFonts w:cs="Times New Roman"/>
          <w:color w:val="auto"/>
        </w:rPr>
        <w:fldChar w:fldCharType="begin"/>
      </w:r>
      <w:r w:rsidR="00576977">
        <w:rPr>
          <w:rFonts w:cs="Times New Roman"/>
          <w:color w:val="auto"/>
        </w:rPr>
        <w:instrText xml:space="preserve"> STYLEREF 1 \s </w:instrText>
      </w:r>
      <w:r w:rsidR="007267FF">
        <w:rPr>
          <w:rFonts w:cs="Times New Roman"/>
          <w:color w:val="auto"/>
        </w:rPr>
        <w:fldChar w:fldCharType="separate"/>
      </w:r>
      <w:r w:rsidR="00FD2F52">
        <w:rPr>
          <w:rFonts w:cs="Times New Roman"/>
          <w:noProof/>
          <w:color w:val="auto"/>
        </w:rPr>
        <w:t>6</w:t>
      </w:r>
      <w:r w:rsidR="007267FF">
        <w:rPr>
          <w:rFonts w:cs="Times New Roman"/>
          <w:color w:val="auto"/>
        </w:rPr>
        <w:fldChar w:fldCharType="end"/>
      </w:r>
      <w:r w:rsidR="00576977">
        <w:rPr>
          <w:rFonts w:cs="Times New Roman"/>
          <w:color w:val="auto"/>
        </w:rPr>
        <w:t>.</w:t>
      </w:r>
      <w:r w:rsidR="007267FF">
        <w:rPr>
          <w:rFonts w:cs="Times New Roman"/>
          <w:color w:val="auto"/>
        </w:rPr>
        <w:fldChar w:fldCharType="begin"/>
      </w:r>
      <w:r w:rsidR="00576977">
        <w:rPr>
          <w:rFonts w:cs="Times New Roman"/>
          <w:color w:val="auto"/>
        </w:rPr>
        <w:instrText xml:space="preserve"> SEQ Figure \* ARABIC \s 1 </w:instrText>
      </w:r>
      <w:r w:rsidR="007267FF">
        <w:rPr>
          <w:rFonts w:cs="Times New Roman"/>
          <w:color w:val="auto"/>
        </w:rPr>
        <w:fldChar w:fldCharType="separate"/>
      </w:r>
      <w:r w:rsidR="00FD2F52">
        <w:rPr>
          <w:rFonts w:cs="Times New Roman"/>
          <w:noProof/>
          <w:color w:val="auto"/>
        </w:rPr>
        <w:t>8</w:t>
      </w:r>
      <w:r w:rsidR="007267FF">
        <w:rPr>
          <w:rFonts w:cs="Times New Roman"/>
          <w:color w:val="auto"/>
        </w:rPr>
        <w:fldChar w:fldCharType="end"/>
      </w:r>
      <w:bookmarkEnd w:id="557"/>
      <w:r w:rsidRPr="00CF554C">
        <w:rPr>
          <w:rFonts w:cs="Times New Roman"/>
          <w:color w:val="auto"/>
        </w:rPr>
        <w:t>: Deploy Task 3 on Server 3 Action</w:t>
      </w:r>
      <w:bookmarkEnd w:id="558"/>
      <w:bookmarkEnd w:id="559"/>
      <w:bookmarkEnd w:id="560"/>
      <w:bookmarkEnd w:id="561"/>
    </w:p>
    <w:p w:rsidR="00625560" w:rsidRPr="00CF554C" w:rsidRDefault="00625560" w:rsidP="00C6671E">
      <w:pPr>
        <w:ind w:firstLine="720"/>
        <w:rPr>
          <w:rFonts w:cs="Times New Roman"/>
        </w:rPr>
      </w:pPr>
      <w:r w:rsidRPr="00CF554C">
        <w:rPr>
          <w:rFonts w:cs="Times New Roman"/>
        </w:rPr>
        <w:t>After finding a new action plan for a context, the pair (context, action plan) is stored for further reference. The reinforcement learning algorithm will always check first if this situation hasn’t been encountered before and if so, it will take the learned actions.</w:t>
      </w:r>
    </w:p>
    <w:p w:rsidR="00625560" w:rsidRPr="00CF554C" w:rsidRDefault="0080222D" w:rsidP="003B4AE4">
      <w:pPr>
        <w:pStyle w:val="Heading4"/>
        <w:keepNext/>
        <w:keepLines/>
        <w:numPr>
          <w:ilvl w:val="3"/>
          <w:numId w:val="38"/>
        </w:numPr>
        <w:spacing w:line="276" w:lineRule="auto"/>
        <w:rPr>
          <w:rFonts w:cs="Times New Roman"/>
          <w:i w:val="0"/>
        </w:rPr>
      </w:pPr>
      <w:bookmarkStart w:id="562" w:name="_Toc260926581"/>
      <w:r>
        <w:rPr>
          <w:rFonts w:cs="Times New Roman"/>
          <w:i w:val="0"/>
        </w:rPr>
        <w:lastRenderedPageBreak/>
        <w:t xml:space="preserve">Algorithm </w:t>
      </w:r>
      <w:r w:rsidR="00625560" w:rsidRPr="00CF554C">
        <w:rPr>
          <w:rFonts w:cs="Times New Roman"/>
          <w:i w:val="0"/>
        </w:rPr>
        <w:t>Overhead</w:t>
      </w:r>
      <w:bookmarkEnd w:id="562"/>
    </w:p>
    <w:p w:rsidR="00625560" w:rsidRDefault="00625560" w:rsidP="00625560">
      <w:pPr>
        <w:rPr>
          <w:rFonts w:cs="Times New Roman"/>
        </w:rPr>
      </w:pPr>
      <w:r w:rsidRPr="00CF554C">
        <w:rPr>
          <w:rFonts w:cs="Times New Roman"/>
        </w:rPr>
        <w:t xml:space="preserve">After running the algorithm a few times it became clear that the overhead generated by the </w:t>
      </w:r>
      <w:r w:rsidRPr="00CF554C">
        <w:rPr>
          <w:rFonts w:cs="Times New Roman"/>
          <w:b/>
        </w:rPr>
        <w:t>Pellet</w:t>
      </w:r>
      <w:r w:rsidRPr="00CF554C">
        <w:rPr>
          <w:rFonts w:cs="Times New Roman"/>
        </w:rPr>
        <w:t xml:space="preserve"> </w:t>
      </w:r>
      <w:r w:rsidRPr="00CF554C">
        <w:rPr>
          <w:rFonts w:cs="Times New Roman"/>
          <w:b/>
        </w:rPr>
        <w:t>OWL 2 Reasoner for Java</w:t>
      </w:r>
      <w:r w:rsidRPr="00CF554C">
        <w:rPr>
          <w:rFonts w:cs="Times New Roman"/>
        </w:rPr>
        <w:t xml:space="preserve"> </w:t>
      </w:r>
      <w:fldSimple w:instr=" REF _Ref263594049 \h  \* MERGEFORMAT ">
        <w:r w:rsidR="00FD2F52" w:rsidRPr="00FD2F52">
          <w:rPr>
            <w:rFonts w:cs="Times New Roman"/>
          </w:rPr>
          <w:t xml:space="preserve">[ </w:t>
        </w:r>
        <w:r w:rsidR="00FD2F52" w:rsidRPr="00FD2F52">
          <w:rPr>
            <w:rFonts w:cs="Times New Roman"/>
            <w:noProof/>
          </w:rPr>
          <w:t>42</w:t>
        </w:r>
      </w:fldSimple>
      <w:r w:rsidRPr="00CF554C">
        <w:rPr>
          <w:rFonts w:cs="Times New Roman"/>
        </w:rPr>
        <w:t xml:space="preserve"> ] when evaluating SWRL rules is unacceptable in a real-time application, the rules being evaluated at each change in any ontology value. So SWRL rules where disabled and internal reasoning was implemented using Java. This lead to a decrease in running time of up to 4 times, depending on the type of processor the global loop runs on.</w:t>
      </w:r>
    </w:p>
    <w:p w:rsidR="00BB2FD8" w:rsidRPr="00CF554C" w:rsidRDefault="00BB2FD8" w:rsidP="003B4AE4">
      <w:pPr>
        <w:pStyle w:val="Heading3"/>
        <w:keepNext/>
        <w:keepLines/>
        <w:numPr>
          <w:ilvl w:val="2"/>
          <w:numId w:val="38"/>
        </w:numPr>
        <w:spacing w:line="276" w:lineRule="auto"/>
        <w:rPr>
          <w:rFonts w:cs="Times New Roman"/>
        </w:rPr>
      </w:pPr>
      <w:bookmarkStart w:id="563" w:name="_Toc264798601"/>
      <w:bookmarkStart w:id="564" w:name="_Toc264737233"/>
      <w:bookmarkStart w:id="565" w:name="_Toc264918511"/>
      <w:r>
        <w:rPr>
          <w:rFonts w:cs="Times New Roman"/>
        </w:rPr>
        <w:t xml:space="preserve">Real </w:t>
      </w:r>
      <w:r w:rsidRPr="00CF554C">
        <w:rPr>
          <w:rFonts w:cs="Times New Roman"/>
        </w:rPr>
        <w:t xml:space="preserve">Datacenter </w:t>
      </w:r>
      <w:r w:rsidR="00F94407">
        <w:rPr>
          <w:rFonts w:cs="Times New Roman"/>
        </w:rPr>
        <w:t>System Evaluation</w:t>
      </w:r>
      <w:bookmarkEnd w:id="563"/>
      <w:bookmarkEnd w:id="564"/>
      <w:bookmarkEnd w:id="565"/>
    </w:p>
    <w:p w:rsidR="000728AD" w:rsidRDefault="00625560" w:rsidP="00BB2FD8">
      <w:r w:rsidRPr="00CF554C">
        <w:t xml:space="preserve">The self-adapting extension was also tested on a home-made datacenter running virtual machines. </w:t>
      </w:r>
    </w:p>
    <w:p w:rsidR="000728AD" w:rsidRPr="000728AD" w:rsidRDefault="000728AD" w:rsidP="000728AD">
      <w:pPr>
        <w:pStyle w:val="ListParagraph"/>
        <w:numPr>
          <w:ilvl w:val="0"/>
          <w:numId w:val="23"/>
        </w:numPr>
        <w:spacing w:before="160" w:after="160" w:line="271" w:lineRule="auto"/>
        <w:contextualSpacing w:val="0"/>
        <w:outlineLvl w:val="2"/>
        <w:rPr>
          <w:b/>
          <w:iCs/>
          <w:vanish/>
          <w:spacing w:val="5"/>
          <w:sz w:val="26"/>
          <w:szCs w:val="26"/>
        </w:rPr>
      </w:pPr>
      <w:bookmarkStart w:id="566" w:name="_Toc264370218"/>
      <w:bookmarkStart w:id="567" w:name="_Toc264380347"/>
      <w:bookmarkStart w:id="568" w:name="_Toc264396036"/>
      <w:bookmarkStart w:id="569" w:name="_Toc264396293"/>
      <w:bookmarkStart w:id="570" w:name="_Toc264397070"/>
      <w:bookmarkStart w:id="571" w:name="_Toc264397153"/>
      <w:bookmarkStart w:id="572" w:name="_Toc264735380"/>
      <w:bookmarkStart w:id="573" w:name="_Toc264737234"/>
      <w:bookmarkStart w:id="574" w:name="_Toc264798602"/>
      <w:bookmarkStart w:id="575" w:name="_Toc264918512"/>
      <w:bookmarkEnd w:id="566"/>
      <w:bookmarkEnd w:id="567"/>
      <w:bookmarkEnd w:id="568"/>
      <w:bookmarkEnd w:id="569"/>
      <w:bookmarkEnd w:id="570"/>
      <w:bookmarkEnd w:id="571"/>
      <w:bookmarkEnd w:id="572"/>
      <w:bookmarkEnd w:id="573"/>
      <w:bookmarkEnd w:id="574"/>
      <w:bookmarkEnd w:id="575"/>
    </w:p>
    <w:p w:rsidR="000728AD" w:rsidRPr="000728AD" w:rsidRDefault="000728AD" w:rsidP="000728AD">
      <w:pPr>
        <w:pStyle w:val="ListParagraph"/>
        <w:numPr>
          <w:ilvl w:val="0"/>
          <w:numId w:val="23"/>
        </w:numPr>
        <w:spacing w:before="160" w:after="160" w:line="271" w:lineRule="auto"/>
        <w:contextualSpacing w:val="0"/>
        <w:outlineLvl w:val="2"/>
        <w:rPr>
          <w:b/>
          <w:iCs/>
          <w:vanish/>
          <w:spacing w:val="5"/>
          <w:sz w:val="26"/>
          <w:szCs w:val="26"/>
        </w:rPr>
      </w:pPr>
      <w:bookmarkStart w:id="576" w:name="_Toc264370219"/>
      <w:bookmarkStart w:id="577" w:name="_Toc264380348"/>
      <w:bookmarkStart w:id="578" w:name="_Toc264396037"/>
      <w:bookmarkStart w:id="579" w:name="_Toc264396294"/>
      <w:bookmarkStart w:id="580" w:name="_Toc264397071"/>
      <w:bookmarkStart w:id="581" w:name="_Toc264397154"/>
      <w:bookmarkStart w:id="582" w:name="_Toc264735381"/>
      <w:bookmarkStart w:id="583" w:name="_Toc264737235"/>
      <w:bookmarkStart w:id="584" w:name="_Toc264798603"/>
      <w:bookmarkStart w:id="585" w:name="_Toc264918513"/>
      <w:bookmarkEnd w:id="576"/>
      <w:bookmarkEnd w:id="577"/>
      <w:bookmarkEnd w:id="578"/>
      <w:bookmarkEnd w:id="579"/>
      <w:bookmarkEnd w:id="580"/>
      <w:bookmarkEnd w:id="581"/>
      <w:bookmarkEnd w:id="582"/>
      <w:bookmarkEnd w:id="583"/>
      <w:bookmarkEnd w:id="584"/>
      <w:bookmarkEnd w:id="585"/>
    </w:p>
    <w:p w:rsidR="000728AD" w:rsidRPr="000728AD" w:rsidRDefault="000728AD" w:rsidP="000728AD">
      <w:pPr>
        <w:pStyle w:val="ListParagraph"/>
        <w:numPr>
          <w:ilvl w:val="1"/>
          <w:numId w:val="23"/>
        </w:numPr>
        <w:spacing w:before="160" w:after="160" w:line="271" w:lineRule="auto"/>
        <w:contextualSpacing w:val="0"/>
        <w:outlineLvl w:val="2"/>
        <w:rPr>
          <w:b/>
          <w:iCs/>
          <w:vanish/>
          <w:spacing w:val="5"/>
          <w:sz w:val="26"/>
          <w:szCs w:val="26"/>
        </w:rPr>
      </w:pPr>
      <w:bookmarkStart w:id="586" w:name="_Toc264370220"/>
      <w:bookmarkStart w:id="587" w:name="_Toc264380349"/>
      <w:bookmarkStart w:id="588" w:name="_Toc264396038"/>
      <w:bookmarkStart w:id="589" w:name="_Toc264396295"/>
      <w:bookmarkStart w:id="590" w:name="_Toc264397072"/>
      <w:bookmarkStart w:id="591" w:name="_Toc264397155"/>
      <w:bookmarkStart w:id="592" w:name="_Toc264735382"/>
      <w:bookmarkStart w:id="593" w:name="_Toc264737236"/>
      <w:bookmarkStart w:id="594" w:name="_Toc264798604"/>
      <w:bookmarkStart w:id="595" w:name="_Toc264918514"/>
      <w:bookmarkEnd w:id="586"/>
      <w:bookmarkEnd w:id="587"/>
      <w:bookmarkEnd w:id="588"/>
      <w:bookmarkEnd w:id="589"/>
      <w:bookmarkEnd w:id="590"/>
      <w:bookmarkEnd w:id="591"/>
      <w:bookmarkEnd w:id="592"/>
      <w:bookmarkEnd w:id="593"/>
      <w:bookmarkEnd w:id="594"/>
      <w:bookmarkEnd w:id="595"/>
    </w:p>
    <w:p w:rsidR="000728AD" w:rsidRPr="000728AD" w:rsidRDefault="000728AD" w:rsidP="000728AD">
      <w:pPr>
        <w:pStyle w:val="ListParagraph"/>
        <w:numPr>
          <w:ilvl w:val="1"/>
          <w:numId w:val="23"/>
        </w:numPr>
        <w:spacing w:before="160" w:after="160" w:line="271" w:lineRule="auto"/>
        <w:contextualSpacing w:val="0"/>
        <w:outlineLvl w:val="2"/>
        <w:rPr>
          <w:b/>
          <w:iCs/>
          <w:vanish/>
          <w:spacing w:val="5"/>
          <w:sz w:val="26"/>
          <w:szCs w:val="26"/>
        </w:rPr>
      </w:pPr>
      <w:bookmarkStart w:id="596" w:name="_Toc264370221"/>
      <w:bookmarkStart w:id="597" w:name="_Toc264380350"/>
      <w:bookmarkStart w:id="598" w:name="_Toc264396039"/>
      <w:bookmarkStart w:id="599" w:name="_Toc264396296"/>
      <w:bookmarkStart w:id="600" w:name="_Toc264397073"/>
      <w:bookmarkStart w:id="601" w:name="_Toc264397156"/>
      <w:bookmarkStart w:id="602" w:name="_Toc264735383"/>
      <w:bookmarkStart w:id="603" w:name="_Toc264737237"/>
      <w:bookmarkStart w:id="604" w:name="_Toc264798605"/>
      <w:bookmarkStart w:id="605" w:name="_Toc264918515"/>
      <w:bookmarkEnd w:id="596"/>
      <w:bookmarkEnd w:id="597"/>
      <w:bookmarkEnd w:id="598"/>
      <w:bookmarkEnd w:id="599"/>
      <w:bookmarkEnd w:id="600"/>
      <w:bookmarkEnd w:id="601"/>
      <w:bookmarkEnd w:id="602"/>
      <w:bookmarkEnd w:id="603"/>
      <w:bookmarkEnd w:id="604"/>
      <w:bookmarkEnd w:id="605"/>
    </w:p>
    <w:p w:rsidR="000728AD" w:rsidRPr="000728AD" w:rsidRDefault="000728AD" w:rsidP="000728AD">
      <w:pPr>
        <w:pStyle w:val="ListParagraph"/>
        <w:numPr>
          <w:ilvl w:val="2"/>
          <w:numId w:val="23"/>
        </w:numPr>
        <w:spacing w:before="160" w:after="160" w:line="271" w:lineRule="auto"/>
        <w:contextualSpacing w:val="0"/>
        <w:outlineLvl w:val="2"/>
        <w:rPr>
          <w:b/>
          <w:iCs/>
          <w:vanish/>
          <w:spacing w:val="5"/>
          <w:sz w:val="26"/>
          <w:szCs w:val="26"/>
        </w:rPr>
      </w:pPr>
      <w:bookmarkStart w:id="606" w:name="_Toc264370222"/>
      <w:bookmarkStart w:id="607" w:name="_Toc264380351"/>
      <w:bookmarkStart w:id="608" w:name="_Toc264396040"/>
      <w:bookmarkStart w:id="609" w:name="_Toc264396297"/>
      <w:bookmarkStart w:id="610" w:name="_Toc264397074"/>
      <w:bookmarkStart w:id="611" w:name="_Toc264397157"/>
      <w:bookmarkStart w:id="612" w:name="_Toc264735384"/>
      <w:bookmarkStart w:id="613" w:name="_Toc264737238"/>
      <w:bookmarkStart w:id="614" w:name="_Toc264798606"/>
      <w:bookmarkStart w:id="615" w:name="_Toc264918516"/>
      <w:bookmarkEnd w:id="606"/>
      <w:bookmarkEnd w:id="607"/>
      <w:bookmarkEnd w:id="608"/>
      <w:bookmarkEnd w:id="609"/>
      <w:bookmarkEnd w:id="610"/>
      <w:bookmarkEnd w:id="611"/>
      <w:bookmarkEnd w:id="612"/>
      <w:bookmarkEnd w:id="613"/>
      <w:bookmarkEnd w:id="614"/>
      <w:bookmarkEnd w:id="615"/>
    </w:p>
    <w:p w:rsidR="000728AD" w:rsidRPr="000728AD" w:rsidRDefault="000728AD" w:rsidP="000728AD">
      <w:pPr>
        <w:pStyle w:val="ListParagraph"/>
        <w:numPr>
          <w:ilvl w:val="2"/>
          <w:numId w:val="23"/>
        </w:numPr>
        <w:spacing w:before="160" w:after="160" w:line="271" w:lineRule="auto"/>
        <w:contextualSpacing w:val="0"/>
        <w:outlineLvl w:val="2"/>
        <w:rPr>
          <w:b/>
          <w:iCs/>
          <w:vanish/>
          <w:spacing w:val="5"/>
          <w:sz w:val="26"/>
          <w:szCs w:val="26"/>
        </w:rPr>
      </w:pPr>
      <w:bookmarkStart w:id="616" w:name="_Toc264370223"/>
      <w:bookmarkStart w:id="617" w:name="_Toc264380352"/>
      <w:bookmarkStart w:id="618" w:name="_Toc264396041"/>
      <w:bookmarkStart w:id="619" w:name="_Toc264396298"/>
      <w:bookmarkStart w:id="620" w:name="_Toc264397075"/>
      <w:bookmarkStart w:id="621" w:name="_Toc264397158"/>
      <w:bookmarkStart w:id="622" w:name="_Toc264735385"/>
      <w:bookmarkStart w:id="623" w:name="_Toc264737239"/>
      <w:bookmarkStart w:id="624" w:name="_Toc264798607"/>
      <w:bookmarkStart w:id="625" w:name="_Toc264918517"/>
      <w:bookmarkEnd w:id="616"/>
      <w:bookmarkEnd w:id="617"/>
      <w:bookmarkEnd w:id="618"/>
      <w:bookmarkEnd w:id="619"/>
      <w:bookmarkEnd w:id="620"/>
      <w:bookmarkEnd w:id="621"/>
      <w:bookmarkEnd w:id="622"/>
      <w:bookmarkEnd w:id="623"/>
      <w:bookmarkEnd w:id="624"/>
      <w:bookmarkEnd w:id="625"/>
    </w:p>
    <w:p w:rsidR="00B75AF9" w:rsidRPr="00CF554C" w:rsidRDefault="00F94407" w:rsidP="003B4AE4">
      <w:pPr>
        <w:pStyle w:val="Heading4"/>
        <w:keepNext/>
        <w:keepLines/>
        <w:numPr>
          <w:ilvl w:val="3"/>
          <w:numId w:val="38"/>
        </w:numPr>
        <w:spacing w:line="276" w:lineRule="auto"/>
        <w:rPr>
          <w:rFonts w:cs="Times New Roman"/>
          <w:i w:val="0"/>
        </w:rPr>
      </w:pPr>
      <w:r>
        <w:rPr>
          <w:rFonts w:cs="Times New Roman"/>
          <w:i w:val="0"/>
        </w:rPr>
        <w:t>Hardware I</w:t>
      </w:r>
      <w:r w:rsidR="00B75AF9" w:rsidRPr="00CF554C">
        <w:rPr>
          <w:rFonts w:cs="Times New Roman"/>
          <w:i w:val="0"/>
        </w:rPr>
        <w:t>nfrastructure</w:t>
      </w:r>
    </w:p>
    <w:p w:rsidR="00625560" w:rsidRPr="00CF554C" w:rsidRDefault="00625560" w:rsidP="00BB2FD8">
      <w:r w:rsidRPr="00CF554C">
        <w:t xml:space="preserve">The datacenter architecture, as presented in </w:t>
      </w:r>
      <w:fldSimple w:instr=" REF _Ref264031463 \h  \* MERGEFORMAT ">
        <w:r w:rsidR="00FD2F52" w:rsidRPr="00FD2F52">
          <w:t xml:space="preserve">Figure </w:t>
        </w:r>
        <w:r w:rsidR="00FD2F52" w:rsidRPr="00FD2F52">
          <w:rPr>
            <w:noProof/>
          </w:rPr>
          <w:t>6.9</w:t>
        </w:r>
      </w:fldSimple>
      <w:r w:rsidRPr="00CF554C">
        <w:t xml:space="preserve"> consists of a server cluster (2 servers in this </w:t>
      </w:r>
      <w:r w:rsidR="002A202E">
        <w:t>test</w:t>
      </w:r>
      <w:r w:rsidRPr="00CF554C">
        <w:t xml:space="preserve">), a shared storage used by the cluster, environment sensors and a computer running the </w:t>
      </w:r>
      <w:r w:rsidR="0092313F">
        <w:t xml:space="preserve">autonomic system </w:t>
      </w:r>
      <w:r w:rsidRPr="00CF554C">
        <w:t>controller</w:t>
      </w:r>
      <w:r w:rsidR="0092313F">
        <w:t xml:space="preserve"> built using the framework presented in this </w:t>
      </w:r>
      <w:r w:rsidR="00B1117C">
        <w:t>report</w:t>
      </w:r>
      <w:r w:rsidRPr="00CF554C">
        <w:t xml:space="preserve">. The shared storage is used to host the virtual machines in order to be accessible from any server in the task migration process. For this </w:t>
      </w:r>
      <w:r w:rsidR="00B70C14">
        <w:t xml:space="preserve">there are only two environment sensors, </w:t>
      </w:r>
      <w:r w:rsidR="00B70C14" w:rsidRPr="00B70C14">
        <w:rPr>
          <w:i/>
        </w:rPr>
        <w:t>Temperature</w:t>
      </w:r>
      <w:r w:rsidR="00B70C14">
        <w:rPr>
          <w:i/>
        </w:rPr>
        <w:t xml:space="preserve"> </w:t>
      </w:r>
      <w:r w:rsidR="00B70C14">
        <w:t xml:space="preserve">and </w:t>
      </w:r>
      <w:r w:rsidR="00B70C14">
        <w:rPr>
          <w:i/>
        </w:rPr>
        <w:t>Humidity</w:t>
      </w:r>
      <w:r w:rsidR="00B70C14">
        <w:t xml:space="preserve"> sensors, which </w:t>
      </w:r>
      <w:r w:rsidRPr="00CF554C">
        <w:t xml:space="preserve">are simulated as described in </w:t>
      </w:r>
      <w:fldSimple w:instr=" REF _Ref264031702 \r \h  \* MERGEFORMAT ">
        <w:r w:rsidR="00FD2F52">
          <w:t>6.1</w:t>
        </w:r>
      </w:fldSimple>
      <w:r w:rsidR="007F4950">
        <w:t xml:space="preserve"> </w:t>
      </w:r>
      <w:r w:rsidR="007267FF">
        <w:fldChar w:fldCharType="begin"/>
      </w:r>
      <w:r w:rsidR="007F4950">
        <w:instrText xml:space="preserve"> REF _Ref264737085 \h </w:instrText>
      </w:r>
      <w:r w:rsidR="007267FF">
        <w:fldChar w:fldCharType="separate"/>
      </w:r>
      <w:r w:rsidR="00FD2F52" w:rsidRPr="00CF554C">
        <w:rPr>
          <w:rFonts w:cs="Times New Roman"/>
        </w:rPr>
        <w:t>Self-Healing Environment</w:t>
      </w:r>
      <w:r w:rsidR="00FD2F52">
        <w:rPr>
          <w:rFonts w:cs="Times New Roman"/>
        </w:rPr>
        <w:t xml:space="preserve"> Case Study</w:t>
      </w:r>
      <w:r w:rsidR="007267FF">
        <w:fldChar w:fldCharType="end"/>
      </w:r>
      <w:r w:rsidRPr="00CF554C">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440143" cy="2505966"/>
            <wp:effectExtent l="19050" t="19050" r="26957" b="27684"/>
            <wp:docPr id="101" name="Picture 2" descr="J:\cercetare\chestie pe maine\imagini\System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chestie pe maine\imagini\System architecture.png"/>
                    <pic:cNvPicPr>
                      <a:picLocks noChangeAspect="1" noChangeArrowheads="1"/>
                    </pic:cNvPicPr>
                  </pic:nvPicPr>
                  <pic:blipFill>
                    <a:blip r:embed="rId59"/>
                    <a:srcRect/>
                    <a:stretch>
                      <a:fillRect/>
                    </a:stretch>
                  </pic:blipFill>
                  <pic:spPr bwMode="auto">
                    <a:xfrm>
                      <a:off x="0" y="0"/>
                      <a:ext cx="3441433" cy="2506906"/>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noProof/>
          <w:color w:val="auto"/>
        </w:rPr>
      </w:pPr>
      <w:bookmarkStart w:id="626" w:name="_Ref264031463"/>
      <w:bookmarkStart w:id="627" w:name="_Toc264369144"/>
      <w:bookmarkStart w:id="628" w:name="_Toc264798658"/>
      <w:bookmarkStart w:id="629" w:name="_Toc264916836"/>
      <w:bookmarkStart w:id="630" w:name="_Toc264920390"/>
      <w:r w:rsidRPr="00CF554C">
        <w:rPr>
          <w:rFonts w:cs="Times New Roman"/>
          <w:color w:val="auto"/>
        </w:rPr>
        <w:t xml:space="preserve">Figure </w:t>
      </w:r>
      <w:r w:rsidR="007267FF">
        <w:rPr>
          <w:rFonts w:cs="Times New Roman"/>
          <w:color w:val="auto"/>
        </w:rPr>
        <w:fldChar w:fldCharType="begin"/>
      </w:r>
      <w:r w:rsidR="00576977">
        <w:rPr>
          <w:rFonts w:cs="Times New Roman"/>
          <w:color w:val="auto"/>
        </w:rPr>
        <w:instrText xml:space="preserve"> STYLEREF 1 \s </w:instrText>
      </w:r>
      <w:r w:rsidR="007267FF">
        <w:rPr>
          <w:rFonts w:cs="Times New Roman"/>
          <w:color w:val="auto"/>
        </w:rPr>
        <w:fldChar w:fldCharType="separate"/>
      </w:r>
      <w:r w:rsidR="00FD2F52">
        <w:rPr>
          <w:rFonts w:cs="Times New Roman"/>
          <w:noProof/>
          <w:color w:val="auto"/>
        </w:rPr>
        <w:t>6</w:t>
      </w:r>
      <w:r w:rsidR="007267FF">
        <w:rPr>
          <w:rFonts w:cs="Times New Roman"/>
          <w:color w:val="auto"/>
        </w:rPr>
        <w:fldChar w:fldCharType="end"/>
      </w:r>
      <w:r w:rsidR="00576977">
        <w:rPr>
          <w:rFonts w:cs="Times New Roman"/>
          <w:color w:val="auto"/>
        </w:rPr>
        <w:t>.</w:t>
      </w:r>
      <w:r w:rsidR="007267FF">
        <w:rPr>
          <w:rFonts w:cs="Times New Roman"/>
          <w:color w:val="auto"/>
        </w:rPr>
        <w:fldChar w:fldCharType="begin"/>
      </w:r>
      <w:r w:rsidR="00576977">
        <w:rPr>
          <w:rFonts w:cs="Times New Roman"/>
          <w:color w:val="auto"/>
        </w:rPr>
        <w:instrText xml:space="preserve"> SEQ Figure \* ARABIC \s 1 </w:instrText>
      </w:r>
      <w:r w:rsidR="007267FF">
        <w:rPr>
          <w:rFonts w:cs="Times New Roman"/>
          <w:color w:val="auto"/>
        </w:rPr>
        <w:fldChar w:fldCharType="separate"/>
      </w:r>
      <w:r w:rsidR="00FD2F52">
        <w:rPr>
          <w:rFonts w:cs="Times New Roman"/>
          <w:noProof/>
          <w:color w:val="auto"/>
        </w:rPr>
        <w:t>9</w:t>
      </w:r>
      <w:r w:rsidR="007267FF">
        <w:rPr>
          <w:rFonts w:cs="Times New Roman"/>
          <w:color w:val="auto"/>
        </w:rPr>
        <w:fldChar w:fldCharType="end"/>
      </w:r>
      <w:bookmarkEnd w:id="626"/>
      <w:r w:rsidRPr="00CF554C">
        <w:rPr>
          <w:rFonts w:cs="Times New Roman"/>
          <w:color w:val="auto"/>
        </w:rPr>
        <w:t xml:space="preserve">: </w:t>
      </w:r>
      <w:r w:rsidR="007F4950">
        <w:rPr>
          <w:rFonts w:cs="Times New Roman"/>
          <w:color w:val="auto"/>
        </w:rPr>
        <w:t>Case Study</w:t>
      </w:r>
      <w:r w:rsidRPr="00CF554C">
        <w:rPr>
          <w:rFonts w:cs="Times New Roman"/>
          <w:color w:val="auto"/>
        </w:rPr>
        <w:t xml:space="preserve"> Datacenter </w:t>
      </w:r>
      <w:r w:rsidRPr="00CF554C">
        <w:rPr>
          <w:rFonts w:cs="Times New Roman"/>
          <w:noProof/>
          <w:color w:val="auto"/>
        </w:rPr>
        <w:t>Structure</w:t>
      </w:r>
      <w:bookmarkEnd w:id="627"/>
      <w:bookmarkEnd w:id="628"/>
      <w:bookmarkEnd w:id="629"/>
      <w:bookmarkEnd w:id="630"/>
    </w:p>
    <w:p w:rsidR="006E0805" w:rsidRPr="00670360" w:rsidRDefault="00444104" w:rsidP="003B4AE4">
      <w:pPr>
        <w:pStyle w:val="Heading4"/>
        <w:keepNext/>
        <w:keepLines/>
        <w:numPr>
          <w:ilvl w:val="3"/>
          <w:numId w:val="38"/>
        </w:numPr>
        <w:spacing w:line="276" w:lineRule="auto"/>
        <w:rPr>
          <w:rFonts w:cs="Times New Roman"/>
          <w:i w:val="0"/>
        </w:rPr>
      </w:pPr>
      <w:r>
        <w:rPr>
          <w:rFonts w:cs="Times New Roman"/>
          <w:i w:val="0"/>
        </w:rPr>
        <w:t>Software Architecture</w:t>
      </w:r>
    </w:p>
    <w:p w:rsidR="00625560" w:rsidRPr="00CF554C" w:rsidRDefault="00625560" w:rsidP="00625560">
      <w:pPr>
        <w:ind w:firstLine="720"/>
        <w:rPr>
          <w:rFonts w:cs="Times New Roman"/>
        </w:rPr>
      </w:pPr>
      <w:r w:rsidRPr="00CF554C">
        <w:rPr>
          <w:rFonts w:cs="Times New Roman"/>
        </w:rPr>
        <w:t xml:space="preserve"> The software architecture of the </w:t>
      </w:r>
      <w:r w:rsidR="007F4950">
        <w:rPr>
          <w:rFonts w:cs="Times New Roman"/>
        </w:rPr>
        <w:t>evaluation</w:t>
      </w:r>
      <w:r w:rsidRPr="00CF554C">
        <w:rPr>
          <w:rFonts w:cs="Times New Roman"/>
        </w:rPr>
        <w:t xml:space="preserve"> datacenter’s servers is presented in </w:t>
      </w:r>
      <w:fldSimple w:instr=" REF _Ref264032521 \h  \* MERGEFORMAT ">
        <w:r w:rsidR="00FD2F52" w:rsidRPr="00CF554C">
          <w:rPr>
            <w:rFonts w:cs="Times New Roman"/>
          </w:rPr>
          <w:t xml:space="preserve">Figure </w:t>
        </w:r>
        <w:r w:rsidR="00FD2F52">
          <w:rPr>
            <w:rFonts w:cs="Times New Roman"/>
            <w:noProof/>
          </w:rPr>
          <w:t>6.10</w:t>
        </w:r>
      </w:fldSimple>
      <w:r w:rsidRPr="00CF554C">
        <w:rPr>
          <w:rFonts w:cs="Times New Roman"/>
        </w:rPr>
        <w:t xml:space="preserve">. The servers in the datacenter are running Microsoft Windows Server 2008 R2 </w:t>
      </w:r>
      <w:fldSimple w:instr=" REF _Ref264031943 \h  \* MERGEFORMAT ">
        <w:r w:rsidR="00FD2F52" w:rsidRPr="00FD2F52">
          <w:rPr>
            <w:rFonts w:cs="Times New Roman"/>
          </w:rPr>
          <w:t xml:space="preserve">[ </w:t>
        </w:r>
        <w:r w:rsidR="00FD2F52" w:rsidRPr="00FD2F52">
          <w:rPr>
            <w:rFonts w:cs="Times New Roman"/>
            <w:noProof/>
          </w:rPr>
          <w:t>64</w:t>
        </w:r>
      </w:fldSimple>
      <w:r w:rsidRPr="00CF554C">
        <w:rPr>
          <w:rFonts w:cs="Times New Roman"/>
        </w:rPr>
        <w:t xml:space="preserve"> ] as operating system.  The hypervisor installed on the servers is Hyper-V Server R2 </w:t>
      </w:r>
      <w:fldSimple w:instr=" REF _Ref264032068 \h  \* MERGEFORMAT ">
        <w:r w:rsidR="00FD2F52" w:rsidRPr="00FD2F52">
          <w:rPr>
            <w:rFonts w:cs="Times New Roman"/>
          </w:rPr>
          <w:t xml:space="preserve">[ </w:t>
        </w:r>
        <w:r w:rsidR="00FD2F52" w:rsidRPr="00FD2F52">
          <w:rPr>
            <w:rFonts w:cs="Times New Roman"/>
            <w:noProof/>
          </w:rPr>
          <w:t>66</w:t>
        </w:r>
      </w:fldSimple>
      <w:r w:rsidRPr="00CF554C">
        <w:rPr>
          <w:rFonts w:cs="Times New Roman"/>
        </w:rPr>
        <w:t xml:space="preserve"> ]. For this </w:t>
      </w:r>
      <w:r w:rsidR="007F4950">
        <w:rPr>
          <w:rFonts w:cs="Times New Roman"/>
        </w:rPr>
        <w:t>evalauton</w:t>
      </w:r>
      <w:r w:rsidRPr="00CF554C">
        <w:rPr>
          <w:rFonts w:cs="Times New Roman"/>
        </w:rPr>
        <w:t xml:space="preserve"> 2 server where used, each server having a 2 GHz Dual Core processor, 2 GB of RAM and a 150 GB hard drive. </w:t>
      </w:r>
    </w:p>
    <w:p w:rsidR="00625560" w:rsidRPr="00CF554C" w:rsidRDefault="00FF0132" w:rsidP="00625560">
      <w:pPr>
        <w:keepNext/>
        <w:jc w:val="center"/>
        <w:rPr>
          <w:rFonts w:cs="Times New Roman"/>
        </w:rPr>
      </w:pPr>
      <w:r>
        <w:rPr>
          <w:rFonts w:cs="Times New Roman"/>
          <w:noProof/>
          <w:lang w:bidi="ar-SA"/>
        </w:rPr>
        <w:lastRenderedPageBreak/>
        <w:drawing>
          <wp:inline distT="0" distB="0" distL="0" distR="0">
            <wp:extent cx="1943100" cy="2437895"/>
            <wp:effectExtent l="38100" t="19050" r="19050" b="19555"/>
            <wp:docPr id="9" name="Picture 2" descr="J:\cercetare\licenta\server_technolo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licenta\server_technologies.png"/>
                    <pic:cNvPicPr>
                      <a:picLocks noChangeAspect="1" noChangeArrowheads="1"/>
                    </pic:cNvPicPr>
                  </pic:nvPicPr>
                  <pic:blipFill>
                    <a:blip r:embed="rId60"/>
                    <a:srcRect/>
                    <a:stretch>
                      <a:fillRect/>
                    </a:stretch>
                  </pic:blipFill>
                  <pic:spPr bwMode="auto">
                    <a:xfrm>
                      <a:off x="0" y="0"/>
                      <a:ext cx="1943100" cy="2437895"/>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631" w:name="_Ref264032521"/>
      <w:bookmarkStart w:id="632" w:name="_Toc264369145"/>
      <w:bookmarkStart w:id="633" w:name="_Toc264798659"/>
      <w:bookmarkStart w:id="634" w:name="_Toc264916837"/>
      <w:bookmarkStart w:id="635" w:name="_Toc264920391"/>
      <w:r w:rsidRPr="00CF554C">
        <w:rPr>
          <w:rFonts w:cs="Times New Roman"/>
          <w:color w:val="auto"/>
        </w:rPr>
        <w:t xml:space="preserve">Figure </w:t>
      </w:r>
      <w:r w:rsidR="007267FF">
        <w:rPr>
          <w:rFonts w:cs="Times New Roman"/>
          <w:color w:val="auto"/>
        </w:rPr>
        <w:fldChar w:fldCharType="begin"/>
      </w:r>
      <w:r w:rsidR="00576977">
        <w:rPr>
          <w:rFonts w:cs="Times New Roman"/>
          <w:color w:val="auto"/>
        </w:rPr>
        <w:instrText xml:space="preserve"> STYLEREF 1 \s </w:instrText>
      </w:r>
      <w:r w:rsidR="007267FF">
        <w:rPr>
          <w:rFonts w:cs="Times New Roman"/>
          <w:color w:val="auto"/>
        </w:rPr>
        <w:fldChar w:fldCharType="separate"/>
      </w:r>
      <w:r w:rsidR="00FD2F52">
        <w:rPr>
          <w:rFonts w:cs="Times New Roman"/>
          <w:noProof/>
          <w:color w:val="auto"/>
        </w:rPr>
        <w:t>6</w:t>
      </w:r>
      <w:r w:rsidR="007267FF">
        <w:rPr>
          <w:rFonts w:cs="Times New Roman"/>
          <w:color w:val="auto"/>
        </w:rPr>
        <w:fldChar w:fldCharType="end"/>
      </w:r>
      <w:r w:rsidR="00576977">
        <w:rPr>
          <w:rFonts w:cs="Times New Roman"/>
          <w:color w:val="auto"/>
        </w:rPr>
        <w:t>.</w:t>
      </w:r>
      <w:r w:rsidR="007267FF">
        <w:rPr>
          <w:rFonts w:cs="Times New Roman"/>
          <w:color w:val="auto"/>
        </w:rPr>
        <w:fldChar w:fldCharType="begin"/>
      </w:r>
      <w:r w:rsidR="00576977">
        <w:rPr>
          <w:rFonts w:cs="Times New Roman"/>
          <w:color w:val="auto"/>
        </w:rPr>
        <w:instrText xml:space="preserve"> SEQ Figure \* ARABIC \s 1 </w:instrText>
      </w:r>
      <w:r w:rsidR="007267FF">
        <w:rPr>
          <w:rFonts w:cs="Times New Roman"/>
          <w:color w:val="auto"/>
        </w:rPr>
        <w:fldChar w:fldCharType="separate"/>
      </w:r>
      <w:r w:rsidR="00FD2F52">
        <w:rPr>
          <w:rFonts w:cs="Times New Roman"/>
          <w:noProof/>
          <w:color w:val="auto"/>
        </w:rPr>
        <w:t>10</w:t>
      </w:r>
      <w:r w:rsidR="007267FF">
        <w:rPr>
          <w:rFonts w:cs="Times New Roman"/>
          <w:color w:val="auto"/>
        </w:rPr>
        <w:fldChar w:fldCharType="end"/>
      </w:r>
      <w:bookmarkEnd w:id="631"/>
      <w:r w:rsidRPr="00CF554C">
        <w:rPr>
          <w:rFonts w:cs="Times New Roman"/>
          <w:color w:val="auto"/>
        </w:rPr>
        <w:t>: Server Technology Mapping</w:t>
      </w:r>
      <w:bookmarkEnd w:id="632"/>
      <w:bookmarkEnd w:id="633"/>
      <w:bookmarkEnd w:id="634"/>
      <w:bookmarkEnd w:id="635"/>
    </w:p>
    <w:p w:rsidR="00625560" w:rsidRPr="00254ADF" w:rsidRDefault="00625560" w:rsidP="00625560">
      <w:pPr>
        <w:ind w:firstLine="720"/>
        <w:rPr>
          <w:rFonts w:cs="Times New Roman"/>
        </w:rPr>
      </w:pPr>
      <w:r w:rsidRPr="00CF554C">
        <w:rPr>
          <w:rFonts w:cs="Times New Roman"/>
        </w:rPr>
        <w:t>For interacting with the datacenter C# WMI classes where used both for gathering server resources usage data and to access the hyper-v server running on the servers in order to move, import and destroy virtual machines dynamically. The C# classes functionality was exposed trough ASP.NET web services, published on Microsoft IIS Application Server</w:t>
      </w:r>
      <w:r w:rsidR="00420081">
        <w:rPr>
          <w:rFonts w:cs="Times New Roman"/>
        </w:rPr>
        <w:t xml:space="preserve"> </w:t>
      </w:r>
      <w:r w:rsidR="007267FF">
        <w:rPr>
          <w:rFonts w:cs="Times New Roman"/>
        </w:rPr>
        <w:fldChar w:fldCharType="begin"/>
      </w:r>
      <w:r w:rsidR="00420081">
        <w:rPr>
          <w:rFonts w:cs="Times New Roman"/>
        </w:rPr>
        <w:instrText xml:space="preserve"> REF _Ref264033087 \h </w:instrText>
      </w:r>
      <w:r w:rsidR="007267FF">
        <w:rPr>
          <w:rFonts w:cs="Times New Roman"/>
        </w:rPr>
      </w:r>
      <w:r w:rsidR="007267FF">
        <w:rPr>
          <w:rFonts w:cs="Times New Roman"/>
        </w:rPr>
        <w:fldChar w:fldCharType="separate"/>
      </w:r>
      <w:r w:rsidR="00FD2F52" w:rsidRPr="0038514E">
        <w:rPr>
          <w:rFonts w:cs="Times New Roman"/>
          <w:sz w:val="22"/>
        </w:rPr>
        <w:t xml:space="preserve">[ </w:t>
      </w:r>
      <w:r w:rsidR="00FD2F52">
        <w:rPr>
          <w:rFonts w:cs="Times New Roman"/>
          <w:noProof/>
          <w:sz w:val="22"/>
        </w:rPr>
        <w:t>68</w:t>
      </w:r>
      <w:r w:rsidR="007267FF">
        <w:rPr>
          <w:rFonts w:cs="Times New Roman"/>
        </w:rPr>
        <w:fldChar w:fldCharType="end"/>
      </w:r>
      <w:r w:rsidR="00420081">
        <w:rPr>
          <w:rFonts w:cs="Times New Roman"/>
        </w:rPr>
        <w:t xml:space="preserve"> ]</w:t>
      </w:r>
      <w:r w:rsidRPr="00CF554C">
        <w:rPr>
          <w:rFonts w:cs="Times New Roman"/>
        </w:rPr>
        <w:t xml:space="preserve">. The web services are called from within the </w:t>
      </w:r>
      <w:r w:rsidRPr="00CF554C">
        <w:rPr>
          <w:rFonts w:cs="Times New Roman"/>
          <w:i/>
        </w:rPr>
        <w:t>Hyper-VManagementProxy</w:t>
      </w:r>
      <w:r w:rsidRPr="00CF554C">
        <w:rPr>
          <w:rFonts w:cs="Times New Roman"/>
        </w:rPr>
        <w:t xml:space="preserve"> class located in the </w:t>
      </w:r>
      <w:r w:rsidRPr="00CF554C">
        <w:rPr>
          <w:rFonts w:cs="Times New Roman"/>
          <w:i/>
        </w:rPr>
        <w:t>contextawaremodel.worldInterface.datacenterInterface.proxies.impl</w:t>
      </w:r>
      <w:r w:rsidRPr="00CF554C">
        <w:rPr>
          <w:rFonts w:cs="Times New Roman"/>
        </w:rPr>
        <w:t xml:space="preserve"> package and which implements the </w:t>
      </w:r>
      <w:r w:rsidRPr="00CF554C">
        <w:rPr>
          <w:rFonts w:cs="Times New Roman"/>
          <w:i/>
        </w:rPr>
        <w:t>ServerManagementProxyInterface</w:t>
      </w:r>
      <w:r w:rsidRPr="00CF554C">
        <w:rPr>
          <w:rFonts w:cs="Times New Roman"/>
        </w:rPr>
        <w:t>. The Hyper-V management proxy</w:t>
      </w:r>
      <w:r w:rsidR="00090EBB">
        <w:rPr>
          <w:rFonts w:cs="Times New Roman"/>
        </w:rPr>
        <w:t xml:space="preserve"> and the WMI Hyper-V interaction mechanism are</w:t>
      </w:r>
      <w:r w:rsidRPr="00CF554C">
        <w:rPr>
          <w:rFonts w:cs="Times New Roman"/>
        </w:rPr>
        <w:t xml:space="preserve"> described in detail in </w:t>
      </w:r>
      <w:fldSimple w:instr=" REF _Ref263593784 \h  \* MERGEFORMAT ">
        <w:r w:rsidR="00FD2F52" w:rsidRPr="00FD2F52">
          <w:rPr>
            <w:rFonts w:cs="Times New Roman"/>
          </w:rPr>
          <w:t xml:space="preserve">[ </w:t>
        </w:r>
        <w:r w:rsidR="00FD2F52" w:rsidRPr="00FD2F52">
          <w:rPr>
            <w:rFonts w:cs="Times New Roman"/>
            <w:noProof/>
          </w:rPr>
          <w:t>29</w:t>
        </w:r>
      </w:fldSimple>
      <w:r w:rsidRPr="00CF554C">
        <w:rPr>
          <w:rFonts w:cs="Times New Roman"/>
        </w:rPr>
        <w:t xml:space="preserve"> ] by its author.</w:t>
      </w:r>
      <w:r w:rsidR="002F5373">
        <w:rPr>
          <w:rFonts w:cs="Times New Roman"/>
        </w:rPr>
        <w:t xml:space="preserve"> In </w:t>
      </w:r>
      <w:r w:rsidR="007267FF">
        <w:rPr>
          <w:rFonts w:cs="Times New Roman"/>
        </w:rPr>
        <w:fldChar w:fldCharType="begin"/>
      </w:r>
      <w:r w:rsidR="00F72B45">
        <w:rPr>
          <w:rFonts w:cs="Times New Roman"/>
        </w:rPr>
        <w:instrText xml:space="preserve"> REF _Ref264268858 \h </w:instrText>
      </w:r>
      <w:r w:rsidR="007267FF">
        <w:rPr>
          <w:rFonts w:cs="Times New Roman"/>
        </w:rPr>
      </w:r>
      <w:r w:rsidR="007267FF">
        <w:rPr>
          <w:rFonts w:cs="Times New Roman"/>
        </w:rPr>
        <w:fldChar w:fldCharType="separate"/>
      </w:r>
      <w:r w:rsidR="00FD2F52" w:rsidRPr="00CF554C">
        <w:rPr>
          <w:rFonts w:cs="Times New Roman"/>
        </w:rPr>
        <w:t xml:space="preserve">Figure </w:t>
      </w:r>
      <w:r w:rsidR="00FD2F52">
        <w:rPr>
          <w:rFonts w:cs="Times New Roman"/>
          <w:noProof/>
        </w:rPr>
        <w:t>6</w:t>
      </w:r>
      <w:r w:rsidR="00FD2F52">
        <w:rPr>
          <w:rFonts w:cs="Times New Roman"/>
        </w:rPr>
        <w:t>.</w:t>
      </w:r>
      <w:r w:rsidR="00FD2F52">
        <w:rPr>
          <w:rFonts w:cs="Times New Roman"/>
          <w:noProof/>
        </w:rPr>
        <w:t>11</w:t>
      </w:r>
      <w:r w:rsidR="007267FF">
        <w:rPr>
          <w:rFonts w:cs="Times New Roman"/>
        </w:rPr>
        <w:fldChar w:fldCharType="end"/>
      </w:r>
      <w:r w:rsidR="00F72B45">
        <w:rPr>
          <w:rFonts w:cs="Times New Roman"/>
        </w:rPr>
        <w:t xml:space="preserve"> the interaction between the autonomic controller and the server endpoints is shown. </w:t>
      </w:r>
      <w:r w:rsidR="00254ADF">
        <w:rPr>
          <w:rFonts w:cs="Times New Roman"/>
        </w:rPr>
        <w:t xml:space="preserve">A concrete implementation of the </w:t>
      </w:r>
      <w:r w:rsidR="00254ADF" w:rsidRPr="00CF554C">
        <w:rPr>
          <w:rFonts w:cs="Times New Roman"/>
          <w:i/>
        </w:rPr>
        <w:t>ServerManagementProxyInterface</w:t>
      </w:r>
      <w:r w:rsidR="00254ADF">
        <w:rPr>
          <w:rFonts w:cs="Times New Roman"/>
        </w:rPr>
        <w:t xml:space="preserve"> is used to </w:t>
      </w:r>
      <w:r w:rsidR="00D44278">
        <w:rPr>
          <w:rFonts w:cs="Times New Roman"/>
        </w:rPr>
        <w:t>call the web services publiched on the IIS Server.</w:t>
      </w:r>
      <w:r w:rsidR="008F4323">
        <w:rPr>
          <w:rFonts w:cs="Times New Roman"/>
        </w:rPr>
        <w:t xml:space="preserve">The web services in turn call the specific functionality on the two C# endpoints, Server Monitor </w:t>
      </w:r>
      <w:r w:rsidR="004A4F1C">
        <w:rPr>
          <w:rFonts w:cs="Times New Roman"/>
        </w:rPr>
        <w:t>and Hyper-V Manager.</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4228557" cy="1565910"/>
            <wp:effectExtent l="19050" t="19050" r="19593" b="15240"/>
            <wp:docPr id="103" name="Picture 1" descr="J:\cercetare\licenta\server_end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erver_endpoint.png"/>
                    <pic:cNvPicPr>
                      <a:picLocks noChangeAspect="1" noChangeArrowheads="1"/>
                    </pic:cNvPicPr>
                  </pic:nvPicPr>
                  <pic:blipFill>
                    <a:blip r:embed="rId61"/>
                    <a:srcRect/>
                    <a:stretch>
                      <a:fillRect/>
                    </a:stretch>
                  </pic:blipFill>
                  <pic:spPr bwMode="auto">
                    <a:xfrm>
                      <a:off x="0" y="0"/>
                      <a:ext cx="4244438" cy="1571791"/>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636" w:name="_Ref264268858"/>
      <w:bookmarkStart w:id="637" w:name="_Toc264369146"/>
      <w:bookmarkStart w:id="638" w:name="_Toc264798660"/>
      <w:bookmarkStart w:id="639" w:name="_Toc264916838"/>
      <w:bookmarkStart w:id="640" w:name="_Toc264920392"/>
      <w:r w:rsidRPr="00CF554C">
        <w:rPr>
          <w:rFonts w:cs="Times New Roman"/>
          <w:color w:val="auto"/>
        </w:rPr>
        <w:t xml:space="preserve">Figure </w:t>
      </w:r>
      <w:r w:rsidR="007267FF">
        <w:rPr>
          <w:rFonts w:cs="Times New Roman"/>
          <w:color w:val="auto"/>
        </w:rPr>
        <w:fldChar w:fldCharType="begin"/>
      </w:r>
      <w:r w:rsidR="00576977">
        <w:rPr>
          <w:rFonts w:cs="Times New Roman"/>
          <w:color w:val="auto"/>
        </w:rPr>
        <w:instrText xml:space="preserve"> STYLEREF 1 \s </w:instrText>
      </w:r>
      <w:r w:rsidR="007267FF">
        <w:rPr>
          <w:rFonts w:cs="Times New Roman"/>
          <w:color w:val="auto"/>
        </w:rPr>
        <w:fldChar w:fldCharType="separate"/>
      </w:r>
      <w:r w:rsidR="00FD2F52">
        <w:rPr>
          <w:rFonts w:cs="Times New Roman"/>
          <w:noProof/>
          <w:color w:val="auto"/>
        </w:rPr>
        <w:t>6</w:t>
      </w:r>
      <w:r w:rsidR="007267FF">
        <w:rPr>
          <w:rFonts w:cs="Times New Roman"/>
          <w:color w:val="auto"/>
        </w:rPr>
        <w:fldChar w:fldCharType="end"/>
      </w:r>
      <w:r w:rsidR="00576977">
        <w:rPr>
          <w:rFonts w:cs="Times New Roman"/>
          <w:color w:val="auto"/>
        </w:rPr>
        <w:t>.</w:t>
      </w:r>
      <w:r w:rsidR="007267FF">
        <w:rPr>
          <w:rFonts w:cs="Times New Roman"/>
          <w:color w:val="auto"/>
        </w:rPr>
        <w:fldChar w:fldCharType="begin"/>
      </w:r>
      <w:r w:rsidR="00576977">
        <w:rPr>
          <w:rFonts w:cs="Times New Roman"/>
          <w:color w:val="auto"/>
        </w:rPr>
        <w:instrText xml:space="preserve"> SEQ Figure \* ARABIC \s 1 </w:instrText>
      </w:r>
      <w:r w:rsidR="007267FF">
        <w:rPr>
          <w:rFonts w:cs="Times New Roman"/>
          <w:color w:val="auto"/>
        </w:rPr>
        <w:fldChar w:fldCharType="separate"/>
      </w:r>
      <w:r w:rsidR="00FD2F52">
        <w:rPr>
          <w:rFonts w:cs="Times New Roman"/>
          <w:noProof/>
          <w:color w:val="auto"/>
        </w:rPr>
        <w:t>11</w:t>
      </w:r>
      <w:r w:rsidR="007267FF">
        <w:rPr>
          <w:rFonts w:cs="Times New Roman"/>
          <w:color w:val="auto"/>
        </w:rPr>
        <w:fldChar w:fldCharType="end"/>
      </w:r>
      <w:bookmarkEnd w:id="636"/>
      <w:r w:rsidRPr="00CF554C">
        <w:rPr>
          <w:rFonts w:cs="Times New Roman"/>
          <w:color w:val="auto"/>
        </w:rPr>
        <w:t>: Server Interaction</w:t>
      </w:r>
      <w:bookmarkEnd w:id="637"/>
      <w:bookmarkEnd w:id="638"/>
      <w:bookmarkEnd w:id="639"/>
      <w:bookmarkEnd w:id="640"/>
    </w:p>
    <w:p w:rsidR="00444104" w:rsidRPr="00670360" w:rsidRDefault="00F94407" w:rsidP="003B4AE4">
      <w:pPr>
        <w:pStyle w:val="Heading4"/>
        <w:keepNext/>
        <w:keepLines/>
        <w:numPr>
          <w:ilvl w:val="3"/>
          <w:numId w:val="38"/>
        </w:numPr>
        <w:spacing w:line="276" w:lineRule="auto"/>
        <w:rPr>
          <w:rFonts w:cs="Times New Roman"/>
          <w:i w:val="0"/>
        </w:rPr>
      </w:pPr>
      <w:r>
        <w:rPr>
          <w:rFonts w:cs="Times New Roman"/>
          <w:i w:val="0"/>
        </w:rPr>
        <w:t>Case Study</w:t>
      </w:r>
      <w:r w:rsidR="00444104">
        <w:rPr>
          <w:rFonts w:cs="Times New Roman"/>
          <w:i w:val="0"/>
        </w:rPr>
        <w:t xml:space="preserve"> Workload</w:t>
      </w:r>
    </w:p>
    <w:p w:rsidR="00397C22" w:rsidRDefault="00267527" w:rsidP="00625560">
      <w:pPr>
        <w:ind w:firstLine="720"/>
        <w:rPr>
          <w:rFonts w:cs="Times New Roman"/>
        </w:rPr>
      </w:pPr>
      <w:r>
        <w:rPr>
          <w:rFonts w:cs="Times New Roman"/>
        </w:rPr>
        <w:t xml:space="preserve">For the </w:t>
      </w:r>
      <w:r w:rsidR="007F4950">
        <w:rPr>
          <w:rFonts w:cs="Times New Roman"/>
        </w:rPr>
        <w:t>ase study</w:t>
      </w:r>
      <w:r>
        <w:rPr>
          <w:rFonts w:cs="Times New Roman"/>
        </w:rPr>
        <w:t>, the</w:t>
      </w:r>
      <w:r w:rsidR="00625560" w:rsidRPr="00CF554C">
        <w:rPr>
          <w:rFonts w:cs="Times New Roman"/>
        </w:rPr>
        <w:t xml:space="preserve"> datacenter workload</w:t>
      </w:r>
      <w:r>
        <w:rPr>
          <w:rFonts w:cs="Times New Roman"/>
        </w:rPr>
        <w:t xml:space="preserve"> consists of</w:t>
      </w:r>
      <w:r w:rsidR="00625560" w:rsidRPr="00CF554C">
        <w:rPr>
          <w:rFonts w:cs="Times New Roman"/>
        </w:rPr>
        <w:t xml:space="preserve"> three virtual machines running Windows XP </w:t>
      </w:r>
      <w:fldSimple w:instr=" REF _Ref264034504 \h  \* MERGEFORMAT ">
        <w:r w:rsidR="00FD2F52" w:rsidRPr="00FD2F52">
          <w:rPr>
            <w:rFonts w:cs="Times New Roman"/>
          </w:rPr>
          <w:t xml:space="preserve">[ </w:t>
        </w:r>
        <w:r w:rsidR="00FD2F52" w:rsidRPr="00FD2F52">
          <w:rPr>
            <w:rFonts w:cs="Times New Roman"/>
            <w:noProof/>
          </w:rPr>
          <w:t>71</w:t>
        </w:r>
      </w:fldSimple>
      <w:r w:rsidR="00625560" w:rsidRPr="00CF554C">
        <w:rPr>
          <w:rFonts w:cs="Times New Roman"/>
        </w:rPr>
        <w:t xml:space="preserve"> ]  where created using the Hyper-V Management GUI. Due to the lack of time, no dynamic virtual machine resource allocation mechanism was built. Given this fact, the virtual machines </w:t>
      </w:r>
      <w:r w:rsidR="00397C22" w:rsidRPr="00CF554C">
        <w:rPr>
          <w:rFonts w:cs="Times New Roman"/>
        </w:rPr>
        <w:t>p</w:t>
      </w:r>
      <w:r w:rsidR="00397C22">
        <w:rPr>
          <w:rFonts w:cs="Times New Roman"/>
        </w:rPr>
        <w:t xml:space="preserve">hysically receive </w:t>
      </w:r>
      <w:r w:rsidR="00625560" w:rsidRPr="00CF554C">
        <w:rPr>
          <w:rFonts w:cs="Times New Roman"/>
        </w:rPr>
        <w:t>the minimum resources amount specified in</w:t>
      </w:r>
      <w:r w:rsidR="005E778A">
        <w:rPr>
          <w:rFonts w:cs="Times New Roman"/>
        </w:rPr>
        <w:t xml:space="preserve"> </w:t>
      </w:r>
      <w:fldSimple w:instr=" REF _Ref264035763 \h  \* MERGEFORMAT ">
        <w:r w:rsidR="00FD2F52" w:rsidRPr="00CF554C">
          <w:rPr>
            <w:rFonts w:cs="Times New Roman"/>
          </w:rPr>
          <w:t xml:space="preserve">Table </w:t>
        </w:r>
        <w:r w:rsidR="00FD2F52">
          <w:rPr>
            <w:rFonts w:cs="Times New Roman"/>
            <w:noProof/>
          </w:rPr>
          <w:t>6</w:t>
        </w:r>
        <w:r w:rsidR="00FD2F52" w:rsidRPr="00CF554C">
          <w:rPr>
            <w:rFonts w:cs="Times New Roman"/>
            <w:noProof/>
          </w:rPr>
          <w:t>.</w:t>
        </w:r>
        <w:r w:rsidR="00FD2F52">
          <w:rPr>
            <w:rFonts w:cs="Times New Roman"/>
            <w:noProof/>
          </w:rPr>
          <w:t>7</w:t>
        </w:r>
      </w:fldSimple>
      <w:r w:rsidR="00625560" w:rsidRPr="00CF554C">
        <w:rPr>
          <w:rFonts w:cs="Times New Roman"/>
        </w:rPr>
        <w:t xml:space="preserve"> </w:t>
      </w:r>
      <w:r w:rsidR="00397C22">
        <w:rPr>
          <w:rFonts w:cs="Times New Roman"/>
        </w:rPr>
        <w:t xml:space="preserve">when </w:t>
      </w:r>
      <w:r w:rsidR="00397C22">
        <w:rPr>
          <w:rFonts w:cs="Times New Roman"/>
        </w:rPr>
        <w:lastRenderedPageBreak/>
        <w:t xml:space="preserve">deployed. But inside the control logic, </w:t>
      </w:r>
      <w:r w:rsidR="00BB344D">
        <w:rPr>
          <w:rFonts w:cs="Times New Roman"/>
        </w:rPr>
        <w:t xml:space="preserve">specified </w:t>
      </w:r>
      <w:r w:rsidR="00625560" w:rsidRPr="00CF554C">
        <w:rPr>
          <w:rFonts w:cs="Times New Roman"/>
        </w:rPr>
        <w:t>ranges are used</w:t>
      </w:r>
      <w:r w:rsidR="00397C22">
        <w:rPr>
          <w:rFonts w:cs="Times New Roman"/>
        </w:rPr>
        <w:t xml:space="preserve"> and each task deployed without negotiation is marked to use the maximum amount of resources required</w:t>
      </w:r>
      <w:r w:rsidR="00625560" w:rsidRPr="00CF554C">
        <w:rPr>
          <w:rFonts w:cs="Times New Roman"/>
        </w:rPr>
        <w:t xml:space="preserve">. </w:t>
      </w:r>
    </w:p>
    <w:p w:rsidR="00397C22" w:rsidRDefault="00397C22" w:rsidP="00625560">
      <w:pPr>
        <w:ind w:firstLine="720"/>
        <w:rPr>
          <w:rFonts w:cs="Times New Roman"/>
        </w:rPr>
      </w:pPr>
      <w:r>
        <w:rPr>
          <w:rFonts w:cs="Times New Roman"/>
        </w:rPr>
        <w:t xml:space="preserve">For this test the negotiation mechanism </w:t>
      </w:r>
      <w:r w:rsidR="00365D53">
        <w:rPr>
          <w:rFonts w:cs="Times New Roman"/>
        </w:rPr>
        <w:t xml:space="preserve">presented in </w:t>
      </w:r>
      <w:r w:rsidR="007267FF">
        <w:rPr>
          <w:rFonts w:cs="Times New Roman"/>
        </w:rPr>
        <w:fldChar w:fldCharType="begin"/>
      </w:r>
      <w:r w:rsidR="006B44FA">
        <w:rPr>
          <w:rFonts w:cs="Times New Roman"/>
        </w:rPr>
        <w:instrText xml:space="preserve"> REF _Ref264269289 \r \h </w:instrText>
      </w:r>
      <w:r w:rsidR="007267FF">
        <w:rPr>
          <w:rFonts w:cs="Times New Roman"/>
        </w:rPr>
      </w:r>
      <w:r w:rsidR="007267FF">
        <w:rPr>
          <w:rFonts w:cs="Times New Roman"/>
        </w:rPr>
        <w:fldChar w:fldCharType="separate"/>
      </w:r>
      <w:r w:rsidR="00FD2F52">
        <w:rPr>
          <w:rFonts w:cs="Times New Roman"/>
        </w:rPr>
        <w:t>5.7.1</w:t>
      </w:r>
      <w:r w:rsidR="007267FF">
        <w:rPr>
          <w:rFonts w:cs="Times New Roman"/>
        </w:rPr>
        <w:fldChar w:fldCharType="end"/>
      </w:r>
      <w:r w:rsidR="006B44FA">
        <w:rPr>
          <w:rFonts w:cs="Times New Roman"/>
        </w:rPr>
        <w:t xml:space="preserve"> </w:t>
      </w:r>
      <w:r w:rsidR="007267FF">
        <w:rPr>
          <w:rFonts w:cs="Times New Roman"/>
        </w:rPr>
        <w:fldChar w:fldCharType="begin"/>
      </w:r>
      <w:r w:rsidR="006B44FA">
        <w:rPr>
          <w:rFonts w:cs="Times New Roman"/>
        </w:rPr>
        <w:instrText xml:space="preserve"> REF _Ref264269293 \h </w:instrText>
      </w:r>
      <w:r w:rsidR="007267FF">
        <w:rPr>
          <w:rFonts w:cs="Times New Roman"/>
        </w:rPr>
      </w:r>
      <w:r w:rsidR="007267FF">
        <w:rPr>
          <w:rFonts w:cs="Times New Roman"/>
        </w:rPr>
        <w:fldChar w:fldCharType="separate"/>
      </w:r>
      <w:r w:rsidR="00FD2F52" w:rsidRPr="00CF554C">
        <w:rPr>
          <w:rFonts w:cs="Times New Roman"/>
        </w:rPr>
        <w:t>Fuzzy Logic Negotiator</w:t>
      </w:r>
      <w:r w:rsidR="007267FF">
        <w:rPr>
          <w:rFonts w:cs="Times New Roman"/>
        </w:rPr>
        <w:fldChar w:fldCharType="end"/>
      </w:r>
      <w:r w:rsidR="006B44FA">
        <w:rPr>
          <w:rFonts w:cs="Times New Roman"/>
        </w:rPr>
        <w:t xml:space="preserve"> was </w:t>
      </w:r>
      <w:r w:rsidR="00BE501B">
        <w:rPr>
          <w:rFonts w:cs="Times New Roman"/>
        </w:rPr>
        <w:t>plugged in the controller</w:t>
      </w:r>
      <w:r w:rsidR="006B44FA">
        <w:rPr>
          <w:rFonts w:cs="Times New Roman"/>
        </w:rPr>
        <w:t xml:space="preserve">. </w:t>
      </w:r>
      <w:r w:rsidR="00BE501B">
        <w:rPr>
          <w:rFonts w:cs="Times New Roman"/>
        </w:rPr>
        <w:t xml:space="preserve">The negotiation mechanism </w:t>
      </w:r>
      <w:r w:rsidR="00DF7906">
        <w:rPr>
          <w:rFonts w:cs="Times New Roman"/>
        </w:rPr>
        <w:t>was used to negotiate the allocation of resources between tasks when</w:t>
      </w:r>
      <w:r w:rsidR="0024068E">
        <w:rPr>
          <w:rFonts w:cs="Times New Roman"/>
        </w:rPr>
        <w:t xml:space="preserve"> no other solution was possible, after every task reallocation strategy was tested. Such a situation appears when every server in the datacenter is running and can’t accommodate any new tasks while maintaining its optimum load, but could accommodate more tasks if its load would exceed the optimum limits. In this case the negotiation mechanism is used to find a tradeoff between the optimum load and the resources required by the task.</w:t>
      </w:r>
      <w:r w:rsidR="00486773">
        <w:rPr>
          <w:rFonts w:cs="Times New Roman"/>
        </w:rPr>
        <w:t xml:space="preserve"> After negotiation, the server receives a new optimum load value.</w:t>
      </w:r>
    </w:p>
    <w:p w:rsidR="007704C4" w:rsidRDefault="007704C4" w:rsidP="00625560">
      <w:pPr>
        <w:ind w:firstLine="720"/>
        <w:rPr>
          <w:rFonts w:cs="Times New Roman"/>
        </w:rPr>
      </w:pPr>
      <w:r>
        <w:rPr>
          <w:rFonts w:cs="Times New Roman"/>
        </w:rPr>
        <w:t xml:space="preserve">The test cluster contains two servers each having </w:t>
      </w:r>
      <w:r w:rsidR="000458B8">
        <w:rPr>
          <w:rFonts w:cs="Times New Roman"/>
        </w:rPr>
        <w:t>similar hardware</w:t>
      </w:r>
      <w:r>
        <w:rPr>
          <w:rFonts w:cs="Times New Roman"/>
        </w:rPr>
        <w:t xml:space="preserve"> configuration</w:t>
      </w:r>
      <w:r w:rsidR="000458B8">
        <w:rPr>
          <w:rFonts w:cs="Times New Roman"/>
        </w:rPr>
        <w:t>s,</w:t>
      </w:r>
      <w:r>
        <w:rPr>
          <w:rFonts w:cs="Times New Roman"/>
        </w:rPr>
        <w:t xml:space="preserve"> as presented in </w:t>
      </w:r>
    </w:p>
    <w:p w:rsidR="007704C4" w:rsidRPr="007704C4" w:rsidRDefault="007704C4" w:rsidP="007704C4">
      <w:pPr>
        <w:pStyle w:val="Caption"/>
        <w:keepNext/>
        <w:jc w:val="center"/>
        <w:rPr>
          <w:rFonts w:cs="Times New Roman"/>
          <w:color w:val="auto"/>
        </w:rPr>
      </w:pPr>
      <w:r w:rsidRPr="00CF554C">
        <w:rPr>
          <w:rFonts w:cs="Times New Roman"/>
          <w:color w:val="auto"/>
        </w:rPr>
        <w:t xml:space="preserve">Table </w:t>
      </w:r>
      <w:r w:rsidR="007267FF" w:rsidRPr="00CF554C">
        <w:rPr>
          <w:rFonts w:cs="Times New Roman"/>
          <w:color w:val="auto"/>
        </w:rPr>
        <w:fldChar w:fldCharType="begin"/>
      </w:r>
      <w:r w:rsidRPr="00CF554C">
        <w:rPr>
          <w:rFonts w:cs="Times New Roman"/>
          <w:color w:val="auto"/>
        </w:rPr>
        <w:instrText xml:space="preserve"> STYLEREF 1 \s </w:instrText>
      </w:r>
      <w:r w:rsidR="007267FF" w:rsidRPr="00CF554C">
        <w:rPr>
          <w:rFonts w:cs="Times New Roman"/>
          <w:color w:val="auto"/>
        </w:rPr>
        <w:fldChar w:fldCharType="separate"/>
      </w:r>
      <w:r w:rsidR="00FD2F52">
        <w:rPr>
          <w:rFonts w:cs="Times New Roman"/>
          <w:noProof/>
          <w:color w:val="auto"/>
        </w:rPr>
        <w:t>6</w:t>
      </w:r>
      <w:r w:rsidR="007267FF" w:rsidRPr="00CF554C">
        <w:rPr>
          <w:rFonts w:cs="Times New Roman"/>
          <w:color w:val="auto"/>
        </w:rPr>
        <w:fldChar w:fldCharType="end"/>
      </w:r>
      <w:r w:rsidRPr="00CF554C">
        <w:rPr>
          <w:rFonts w:cs="Times New Roman"/>
          <w:color w:val="auto"/>
        </w:rPr>
        <w:t>.</w:t>
      </w:r>
      <w:r w:rsidR="0025351A">
        <w:rPr>
          <w:rFonts w:cs="Times New Roman"/>
          <w:color w:val="auto"/>
        </w:rPr>
        <w:t>6</w:t>
      </w:r>
      <w:r w:rsidRPr="00CF554C">
        <w:rPr>
          <w:rFonts w:cs="Times New Roman"/>
          <w:color w:val="auto"/>
        </w:rPr>
        <w:t xml:space="preserve">: </w:t>
      </w:r>
      <w:r>
        <w:rPr>
          <w:rFonts w:cs="Times New Roman"/>
          <w:color w:val="auto"/>
        </w:rPr>
        <w:t xml:space="preserve">Real Datacenter Servers’ Configuration </w:t>
      </w:r>
    </w:p>
    <w:tbl>
      <w:tblPr>
        <w:tblStyle w:val="MediumGrid1-Accent1"/>
        <w:tblW w:w="6835" w:type="dxa"/>
        <w:jc w:val="center"/>
        <w:tblLook w:val="04A0"/>
      </w:tblPr>
      <w:tblGrid>
        <w:gridCol w:w="450"/>
        <w:gridCol w:w="1705"/>
        <w:gridCol w:w="2054"/>
        <w:gridCol w:w="2626"/>
      </w:tblGrid>
      <w:tr w:rsidR="007704C4" w:rsidRPr="00CF554C" w:rsidTr="006A008B">
        <w:trPr>
          <w:cnfStyle w:val="100000000000"/>
          <w:jc w:val="center"/>
        </w:trPr>
        <w:tc>
          <w:tcPr>
            <w:cnfStyle w:val="001000000000"/>
            <w:tcW w:w="450" w:type="dxa"/>
            <w:shd w:val="clear" w:color="auto" w:fill="244061" w:themeFill="accent1" w:themeFillShade="80"/>
          </w:tcPr>
          <w:p w:rsidR="007704C4" w:rsidRPr="00CF554C" w:rsidRDefault="007704C4" w:rsidP="006A008B">
            <w:pPr>
              <w:rPr>
                <w:rFonts w:cs="Times New Roman"/>
                <w:sz w:val="20"/>
                <w:szCs w:val="20"/>
                <w:lang w:val="ro-RO"/>
              </w:rPr>
            </w:pPr>
          </w:p>
        </w:tc>
        <w:tc>
          <w:tcPr>
            <w:tcW w:w="6385" w:type="dxa"/>
            <w:gridSpan w:val="3"/>
            <w:shd w:val="clear" w:color="auto" w:fill="244061" w:themeFill="accent1" w:themeFillShade="80"/>
          </w:tcPr>
          <w:p w:rsidR="007704C4" w:rsidRPr="00CF554C" w:rsidRDefault="007704C4" w:rsidP="006A008B">
            <w:pPr>
              <w:jc w:val="center"/>
              <w:cnfStyle w:val="100000000000"/>
              <w:rPr>
                <w:rFonts w:cs="Times New Roman"/>
                <w:sz w:val="20"/>
                <w:szCs w:val="20"/>
                <w:lang w:val="ro-RO"/>
              </w:rPr>
            </w:pPr>
            <w:r>
              <w:rPr>
                <w:rFonts w:cs="Times New Roman"/>
                <w:sz w:val="20"/>
                <w:szCs w:val="20"/>
                <w:lang w:val="ro-RO"/>
              </w:rPr>
              <w:t>Datacenter Servers’ Configurations</w:t>
            </w:r>
          </w:p>
        </w:tc>
      </w:tr>
      <w:tr w:rsidR="007704C4" w:rsidRPr="00CF554C" w:rsidTr="007704C4">
        <w:trPr>
          <w:cnfStyle w:val="000000100000"/>
          <w:jc w:val="center"/>
        </w:trPr>
        <w:tc>
          <w:tcPr>
            <w:cnfStyle w:val="001000000000"/>
            <w:tcW w:w="450" w:type="dxa"/>
            <w:shd w:val="clear" w:color="auto" w:fill="244061" w:themeFill="accent1" w:themeFillShade="80"/>
          </w:tcPr>
          <w:p w:rsidR="007704C4" w:rsidRPr="00CF554C" w:rsidRDefault="007704C4" w:rsidP="006A008B">
            <w:pPr>
              <w:rPr>
                <w:rFonts w:cs="Times New Roman"/>
                <w:sz w:val="20"/>
                <w:szCs w:val="20"/>
                <w:lang w:val="ro-RO"/>
              </w:rPr>
            </w:pPr>
            <w:r w:rsidRPr="00CF554C">
              <w:rPr>
                <w:rFonts w:cs="Times New Roman"/>
                <w:sz w:val="20"/>
                <w:szCs w:val="20"/>
                <w:lang w:val="ro-RO"/>
              </w:rPr>
              <w:t>Nr</w:t>
            </w:r>
          </w:p>
        </w:tc>
        <w:tc>
          <w:tcPr>
            <w:tcW w:w="1705" w:type="dxa"/>
            <w:shd w:val="clear" w:color="auto" w:fill="244061" w:themeFill="accent1" w:themeFillShade="80"/>
          </w:tcPr>
          <w:p w:rsidR="007704C4" w:rsidRPr="00CF554C" w:rsidRDefault="007704C4" w:rsidP="006A008B">
            <w:pPr>
              <w:jc w:val="center"/>
              <w:cnfStyle w:val="000000100000"/>
              <w:rPr>
                <w:rFonts w:cs="Times New Roman"/>
                <w:sz w:val="20"/>
                <w:szCs w:val="20"/>
                <w:lang w:val="ro-RO"/>
              </w:rPr>
            </w:pPr>
            <w:r w:rsidRPr="00CF554C">
              <w:rPr>
                <w:rFonts w:cs="Times New Roman"/>
                <w:sz w:val="20"/>
                <w:szCs w:val="20"/>
                <w:lang w:val="ro-RO"/>
              </w:rPr>
              <w:t>CPU</w:t>
            </w:r>
          </w:p>
        </w:tc>
        <w:tc>
          <w:tcPr>
            <w:tcW w:w="2054" w:type="dxa"/>
            <w:shd w:val="clear" w:color="auto" w:fill="244061" w:themeFill="accent1" w:themeFillShade="80"/>
          </w:tcPr>
          <w:p w:rsidR="007704C4" w:rsidRPr="00CF554C" w:rsidRDefault="007704C4" w:rsidP="006A008B">
            <w:pPr>
              <w:jc w:val="center"/>
              <w:cnfStyle w:val="000000100000"/>
              <w:rPr>
                <w:rFonts w:cs="Times New Roman"/>
                <w:sz w:val="20"/>
                <w:szCs w:val="20"/>
                <w:lang w:val="ro-RO"/>
              </w:rPr>
            </w:pPr>
            <w:r w:rsidRPr="00CF554C">
              <w:rPr>
                <w:rFonts w:cs="Times New Roman"/>
                <w:sz w:val="20"/>
                <w:szCs w:val="20"/>
                <w:lang w:val="ro-RO"/>
              </w:rPr>
              <w:t>Memory</w:t>
            </w:r>
          </w:p>
        </w:tc>
        <w:tc>
          <w:tcPr>
            <w:tcW w:w="2626" w:type="dxa"/>
            <w:shd w:val="clear" w:color="auto" w:fill="244061" w:themeFill="accent1" w:themeFillShade="80"/>
          </w:tcPr>
          <w:p w:rsidR="007704C4" w:rsidRPr="00CF554C" w:rsidRDefault="007704C4" w:rsidP="006A008B">
            <w:pPr>
              <w:jc w:val="center"/>
              <w:cnfStyle w:val="000000100000"/>
              <w:rPr>
                <w:rFonts w:cs="Times New Roman"/>
                <w:sz w:val="20"/>
                <w:szCs w:val="20"/>
                <w:lang w:val="ro-RO"/>
              </w:rPr>
            </w:pPr>
            <w:r w:rsidRPr="00CF554C">
              <w:rPr>
                <w:rFonts w:cs="Times New Roman"/>
                <w:sz w:val="20"/>
                <w:szCs w:val="20"/>
                <w:lang w:val="ro-RO"/>
              </w:rPr>
              <w:t>Storage</w:t>
            </w:r>
          </w:p>
        </w:tc>
      </w:tr>
      <w:tr w:rsidR="007704C4" w:rsidRPr="00CF554C" w:rsidTr="007704C4">
        <w:trPr>
          <w:jc w:val="center"/>
        </w:trPr>
        <w:tc>
          <w:tcPr>
            <w:cnfStyle w:val="001000000000"/>
            <w:tcW w:w="450" w:type="dxa"/>
          </w:tcPr>
          <w:p w:rsidR="007704C4" w:rsidRPr="00CF554C" w:rsidRDefault="007704C4" w:rsidP="006A008B">
            <w:pPr>
              <w:rPr>
                <w:rFonts w:cs="Times New Roman"/>
                <w:sz w:val="20"/>
                <w:szCs w:val="20"/>
                <w:lang w:val="ro-RO"/>
              </w:rPr>
            </w:pPr>
            <w:r w:rsidRPr="00CF554C">
              <w:rPr>
                <w:rFonts w:cs="Times New Roman"/>
                <w:sz w:val="20"/>
                <w:szCs w:val="20"/>
                <w:lang w:val="ro-RO"/>
              </w:rPr>
              <w:t>1</w:t>
            </w:r>
          </w:p>
        </w:tc>
        <w:tc>
          <w:tcPr>
            <w:tcW w:w="1705" w:type="dxa"/>
          </w:tcPr>
          <w:p w:rsidR="007704C4" w:rsidRPr="00CF554C" w:rsidRDefault="007704C4" w:rsidP="006A008B">
            <w:pPr>
              <w:cnfStyle w:val="000000000000"/>
              <w:rPr>
                <w:rFonts w:cs="Times New Roman"/>
                <w:lang w:val="ro-RO"/>
              </w:rPr>
            </w:pPr>
            <w:r>
              <w:rPr>
                <w:rFonts w:cs="Times New Roman"/>
                <w:lang w:val="ro-RO"/>
              </w:rPr>
              <w:t>2</w:t>
            </w:r>
            <w:r w:rsidRPr="00CF554C">
              <w:rPr>
                <w:rFonts w:cs="Times New Roman"/>
                <w:lang w:val="ro-RO"/>
              </w:rPr>
              <w:t xml:space="preserve"> x 3000 MHz</w:t>
            </w:r>
          </w:p>
        </w:tc>
        <w:tc>
          <w:tcPr>
            <w:tcW w:w="2054" w:type="dxa"/>
          </w:tcPr>
          <w:p w:rsidR="007704C4" w:rsidRPr="00CF554C" w:rsidRDefault="007704C4" w:rsidP="006A008B">
            <w:pPr>
              <w:cnfStyle w:val="000000000000"/>
              <w:rPr>
                <w:rFonts w:cs="Times New Roman"/>
                <w:lang w:val="ro-RO"/>
              </w:rPr>
            </w:pPr>
            <w:r w:rsidRPr="00CF554C">
              <w:rPr>
                <w:rFonts w:cs="Times New Roman"/>
                <w:lang w:val="ro-RO"/>
              </w:rPr>
              <w:t>2048 DDR2-1066</w:t>
            </w:r>
          </w:p>
        </w:tc>
        <w:tc>
          <w:tcPr>
            <w:tcW w:w="2626" w:type="dxa"/>
          </w:tcPr>
          <w:p w:rsidR="007704C4" w:rsidRPr="00CF554C" w:rsidRDefault="007704C4" w:rsidP="007704C4">
            <w:pPr>
              <w:cnfStyle w:val="000000000000"/>
              <w:rPr>
                <w:rFonts w:cs="Times New Roman"/>
                <w:lang w:val="ro-RO"/>
              </w:rPr>
            </w:pPr>
            <w:r>
              <w:rPr>
                <w:rFonts w:cs="Times New Roman"/>
                <w:lang w:val="ro-RO"/>
              </w:rPr>
              <w:t>500</w:t>
            </w:r>
            <w:r w:rsidRPr="00CF554C">
              <w:rPr>
                <w:rFonts w:cs="Times New Roman"/>
                <w:lang w:val="ro-RO"/>
              </w:rPr>
              <w:t xml:space="preserve"> GB @ 7200 rpm</w:t>
            </w:r>
          </w:p>
        </w:tc>
      </w:tr>
      <w:tr w:rsidR="007704C4" w:rsidRPr="00CF554C" w:rsidTr="007704C4">
        <w:trPr>
          <w:cnfStyle w:val="000000100000"/>
          <w:jc w:val="center"/>
        </w:trPr>
        <w:tc>
          <w:tcPr>
            <w:cnfStyle w:val="001000000000"/>
            <w:tcW w:w="450" w:type="dxa"/>
          </w:tcPr>
          <w:p w:rsidR="007704C4" w:rsidRPr="00CF554C" w:rsidRDefault="007704C4" w:rsidP="006A008B">
            <w:pPr>
              <w:rPr>
                <w:rFonts w:cs="Times New Roman"/>
                <w:sz w:val="20"/>
                <w:szCs w:val="20"/>
                <w:lang w:val="ro-RO"/>
              </w:rPr>
            </w:pPr>
            <w:r w:rsidRPr="00CF554C">
              <w:rPr>
                <w:rFonts w:cs="Times New Roman"/>
                <w:sz w:val="20"/>
                <w:szCs w:val="20"/>
                <w:lang w:val="ro-RO"/>
              </w:rPr>
              <w:t>2</w:t>
            </w:r>
          </w:p>
        </w:tc>
        <w:tc>
          <w:tcPr>
            <w:tcW w:w="1705" w:type="dxa"/>
          </w:tcPr>
          <w:p w:rsidR="007704C4" w:rsidRPr="00CF554C" w:rsidRDefault="007704C4" w:rsidP="006A008B">
            <w:pPr>
              <w:cnfStyle w:val="000000100000"/>
              <w:rPr>
                <w:rFonts w:cs="Times New Roman"/>
                <w:lang w:val="ro-RO"/>
              </w:rPr>
            </w:pPr>
            <w:r w:rsidRPr="00CF554C">
              <w:rPr>
                <w:rFonts w:cs="Times New Roman"/>
                <w:lang w:val="ro-RO"/>
              </w:rPr>
              <w:t>2 x 3000 MHz</w:t>
            </w:r>
          </w:p>
        </w:tc>
        <w:tc>
          <w:tcPr>
            <w:tcW w:w="2054" w:type="dxa"/>
          </w:tcPr>
          <w:p w:rsidR="007704C4" w:rsidRPr="00CF554C" w:rsidRDefault="007704C4" w:rsidP="006A008B">
            <w:pPr>
              <w:cnfStyle w:val="000000100000"/>
              <w:rPr>
                <w:rFonts w:cs="Times New Roman"/>
                <w:lang w:val="ro-RO"/>
              </w:rPr>
            </w:pPr>
            <w:r w:rsidRPr="00CF554C">
              <w:rPr>
                <w:rFonts w:cs="Times New Roman"/>
                <w:lang w:val="ro-RO"/>
              </w:rPr>
              <w:t>2048 DDR2-800</w:t>
            </w:r>
          </w:p>
        </w:tc>
        <w:tc>
          <w:tcPr>
            <w:tcW w:w="2626" w:type="dxa"/>
          </w:tcPr>
          <w:p w:rsidR="007704C4" w:rsidRPr="00CF554C" w:rsidRDefault="007704C4" w:rsidP="006A008B">
            <w:pPr>
              <w:cnfStyle w:val="000000100000"/>
              <w:rPr>
                <w:rFonts w:cs="Times New Roman"/>
                <w:lang w:val="ro-RO"/>
              </w:rPr>
            </w:pPr>
            <w:r>
              <w:rPr>
                <w:rFonts w:cs="Times New Roman"/>
                <w:lang w:val="ro-RO"/>
              </w:rPr>
              <w:t>45</w:t>
            </w:r>
            <w:r w:rsidRPr="00CF554C">
              <w:rPr>
                <w:rFonts w:cs="Times New Roman"/>
                <w:lang w:val="ro-RO"/>
              </w:rPr>
              <w:t>0 GB @ 7200 rpm</w:t>
            </w:r>
          </w:p>
        </w:tc>
      </w:tr>
    </w:tbl>
    <w:p w:rsidR="007704C4" w:rsidRDefault="007704C4" w:rsidP="00625560">
      <w:pPr>
        <w:ind w:firstLine="720"/>
        <w:rPr>
          <w:rFonts w:cs="Times New Roman"/>
        </w:rPr>
      </w:pPr>
    </w:p>
    <w:p w:rsidR="00672C45" w:rsidRDefault="00672C45" w:rsidP="00625560">
      <w:pPr>
        <w:ind w:firstLine="720"/>
        <w:rPr>
          <w:rFonts w:cs="Times New Roman"/>
        </w:rPr>
      </w:pPr>
      <w:r>
        <w:rPr>
          <w:rFonts w:cs="Times New Roman"/>
        </w:rPr>
        <w:t>The shared storage server is replaced in this evaluation by a network shared folder located on another computer (not on one of the servers).</w:t>
      </w:r>
    </w:p>
    <w:p w:rsidR="00625560" w:rsidRPr="00CF554C" w:rsidRDefault="00625560" w:rsidP="00625560">
      <w:pPr>
        <w:ind w:firstLine="720"/>
        <w:rPr>
          <w:rFonts w:cs="Times New Roman"/>
        </w:rPr>
      </w:pPr>
      <w:r w:rsidRPr="00CF554C">
        <w:rPr>
          <w:rFonts w:cs="Times New Roman"/>
        </w:rPr>
        <w:t xml:space="preserve"> The task requirements were chosen based on the datacenter server’s configuration to use less RAM in order to be accommodated on the server</w:t>
      </w:r>
      <w:r w:rsidR="00242F54">
        <w:rPr>
          <w:rFonts w:cs="Times New Roman"/>
        </w:rPr>
        <w:t>s</w:t>
      </w:r>
      <w:r w:rsidRPr="00CF554C">
        <w:rPr>
          <w:rFonts w:cs="Times New Roman"/>
        </w:rPr>
        <w:t>. Windows Server 2008 R2 together with Hyper-V Server, II</w:t>
      </w:r>
      <w:r w:rsidR="008D1182">
        <w:rPr>
          <w:rFonts w:cs="Times New Roman"/>
        </w:rPr>
        <w:t>S Server and other programs use</w:t>
      </w:r>
      <w:r w:rsidRPr="00CF554C">
        <w:rPr>
          <w:rFonts w:cs="Times New Roman"/>
        </w:rPr>
        <w:t xml:space="preserve"> around 1GB of RAM</w:t>
      </w:r>
      <w:r w:rsidR="008D1182">
        <w:rPr>
          <w:rFonts w:cs="Times New Roman"/>
        </w:rPr>
        <w:t xml:space="preserve"> of the 2 available on the test servers</w:t>
      </w:r>
      <w:r w:rsidRPr="00CF554C">
        <w:rPr>
          <w:rFonts w:cs="Times New Roman"/>
        </w:rPr>
        <w:t>, so the amount of RAM the virtual machine use was a limitation.</w:t>
      </w:r>
    </w:p>
    <w:p w:rsidR="00625560" w:rsidRPr="00CF554C" w:rsidRDefault="00625560" w:rsidP="00625560">
      <w:pPr>
        <w:pStyle w:val="Caption"/>
        <w:keepNext/>
        <w:jc w:val="center"/>
        <w:rPr>
          <w:rFonts w:cs="Times New Roman"/>
          <w:color w:val="auto"/>
        </w:rPr>
      </w:pPr>
      <w:bookmarkStart w:id="641" w:name="_Ref264035763"/>
      <w:bookmarkStart w:id="642" w:name="_Toc264369926"/>
      <w:r w:rsidRPr="00CF554C">
        <w:rPr>
          <w:rFonts w:cs="Times New Roman"/>
          <w:color w:val="auto"/>
        </w:rPr>
        <w:t xml:space="preserve">Table </w:t>
      </w:r>
      <w:r w:rsidR="007267FF" w:rsidRPr="00CF554C">
        <w:rPr>
          <w:rFonts w:cs="Times New Roman"/>
          <w:color w:val="auto"/>
        </w:rPr>
        <w:fldChar w:fldCharType="begin"/>
      </w:r>
      <w:r w:rsidRPr="00CF554C">
        <w:rPr>
          <w:rFonts w:cs="Times New Roman"/>
          <w:color w:val="auto"/>
        </w:rPr>
        <w:instrText xml:space="preserve"> STYLEREF 1 \s </w:instrText>
      </w:r>
      <w:r w:rsidR="007267FF" w:rsidRPr="00CF554C">
        <w:rPr>
          <w:rFonts w:cs="Times New Roman"/>
          <w:color w:val="auto"/>
        </w:rPr>
        <w:fldChar w:fldCharType="separate"/>
      </w:r>
      <w:r w:rsidR="00FD2F52">
        <w:rPr>
          <w:rFonts w:cs="Times New Roman"/>
          <w:noProof/>
          <w:color w:val="auto"/>
        </w:rPr>
        <w:t>6</w:t>
      </w:r>
      <w:r w:rsidR="007267FF" w:rsidRPr="00CF554C">
        <w:rPr>
          <w:rFonts w:cs="Times New Roman"/>
          <w:color w:val="auto"/>
        </w:rPr>
        <w:fldChar w:fldCharType="end"/>
      </w:r>
      <w:r w:rsidRPr="00CF554C">
        <w:rPr>
          <w:rFonts w:cs="Times New Roman"/>
          <w:color w:val="auto"/>
        </w:rPr>
        <w:t>.</w:t>
      </w:r>
      <w:r w:rsidR="0025351A">
        <w:rPr>
          <w:rFonts w:cs="Times New Roman"/>
          <w:color w:val="auto"/>
        </w:rPr>
        <w:t>7</w:t>
      </w:r>
      <w:bookmarkEnd w:id="641"/>
      <w:r w:rsidRPr="00CF554C">
        <w:rPr>
          <w:rFonts w:cs="Times New Roman"/>
          <w:color w:val="auto"/>
        </w:rPr>
        <w:t>: Virtual Machines Resource Allocation</w:t>
      </w:r>
      <w:bookmarkEnd w:id="642"/>
    </w:p>
    <w:tbl>
      <w:tblPr>
        <w:tblStyle w:val="MediumGrid1-Accent1"/>
        <w:tblW w:w="8193" w:type="dxa"/>
        <w:jc w:val="center"/>
        <w:tblInd w:w="-3136" w:type="dxa"/>
        <w:tblLook w:val="04A0"/>
      </w:tblPr>
      <w:tblGrid>
        <w:gridCol w:w="681"/>
        <w:gridCol w:w="1796"/>
        <w:gridCol w:w="1530"/>
        <w:gridCol w:w="1260"/>
        <w:gridCol w:w="1080"/>
        <w:gridCol w:w="923"/>
        <w:gridCol w:w="144"/>
        <w:gridCol w:w="779"/>
      </w:tblGrid>
      <w:tr w:rsidR="00625560" w:rsidRPr="00CF554C" w:rsidTr="003E1471">
        <w:trPr>
          <w:cnfStyle w:val="100000000000"/>
          <w:trHeight w:val="273"/>
          <w:jc w:val="center"/>
        </w:trPr>
        <w:tc>
          <w:tcPr>
            <w:cnfStyle w:val="001000000000"/>
            <w:tcW w:w="681" w:type="dxa"/>
            <w:vMerge w:val="restart"/>
            <w:shd w:val="clear" w:color="auto" w:fill="244061" w:themeFill="accent1" w:themeFillShade="80"/>
          </w:tcPr>
          <w:p w:rsidR="00625560" w:rsidRPr="00CF554C" w:rsidRDefault="00625560" w:rsidP="003E1471">
            <w:pPr>
              <w:jc w:val="center"/>
              <w:rPr>
                <w:rFonts w:cs="Times New Roman"/>
                <w:lang w:val="ro-RO"/>
              </w:rPr>
            </w:pPr>
            <w:r w:rsidRPr="00CF554C">
              <w:rPr>
                <w:rFonts w:cs="Times New Roman"/>
                <w:lang w:val="ro-RO"/>
              </w:rPr>
              <w:t>Task Nr</w:t>
            </w:r>
          </w:p>
        </w:tc>
        <w:tc>
          <w:tcPr>
            <w:tcW w:w="7512" w:type="dxa"/>
            <w:gridSpan w:val="7"/>
            <w:shd w:val="clear" w:color="auto" w:fill="244061" w:themeFill="accent1" w:themeFillShade="80"/>
          </w:tcPr>
          <w:p w:rsidR="00625560" w:rsidRPr="00CF554C" w:rsidRDefault="00625560" w:rsidP="003E1471">
            <w:pPr>
              <w:jc w:val="center"/>
              <w:cnfStyle w:val="100000000000"/>
              <w:rPr>
                <w:rFonts w:cs="Times New Roman"/>
                <w:lang w:val="ro-RO"/>
              </w:rPr>
            </w:pPr>
            <w:r w:rsidRPr="00CF554C">
              <w:rPr>
                <w:rFonts w:cs="Times New Roman"/>
                <w:lang w:val="ro-RO"/>
              </w:rPr>
              <w:t>Task Requirements</w:t>
            </w:r>
          </w:p>
        </w:tc>
      </w:tr>
      <w:tr w:rsidR="00625560" w:rsidRPr="00CF554C" w:rsidTr="003E1471">
        <w:trPr>
          <w:cnfStyle w:val="000000100000"/>
          <w:trHeight w:val="107"/>
          <w:jc w:val="center"/>
        </w:trPr>
        <w:tc>
          <w:tcPr>
            <w:cnfStyle w:val="001000000000"/>
            <w:tcW w:w="681" w:type="dxa"/>
            <w:vMerge/>
            <w:shd w:val="clear" w:color="auto" w:fill="244061" w:themeFill="accent1" w:themeFillShade="80"/>
          </w:tcPr>
          <w:p w:rsidR="00625560" w:rsidRPr="00CF554C" w:rsidRDefault="00625560" w:rsidP="003E1471">
            <w:pPr>
              <w:jc w:val="center"/>
              <w:rPr>
                <w:rFonts w:cs="Times New Roman"/>
                <w:lang w:val="ro-RO"/>
              </w:rPr>
            </w:pPr>
          </w:p>
        </w:tc>
        <w:tc>
          <w:tcPr>
            <w:tcW w:w="3326" w:type="dxa"/>
            <w:gridSpan w:val="2"/>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CPU (Mhz)</w:t>
            </w:r>
          </w:p>
        </w:tc>
        <w:tc>
          <w:tcPr>
            <w:tcW w:w="2340" w:type="dxa"/>
            <w:gridSpan w:val="2"/>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Memory (MB)</w:t>
            </w:r>
          </w:p>
        </w:tc>
        <w:tc>
          <w:tcPr>
            <w:tcW w:w="1846" w:type="dxa"/>
            <w:gridSpan w:val="3"/>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Storage (GB)</w:t>
            </w:r>
          </w:p>
        </w:tc>
      </w:tr>
      <w:tr w:rsidR="00625560" w:rsidRPr="00CF554C" w:rsidTr="003E1471">
        <w:trPr>
          <w:trHeight w:val="106"/>
          <w:jc w:val="center"/>
        </w:trPr>
        <w:tc>
          <w:tcPr>
            <w:cnfStyle w:val="001000000000"/>
            <w:tcW w:w="681" w:type="dxa"/>
            <w:vMerge/>
            <w:shd w:val="clear" w:color="auto" w:fill="244061" w:themeFill="accent1" w:themeFillShade="80"/>
          </w:tcPr>
          <w:p w:rsidR="00625560" w:rsidRPr="00CF554C" w:rsidRDefault="00625560" w:rsidP="003E1471">
            <w:pPr>
              <w:jc w:val="center"/>
              <w:rPr>
                <w:rFonts w:cs="Times New Roman"/>
                <w:lang w:val="ro-RO"/>
              </w:rPr>
            </w:pPr>
          </w:p>
        </w:tc>
        <w:tc>
          <w:tcPr>
            <w:tcW w:w="1796"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Min</w:t>
            </w:r>
          </w:p>
        </w:tc>
        <w:tc>
          <w:tcPr>
            <w:tcW w:w="1530"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Max</w:t>
            </w:r>
          </w:p>
        </w:tc>
        <w:tc>
          <w:tcPr>
            <w:tcW w:w="1260"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Min</w:t>
            </w:r>
          </w:p>
        </w:tc>
        <w:tc>
          <w:tcPr>
            <w:tcW w:w="1080"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Max</w:t>
            </w:r>
          </w:p>
        </w:tc>
        <w:tc>
          <w:tcPr>
            <w:tcW w:w="923"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Min</w:t>
            </w:r>
          </w:p>
        </w:tc>
        <w:tc>
          <w:tcPr>
            <w:tcW w:w="923" w:type="dxa"/>
            <w:gridSpan w:val="2"/>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max</w:t>
            </w:r>
          </w:p>
        </w:tc>
      </w:tr>
      <w:tr w:rsidR="00625560" w:rsidRPr="00CF554C" w:rsidTr="003E1471">
        <w:trPr>
          <w:cnfStyle w:val="000000100000"/>
          <w:trHeight w:val="273"/>
          <w:jc w:val="center"/>
        </w:trPr>
        <w:tc>
          <w:tcPr>
            <w:cnfStyle w:val="001000000000"/>
            <w:tcW w:w="681" w:type="dxa"/>
          </w:tcPr>
          <w:p w:rsidR="00625560" w:rsidRPr="00CF554C" w:rsidRDefault="00625560" w:rsidP="003E1471">
            <w:pPr>
              <w:jc w:val="center"/>
              <w:rPr>
                <w:rFonts w:cs="Times New Roman"/>
                <w:lang w:val="ro-RO"/>
              </w:rPr>
            </w:pPr>
            <w:r w:rsidRPr="00CF554C">
              <w:rPr>
                <w:rFonts w:cs="Times New Roman"/>
                <w:lang w:val="ro-RO"/>
              </w:rPr>
              <w:t>1</w:t>
            </w:r>
          </w:p>
        </w:tc>
        <w:tc>
          <w:tcPr>
            <w:tcW w:w="1796" w:type="dxa"/>
          </w:tcPr>
          <w:p w:rsidR="00625560" w:rsidRPr="00CF554C" w:rsidRDefault="00625560" w:rsidP="003E1471">
            <w:pPr>
              <w:cnfStyle w:val="000000100000"/>
              <w:rPr>
                <w:rFonts w:cs="Times New Roman"/>
                <w:lang w:val="ro-RO"/>
              </w:rPr>
            </w:pPr>
            <w:r w:rsidRPr="00CF554C">
              <w:rPr>
                <w:rFonts w:cs="Times New Roman"/>
                <w:lang w:val="ro-RO"/>
              </w:rPr>
              <w:t xml:space="preserve">100 </w:t>
            </w:r>
          </w:p>
        </w:tc>
        <w:tc>
          <w:tcPr>
            <w:tcW w:w="1530" w:type="dxa"/>
          </w:tcPr>
          <w:p w:rsidR="00625560" w:rsidRPr="00CF554C" w:rsidRDefault="00625560" w:rsidP="003E1471">
            <w:pPr>
              <w:cnfStyle w:val="000000100000"/>
              <w:rPr>
                <w:rFonts w:cs="Times New Roman"/>
                <w:lang w:val="ro-RO"/>
              </w:rPr>
            </w:pPr>
            <w:r w:rsidRPr="00CF554C">
              <w:rPr>
                <w:rFonts w:cs="Times New Roman"/>
                <w:lang w:val="ro-RO"/>
              </w:rPr>
              <w:t xml:space="preserve">500 </w:t>
            </w:r>
          </w:p>
        </w:tc>
        <w:tc>
          <w:tcPr>
            <w:tcW w:w="1260" w:type="dxa"/>
          </w:tcPr>
          <w:p w:rsidR="00625560" w:rsidRPr="00CF554C" w:rsidRDefault="00625560" w:rsidP="003E1471">
            <w:pPr>
              <w:cnfStyle w:val="000000100000"/>
              <w:rPr>
                <w:rFonts w:cs="Times New Roman"/>
                <w:lang w:val="ro-RO"/>
              </w:rPr>
            </w:pPr>
            <w:r w:rsidRPr="00CF554C">
              <w:rPr>
                <w:rFonts w:cs="Times New Roman"/>
                <w:lang w:val="ro-RO"/>
              </w:rPr>
              <w:t xml:space="preserve">100 </w:t>
            </w:r>
          </w:p>
        </w:tc>
        <w:tc>
          <w:tcPr>
            <w:tcW w:w="1080" w:type="dxa"/>
          </w:tcPr>
          <w:p w:rsidR="00625560" w:rsidRPr="00CF554C" w:rsidRDefault="00625560" w:rsidP="003E1471">
            <w:pPr>
              <w:cnfStyle w:val="000000100000"/>
              <w:rPr>
                <w:rFonts w:cs="Times New Roman"/>
                <w:lang w:val="ro-RO"/>
              </w:rPr>
            </w:pPr>
            <w:r w:rsidRPr="00CF554C">
              <w:rPr>
                <w:rFonts w:cs="Times New Roman"/>
                <w:lang w:val="ro-RO"/>
              </w:rPr>
              <w:t>300</w:t>
            </w:r>
          </w:p>
        </w:tc>
        <w:tc>
          <w:tcPr>
            <w:tcW w:w="1067" w:type="dxa"/>
            <w:gridSpan w:val="2"/>
          </w:tcPr>
          <w:p w:rsidR="00625560" w:rsidRPr="00CF554C" w:rsidRDefault="00625560" w:rsidP="003E1471">
            <w:pPr>
              <w:cnfStyle w:val="000000100000"/>
              <w:rPr>
                <w:rFonts w:cs="Times New Roman"/>
                <w:lang w:val="ro-RO"/>
              </w:rPr>
            </w:pPr>
            <w:r w:rsidRPr="00CF554C">
              <w:rPr>
                <w:rFonts w:cs="Times New Roman"/>
                <w:lang w:val="ro-RO"/>
              </w:rPr>
              <w:t>1</w:t>
            </w:r>
          </w:p>
        </w:tc>
        <w:tc>
          <w:tcPr>
            <w:tcW w:w="779" w:type="dxa"/>
          </w:tcPr>
          <w:p w:rsidR="00625560" w:rsidRPr="00CF554C" w:rsidRDefault="00625560" w:rsidP="003E1471">
            <w:pPr>
              <w:cnfStyle w:val="000000100000"/>
              <w:rPr>
                <w:rFonts w:cs="Times New Roman"/>
                <w:lang w:val="ro-RO"/>
              </w:rPr>
            </w:pPr>
            <w:r w:rsidRPr="00CF554C">
              <w:rPr>
                <w:rFonts w:cs="Times New Roman"/>
                <w:lang w:val="ro-RO"/>
              </w:rPr>
              <w:t>2</w:t>
            </w:r>
          </w:p>
        </w:tc>
      </w:tr>
      <w:tr w:rsidR="00625560" w:rsidRPr="00CF554C" w:rsidTr="003E1471">
        <w:trPr>
          <w:trHeight w:val="258"/>
          <w:jc w:val="center"/>
        </w:trPr>
        <w:tc>
          <w:tcPr>
            <w:cnfStyle w:val="001000000000"/>
            <w:tcW w:w="681" w:type="dxa"/>
          </w:tcPr>
          <w:p w:rsidR="00625560" w:rsidRPr="00CF554C" w:rsidRDefault="00625560" w:rsidP="003E1471">
            <w:pPr>
              <w:jc w:val="center"/>
              <w:rPr>
                <w:rFonts w:cs="Times New Roman"/>
                <w:lang w:val="ro-RO"/>
              </w:rPr>
            </w:pPr>
            <w:r w:rsidRPr="00CF554C">
              <w:rPr>
                <w:rFonts w:cs="Times New Roman"/>
                <w:lang w:val="ro-RO"/>
              </w:rPr>
              <w:t>2</w:t>
            </w:r>
          </w:p>
        </w:tc>
        <w:tc>
          <w:tcPr>
            <w:tcW w:w="1796" w:type="dxa"/>
          </w:tcPr>
          <w:p w:rsidR="00625560" w:rsidRPr="00CF554C" w:rsidRDefault="00625560" w:rsidP="003E1471">
            <w:pPr>
              <w:cnfStyle w:val="000000000000"/>
              <w:rPr>
                <w:rFonts w:cs="Times New Roman"/>
                <w:lang w:val="ro-RO"/>
              </w:rPr>
            </w:pPr>
            <w:r w:rsidRPr="00CF554C">
              <w:rPr>
                <w:rFonts w:cs="Times New Roman"/>
                <w:lang w:val="ro-RO"/>
              </w:rPr>
              <w:t>2 x 300</w:t>
            </w:r>
          </w:p>
        </w:tc>
        <w:tc>
          <w:tcPr>
            <w:tcW w:w="1530" w:type="dxa"/>
          </w:tcPr>
          <w:p w:rsidR="00625560" w:rsidRPr="00CF554C" w:rsidRDefault="00625560" w:rsidP="003E1471">
            <w:pPr>
              <w:cnfStyle w:val="000000000000"/>
              <w:rPr>
                <w:rFonts w:cs="Times New Roman"/>
                <w:lang w:val="ro-RO"/>
              </w:rPr>
            </w:pPr>
            <w:r w:rsidRPr="00CF554C">
              <w:rPr>
                <w:rFonts w:cs="Times New Roman"/>
                <w:lang w:val="ro-RO"/>
              </w:rPr>
              <w:t>2 x 500</w:t>
            </w:r>
          </w:p>
        </w:tc>
        <w:tc>
          <w:tcPr>
            <w:tcW w:w="1260" w:type="dxa"/>
          </w:tcPr>
          <w:p w:rsidR="00625560" w:rsidRPr="00CF554C" w:rsidRDefault="00625560" w:rsidP="003E1471">
            <w:pPr>
              <w:cnfStyle w:val="000000000000"/>
              <w:rPr>
                <w:rFonts w:cs="Times New Roman"/>
                <w:lang w:val="ro-RO"/>
              </w:rPr>
            </w:pPr>
            <w:r w:rsidRPr="00CF554C">
              <w:rPr>
                <w:rFonts w:cs="Times New Roman"/>
                <w:lang w:val="ro-RO"/>
              </w:rPr>
              <w:t>100</w:t>
            </w:r>
          </w:p>
        </w:tc>
        <w:tc>
          <w:tcPr>
            <w:tcW w:w="1080" w:type="dxa"/>
          </w:tcPr>
          <w:p w:rsidR="00625560" w:rsidRPr="00CF554C" w:rsidRDefault="00625560" w:rsidP="003E1471">
            <w:pPr>
              <w:cnfStyle w:val="000000000000"/>
              <w:rPr>
                <w:rFonts w:cs="Times New Roman"/>
                <w:lang w:val="ro-RO"/>
              </w:rPr>
            </w:pPr>
            <w:r w:rsidRPr="00CF554C">
              <w:rPr>
                <w:rFonts w:cs="Times New Roman"/>
                <w:lang w:val="ro-RO"/>
              </w:rPr>
              <w:t>300</w:t>
            </w:r>
          </w:p>
        </w:tc>
        <w:tc>
          <w:tcPr>
            <w:tcW w:w="1067" w:type="dxa"/>
            <w:gridSpan w:val="2"/>
          </w:tcPr>
          <w:p w:rsidR="00625560" w:rsidRPr="00CF554C" w:rsidRDefault="00625560" w:rsidP="003E1471">
            <w:pPr>
              <w:cnfStyle w:val="000000000000"/>
              <w:rPr>
                <w:rFonts w:cs="Times New Roman"/>
                <w:lang w:val="ro-RO"/>
              </w:rPr>
            </w:pPr>
            <w:r w:rsidRPr="00CF554C">
              <w:rPr>
                <w:rFonts w:cs="Times New Roman"/>
                <w:lang w:val="ro-RO"/>
              </w:rPr>
              <w:t>1</w:t>
            </w:r>
          </w:p>
        </w:tc>
        <w:tc>
          <w:tcPr>
            <w:tcW w:w="779" w:type="dxa"/>
          </w:tcPr>
          <w:p w:rsidR="00625560" w:rsidRPr="00CF554C" w:rsidRDefault="00625560" w:rsidP="003E1471">
            <w:pPr>
              <w:cnfStyle w:val="000000000000"/>
              <w:rPr>
                <w:rFonts w:cs="Times New Roman"/>
                <w:lang w:val="ro-RO"/>
              </w:rPr>
            </w:pPr>
            <w:r w:rsidRPr="00CF554C">
              <w:rPr>
                <w:rFonts w:cs="Times New Roman"/>
                <w:lang w:val="ro-RO"/>
              </w:rPr>
              <w:t>2</w:t>
            </w:r>
          </w:p>
        </w:tc>
      </w:tr>
      <w:tr w:rsidR="00625560" w:rsidRPr="00CF554C" w:rsidTr="003E1471">
        <w:trPr>
          <w:cnfStyle w:val="000000100000"/>
          <w:trHeight w:val="273"/>
          <w:jc w:val="center"/>
        </w:trPr>
        <w:tc>
          <w:tcPr>
            <w:cnfStyle w:val="001000000000"/>
            <w:tcW w:w="681" w:type="dxa"/>
          </w:tcPr>
          <w:p w:rsidR="00625560" w:rsidRPr="00CF554C" w:rsidRDefault="00625560" w:rsidP="003E1471">
            <w:pPr>
              <w:jc w:val="center"/>
              <w:rPr>
                <w:rFonts w:cs="Times New Roman"/>
                <w:lang w:val="ro-RO"/>
              </w:rPr>
            </w:pPr>
            <w:r w:rsidRPr="00CF554C">
              <w:rPr>
                <w:rFonts w:cs="Times New Roman"/>
                <w:lang w:val="ro-RO"/>
              </w:rPr>
              <w:t>3</w:t>
            </w:r>
          </w:p>
        </w:tc>
        <w:tc>
          <w:tcPr>
            <w:tcW w:w="1796" w:type="dxa"/>
          </w:tcPr>
          <w:p w:rsidR="00625560" w:rsidRPr="00CF554C" w:rsidRDefault="00625560" w:rsidP="003E1471">
            <w:pPr>
              <w:cnfStyle w:val="000000100000"/>
              <w:rPr>
                <w:rFonts w:cs="Times New Roman"/>
                <w:lang w:val="ro-RO"/>
              </w:rPr>
            </w:pPr>
            <w:r w:rsidRPr="00CF554C">
              <w:rPr>
                <w:rFonts w:cs="Times New Roman"/>
                <w:lang w:val="ro-RO"/>
              </w:rPr>
              <w:t>2 x 100</w:t>
            </w:r>
          </w:p>
        </w:tc>
        <w:tc>
          <w:tcPr>
            <w:tcW w:w="1530" w:type="dxa"/>
          </w:tcPr>
          <w:p w:rsidR="00625560" w:rsidRPr="00CF554C" w:rsidRDefault="00625560" w:rsidP="003E1471">
            <w:pPr>
              <w:cnfStyle w:val="000000100000"/>
              <w:rPr>
                <w:rFonts w:cs="Times New Roman"/>
                <w:lang w:val="ro-RO"/>
              </w:rPr>
            </w:pPr>
            <w:r w:rsidRPr="00CF554C">
              <w:rPr>
                <w:rFonts w:cs="Times New Roman"/>
                <w:lang w:val="ro-RO"/>
              </w:rPr>
              <w:t>2 x 200</w:t>
            </w:r>
          </w:p>
        </w:tc>
        <w:tc>
          <w:tcPr>
            <w:tcW w:w="1260" w:type="dxa"/>
          </w:tcPr>
          <w:p w:rsidR="00625560" w:rsidRPr="00CF554C" w:rsidRDefault="00625560" w:rsidP="003E1471">
            <w:pPr>
              <w:cnfStyle w:val="000000100000"/>
              <w:rPr>
                <w:rFonts w:cs="Times New Roman"/>
                <w:lang w:val="ro-RO"/>
              </w:rPr>
            </w:pPr>
            <w:r w:rsidRPr="00CF554C">
              <w:rPr>
                <w:rFonts w:cs="Times New Roman"/>
                <w:lang w:val="ro-RO"/>
              </w:rPr>
              <w:t xml:space="preserve">50 </w:t>
            </w:r>
          </w:p>
        </w:tc>
        <w:tc>
          <w:tcPr>
            <w:tcW w:w="1080" w:type="dxa"/>
          </w:tcPr>
          <w:p w:rsidR="00625560" w:rsidRPr="00CF554C" w:rsidRDefault="00625560" w:rsidP="003E1471">
            <w:pPr>
              <w:cnfStyle w:val="000000100000"/>
              <w:rPr>
                <w:rFonts w:cs="Times New Roman"/>
                <w:lang w:val="ro-RO"/>
              </w:rPr>
            </w:pPr>
            <w:r w:rsidRPr="00CF554C">
              <w:rPr>
                <w:rFonts w:cs="Times New Roman"/>
                <w:lang w:val="ro-RO"/>
              </w:rPr>
              <w:t>400</w:t>
            </w:r>
          </w:p>
        </w:tc>
        <w:tc>
          <w:tcPr>
            <w:tcW w:w="1067" w:type="dxa"/>
            <w:gridSpan w:val="2"/>
          </w:tcPr>
          <w:p w:rsidR="00625560" w:rsidRPr="00CF554C" w:rsidRDefault="00625560" w:rsidP="003E1471">
            <w:pPr>
              <w:cnfStyle w:val="000000100000"/>
              <w:rPr>
                <w:rFonts w:cs="Times New Roman"/>
                <w:lang w:val="ro-RO"/>
              </w:rPr>
            </w:pPr>
            <w:r w:rsidRPr="00CF554C">
              <w:rPr>
                <w:rFonts w:cs="Times New Roman"/>
                <w:lang w:val="ro-RO"/>
              </w:rPr>
              <w:t>1</w:t>
            </w:r>
          </w:p>
        </w:tc>
        <w:tc>
          <w:tcPr>
            <w:tcW w:w="779" w:type="dxa"/>
          </w:tcPr>
          <w:p w:rsidR="00625560" w:rsidRPr="00CF554C" w:rsidRDefault="00625560" w:rsidP="003E1471">
            <w:pPr>
              <w:cnfStyle w:val="000000100000"/>
              <w:rPr>
                <w:rFonts w:cs="Times New Roman"/>
                <w:lang w:val="ro-RO"/>
              </w:rPr>
            </w:pPr>
            <w:r w:rsidRPr="00CF554C">
              <w:rPr>
                <w:rFonts w:cs="Times New Roman"/>
                <w:lang w:val="ro-RO"/>
              </w:rPr>
              <w:t>2</w:t>
            </w:r>
          </w:p>
        </w:tc>
      </w:tr>
    </w:tbl>
    <w:p w:rsidR="005E3CDC" w:rsidRDefault="005E3CDC" w:rsidP="005E3CDC">
      <w:pPr>
        <w:rPr>
          <w:rFonts w:cs="Times New Roman"/>
        </w:rPr>
      </w:pPr>
    </w:p>
    <w:p w:rsidR="001A2E29" w:rsidRDefault="00E54B3D" w:rsidP="005E3CDC">
      <w:pPr>
        <w:ind w:firstLine="720"/>
        <w:rPr>
          <w:rFonts w:cs="Times New Roman"/>
        </w:rPr>
      </w:pPr>
      <w:r>
        <w:rPr>
          <w:rFonts w:cs="Times New Roman"/>
        </w:rPr>
        <w:t xml:space="preserve">The virtual machines described by </w:t>
      </w:r>
      <w:r w:rsidR="007267FF">
        <w:rPr>
          <w:rFonts w:cs="Times New Roman"/>
        </w:rPr>
        <w:fldChar w:fldCharType="begin"/>
      </w:r>
      <w:r>
        <w:rPr>
          <w:rFonts w:cs="Times New Roman"/>
        </w:rPr>
        <w:instrText xml:space="preserve"> REF _Ref264035763 \h </w:instrText>
      </w:r>
      <w:r w:rsidR="007267FF">
        <w:rPr>
          <w:rFonts w:cs="Times New Roman"/>
        </w:rPr>
      </w:r>
      <w:r w:rsidR="007267FF">
        <w:rPr>
          <w:rFonts w:cs="Times New Roman"/>
        </w:rPr>
        <w:fldChar w:fldCharType="separate"/>
      </w:r>
      <w:r w:rsidR="00FD2F52" w:rsidRPr="00CF554C">
        <w:rPr>
          <w:rFonts w:cs="Times New Roman"/>
        </w:rPr>
        <w:t xml:space="preserve">Table </w:t>
      </w:r>
      <w:r w:rsidR="00FD2F52">
        <w:rPr>
          <w:rFonts w:cs="Times New Roman"/>
          <w:noProof/>
        </w:rPr>
        <w:t>6</w:t>
      </w:r>
      <w:r w:rsidR="00FD2F52" w:rsidRPr="00CF554C">
        <w:rPr>
          <w:rFonts w:cs="Times New Roman"/>
        </w:rPr>
        <w:t>.</w:t>
      </w:r>
      <w:r w:rsidR="00FD2F52">
        <w:rPr>
          <w:rFonts w:cs="Times New Roman"/>
        </w:rPr>
        <w:t>7</w:t>
      </w:r>
      <w:r w:rsidR="007267FF">
        <w:rPr>
          <w:rFonts w:cs="Times New Roman"/>
        </w:rPr>
        <w:fldChar w:fldCharType="end"/>
      </w:r>
      <w:r>
        <w:rPr>
          <w:rFonts w:cs="Times New Roman"/>
        </w:rPr>
        <w:t xml:space="preserve"> where created using the graphical </w:t>
      </w:r>
      <w:r w:rsidR="00EA61CE">
        <w:rPr>
          <w:rFonts w:cs="Times New Roman"/>
        </w:rPr>
        <w:t>user</w:t>
      </w:r>
      <w:r>
        <w:rPr>
          <w:rFonts w:cs="Times New Roman"/>
        </w:rPr>
        <w:t xml:space="preserve"> interface of the Hyper-V Manager. </w:t>
      </w:r>
      <w:r w:rsidR="001A1F90">
        <w:rPr>
          <w:rFonts w:cs="Times New Roman"/>
        </w:rPr>
        <w:t>Each virtual machine has a lightweight Windows XP version installed as operating system.</w:t>
      </w:r>
      <w:r w:rsidR="00237374">
        <w:rPr>
          <w:rFonts w:cs="Times New Roman"/>
        </w:rPr>
        <w:t xml:space="preserve"> For each virtual machine a java is set to run when the operating system loads, program which performs some computations in an infinite loop, using the virtual machine CPU at 100%. </w:t>
      </w:r>
    </w:p>
    <w:p w:rsidR="00F25EF3" w:rsidRDefault="006E6E4E" w:rsidP="003B4AE4">
      <w:pPr>
        <w:pStyle w:val="Heading4"/>
        <w:keepNext/>
        <w:keepLines/>
        <w:numPr>
          <w:ilvl w:val="3"/>
          <w:numId w:val="38"/>
        </w:numPr>
        <w:spacing w:line="276" w:lineRule="auto"/>
        <w:rPr>
          <w:rFonts w:cs="Times New Roman"/>
          <w:i w:val="0"/>
        </w:rPr>
      </w:pPr>
      <w:r>
        <w:rPr>
          <w:rFonts w:cs="Times New Roman"/>
          <w:i w:val="0"/>
        </w:rPr>
        <w:lastRenderedPageBreak/>
        <w:t>Evaluated Cases</w:t>
      </w:r>
    </w:p>
    <w:p w:rsidR="002E730A" w:rsidRPr="002E730A" w:rsidRDefault="002E730A" w:rsidP="002E730A">
      <w:pPr>
        <w:ind w:firstLine="720"/>
      </w:pPr>
      <w:r w:rsidRPr="002E730A">
        <w:t xml:space="preserve">Using these virtual machines </w:t>
      </w:r>
      <w:r w:rsidR="000A7F12">
        <w:t>several</w:t>
      </w:r>
      <w:r w:rsidRPr="002E730A">
        <w:t xml:space="preserve"> </w:t>
      </w:r>
      <w:r w:rsidR="00864B1B">
        <w:t>evaluations</w:t>
      </w:r>
      <w:r w:rsidRPr="002E730A">
        <w:t xml:space="preserve"> were performed. In the first, by cloning the virtual machines, workload test sequences were generated randomly. A random number of test sequences of random length scheduled to execute (to be received by the system to be deployed) at random intervals of time where used to test the datacenter management system under real world loads. </w:t>
      </w:r>
    </w:p>
    <w:p w:rsidR="00550D99" w:rsidRDefault="00054810" w:rsidP="005E3CDC">
      <w:pPr>
        <w:ind w:firstLine="720"/>
        <w:rPr>
          <w:rFonts w:cs="Times New Roman"/>
        </w:rPr>
      </w:pPr>
      <w:r>
        <w:rPr>
          <w:rFonts w:cs="Times New Roman"/>
        </w:rPr>
        <w:t xml:space="preserve">The second </w:t>
      </w:r>
      <w:r w:rsidR="000A7F12">
        <w:rPr>
          <w:rFonts w:cs="Times New Roman"/>
        </w:rPr>
        <w:t>evaluation</w:t>
      </w:r>
      <w:r>
        <w:rPr>
          <w:rFonts w:cs="Times New Roman"/>
        </w:rPr>
        <w:t xml:space="preserve"> involved testing if the system allocates the resources accordingly and if the virtual machines deployed by the application are usable. </w:t>
      </w:r>
      <w:r w:rsidR="0040097B">
        <w:rPr>
          <w:rFonts w:cs="Times New Roman"/>
        </w:rPr>
        <w:t xml:space="preserve">This test only involved the three virtual machines described in </w:t>
      </w:r>
      <w:r w:rsidR="007267FF">
        <w:rPr>
          <w:rFonts w:cs="Times New Roman"/>
        </w:rPr>
        <w:fldChar w:fldCharType="begin"/>
      </w:r>
      <w:r w:rsidR="0040097B">
        <w:rPr>
          <w:rFonts w:cs="Times New Roman"/>
        </w:rPr>
        <w:instrText xml:space="preserve"> REF _Ref264035763 \h </w:instrText>
      </w:r>
      <w:r w:rsidR="007267FF">
        <w:rPr>
          <w:rFonts w:cs="Times New Roman"/>
        </w:rPr>
      </w:r>
      <w:r w:rsidR="007267FF">
        <w:rPr>
          <w:rFonts w:cs="Times New Roman"/>
        </w:rPr>
        <w:fldChar w:fldCharType="separate"/>
      </w:r>
      <w:r w:rsidR="00FD2F52" w:rsidRPr="00CF554C">
        <w:rPr>
          <w:rFonts w:cs="Times New Roman"/>
        </w:rPr>
        <w:t xml:space="preserve">Table </w:t>
      </w:r>
      <w:r w:rsidR="00FD2F52">
        <w:rPr>
          <w:rFonts w:cs="Times New Roman"/>
          <w:noProof/>
        </w:rPr>
        <w:t>6</w:t>
      </w:r>
      <w:r w:rsidR="00FD2F52" w:rsidRPr="00CF554C">
        <w:rPr>
          <w:rFonts w:cs="Times New Roman"/>
        </w:rPr>
        <w:t>.</w:t>
      </w:r>
      <w:r w:rsidR="00FD2F52">
        <w:rPr>
          <w:rFonts w:cs="Times New Roman"/>
        </w:rPr>
        <w:t>7</w:t>
      </w:r>
      <w:r w:rsidR="007267FF">
        <w:rPr>
          <w:rFonts w:cs="Times New Roman"/>
        </w:rPr>
        <w:fldChar w:fldCharType="end"/>
      </w:r>
      <w:r w:rsidR="0040097B">
        <w:rPr>
          <w:rFonts w:cs="Times New Roman"/>
        </w:rPr>
        <w:t xml:space="preserve">. </w:t>
      </w:r>
      <w:r w:rsidR="00095E45">
        <w:rPr>
          <w:rFonts w:cs="Times New Roman"/>
        </w:rPr>
        <w:t>In this case all the three machines can be fitted to only one server.</w:t>
      </w:r>
      <w:r w:rsidR="002E730A">
        <w:rPr>
          <w:rFonts w:cs="Times New Roman"/>
        </w:rPr>
        <w:t xml:space="preserve"> The system chose to wake up Server_2. </w:t>
      </w:r>
      <w:r w:rsidR="006C55DA">
        <w:rPr>
          <w:rFonts w:cs="Times New Roman"/>
        </w:rPr>
        <w:t>Initially the</w:t>
      </w:r>
      <w:r w:rsidR="000B20A8">
        <w:rPr>
          <w:rFonts w:cs="Times New Roman"/>
        </w:rPr>
        <w:t>re are no virtual machines managed by the</w:t>
      </w:r>
      <w:r w:rsidR="006C55DA">
        <w:rPr>
          <w:rFonts w:cs="Times New Roman"/>
        </w:rPr>
        <w:t xml:space="preserve"> Hyper-V Server running on Server_2</w:t>
      </w:r>
      <w:r w:rsidR="003075A0">
        <w:rPr>
          <w:rFonts w:cs="Times New Roman"/>
        </w:rPr>
        <w:t xml:space="preserve">, as </w:t>
      </w:r>
      <w:r w:rsidR="007267FF">
        <w:rPr>
          <w:rFonts w:cs="Times New Roman"/>
        </w:rPr>
        <w:fldChar w:fldCharType="begin"/>
      </w:r>
      <w:r w:rsidR="003075A0">
        <w:rPr>
          <w:rFonts w:cs="Times New Roman"/>
        </w:rPr>
        <w:instrText xml:space="preserve"> REF _Ref264303347 \h </w:instrText>
      </w:r>
      <w:r w:rsidR="007267FF">
        <w:rPr>
          <w:rFonts w:cs="Times New Roman"/>
        </w:rPr>
      </w:r>
      <w:r w:rsidR="007267FF">
        <w:rPr>
          <w:rFonts w:cs="Times New Roman"/>
        </w:rPr>
        <w:fldChar w:fldCharType="separate"/>
      </w:r>
      <w:r w:rsidR="00FD2F52" w:rsidRPr="00646B72">
        <w:t xml:space="preserve">Figure </w:t>
      </w:r>
      <w:r w:rsidR="00FD2F52">
        <w:rPr>
          <w:noProof/>
        </w:rPr>
        <w:t>6</w:t>
      </w:r>
      <w:r w:rsidR="00FD2F52">
        <w:t>.</w:t>
      </w:r>
      <w:r w:rsidR="00FD2F52">
        <w:rPr>
          <w:noProof/>
        </w:rPr>
        <w:t>12</w:t>
      </w:r>
      <w:r w:rsidR="007267FF">
        <w:rPr>
          <w:rFonts w:cs="Times New Roman"/>
        </w:rPr>
        <w:fldChar w:fldCharType="end"/>
      </w:r>
      <w:r w:rsidR="003075A0">
        <w:rPr>
          <w:rFonts w:cs="Times New Roman"/>
        </w:rPr>
        <w:t xml:space="preserve"> </w:t>
      </w:r>
      <w:r w:rsidR="00A31ABF">
        <w:rPr>
          <w:rFonts w:cs="Times New Roman"/>
        </w:rPr>
        <w:t>illustrates</w:t>
      </w:r>
      <w:r w:rsidR="006C55DA">
        <w:rPr>
          <w:rFonts w:cs="Times New Roman"/>
        </w:rPr>
        <w:t>.</w:t>
      </w:r>
    </w:p>
    <w:p w:rsidR="00646B72" w:rsidRDefault="00646B72" w:rsidP="00646B72">
      <w:pPr>
        <w:keepNext/>
      </w:pPr>
      <w:r>
        <w:rPr>
          <w:noProof/>
          <w:lang w:bidi="ar-SA"/>
        </w:rPr>
        <w:drawing>
          <wp:inline distT="0" distB="0" distL="0" distR="0">
            <wp:extent cx="5943600" cy="1883641"/>
            <wp:effectExtent l="19050" t="19050" r="19050" b="21359"/>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srcRect/>
                    <a:stretch>
                      <a:fillRect/>
                    </a:stretch>
                  </pic:blipFill>
                  <pic:spPr bwMode="auto">
                    <a:xfrm>
                      <a:off x="0" y="0"/>
                      <a:ext cx="5943600" cy="1883641"/>
                    </a:xfrm>
                    <a:prstGeom prst="rect">
                      <a:avLst/>
                    </a:prstGeom>
                    <a:noFill/>
                    <a:ln w="9525">
                      <a:solidFill>
                        <a:schemeClr val="tx1"/>
                      </a:solidFill>
                      <a:miter lim="800000"/>
                      <a:headEnd/>
                      <a:tailEnd/>
                    </a:ln>
                  </pic:spPr>
                </pic:pic>
              </a:graphicData>
            </a:graphic>
          </wp:inline>
        </w:drawing>
      </w:r>
    </w:p>
    <w:p w:rsidR="00F25EF3" w:rsidRPr="00646B72" w:rsidRDefault="00646B72" w:rsidP="00646B72">
      <w:pPr>
        <w:pStyle w:val="Caption"/>
        <w:jc w:val="center"/>
        <w:rPr>
          <w:rFonts w:cs="Times New Roman"/>
          <w:color w:val="auto"/>
        </w:rPr>
      </w:pPr>
      <w:bookmarkStart w:id="643" w:name="_Ref264303347"/>
      <w:bookmarkStart w:id="644" w:name="_Toc264369147"/>
      <w:bookmarkStart w:id="645" w:name="_Toc264798661"/>
      <w:bookmarkStart w:id="646" w:name="_Toc264916839"/>
      <w:bookmarkStart w:id="647" w:name="_Toc264920393"/>
      <w:r w:rsidRPr="00646B72">
        <w:rPr>
          <w:color w:val="auto"/>
        </w:rPr>
        <w:t xml:space="preserve">Figure </w:t>
      </w:r>
      <w:r w:rsidR="007267FF">
        <w:rPr>
          <w:color w:val="auto"/>
        </w:rPr>
        <w:fldChar w:fldCharType="begin"/>
      </w:r>
      <w:r w:rsidR="00576977">
        <w:rPr>
          <w:color w:val="auto"/>
        </w:rPr>
        <w:instrText xml:space="preserve"> STYLEREF 1 \s </w:instrText>
      </w:r>
      <w:r w:rsidR="007267FF">
        <w:rPr>
          <w:color w:val="auto"/>
        </w:rPr>
        <w:fldChar w:fldCharType="separate"/>
      </w:r>
      <w:r w:rsidR="00FD2F52">
        <w:rPr>
          <w:noProof/>
          <w:color w:val="auto"/>
        </w:rPr>
        <w:t>6</w:t>
      </w:r>
      <w:r w:rsidR="007267FF">
        <w:rPr>
          <w:color w:val="auto"/>
        </w:rPr>
        <w:fldChar w:fldCharType="end"/>
      </w:r>
      <w:r w:rsidR="00576977">
        <w:rPr>
          <w:color w:val="auto"/>
        </w:rPr>
        <w:t>.</w:t>
      </w:r>
      <w:r w:rsidR="007267FF">
        <w:rPr>
          <w:color w:val="auto"/>
        </w:rPr>
        <w:fldChar w:fldCharType="begin"/>
      </w:r>
      <w:r w:rsidR="00576977">
        <w:rPr>
          <w:color w:val="auto"/>
        </w:rPr>
        <w:instrText xml:space="preserve"> SEQ Figure \* ARABIC \s 1 </w:instrText>
      </w:r>
      <w:r w:rsidR="007267FF">
        <w:rPr>
          <w:color w:val="auto"/>
        </w:rPr>
        <w:fldChar w:fldCharType="separate"/>
      </w:r>
      <w:r w:rsidR="00FD2F52">
        <w:rPr>
          <w:noProof/>
          <w:color w:val="auto"/>
        </w:rPr>
        <w:t>12</w:t>
      </w:r>
      <w:r w:rsidR="007267FF">
        <w:rPr>
          <w:color w:val="auto"/>
        </w:rPr>
        <w:fldChar w:fldCharType="end"/>
      </w:r>
      <w:bookmarkEnd w:id="643"/>
      <w:r w:rsidRPr="00646B72">
        <w:rPr>
          <w:color w:val="auto"/>
        </w:rPr>
        <w:t>: Initial State</w:t>
      </w:r>
      <w:bookmarkEnd w:id="644"/>
      <w:bookmarkEnd w:id="645"/>
      <w:bookmarkEnd w:id="646"/>
      <w:bookmarkEnd w:id="647"/>
    </w:p>
    <w:p w:rsidR="00AA0648" w:rsidRDefault="001A6506" w:rsidP="005E3CDC">
      <w:pPr>
        <w:ind w:firstLine="720"/>
        <w:rPr>
          <w:rFonts w:cs="Times New Roman"/>
        </w:rPr>
      </w:pPr>
      <w:r>
        <w:rPr>
          <w:rFonts w:cs="Times New Roman"/>
        </w:rPr>
        <w:t xml:space="preserve">The system deploys all three virtual machines </w:t>
      </w:r>
      <w:r w:rsidR="001C3A5A">
        <w:rPr>
          <w:rFonts w:cs="Times New Roman"/>
        </w:rPr>
        <w:t>on Server_2 and the three virtual machines can be seen running on the Hyper-V Server and using resources from Server_2.</w:t>
      </w:r>
      <w:r w:rsidR="001C1324">
        <w:rPr>
          <w:rFonts w:cs="Times New Roman"/>
        </w:rPr>
        <w:t xml:space="preserve"> </w:t>
      </w:r>
      <w:r w:rsidR="007267FF">
        <w:rPr>
          <w:rFonts w:cs="Times New Roman"/>
        </w:rPr>
        <w:fldChar w:fldCharType="begin"/>
      </w:r>
      <w:r w:rsidR="009E0054">
        <w:rPr>
          <w:rFonts w:cs="Times New Roman"/>
        </w:rPr>
        <w:instrText xml:space="preserve"> REF _Ref264303513 \h </w:instrText>
      </w:r>
      <w:r w:rsidR="007267FF">
        <w:rPr>
          <w:rFonts w:cs="Times New Roman"/>
        </w:rPr>
      </w:r>
      <w:r w:rsidR="007267FF">
        <w:rPr>
          <w:rFonts w:cs="Times New Roman"/>
        </w:rPr>
        <w:fldChar w:fldCharType="separate"/>
      </w:r>
      <w:r w:rsidR="00FD2F52" w:rsidRPr="001C3A5A">
        <w:t xml:space="preserve">Figure </w:t>
      </w:r>
      <w:r w:rsidR="00FD2F52">
        <w:rPr>
          <w:noProof/>
        </w:rPr>
        <w:t>6</w:t>
      </w:r>
      <w:r w:rsidR="00FD2F52">
        <w:t>.</w:t>
      </w:r>
      <w:r w:rsidR="00FD2F52">
        <w:rPr>
          <w:noProof/>
        </w:rPr>
        <w:t>13</w:t>
      </w:r>
      <w:r w:rsidR="007267FF">
        <w:rPr>
          <w:rFonts w:cs="Times New Roman"/>
        </w:rPr>
        <w:fldChar w:fldCharType="end"/>
      </w:r>
      <w:r w:rsidR="009E0054">
        <w:rPr>
          <w:rFonts w:cs="Times New Roman"/>
        </w:rPr>
        <w:t xml:space="preserve"> shows the state of the Hyper-V Server.</w:t>
      </w:r>
    </w:p>
    <w:p w:rsidR="001C3A5A" w:rsidRDefault="009E0054" w:rsidP="001C3A5A">
      <w:pPr>
        <w:keepNext/>
      </w:pPr>
      <w:r>
        <w:t xml:space="preserve"> </w:t>
      </w:r>
      <w:r w:rsidR="001C3A5A">
        <w:rPr>
          <w:rFonts w:cs="Times New Roman"/>
          <w:noProof/>
          <w:lang w:bidi="ar-SA"/>
        </w:rPr>
        <w:drawing>
          <wp:inline distT="0" distB="0" distL="0" distR="0">
            <wp:extent cx="5943600" cy="1883641"/>
            <wp:effectExtent l="19050" t="19050" r="19050" b="21359"/>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srcRect/>
                    <a:stretch>
                      <a:fillRect/>
                    </a:stretch>
                  </pic:blipFill>
                  <pic:spPr bwMode="auto">
                    <a:xfrm>
                      <a:off x="0" y="0"/>
                      <a:ext cx="5943600" cy="1883641"/>
                    </a:xfrm>
                    <a:prstGeom prst="rect">
                      <a:avLst/>
                    </a:prstGeom>
                    <a:noFill/>
                    <a:ln w="9525">
                      <a:solidFill>
                        <a:schemeClr val="tx1"/>
                      </a:solidFill>
                      <a:miter lim="800000"/>
                      <a:headEnd/>
                      <a:tailEnd/>
                    </a:ln>
                  </pic:spPr>
                </pic:pic>
              </a:graphicData>
            </a:graphic>
          </wp:inline>
        </w:drawing>
      </w:r>
    </w:p>
    <w:p w:rsidR="001C3A5A" w:rsidRDefault="001C3A5A" w:rsidP="001C3A5A">
      <w:pPr>
        <w:pStyle w:val="Caption"/>
        <w:jc w:val="center"/>
        <w:rPr>
          <w:color w:val="auto"/>
        </w:rPr>
      </w:pPr>
      <w:bookmarkStart w:id="648" w:name="_Ref264303513"/>
      <w:bookmarkStart w:id="649" w:name="_Toc264369148"/>
      <w:bookmarkStart w:id="650" w:name="_Toc264798662"/>
      <w:bookmarkStart w:id="651" w:name="_Toc264916840"/>
      <w:bookmarkStart w:id="652" w:name="_Toc264920394"/>
      <w:r w:rsidRPr="001C3A5A">
        <w:rPr>
          <w:color w:val="auto"/>
        </w:rPr>
        <w:t xml:space="preserve">Figure </w:t>
      </w:r>
      <w:r w:rsidR="007267FF">
        <w:rPr>
          <w:color w:val="auto"/>
        </w:rPr>
        <w:fldChar w:fldCharType="begin"/>
      </w:r>
      <w:r w:rsidR="00576977">
        <w:rPr>
          <w:color w:val="auto"/>
        </w:rPr>
        <w:instrText xml:space="preserve"> STYLEREF 1 \s </w:instrText>
      </w:r>
      <w:r w:rsidR="007267FF">
        <w:rPr>
          <w:color w:val="auto"/>
        </w:rPr>
        <w:fldChar w:fldCharType="separate"/>
      </w:r>
      <w:r w:rsidR="00FD2F52">
        <w:rPr>
          <w:noProof/>
          <w:color w:val="auto"/>
        </w:rPr>
        <w:t>6</w:t>
      </w:r>
      <w:r w:rsidR="007267FF">
        <w:rPr>
          <w:color w:val="auto"/>
        </w:rPr>
        <w:fldChar w:fldCharType="end"/>
      </w:r>
      <w:r w:rsidR="00576977">
        <w:rPr>
          <w:color w:val="auto"/>
        </w:rPr>
        <w:t>.</w:t>
      </w:r>
      <w:r w:rsidR="007267FF">
        <w:rPr>
          <w:color w:val="auto"/>
        </w:rPr>
        <w:fldChar w:fldCharType="begin"/>
      </w:r>
      <w:r w:rsidR="00576977">
        <w:rPr>
          <w:color w:val="auto"/>
        </w:rPr>
        <w:instrText xml:space="preserve"> SEQ Figure \* ARABIC \s 1 </w:instrText>
      </w:r>
      <w:r w:rsidR="007267FF">
        <w:rPr>
          <w:color w:val="auto"/>
        </w:rPr>
        <w:fldChar w:fldCharType="separate"/>
      </w:r>
      <w:r w:rsidR="00FD2F52">
        <w:rPr>
          <w:noProof/>
          <w:color w:val="auto"/>
        </w:rPr>
        <w:t>13</w:t>
      </w:r>
      <w:r w:rsidR="007267FF">
        <w:rPr>
          <w:color w:val="auto"/>
        </w:rPr>
        <w:fldChar w:fldCharType="end"/>
      </w:r>
      <w:bookmarkEnd w:id="648"/>
      <w:r w:rsidRPr="001C3A5A">
        <w:rPr>
          <w:color w:val="auto"/>
        </w:rPr>
        <w:t>: Final State</w:t>
      </w:r>
      <w:bookmarkEnd w:id="649"/>
      <w:bookmarkEnd w:id="650"/>
      <w:bookmarkEnd w:id="651"/>
      <w:bookmarkEnd w:id="652"/>
    </w:p>
    <w:p w:rsidR="00B93489" w:rsidRDefault="00D7538F" w:rsidP="00772B60">
      <w:pPr>
        <w:ind w:firstLine="720"/>
      </w:pPr>
      <w:r>
        <w:t xml:space="preserve">In order to test if the virtual machines that are running haven’t been corrupted by the deployment mechanism each machine was inspected. </w:t>
      </w:r>
      <w:r w:rsidR="008C2769">
        <w:t xml:space="preserve">For each machine it was proven that it </w:t>
      </w:r>
      <w:r w:rsidR="008C2769">
        <w:lastRenderedPageBreak/>
        <w:t xml:space="preserve">indeed run a Windows XP operating system and had a Java program using the virtual machine CPU. </w:t>
      </w:r>
      <w:r w:rsidR="004658E6">
        <w:t xml:space="preserve">In </w:t>
      </w:r>
      <w:r w:rsidR="007267FF">
        <w:fldChar w:fldCharType="begin"/>
      </w:r>
      <w:r w:rsidR="00EE3610">
        <w:instrText xml:space="preserve"> REF _Ref264303820 \h </w:instrText>
      </w:r>
      <w:r w:rsidR="007267FF">
        <w:fldChar w:fldCharType="separate"/>
      </w:r>
      <w:r w:rsidR="00FD2F52" w:rsidRPr="00DA6C12">
        <w:t xml:space="preserve">Figure </w:t>
      </w:r>
      <w:r w:rsidR="00FD2F52">
        <w:rPr>
          <w:noProof/>
        </w:rPr>
        <w:t>6</w:t>
      </w:r>
      <w:r w:rsidR="00FD2F52">
        <w:t>.</w:t>
      </w:r>
      <w:r w:rsidR="00FD2F52">
        <w:rPr>
          <w:noProof/>
        </w:rPr>
        <w:t>14</w:t>
      </w:r>
      <w:r w:rsidR="007267FF">
        <w:fldChar w:fldCharType="end"/>
      </w:r>
      <w:r w:rsidR="00EE3610">
        <w:t xml:space="preserve"> a connection to the virtual machine named Task_2 </w:t>
      </w:r>
      <w:r w:rsidR="00825B23">
        <w:t xml:space="preserve">is made in order to see what it is indeed running in that virtual machine. </w:t>
      </w:r>
      <w:r w:rsidR="00DB55D6">
        <w:t xml:space="preserve">From the image it can </w:t>
      </w:r>
      <w:r w:rsidR="00A37D52">
        <w:t>b</w:t>
      </w:r>
      <w:r w:rsidR="00DB55D6">
        <w:t xml:space="preserve">e observed that the virtual machine runs Windows and that a java program was started from the command line and is still running. The fact that the program is still running is obvious from the command line, which is hanging, waiting for the program to complete. When the task completes a C:\ entry will appear in the command line. </w:t>
      </w:r>
    </w:p>
    <w:p w:rsidR="00DA6C12" w:rsidRDefault="00DA6C12" w:rsidP="00DA6C12">
      <w:pPr>
        <w:keepNext/>
        <w:jc w:val="center"/>
      </w:pPr>
      <w:r>
        <w:rPr>
          <w:noProof/>
          <w:lang w:bidi="ar-SA"/>
        </w:rPr>
        <w:drawing>
          <wp:inline distT="0" distB="0" distL="0" distR="0">
            <wp:extent cx="5943600" cy="4356481"/>
            <wp:effectExtent l="19050" t="19050" r="19050" b="25019"/>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srcRect/>
                    <a:stretch>
                      <a:fillRect/>
                    </a:stretch>
                  </pic:blipFill>
                  <pic:spPr bwMode="auto">
                    <a:xfrm>
                      <a:off x="0" y="0"/>
                      <a:ext cx="5943600" cy="4356481"/>
                    </a:xfrm>
                    <a:prstGeom prst="rect">
                      <a:avLst/>
                    </a:prstGeom>
                    <a:noFill/>
                    <a:ln w="9525">
                      <a:solidFill>
                        <a:schemeClr val="tx1"/>
                      </a:solidFill>
                      <a:miter lim="800000"/>
                      <a:headEnd/>
                      <a:tailEnd/>
                    </a:ln>
                  </pic:spPr>
                </pic:pic>
              </a:graphicData>
            </a:graphic>
          </wp:inline>
        </w:drawing>
      </w:r>
    </w:p>
    <w:p w:rsidR="008D428D" w:rsidRDefault="00DA6C12" w:rsidP="00DA6C12">
      <w:pPr>
        <w:pStyle w:val="Caption"/>
        <w:jc w:val="center"/>
        <w:rPr>
          <w:color w:val="auto"/>
        </w:rPr>
      </w:pPr>
      <w:bookmarkStart w:id="653" w:name="_Ref264303820"/>
      <w:bookmarkStart w:id="654" w:name="_Toc264369149"/>
      <w:bookmarkStart w:id="655" w:name="_Toc264798663"/>
      <w:bookmarkStart w:id="656" w:name="_Toc264916841"/>
      <w:bookmarkStart w:id="657" w:name="_Toc264920395"/>
      <w:r w:rsidRPr="00DA6C12">
        <w:rPr>
          <w:color w:val="auto"/>
        </w:rPr>
        <w:t xml:space="preserve">Figure </w:t>
      </w:r>
      <w:r w:rsidR="007267FF">
        <w:rPr>
          <w:color w:val="auto"/>
        </w:rPr>
        <w:fldChar w:fldCharType="begin"/>
      </w:r>
      <w:r w:rsidR="00576977">
        <w:rPr>
          <w:color w:val="auto"/>
        </w:rPr>
        <w:instrText xml:space="preserve"> STYLEREF 1 \s </w:instrText>
      </w:r>
      <w:r w:rsidR="007267FF">
        <w:rPr>
          <w:color w:val="auto"/>
        </w:rPr>
        <w:fldChar w:fldCharType="separate"/>
      </w:r>
      <w:r w:rsidR="00FD2F52">
        <w:rPr>
          <w:noProof/>
          <w:color w:val="auto"/>
        </w:rPr>
        <w:t>6</w:t>
      </w:r>
      <w:r w:rsidR="007267FF">
        <w:rPr>
          <w:color w:val="auto"/>
        </w:rPr>
        <w:fldChar w:fldCharType="end"/>
      </w:r>
      <w:r w:rsidR="00576977">
        <w:rPr>
          <w:color w:val="auto"/>
        </w:rPr>
        <w:t>.</w:t>
      </w:r>
      <w:r w:rsidR="007267FF">
        <w:rPr>
          <w:color w:val="auto"/>
        </w:rPr>
        <w:fldChar w:fldCharType="begin"/>
      </w:r>
      <w:r w:rsidR="00576977">
        <w:rPr>
          <w:color w:val="auto"/>
        </w:rPr>
        <w:instrText xml:space="preserve"> SEQ Figure \* ARABIC \s 1 </w:instrText>
      </w:r>
      <w:r w:rsidR="007267FF">
        <w:rPr>
          <w:color w:val="auto"/>
        </w:rPr>
        <w:fldChar w:fldCharType="separate"/>
      </w:r>
      <w:r w:rsidR="00FD2F52">
        <w:rPr>
          <w:noProof/>
          <w:color w:val="auto"/>
        </w:rPr>
        <w:t>14</w:t>
      </w:r>
      <w:r w:rsidR="007267FF">
        <w:rPr>
          <w:color w:val="auto"/>
        </w:rPr>
        <w:fldChar w:fldCharType="end"/>
      </w:r>
      <w:bookmarkEnd w:id="653"/>
      <w:r w:rsidRPr="00DA6C12">
        <w:rPr>
          <w:color w:val="auto"/>
        </w:rPr>
        <w:t>: Running Virtual Machine</w:t>
      </w:r>
      <w:bookmarkEnd w:id="654"/>
      <w:bookmarkEnd w:id="655"/>
      <w:bookmarkEnd w:id="656"/>
      <w:bookmarkEnd w:id="657"/>
    </w:p>
    <w:p w:rsidR="008D428D" w:rsidRDefault="008D428D" w:rsidP="008D428D"/>
    <w:p w:rsidR="00DA6C12" w:rsidRDefault="003F3C39" w:rsidP="008D428D">
      <w:pPr>
        <w:ind w:firstLine="720"/>
      </w:pPr>
      <w:r>
        <w:t>On the next page</w:t>
      </w:r>
      <w:r w:rsidR="008D428D">
        <w:t xml:space="preserve"> </w:t>
      </w:r>
      <w:r w:rsidR="007267FF">
        <w:fldChar w:fldCharType="begin"/>
      </w:r>
      <w:r>
        <w:instrText xml:space="preserve"> REF _Ref264304223 \h </w:instrText>
      </w:r>
      <w:r w:rsidR="007267FF">
        <w:fldChar w:fldCharType="separate"/>
      </w:r>
      <w:r w:rsidR="00FD2F52" w:rsidRPr="00576977">
        <w:t xml:space="preserve">Figure </w:t>
      </w:r>
      <w:r w:rsidR="00FD2F52">
        <w:rPr>
          <w:noProof/>
        </w:rPr>
        <w:t>6</w:t>
      </w:r>
      <w:r w:rsidR="00FD2F52" w:rsidRPr="00576977">
        <w:t>.</w:t>
      </w:r>
      <w:r w:rsidR="00FD2F52">
        <w:rPr>
          <w:noProof/>
        </w:rPr>
        <w:t>15</w:t>
      </w:r>
      <w:r w:rsidR="007267FF">
        <w:fldChar w:fldCharType="end"/>
      </w:r>
      <w:r>
        <w:t xml:space="preserve"> illustrates a snapshot of the server monitor after the three tasks where deployed.</w:t>
      </w:r>
      <w:r w:rsidR="00E24DBF">
        <w:t xml:space="preserve"> It can be seen in the total resources usage the intense usage of the CPU. </w:t>
      </w:r>
      <w:r w:rsidR="0029253D">
        <w:t>Also, the Memory monitor captured the increase in memory usage after deploying the last task onto the server.</w:t>
      </w:r>
      <w:r w:rsidR="00F43B97">
        <w:t xml:space="preserve"> It can be noticed that the Hyper-V Server did not allocated all the memory it was requested</w:t>
      </w:r>
      <w:r w:rsidR="00C107E7">
        <w:t xml:space="preserve">. </w:t>
      </w:r>
      <w:r w:rsidR="00A4106B">
        <w:t>This is standard Hyper-V behavior. The requested resources are reserved, but the virtual machine decides if it uses them or not</w:t>
      </w:r>
      <w:r w:rsidR="00F43B97">
        <w:t xml:space="preserve">. </w:t>
      </w:r>
    </w:p>
    <w:p w:rsidR="00105AA9" w:rsidRDefault="00105AA9" w:rsidP="008D428D">
      <w:pPr>
        <w:ind w:firstLine="720"/>
      </w:pPr>
      <w:r>
        <w:t xml:space="preserve">In the lower part of the monitor window for each resource it is represented the amount each tasks uses. </w:t>
      </w:r>
      <w:r w:rsidR="001872B5">
        <w:t xml:space="preserve">It can be noticed that Core_22 hosts all three tasks, while Core_21 runs only two </w:t>
      </w:r>
      <w:r w:rsidR="001872B5">
        <w:lastRenderedPageBreak/>
        <w:t xml:space="preserve">tasks. </w:t>
      </w:r>
      <w:r w:rsidR="00337A88">
        <w:t>This is because Task-1 is a single – core virtual machine.</w:t>
      </w:r>
      <w:r w:rsidR="00AA2499">
        <w:t xml:space="preserve"> The usage can be also seen for the server memory and storage. </w:t>
      </w:r>
    </w:p>
    <w:p w:rsidR="007F0BE9" w:rsidRPr="008D428D" w:rsidRDefault="007F0BE9" w:rsidP="008D428D">
      <w:pPr>
        <w:ind w:firstLine="720"/>
      </w:pPr>
      <w:r>
        <w:t xml:space="preserve">In the left of the monitor image the running task monitor is displaying the </w:t>
      </w:r>
      <w:r w:rsidR="00FD2F52">
        <w:t>name of</w:t>
      </w:r>
      <w:r>
        <w:t xml:space="preserve"> the running virtual machines. </w:t>
      </w:r>
    </w:p>
    <w:p w:rsidR="00576977" w:rsidRDefault="00C612D0" w:rsidP="00576977">
      <w:pPr>
        <w:keepNext/>
      </w:pPr>
      <w:r>
        <w:rPr>
          <w:noProof/>
          <w:lang w:bidi="ar-SA"/>
        </w:rPr>
        <w:drawing>
          <wp:inline distT="0" distB="0" distL="0" distR="0">
            <wp:extent cx="5943600" cy="6667500"/>
            <wp:effectExtent l="38100" t="19050" r="19050" b="19050"/>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srcRect/>
                    <a:stretch>
                      <a:fillRect/>
                    </a:stretch>
                  </pic:blipFill>
                  <pic:spPr bwMode="auto">
                    <a:xfrm>
                      <a:off x="0" y="0"/>
                      <a:ext cx="5943600" cy="6667500"/>
                    </a:xfrm>
                    <a:prstGeom prst="rect">
                      <a:avLst/>
                    </a:prstGeom>
                    <a:noFill/>
                    <a:ln w="9525">
                      <a:solidFill>
                        <a:schemeClr val="tx1"/>
                      </a:solidFill>
                      <a:miter lim="800000"/>
                      <a:headEnd/>
                      <a:tailEnd/>
                    </a:ln>
                  </pic:spPr>
                </pic:pic>
              </a:graphicData>
            </a:graphic>
          </wp:inline>
        </w:drawing>
      </w:r>
    </w:p>
    <w:p w:rsidR="00E77F90" w:rsidRPr="00576977" w:rsidRDefault="00576977" w:rsidP="00576977">
      <w:pPr>
        <w:pStyle w:val="Caption"/>
        <w:jc w:val="center"/>
        <w:rPr>
          <w:color w:val="auto"/>
        </w:rPr>
      </w:pPr>
      <w:bookmarkStart w:id="658" w:name="_Ref264304223"/>
      <w:bookmarkStart w:id="659" w:name="_Toc264369150"/>
      <w:bookmarkStart w:id="660" w:name="_Toc264798664"/>
      <w:bookmarkStart w:id="661" w:name="_Toc264916842"/>
      <w:bookmarkStart w:id="662" w:name="_Toc264920396"/>
      <w:r w:rsidRPr="00576977">
        <w:rPr>
          <w:color w:val="auto"/>
        </w:rPr>
        <w:t xml:space="preserve">Figure </w:t>
      </w:r>
      <w:r w:rsidR="007267FF" w:rsidRPr="00576977">
        <w:rPr>
          <w:color w:val="auto"/>
        </w:rPr>
        <w:fldChar w:fldCharType="begin"/>
      </w:r>
      <w:r w:rsidRPr="00576977">
        <w:rPr>
          <w:color w:val="auto"/>
        </w:rPr>
        <w:instrText xml:space="preserve"> STYLEREF 1 \s </w:instrText>
      </w:r>
      <w:r w:rsidR="007267FF" w:rsidRPr="00576977">
        <w:rPr>
          <w:color w:val="auto"/>
        </w:rPr>
        <w:fldChar w:fldCharType="separate"/>
      </w:r>
      <w:r w:rsidR="00FD2F52">
        <w:rPr>
          <w:noProof/>
          <w:color w:val="auto"/>
        </w:rPr>
        <w:t>6</w:t>
      </w:r>
      <w:r w:rsidR="007267FF" w:rsidRPr="00576977">
        <w:rPr>
          <w:color w:val="auto"/>
        </w:rPr>
        <w:fldChar w:fldCharType="end"/>
      </w:r>
      <w:r w:rsidRPr="00576977">
        <w:rPr>
          <w:color w:val="auto"/>
        </w:rPr>
        <w:t>.</w:t>
      </w:r>
      <w:r w:rsidR="007267FF" w:rsidRPr="00576977">
        <w:rPr>
          <w:color w:val="auto"/>
        </w:rPr>
        <w:fldChar w:fldCharType="begin"/>
      </w:r>
      <w:r w:rsidRPr="00576977">
        <w:rPr>
          <w:color w:val="auto"/>
        </w:rPr>
        <w:instrText xml:space="preserve"> SEQ Figure \* ARABIC \s 1 </w:instrText>
      </w:r>
      <w:r w:rsidR="007267FF" w:rsidRPr="00576977">
        <w:rPr>
          <w:color w:val="auto"/>
        </w:rPr>
        <w:fldChar w:fldCharType="separate"/>
      </w:r>
      <w:r w:rsidR="00FD2F52">
        <w:rPr>
          <w:noProof/>
          <w:color w:val="auto"/>
        </w:rPr>
        <w:t>15</w:t>
      </w:r>
      <w:r w:rsidR="007267FF" w:rsidRPr="00576977">
        <w:rPr>
          <w:color w:val="auto"/>
        </w:rPr>
        <w:fldChar w:fldCharType="end"/>
      </w:r>
      <w:bookmarkEnd w:id="658"/>
      <w:r w:rsidRPr="00576977">
        <w:rPr>
          <w:color w:val="auto"/>
        </w:rPr>
        <w:t>: Server Monitor</w:t>
      </w:r>
      <w:r w:rsidRPr="00576977">
        <w:rPr>
          <w:noProof/>
          <w:color w:val="auto"/>
        </w:rPr>
        <w:t xml:space="preserve"> Snapshot</w:t>
      </w:r>
      <w:bookmarkEnd w:id="659"/>
      <w:bookmarkEnd w:id="660"/>
      <w:bookmarkEnd w:id="661"/>
      <w:bookmarkEnd w:id="662"/>
    </w:p>
    <w:p w:rsidR="001A6506" w:rsidRDefault="001A6506" w:rsidP="005E3CDC">
      <w:pPr>
        <w:ind w:firstLine="720"/>
        <w:rPr>
          <w:rFonts w:cs="Times New Roman"/>
        </w:rPr>
      </w:pPr>
    </w:p>
    <w:p w:rsidR="000A7F12" w:rsidRPr="000A7F12" w:rsidRDefault="000A7F12" w:rsidP="000A7F12">
      <w:pPr>
        <w:ind w:firstLine="720"/>
      </w:pPr>
      <w:r>
        <w:lastRenderedPageBreak/>
        <w:t xml:space="preserve">The QoS-Power Consumption negotiation was also tested. In </w:t>
      </w:r>
      <w:r w:rsidR="007267FF">
        <w:fldChar w:fldCharType="begin"/>
      </w:r>
      <w:r>
        <w:instrText xml:space="preserve"> REF _Ref264916225 \h </w:instrText>
      </w:r>
      <w:r w:rsidR="007267FF">
        <w:fldChar w:fldCharType="separate"/>
      </w:r>
      <w:r w:rsidR="00FD2F52" w:rsidRPr="00576977">
        <w:t xml:space="preserve">Figure </w:t>
      </w:r>
      <w:r w:rsidR="00FD2F52">
        <w:rPr>
          <w:noProof/>
        </w:rPr>
        <w:t>6</w:t>
      </w:r>
      <w:r w:rsidR="00FD2F52" w:rsidRPr="00576977">
        <w:t>.</w:t>
      </w:r>
      <w:r w:rsidR="00FD2F52">
        <w:rPr>
          <w:noProof/>
        </w:rPr>
        <w:t>16</w:t>
      </w:r>
      <w:r w:rsidR="007267FF">
        <w:fldChar w:fldCharType="end"/>
      </w:r>
      <w:r>
        <w:t xml:space="preserve"> Task</w:t>
      </w:r>
      <w:r w:rsidR="000A0358">
        <w:t>_</w:t>
      </w:r>
      <w:r>
        <w:t xml:space="preserve">2 is running with less than the maximum resources it had requested. </w:t>
      </w:r>
      <w:r w:rsidR="000A0358">
        <w:t>This is because in this test the server Task_2 is running on is the only server in the datacenter.</w:t>
      </w:r>
      <w:r w:rsidR="008620BA">
        <w:t xml:space="preserve"> The server’s acceptable ranges where defined as [1500</w:t>
      </w:r>
      <w:r w:rsidR="004877BA">
        <w:t>, 2200</w:t>
      </w:r>
      <w:r w:rsidR="008620BA">
        <w:t>] from a total of 3009 for cpu</w:t>
      </w:r>
      <w:r w:rsidR="00E567EA">
        <w:t xml:space="preserve"> </w:t>
      </w:r>
      <w:r w:rsidR="008620BA">
        <w:t>.</w:t>
      </w:r>
      <w:r w:rsidR="00325561">
        <w:t xml:space="preserve">Given this situation, the resource allocation for Task_2 had to be negotiated. After the negotiation process, the server extended its maximum limit </w:t>
      </w:r>
      <w:r w:rsidR="008620BA">
        <w:t xml:space="preserve">to 2599 for </w:t>
      </w:r>
      <w:r w:rsidR="00E567EA">
        <w:t xml:space="preserve">  Task_2 received 1099 cpu.</w:t>
      </w:r>
    </w:p>
    <w:p w:rsidR="005E3CDC" w:rsidRDefault="00E567EA" w:rsidP="000A7F12">
      <w:pPr>
        <w:jc w:val="center"/>
        <w:rPr>
          <w:b/>
          <w:bCs/>
          <w:i/>
          <w:spacing w:val="5"/>
          <w:szCs w:val="24"/>
        </w:rPr>
      </w:pPr>
      <w:r>
        <w:rPr>
          <w:b/>
          <w:bCs/>
          <w:i/>
          <w:noProof/>
          <w:spacing w:val="5"/>
          <w:szCs w:val="24"/>
          <w:lang w:bidi="ar-SA"/>
        </w:rPr>
        <w:drawing>
          <wp:inline distT="0" distB="0" distL="0" distR="0">
            <wp:extent cx="4238625" cy="2964994"/>
            <wp:effectExtent l="19050" t="19050" r="28575" b="25856"/>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srcRect/>
                    <a:stretch>
                      <a:fillRect/>
                    </a:stretch>
                  </pic:blipFill>
                  <pic:spPr bwMode="auto">
                    <a:xfrm>
                      <a:off x="0" y="0"/>
                      <a:ext cx="4238625" cy="2964994"/>
                    </a:xfrm>
                    <a:prstGeom prst="rect">
                      <a:avLst/>
                    </a:prstGeom>
                    <a:noFill/>
                    <a:ln w="9525">
                      <a:solidFill>
                        <a:schemeClr val="tx1"/>
                      </a:solidFill>
                      <a:miter lim="800000"/>
                      <a:headEnd/>
                      <a:tailEnd/>
                    </a:ln>
                  </pic:spPr>
                </pic:pic>
              </a:graphicData>
            </a:graphic>
          </wp:inline>
        </w:drawing>
      </w:r>
    </w:p>
    <w:p w:rsidR="000A7F12" w:rsidRPr="00576977" w:rsidRDefault="000A7F12" w:rsidP="000A7F12">
      <w:pPr>
        <w:pStyle w:val="Caption"/>
        <w:jc w:val="center"/>
        <w:rPr>
          <w:color w:val="auto"/>
        </w:rPr>
      </w:pPr>
      <w:bookmarkStart w:id="663" w:name="_Ref264916225"/>
      <w:bookmarkStart w:id="664" w:name="_Toc264916843"/>
      <w:bookmarkStart w:id="665" w:name="_Toc264920397"/>
      <w:r w:rsidRPr="00576977">
        <w:rPr>
          <w:color w:val="auto"/>
        </w:rPr>
        <w:t xml:space="preserve">Figure </w:t>
      </w:r>
      <w:r w:rsidR="007267FF" w:rsidRPr="00576977">
        <w:rPr>
          <w:color w:val="auto"/>
        </w:rPr>
        <w:fldChar w:fldCharType="begin"/>
      </w:r>
      <w:r w:rsidRPr="00576977">
        <w:rPr>
          <w:color w:val="auto"/>
        </w:rPr>
        <w:instrText xml:space="preserve"> STYLEREF 1 \s </w:instrText>
      </w:r>
      <w:r w:rsidR="007267FF" w:rsidRPr="00576977">
        <w:rPr>
          <w:color w:val="auto"/>
        </w:rPr>
        <w:fldChar w:fldCharType="separate"/>
      </w:r>
      <w:r w:rsidR="00FD2F52">
        <w:rPr>
          <w:noProof/>
          <w:color w:val="auto"/>
        </w:rPr>
        <w:t>6</w:t>
      </w:r>
      <w:r w:rsidR="007267FF" w:rsidRPr="00576977">
        <w:rPr>
          <w:color w:val="auto"/>
        </w:rPr>
        <w:fldChar w:fldCharType="end"/>
      </w:r>
      <w:r w:rsidRPr="00576977">
        <w:rPr>
          <w:color w:val="auto"/>
        </w:rPr>
        <w:t>.</w:t>
      </w:r>
      <w:r w:rsidR="007267FF" w:rsidRPr="00576977">
        <w:rPr>
          <w:color w:val="auto"/>
        </w:rPr>
        <w:fldChar w:fldCharType="begin"/>
      </w:r>
      <w:r w:rsidRPr="00576977">
        <w:rPr>
          <w:color w:val="auto"/>
        </w:rPr>
        <w:instrText xml:space="preserve"> SEQ Figure \* ARABIC \s 1 </w:instrText>
      </w:r>
      <w:r w:rsidR="007267FF" w:rsidRPr="00576977">
        <w:rPr>
          <w:color w:val="auto"/>
        </w:rPr>
        <w:fldChar w:fldCharType="separate"/>
      </w:r>
      <w:r w:rsidR="00FD2F52">
        <w:rPr>
          <w:noProof/>
          <w:color w:val="auto"/>
        </w:rPr>
        <w:t>16</w:t>
      </w:r>
      <w:r w:rsidR="007267FF" w:rsidRPr="00576977">
        <w:rPr>
          <w:color w:val="auto"/>
        </w:rPr>
        <w:fldChar w:fldCharType="end"/>
      </w:r>
      <w:bookmarkEnd w:id="663"/>
      <w:r w:rsidRPr="00576977">
        <w:rPr>
          <w:color w:val="auto"/>
        </w:rPr>
        <w:t xml:space="preserve">: </w:t>
      </w:r>
      <w:r>
        <w:rPr>
          <w:color w:val="auto"/>
        </w:rPr>
        <w:t>Negotiated Task Running</w:t>
      </w:r>
      <w:bookmarkEnd w:id="664"/>
      <w:bookmarkEnd w:id="665"/>
    </w:p>
    <w:p w:rsidR="000A7F12" w:rsidRDefault="000A7F12" w:rsidP="000A7F12">
      <w:pPr>
        <w:jc w:val="center"/>
        <w:rPr>
          <w:b/>
          <w:bCs/>
          <w:i/>
          <w:spacing w:val="5"/>
          <w:szCs w:val="24"/>
        </w:rPr>
      </w:pPr>
    </w:p>
    <w:p w:rsidR="005E3CDC" w:rsidRPr="00550D99" w:rsidRDefault="005E3CDC" w:rsidP="00001554">
      <w:pPr>
        <w:ind w:firstLine="720"/>
        <w:rPr>
          <w:b/>
          <w:bCs/>
          <w:i/>
          <w:vanish/>
          <w:spacing w:val="5"/>
          <w:szCs w:val="24"/>
        </w:rPr>
      </w:pPr>
    </w:p>
    <w:p w:rsidR="00550D99" w:rsidRPr="00550D99" w:rsidRDefault="00550D99" w:rsidP="00550D99">
      <w:pPr>
        <w:pStyle w:val="ListParagraph"/>
        <w:numPr>
          <w:ilvl w:val="0"/>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1"/>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1"/>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2"/>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2"/>
          <w:numId w:val="23"/>
        </w:numPr>
        <w:spacing w:before="160" w:after="160" w:line="271" w:lineRule="auto"/>
        <w:contextualSpacing w:val="0"/>
        <w:outlineLvl w:val="3"/>
        <w:rPr>
          <w:b/>
          <w:bCs/>
          <w:i/>
          <w:vanish/>
          <w:spacing w:val="5"/>
          <w:szCs w:val="24"/>
        </w:rPr>
      </w:pPr>
    </w:p>
    <w:p w:rsidR="00B75BCE" w:rsidRDefault="00B75BCE" w:rsidP="00550D99">
      <w:pPr>
        <w:pStyle w:val="Heading4"/>
        <w:numPr>
          <w:ilvl w:val="3"/>
          <w:numId w:val="23"/>
        </w:numPr>
        <w:ind w:left="648"/>
      </w:pPr>
      <w:r>
        <w:t xml:space="preserve">Encountered </w:t>
      </w:r>
      <w:r w:rsidR="00A4714B">
        <w:t>Issues</w:t>
      </w:r>
    </w:p>
    <w:p w:rsidR="00B75BCE" w:rsidRDefault="00B75BCE" w:rsidP="00B75BCE">
      <w:r>
        <w:t xml:space="preserve">There were several problems encountered when applying the autonomic system’s management solution to a self-adapting datacenter due to the </w:t>
      </w:r>
      <w:r w:rsidR="009C2A9F">
        <w:t>drawbacks of existing technologies.</w:t>
      </w:r>
    </w:p>
    <w:p w:rsidR="00FE3067" w:rsidRDefault="0086472B" w:rsidP="00FE3067">
      <w:pPr>
        <w:pStyle w:val="Heading5"/>
        <w:numPr>
          <w:ilvl w:val="4"/>
          <w:numId w:val="23"/>
        </w:numPr>
        <w:ind w:left="0" w:firstLine="0"/>
      </w:pPr>
      <w:bookmarkStart w:id="666" w:name="_Ref264270619"/>
      <w:r>
        <w:t>Server wake up time</w:t>
      </w:r>
      <w:r w:rsidR="00334EC5">
        <w:t xml:space="preserve"> problem</w:t>
      </w:r>
      <w:bookmarkEnd w:id="666"/>
    </w:p>
    <w:p w:rsidR="002B2DD5" w:rsidRDefault="00FE3067" w:rsidP="00FE3067">
      <w:r>
        <w:t xml:space="preserve">The server wake up time </w:t>
      </w:r>
      <w:r w:rsidR="0086472B">
        <w:t xml:space="preserve">turned out to be a problem. </w:t>
      </w:r>
      <w:r w:rsidR="005052FD">
        <w:t xml:space="preserve">As the authors of </w:t>
      </w:r>
      <w:r w:rsidR="007267FF">
        <w:fldChar w:fldCharType="begin"/>
      </w:r>
      <w:r w:rsidR="005052FD">
        <w:instrText xml:space="preserve"> REF _Ref263845628 \h </w:instrText>
      </w:r>
      <w:r w:rsidR="007267FF">
        <w:fldChar w:fldCharType="separate"/>
      </w:r>
      <w:r w:rsidR="00FD2F52" w:rsidRPr="0038514E">
        <w:rPr>
          <w:rFonts w:cs="Times New Roman"/>
          <w:sz w:val="22"/>
        </w:rPr>
        <w:t xml:space="preserve">[ </w:t>
      </w:r>
      <w:r w:rsidR="00FD2F52">
        <w:rPr>
          <w:rFonts w:cs="Times New Roman"/>
          <w:noProof/>
          <w:sz w:val="22"/>
        </w:rPr>
        <w:t>23</w:t>
      </w:r>
      <w:r w:rsidR="007267FF">
        <w:fldChar w:fldCharType="end"/>
      </w:r>
      <w:r w:rsidR="005052FD">
        <w:t xml:space="preserve"> ] also encountered for  Linux servers, a server running Windows Server 2008 takes between 5 to 10 minutes to start. This means that </w:t>
      </w:r>
      <w:r w:rsidR="009B4E64">
        <w:t xml:space="preserve">is not feasible to turn off unused servers </w:t>
      </w:r>
      <w:r w:rsidR="007955A2">
        <w:t xml:space="preserve">because the amount of power they use when starting and the time it takes to start such a server can </w:t>
      </w:r>
      <w:r w:rsidR="00E15C24">
        <w:t>greatly</w:t>
      </w:r>
      <w:r w:rsidR="007955A2">
        <w:t xml:space="preserve"> reduce th</w:t>
      </w:r>
      <w:r w:rsidR="00714359">
        <w:t>e re</w:t>
      </w:r>
      <w:r w:rsidR="00E15C24">
        <w:t>s</w:t>
      </w:r>
      <w:r w:rsidR="00714359">
        <w:t>ponse time of the datacenter.</w:t>
      </w:r>
      <w:r w:rsidR="00007766">
        <w:t xml:space="preserve"> Also, there is no currently available mechanism for turning on a Windows Storage Server that was turned off.</w:t>
      </w:r>
    </w:p>
    <w:p w:rsidR="00EB5D01" w:rsidRDefault="00B26E83" w:rsidP="00B26E83">
      <w:pPr>
        <w:ind w:firstLine="720"/>
      </w:pPr>
      <w:r>
        <w:t>The solution to the problem was to send the server in “Sleep”</w:t>
      </w:r>
      <w:r w:rsidR="009D1F07">
        <w:t xml:space="preserve"> mode. A server in sleep still consumes energy, but only a small amount, but it recovers from sleep in </w:t>
      </w:r>
      <w:r w:rsidR="00EB5D01">
        <w:t>less than</w:t>
      </w:r>
      <w:r w:rsidR="009D1F07">
        <w:t xml:space="preserve"> 1 minute. </w:t>
      </w:r>
    </w:p>
    <w:p w:rsidR="009E1214" w:rsidRPr="00CF554C" w:rsidRDefault="009E1214" w:rsidP="009E1214">
      <w:pPr>
        <w:ind w:firstLine="720"/>
        <w:rPr>
          <w:rFonts w:cs="Times New Roman"/>
        </w:rPr>
      </w:pPr>
      <w:r>
        <w:rPr>
          <w:rFonts w:cs="Times New Roman"/>
        </w:rPr>
        <w:t xml:space="preserve">Following the “send to sleep” solution, the server wake up mechanism consists of sending </w:t>
      </w:r>
      <w:r w:rsidRPr="00CF554C">
        <w:rPr>
          <w:rFonts w:cs="Times New Roman"/>
        </w:rPr>
        <w:t xml:space="preserve">a magic packet containing 16 times the server’s MAC address the datacenter router </w:t>
      </w:r>
      <w:r w:rsidRPr="00CF554C">
        <w:rPr>
          <w:rFonts w:cs="Times New Roman"/>
        </w:rPr>
        <w:lastRenderedPageBreak/>
        <w:t>which forwards it to port 9 of the server. By enabling Wake On LAN from the server network card, the event of receiving the magic packet will wake up the server</w:t>
      </w:r>
      <w:r w:rsidR="00655106">
        <w:rPr>
          <w:rFonts w:cs="Times New Roman"/>
        </w:rPr>
        <w:t xml:space="preserve"> from the sleep state</w:t>
      </w:r>
      <w:r w:rsidRPr="00CF554C">
        <w:rPr>
          <w:rFonts w:cs="Times New Roman"/>
        </w:rPr>
        <w:t>.</w:t>
      </w:r>
    </w:p>
    <w:p w:rsidR="00B26E83" w:rsidRPr="0086472B" w:rsidRDefault="00334EC5" w:rsidP="00334EC5">
      <w:pPr>
        <w:pStyle w:val="Heading5"/>
        <w:numPr>
          <w:ilvl w:val="4"/>
          <w:numId w:val="23"/>
        </w:numPr>
        <w:ind w:left="0" w:firstLine="0"/>
      </w:pPr>
      <w:r>
        <w:t>Send server to sleep problem</w:t>
      </w:r>
    </w:p>
    <w:p w:rsidR="003D4AB0" w:rsidRDefault="00625560" w:rsidP="00334EC5">
      <w:pPr>
        <w:rPr>
          <w:rFonts w:cs="Times New Roman"/>
        </w:rPr>
      </w:pPr>
      <w:r w:rsidRPr="00CF554C">
        <w:rPr>
          <w:rFonts w:cs="Times New Roman"/>
        </w:rPr>
        <w:t>Hyper-V Server disables the Sleep and Hibernate options</w:t>
      </w:r>
      <w:r w:rsidR="00334EC5">
        <w:rPr>
          <w:rFonts w:cs="Times New Roman"/>
        </w:rPr>
        <w:t xml:space="preserve"> of the Windows Server before running.</w:t>
      </w:r>
      <w:r w:rsidR="00504C82">
        <w:rPr>
          <w:rFonts w:cs="Times New Roman"/>
        </w:rPr>
        <w:t xml:space="preserve"> Also, the Sleep and Hibernate options can’t be activated</w:t>
      </w:r>
      <w:r w:rsidRPr="00CF554C">
        <w:rPr>
          <w:rFonts w:cs="Times New Roman"/>
        </w:rPr>
        <w:t xml:space="preserve"> </w:t>
      </w:r>
      <w:r w:rsidR="00504C82">
        <w:rPr>
          <w:rFonts w:cs="Times New Roman"/>
        </w:rPr>
        <w:t xml:space="preserve">once turned </w:t>
      </w:r>
      <w:r w:rsidR="003D4AB0">
        <w:rPr>
          <w:rFonts w:cs="Times New Roman"/>
        </w:rPr>
        <w:t>off</w:t>
      </w:r>
      <w:r w:rsidR="00504C82">
        <w:rPr>
          <w:rFonts w:cs="Times New Roman"/>
        </w:rPr>
        <w:t xml:space="preserve"> by Hyper-V without a system restart.</w:t>
      </w:r>
    </w:p>
    <w:p w:rsidR="00007766" w:rsidRDefault="003D4AB0" w:rsidP="00EB3077">
      <w:pPr>
        <w:ind w:firstLine="720"/>
        <w:rPr>
          <w:rFonts w:cs="Times New Roman"/>
        </w:rPr>
      </w:pPr>
      <w:r>
        <w:rPr>
          <w:rFonts w:cs="Times New Roman"/>
        </w:rPr>
        <w:t>For solving this problem, a</w:t>
      </w:r>
      <w:r w:rsidR="003C19BB">
        <w:rPr>
          <w:rFonts w:cs="Times New Roman"/>
        </w:rPr>
        <w:t xml:space="preserve"> registry modification was m</w:t>
      </w:r>
      <w:r>
        <w:rPr>
          <w:rFonts w:cs="Times New Roman"/>
        </w:rPr>
        <w:t>ade in order to ban</w:t>
      </w:r>
      <w:r w:rsidR="00625560" w:rsidRPr="00CF554C">
        <w:rPr>
          <w:rFonts w:cs="Times New Roman"/>
        </w:rPr>
        <w:t xml:space="preserve"> Hyper-V Server from running automatically when the system started. </w:t>
      </w:r>
      <w:r w:rsidR="0059327B">
        <w:rPr>
          <w:rFonts w:cs="Times New Roman"/>
        </w:rPr>
        <w:t>Further, t</w:t>
      </w:r>
      <w:r w:rsidR="00625560" w:rsidRPr="00CF554C">
        <w:rPr>
          <w:rFonts w:cs="Times New Roman"/>
        </w:rPr>
        <w:t>he send</w:t>
      </w:r>
      <w:r w:rsidR="00625560" w:rsidRPr="00CF554C">
        <w:rPr>
          <w:rFonts w:cs="Times New Roman"/>
          <w:i/>
        </w:rPr>
        <w:t xml:space="preserve"> server to low power state </w:t>
      </w:r>
      <w:r w:rsidR="00625560" w:rsidRPr="00CF554C">
        <w:rPr>
          <w:rFonts w:cs="Times New Roman"/>
        </w:rPr>
        <w:t>actio</w:t>
      </w:r>
      <w:r w:rsidR="009744D4">
        <w:rPr>
          <w:rFonts w:cs="Times New Roman"/>
        </w:rPr>
        <w:t>n was implemented in two steps.</w:t>
      </w:r>
      <w:r w:rsidR="00D05EAC">
        <w:rPr>
          <w:rFonts w:cs="Times New Roman"/>
        </w:rPr>
        <w:t xml:space="preserve"> </w:t>
      </w:r>
      <w:r w:rsidR="009744D4">
        <w:rPr>
          <w:rFonts w:cs="Times New Roman"/>
        </w:rPr>
        <w:t xml:space="preserve">In the first step </w:t>
      </w:r>
      <w:r w:rsidR="00D05EAC">
        <w:rPr>
          <w:rFonts w:cs="Times New Roman"/>
        </w:rPr>
        <w:t>t</w:t>
      </w:r>
      <w:r w:rsidR="00625560" w:rsidRPr="00CF554C">
        <w:rPr>
          <w:rFonts w:cs="Times New Roman"/>
        </w:rPr>
        <w:t>he server is restarted and a small program is set to run on star</w:t>
      </w:r>
      <w:r w:rsidR="00D05EAC">
        <w:rPr>
          <w:rFonts w:cs="Times New Roman"/>
        </w:rPr>
        <w:t>tup. When the server restarts, the program set to run on startup</w:t>
      </w:r>
      <w:r w:rsidR="00625560" w:rsidRPr="00CF554C">
        <w:rPr>
          <w:rFonts w:cs="Times New Roman"/>
        </w:rPr>
        <w:t xml:space="preserve"> </w:t>
      </w:r>
      <w:r w:rsidR="00D05EAC">
        <w:rPr>
          <w:rFonts w:cs="Times New Roman"/>
        </w:rPr>
        <w:t>sends the server to sleep</w:t>
      </w:r>
      <w:r w:rsidR="00625560" w:rsidRPr="00CF554C">
        <w:rPr>
          <w:rFonts w:cs="Times New Roman"/>
        </w:rPr>
        <w:t>.</w:t>
      </w:r>
      <w:r w:rsidR="003C19BB">
        <w:rPr>
          <w:rFonts w:cs="Times New Roman"/>
        </w:rPr>
        <w:t xml:space="preserve"> </w:t>
      </w:r>
      <w:r w:rsidR="00163C08">
        <w:rPr>
          <w:rFonts w:cs="Times New Roman"/>
        </w:rPr>
        <w:t>This solution is affected by first problem described</w:t>
      </w:r>
      <w:r w:rsidR="00FC3336">
        <w:rPr>
          <w:rFonts w:cs="Times New Roman"/>
        </w:rPr>
        <w:t xml:space="preserve"> in </w:t>
      </w:r>
      <w:r w:rsidR="007267FF">
        <w:rPr>
          <w:rFonts w:cs="Times New Roman"/>
        </w:rPr>
        <w:fldChar w:fldCharType="begin"/>
      </w:r>
      <w:r w:rsidR="008B202E">
        <w:rPr>
          <w:rFonts w:cs="Times New Roman"/>
        </w:rPr>
        <w:instrText xml:space="preserve"> REF _Ref264270619 \r \h </w:instrText>
      </w:r>
      <w:r w:rsidR="007267FF">
        <w:rPr>
          <w:rFonts w:cs="Times New Roman"/>
        </w:rPr>
      </w:r>
      <w:r w:rsidR="007267FF">
        <w:rPr>
          <w:rFonts w:cs="Times New Roman"/>
        </w:rPr>
        <w:fldChar w:fldCharType="separate"/>
      </w:r>
      <w:r w:rsidR="00FD2F52">
        <w:rPr>
          <w:rFonts w:cs="Times New Roman"/>
        </w:rPr>
        <w:t>7.2.2.1.1</w:t>
      </w:r>
      <w:r w:rsidR="007267FF">
        <w:rPr>
          <w:rFonts w:cs="Times New Roman"/>
        </w:rPr>
        <w:fldChar w:fldCharType="end"/>
      </w:r>
      <w:r w:rsidR="008B202E">
        <w:rPr>
          <w:rFonts w:cs="Times New Roman"/>
        </w:rPr>
        <w:t xml:space="preserve"> </w:t>
      </w:r>
      <w:r w:rsidR="007267FF">
        <w:rPr>
          <w:rFonts w:cs="Times New Roman"/>
        </w:rPr>
        <w:fldChar w:fldCharType="begin"/>
      </w:r>
      <w:r w:rsidR="008B202E">
        <w:rPr>
          <w:rFonts w:cs="Times New Roman"/>
        </w:rPr>
        <w:instrText xml:space="preserve"> REF _Ref264270619 \h </w:instrText>
      </w:r>
      <w:r w:rsidR="007267FF">
        <w:rPr>
          <w:rFonts w:cs="Times New Roman"/>
        </w:rPr>
      </w:r>
      <w:r w:rsidR="007267FF">
        <w:rPr>
          <w:rFonts w:cs="Times New Roman"/>
        </w:rPr>
        <w:fldChar w:fldCharType="separate"/>
      </w:r>
      <w:r w:rsidR="00FD2F52">
        <w:t>Server wake up time problem</w:t>
      </w:r>
      <w:r w:rsidR="007267FF">
        <w:rPr>
          <w:rFonts w:cs="Times New Roman"/>
        </w:rPr>
        <w:fldChar w:fldCharType="end"/>
      </w:r>
      <w:r w:rsidR="00163C08">
        <w:rPr>
          <w:rFonts w:cs="Times New Roman"/>
        </w:rPr>
        <w:t>, the time needed for a Windows Server 2008 system to boot.</w:t>
      </w:r>
      <w:r w:rsidR="005503F7">
        <w:rPr>
          <w:rFonts w:cs="Times New Roman"/>
        </w:rPr>
        <w:t xml:space="preserve"> </w:t>
      </w:r>
      <w:r w:rsidR="00BD656A">
        <w:rPr>
          <w:rFonts w:cs="Times New Roman"/>
        </w:rPr>
        <w:t xml:space="preserve"> But this would not represent a problem if a load prediction mechanism would be employed that could estimate that the server sent to sleep would not require to be brought online in the next 10 minutes.</w:t>
      </w:r>
    </w:p>
    <w:p w:rsidR="00550D99" w:rsidRDefault="00161876" w:rsidP="00CE01CB">
      <w:pPr>
        <w:pStyle w:val="Heading5"/>
        <w:numPr>
          <w:ilvl w:val="4"/>
          <w:numId w:val="23"/>
        </w:numPr>
        <w:ind w:left="0" w:firstLine="0"/>
      </w:pPr>
      <w:r>
        <w:t>Dynamic task migration problem</w:t>
      </w:r>
    </w:p>
    <w:p w:rsidR="00161876" w:rsidRPr="00161876" w:rsidRDefault="004578AC" w:rsidP="00161876">
      <w:r>
        <w:t xml:space="preserve">Hyper-V supports real-time task migration with minimum downtime only under special conditions. More exactly, the shared storage used by the server </w:t>
      </w:r>
      <w:r w:rsidR="00DC52A6">
        <w:t>cluster must</w:t>
      </w:r>
      <w:r>
        <w:t xml:space="preserve"> support </w:t>
      </w:r>
      <w:r w:rsidR="00DC52A6">
        <w:t xml:space="preserve">Internet Small Computer Interface (ISCSI) </w:t>
      </w:r>
      <w:r w:rsidR="007267FF">
        <w:fldChar w:fldCharType="begin"/>
      </w:r>
      <w:r w:rsidR="00DC52A6">
        <w:instrText xml:space="preserve"> REF _Ref264270964 \h </w:instrText>
      </w:r>
      <w:r w:rsidR="007267FF">
        <w:fldChar w:fldCharType="separate"/>
      </w:r>
      <w:r w:rsidR="00FD2F52" w:rsidRPr="005E7987">
        <w:rPr>
          <w:rFonts w:cs="Times New Roman"/>
          <w:sz w:val="22"/>
        </w:rPr>
        <w:t xml:space="preserve">[ </w:t>
      </w:r>
      <w:r w:rsidR="00FD2F52">
        <w:rPr>
          <w:rFonts w:cs="Times New Roman"/>
          <w:noProof/>
          <w:sz w:val="22"/>
        </w:rPr>
        <w:t>72</w:t>
      </w:r>
      <w:r w:rsidR="007267FF">
        <w:fldChar w:fldCharType="end"/>
      </w:r>
      <w:r w:rsidR="00DC52A6">
        <w:t xml:space="preserve"> ] with Persistent </w:t>
      </w:r>
      <w:r w:rsidR="005F26F5">
        <w:t>R</w:t>
      </w:r>
      <w:r w:rsidR="00DC52A6">
        <w:t xml:space="preserve">eservation. </w:t>
      </w:r>
      <w:r w:rsidR="009436E1">
        <w:t xml:space="preserve">This reservation is implemented in ISCI-3 standard and allows </w:t>
      </w:r>
      <w:r w:rsidR="00001A91">
        <w:t>reserving</w:t>
      </w:r>
      <w:r w:rsidR="009436E1">
        <w:t xml:space="preserve"> persistently a storage area for a particular server. </w:t>
      </w:r>
      <w:r w:rsidR="00001A91">
        <w:t>Unfortunately, the only Software Storage Servers</w:t>
      </w:r>
      <w:r w:rsidR="001A386C">
        <w:t xml:space="preserve"> which implement this functionality and can be included in a Windows Server 208 R2 cluster are servers running Windows Storage Server 2008.</w:t>
      </w:r>
      <w:r w:rsidR="00937FE2">
        <w:t xml:space="preserve"> Windows Storage server 2008 is available only through Original Equipment Manufacturer licensing, preinstalled with built Storage Servers.</w:t>
      </w:r>
      <w:r w:rsidR="001A386C">
        <w:t xml:space="preserve"> </w:t>
      </w:r>
    </w:p>
    <w:p w:rsidR="003C19BB" w:rsidRDefault="00F34973" w:rsidP="003D4AB0">
      <w:pPr>
        <w:ind w:firstLine="720"/>
        <w:rPr>
          <w:rFonts w:cs="Times New Roman"/>
        </w:rPr>
      </w:pPr>
      <w:r>
        <w:rPr>
          <w:rFonts w:cs="Times New Roman"/>
        </w:rPr>
        <w:t>To solve this problem, the task migration was, just as “send server to sleep operation”,</w:t>
      </w:r>
      <w:r w:rsidR="00CF6945">
        <w:rPr>
          <w:rFonts w:cs="Times New Roman"/>
        </w:rPr>
        <w:t xml:space="preserve"> performed</w:t>
      </w:r>
      <w:r>
        <w:rPr>
          <w:rFonts w:cs="Times New Roman"/>
        </w:rPr>
        <w:t xml:space="preserve"> in two steps: in the first step a snapshot of the virtual machine is exported to the shared storage and in the second step that snapshot is imported onto the desired server by the Hyper-V Server running on it. </w:t>
      </w:r>
      <w:r w:rsidR="00584F93">
        <w:rPr>
          <w:rFonts w:cs="Times New Roman"/>
        </w:rPr>
        <w:t xml:space="preserve"> The drawback of this implementation is that exporting and importing a virtual machine with a hard drive usage of 500 M</w:t>
      </w:r>
      <w:r w:rsidR="009D2044">
        <w:rPr>
          <w:rFonts w:cs="Times New Roman"/>
        </w:rPr>
        <w:t>B</w:t>
      </w:r>
      <w:r w:rsidR="00584F93">
        <w:rPr>
          <w:rFonts w:cs="Times New Roman"/>
        </w:rPr>
        <w:t xml:space="preserve"> takes up to 4 minutes</w:t>
      </w:r>
      <w:r w:rsidR="00063B18">
        <w:rPr>
          <w:rFonts w:cs="Times New Roman"/>
        </w:rPr>
        <w:t xml:space="preserve">, </w:t>
      </w:r>
      <w:r w:rsidR="000B6FDE">
        <w:rPr>
          <w:rFonts w:cs="Times New Roman"/>
        </w:rPr>
        <w:t xml:space="preserve">delay </w:t>
      </w:r>
      <w:r w:rsidR="00063B18">
        <w:rPr>
          <w:rFonts w:cs="Times New Roman"/>
        </w:rPr>
        <w:t xml:space="preserve">time observed in the real datacenter </w:t>
      </w:r>
      <w:r w:rsidR="00773B6B">
        <w:rPr>
          <w:rFonts w:cs="Times New Roman"/>
        </w:rPr>
        <w:t>case study</w:t>
      </w:r>
      <w:r w:rsidR="00584F93">
        <w:rPr>
          <w:rFonts w:cs="Times New Roman"/>
        </w:rPr>
        <w:t>.</w:t>
      </w:r>
      <w:r w:rsidR="00063B18">
        <w:rPr>
          <w:rFonts w:cs="Times New Roman"/>
        </w:rPr>
        <w:t xml:space="preserve"> </w:t>
      </w:r>
    </w:p>
    <w:p w:rsidR="00E54B3D" w:rsidRDefault="00E54B3D" w:rsidP="00E54B3D">
      <w:pPr>
        <w:pStyle w:val="Heading5"/>
        <w:numPr>
          <w:ilvl w:val="4"/>
          <w:numId w:val="23"/>
        </w:numPr>
        <w:ind w:left="0" w:firstLine="0"/>
      </w:pPr>
      <w:r>
        <w:t>Virtual Machines Resource Allocation Issue</w:t>
      </w:r>
    </w:p>
    <w:p w:rsidR="00E54B3D" w:rsidRPr="00E54B3D" w:rsidRDefault="00DA40FB" w:rsidP="00E54B3D">
      <w:r>
        <w:t>Even if for a virtual machine it was set that is must receive 50% of one CPU core and</w:t>
      </w:r>
      <w:r w:rsidR="002C2925">
        <w:t xml:space="preserve"> the task manager of the windows installed inside the virtual machine showed that the virtual machine CPU is loaded at 100%, Hyper-V reports that the virtual machine uses 2-3% of the total CPU time. </w:t>
      </w:r>
      <w:r w:rsidR="00BE7799">
        <w:t xml:space="preserve">This is due to some optimizations done internally by Hyper-V Server and </w:t>
      </w:r>
      <w:r w:rsidR="00E80A91">
        <w:t>for the time being this issue was left unsolved.</w:t>
      </w:r>
    </w:p>
    <w:p w:rsidR="002700C3" w:rsidRDefault="002700C3" w:rsidP="002700C3">
      <w:pPr>
        <w:pStyle w:val="Heading5"/>
        <w:numPr>
          <w:ilvl w:val="4"/>
          <w:numId w:val="23"/>
        </w:numPr>
        <w:ind w:left="0" w:firstLine="0"/>
      </w:pPr>
      <w:r>
        <w:t>Maximum Virtual Machines Number</w:t>
      </w:r>
    </w:p>
    <w:p w:rsidR="002700C3" w:rsidRPr="002700C3" w:rsidRDefault="002700C3" w:rsidP="002700C3">
      <w:r>
        <w:t xml:space="preserve">The Windows Server 2008 R2 version used for the servers in the datacenter was the Enterprise edition, which allows only 4 virtual machines to be run on a server. </w:t>
      </w:r>
      <w:r w:rsidR="00895F7D">
        <w:t xml:space="preserve">This means that when our </w:t>
      </w:r>
      <w:r w:rsidR="00895F7D">
        <w:lastRenderedPageBreak/>
        <w:t>application tried to deploy and start a 5’Th virtual machine the result was an error coming from the operating system.</w:t>
      </w:r>
    </w:p>
    <w:p w:rsidR="009F62EB" w:rsidRDefault="009F62EB" w:rsidP="003D4AB0">
      <w:pPr>
        <w:ind w:firstLine="720"/>
        <w:rPr>
          <w:rFonts w:cs="Times New Roman"/>
        </w:rPr>
      </w:pPr>
    </w:p>
    <w:p w:rsidR="009F62EB" w:rsidRDefault="009F62EB" w:rsidP="003D4AB0">
      <w:pPr>
        <w:ind w:firstLine="720"/>
        <w:rPr>
          <w:rFonts w:cs="Times New Roman"/>
        </w:rPr>
      </w:pPr>
    </w:p>
    <w:p w:rsidR="009F62EB" w:rsidRDefault="009F62EB" w:rsidP="003D4AB0">
      <w:pPr>
        <w:ind w:firstLine="720"/>
        <w:rPr>
          <w:rFonts w:cs="Times New Roman"/>
        </w:rPr>
      </w:pPr>
    </w:p>
    <w:p w:rsidR="009F62EB" w:rsidRDefault="009F62EB" w:rsidP="003D4AB0">
      <w:pPr>
        <w:ind w:firstLine="720"/>
        <w:rPr>
          <w:rFonts w:cs="Times New Roman"/>
        </w:rPr>
      </w:pPr>
    </w:p>
    <w:p w:rsidR="009F62EB" w:rsidRDefault="009F62EB" w:rsidP="009F62EB">
      <w:pPr>
        <w:pStyle w:val="Title"/>
      </w:pPr>
    </w:p>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FD2F52" w:rsidRDefault="00FD2F52" w:rsidP="00CB3A1E"/>
    <w:p w:rsidR="00FD2F52" w:rsidRDefault="00FD2F52" w:rsidP="00CB3A1E"/>
    <w:p w:rsidR="00FD2F52" w:rsidRDefault="00FD2F52" w:rsidP="00CB3A1E"/>
    <w:p w:rsidR="00FD2F52" w:rsidRDefault="00FD2F52" w:rsidP="00CB3A1E"/>
    <w:p w:rsidR="00FD2F52" w:rsidRDefault="00FD2F52" w:rsidP="00CB3A1E"/>
    <w:p w:rsidR="00FD2F52" w:rsidRDefault="00FD2F52" w:rsidP="00CB3A1E"/>
    <w:p w:rsidR="00FD2F52" w:rsidRDefault="00FD2F52" w:rsidP="00CB3A1E"/>
    <w:p w:rsidR="00FD2F52" w:rsidRDefault="00FD2F52" w:rsidP="00CB3A1E"/>
    <w:p w:rsidR="00FD2F52" w:rsidRDefault="00FD2F52" w:rsidP="00CB3A1E"/>
    <w:p w:rsidR="00FD2F52" w:rsidRDefault="00FD2F52" w:rsidP="00CB3A1E"/>
    <w:p w:rsidR="00CB3A1E" w:rsidRDefault="00CB3A1E" w:rsidP="00CB3A1E"/>
    <w:p w:rsidR="009F62EB" w:rsidRDefault="009F62EB" w:rsidP="009F62EB">
      <w:pPr>
        <w:pStyle w:val="Title"/>
      </w:pPr>
      <w:r>
        <w:lastRenderedPageBreak/>
        <w:t>Chapter 7</w:t>
      </w:r>
    </w:p>
    <w:p w:rsidR="00625560" w:rsidRDefault="00625560" w:rsidP="003B4AE4">
      <w:pPr>
        <w:pStyle w:val="Heading1"/>
        <w:keepNext/>
        <w:keepLines/>
        <w:numPr>
          <w:ilvl w:val="0"/>
          <w:numId w:val="38"/>
        </w:numPr>
        <w:spacing w:after="160" w:line="276" w:lineRule="auto"/>
        <w:contextualSpacing w:val="0"/>
        <w:rPr>
          <w:rFonts w:cs="Times New Roman"/>
        </w:rPr>
      </w:pPr>
      <w:bookmarkStart w:id="667" w:name="_Toc264798608"/>
      <w:bookmarkStart w:id="668" w:name="_Toc264737240"/>
      <w:bookmarkStart w:id="669" w:name="_Toc264918518"/>
      <w:r w:rsidRPr="00CF554C">
        <w:rPr>
          <w:rFonts w:cs="Times New Roman"/>
        </w:rPr>
        <w:t>Conclusions</w:t>
      </w:r>
      <w:bookmarkEnd w:id="667"/>
      <w:bookmarkEnd w:id="668"/>
      <w:bookmarkEnd w:id="669"/>
    </w:p>
    <w:p w:rsidR="0072041E" w:rsidRPr="0072041E" w:rsidRDefault="0072041E" w:rsidP="0072041E">
      <w:pPr>
        <w:pStyle w:val="ListParagraph"/>
        <w:numPr>
          <w:ilvl w:val="0"/>
          <w:numId w:val="23"/>
        </w:numPr>
        <w:spacing w:before="160" w:after="160" w:line="271" w:lineRule="auto"/>
        <w:contextualSpacing w:val="0"/>
        <w:outlineLvl w:val="1"/>
        <w:rPr>
          <w:b/>
          <w:vanish/>
          <w:sz w:val="28"/>
          <w:szCs w:val="28"/>
        </w:rPr>
      </w:pPr>
      <w:bookmarkStart w:id="670" w:name="_Toc264370225"/>
      <w:bookmarkStart w:id="671" w:name="_Toc264380354"/>
      <w:bookmarkStart w:id="672" w:name="_Toc264396043"/>
      <w:bookmarkStart w:id="673" w:name="_Toc264396300"/>
      <w:bookmarkStart w:id="674" w:name="_Toc264397077"/>
      <w:bookmarkStart w:id="675" w:name="_Toc264397160"/>
      <w:bookmarkStart w:id="676" w:name="_Toc264735387"/>
      <w:bookmarkStart w:id="677" w:name="_Toc264737241"/>
      <w:bookmarkStart w:id="678" w:name="_Toc264798609"/>
      <w:bookmarkStart w:id="679" w:name="_Toc264918519"/>
      <w:bookmarkEnd w:id="670"/>
      <w:bookmarkEnd w:id="671"/>
      <w:bookmarkEnd w:id="672"/>
      <w:bookmarkEnd w:id="673"/>
      <w:bookmarkEnd w:id="674"/>
      <w:bookmarkEnd w:id="675"/>
      <w:bookmarkEnd w:id="676"/>
      <w:bookmarkEnd w:id="677"/>
      <w:bookmarkEnd w:id="678"/>
      <w:bookmarkEnd w:id="679"/>
    </w:p>
    <w:p w:rsidR="00384B08" w:rsidRPr="00CF554C" w:rsidRDefault="00625560" w:rsidP="00384B08">
      <w:pPr>
        <w:ind w:firstLine="720"/>
        <w:rPr>
          <w:rFonts w:cs="Times New Roman"/>
        </w:rPr>
      </w:pPr>
      <w:r w:rsidRPr="00CF554C">
        <w:rPr>
          <w:rFonts w:cs="Times New Roman"/>
        </w:rPr>
        <w:t xml:space="preserve">The solution </w:t>
      </w:r>
      <w:r w:rsidR="00DF563B">
        <w:rPr>
          <w:rFonts w:cs="Times New Roman"/>
        </w:rPr>
        <w:t xml:space="preserve">to building autonomic systems </w:t>
      </w:r>
      <w:r w:rsidRPr="00CF554C">
        <w:rPr>
          <w:rFonts w:cs="Times New Roman"/>
        </w:rPr>
        <w:t xml:space="preserve">proposed in this </w:t>
      </w:r>
      <w:r w:rsidR="00B1117C">
        <w:rPr>
          <w:rFonts w:cs="Times New Roman"/>
        </w:rPr>
        <w:t>report</w:t>
      </w:r>
      <w:r w:rsidR="00DF563B">
        <w:rPr>
          <w:rFonts w:cs="Times New Roman"/>
        </w:rPr>
        <w:t xml:space="preserve"> has been built</w:t>
      </w:r>
      <w:r w:rsidR="00DF563B" w:rsidRPr="00CF554C">
        <w:rPr>
          <w:rFonts w:cs="Times New Roman"/>
        </w:rPr>
        <w:t xml:space="preserve"> together with Copil Georgiana </w:t>
      </w:r>
      <w:fldSimple w:instr=" REF _Ref263593784 \h  \* MERGEFORMAT ">
        <w:r w:rsidR="00FD2F52" w:rsidRPr="00FD2F52">
          <w:rPr>
            <w:rFonts w:cs="Times New Roman"/>
          </w:rPr>
          <w:t xml:space="preserve">[ </w:t>
        </w:r>
        <w:r w:rsidR="00FD2F52" w:rsidRPr="00FD2F52">
          <w:rPr>
            <w:rFonts w:cs="Times New Roman"/>
            <w:noProof/>
          </w:rPr>
          <w:t>29</w:t>
        </w:r>
      </w:fldSimple>
      <w:r w:rsidR="00DF563B" w:rsidRPr="00CF554C">
        <w:rPr>
          <w:rFonts w:cs="Times New Roman"/>
        </w:rPr>
        <w:t xml:space="preserve"> ]</w:t>
      </w:r>
      <w:r w:rsidR="00DF563B">
        <w:rPr>
          <w:rFonts w:cs="Times New Roman"/>
        </w:rPr>
        <w:t xml:space="preserve">. The solution </w:t>
      </w:r>
      <w:r w:rsidR="00DF563B" w:rsidRPr="00CF554C">
        <w:rPr>
          <w:rFonts w:cs="Times New Roman"/>
        </w:rPr>
        <w:t>is</w:t>
      </w:r>
      <w:r w:rsidRPr="00CF554C">
        <w:rPr>
          <w:rFonts w:cs="Times New Roman"/>
        </w:rPr>
        <w:t xml:space="preserve"> </w:t>
      </w:r>
      <w:r w:rsidR="00DC4A4F" w:rsidRPr="00CF554C">
        <w:rPr>
          <w:rFonts w:cs="Times New Roman"/>
        </w:rPr>
        <w:t>an</w:t>
      </w:r>
      <w:r w:rsidR="00DF563B">
        <w:rPr>
          <w:rFonts w:cs="Times New Roman"/>
        </w:rPr>
        <w:t xml:space="preserve"> extensible agent-based</w:t>
      </w:r>
      <w:r w:rsidRPr="00CF554C">
        <w:rPr>
          <w:rFonts w:cs="Times New Roman"/>
        </w:rPr>
        <w:t xml:space="preserve"> </w:t>
      </w:r>
      <w:r w:rsidR="00DF563B">
        <w:rPr>
          <w:rFonts w:cs="Times New Roman"/>
        </w:rPr>
        <w:t xml:space="preserve">framework that can be used to create and manage autonomic </w:t>
      </w:r>
      <w:r w:rsidR="006070F2">
        <w:rPr>
          <w:rFonts w:cs="Times New Roman"/>
        </w:rPr>
        <w:t xml:space="preserve">context-aware </w:t>
      </w:r>
      <w:r w:rsidR="00DF563B">
        <w:rPr>
          <w:rFonts w:cs="Times New Roman"/>
        </w:rPr>
        <w:t xml:space="preserve">systems. The framework uses a </w:t>
      </w:r>
      <w:r w:rsidRPr="00CF554C">
        <w:rPr>
          <w:rFonts w:cs="Times New Roman"/>
        </w:rPr>
        <w:t xml:space="preserve">reinforcement learning based </w:t>
      </w:r>
      <w:r w:rsidR="00DF563B">
        <w:rPr>
          <w:rFonts w:cs="Times New Roman"/>
        </w:rPr>
        <w:t>learning mechanism</w:t>
      </w:r>
      <w:r w:rsidR="00DF563B" w:rsidRPr="00CF554C">
        <w:rPr>
          <w:rFonts w:cs="Times New Roman"/>
        </w:rPr>
        <w:t xml:space="preserve"> in</w:t>
      </w:r>
      <w:r w:rsidRPr="00CF554C">
        <w:rPr>
          <w:rFonts w:cs="Times New Roman"/>
        </w:rPr>
        <w:t xml:space="preserve"> which the system decides what course of action to take based on the expected reward. </w:t>
      </w:r>
      <w:r w:rsidR="00384B08">
        <w:rPr>
          <w:rFonts w:cs="Times New Roman"/>
        </w:rPr>
        <w:t xml:space="preserve">The framework also contains the necessary support for context data gathering, data reasoning and action enforcement. </w:t>
      </w:r>
    </w:p>
    <w:p w:rsidR="00625560" w:rsidRDefault="00AF3B29" w:rsidP="00AF3B29">
      <w:pPr>
        <w:ind w:firstLine="720"/>
        <w:rPr>
          <w:rFonts w:cs="Times New Roman"/>
        </w:rPr>
      </w:pPr>
      <w:r>
        <w:rPr>
          <w:rFonts w:cs="Times New Roman"/>
        </w:rPr>
        <w:t>For the reinforcement learning mechanism a</w:t>
      </w:r>
      <w:r w:rsidR="00625560" w:rsidRPr="00CF554C">
        <w:rPr>
          <w:rFonts w:cs="Times New Roman"/>
        </w:rPr>
        <w:t xml:space="preserve"> means of computing the expected reward based on the context entropy was presented. </w:t>
      </w:r>
      <w:r w:rsidR="0009711E">
        <w:rPr>
          <w:rFonts w:cs="Times New Roman"/>
        </w:rPr>
        <w:t xml:space="preserve">Also, a context evaluation mechanism based on </w:t>
      </w:r>
      <w:r w:rsidR="00625560" w:rsidRPr="00CF554C">
        <w:rPr>
          <w:rFonts w:cs="Times New Roman"/>
        </w:rPr>
        <w:t>based policies and weights</w:t>
      </w:r>
      <w:r w:rsidR="0009711E">
        <w:rPr>
          <w:rFonts w:cs="Times New Roman"/>
        </w:rPr>
        <w:t xml:space="preserve"> is presented</w:t>
      </w:r>
      <w:r w:rsidR="00625560" w:rsidRPr="00CF554C">
        <w:rPr>
          <w:rFonts w:cs="Times New Roman"/>
        </w:rPr>
        <w:t xml:space="preserve">. </w:t>
      </w:r>
    </w:p>
    <w:p w:rsidR="00BB713A" w:rsidRDefault="00625560" w:rsidP="00625560">
      <w:pPr>
        <w:ind w:firstLine="720"/>
        <w:rPr>
          <w:rFonts w:cs="Times New Roman"/>
        </w:rPr>
      </w:pPr>
      <w:r w:rsidRPr="00CF554C">
        <w:rPr>
          <w:rFonts w:cs="Times New Roman"/>
        </w:rPr>
        <w:t xml:space="preserve">The </w:t>
      </w:r>
      <w:r w:rsidR="00560BF8">
        <w:rPr>
          <w:rFonts w:cs="Times New Roman"/>
        </w:rPr>
        <w:t xml:space="preserve">presented framework </w:t>
      </w:r>
      <w:r w:rsidR="00560BF8" w:rsidRPr="00CF554C">
        <w:rPr>
          <w:rFonts w:cs="Times New Roman"/>
        </w:rPr>
        <w:t>was</w:t>
      </w:r>
      <w:r w:rsidRPr="00CF554C">
        <w:rPr>
          <w:rFonts w:cs="Times New Roman"/>
        </w:rPr>
        <w:t xml:space="preserve"> first </w:t>
      </w:r>
      <w:r w:rsidR="00560BF8">
        <w:rPr>
          <w:rFonts w:cs="Times New Roman"/>
        </w:rPr>
        <w:t xml:space="preserve">used to build an </w:t>
      </w:r>
      <w:r w:rsidRPr="00CF554C">
        <w:rPr>
          <w:rFonts w:cs="Times New Roman"/>
        </w:rPr>
        <w:t xml:space="preserve">autonomic self-healing laboratory. </w:t>
      </w:r>
      <w:r w:rsidR="00560BF8">
        <w:rPr>
          <w:rFonts w:cs="Times New Roman"/>
        </w:rPr>
        <w:t xml:space="preserve"> The resulting system was extensively </w:t>
      </w:r>
      <w:r w:rsidR="00773B6B">
        <w:rPr>
          <w:rFonts w:cs="Times New Roman"/>
        </w:rPr>
        <w:t>evaluated</w:t>
      </w:r>
      <w:r w:rsidR="00560BF8">
        <w:rPr>
          <w:rFonts w:cs="Times New Roman"/>
        </w:rPr>
        <w:t xml:space="preserve"> both in terms of overhead and correctness. The framework was extended </w:t>
      </w:r>
      <w:r w:rsidRPr="00CF554C">
        <w:rPr>
          <w:rFonts w:cs="Times New Roman"/>
        </w:rPr>
        <w:t xml:space="preserve">with some domain-specific information </w:t>
      </w:r>
      <w:r w:rsidR="00560BF8">
        <w:rPr>
          <w:rFonts w:cs="Times New Roman"/>
        </w:rPr>
        <w:t xml:space="preserve">in order </w:t>
      </w:r>
      <w:r w:rsidRPr="00CF554C">
        <w:rPr>
          <w:rFonts w:cs="Times New Roman"/>
        </w:rPr>
        <w:t>o be applied on a</w:t>
      </w:r>
      <w:r w:rsidR="00560BF8">
        <w:rPr>
          <w:rFonts w:cs="Times New Roman"/>
        </w:rPr>
        <w:t xml:space="preserve"> self-adapting</w:t>
      </w:r>
      <w:r w:rsidRPr="00CF554C">
        <w:rPr>
          <w:rFonts w:cs="Times New Roman"/>
        </w:rPr>
        <w:t xml:space="preserve"> datacenter, where it controlled both the smart environment which housed the datacenter and the datacenter workload distribution. By using this </w:t>
      </w:r>
      <w:r w:rsidR="00FC3B0C">
        <w:rPr>
          <w:rFonts w:cs="Times New Roman"/>
        </w:rPr>
        <w:t>approach</w:t>
      </w:r>
      <w:r w:rsidRPr="00CF554C">
        <w:rPr>
          <w:rFonts w:cs="Times New Roman"/>
        </w:rPr>
        <w:t xml:space="preserve"> to enforce energy policies the power consumption of a datacenter is reduced.</w:t>
      </w:r>
    </w:p>
    <w:p w:rsidR="00F34824" w:rsidRDefault="00BB713A" w:rsidP="00625560">
      <w:pPr>
        <w:ind w:firstLine="720"/>
        <w:rPr>
          <w:rFonts w:cs="Times New Roman"/>
        </w:rPr>
      </w:pPr>
      <w:r>
        <w:rPr>
          <w:rFonts w:cs="Times New Roman"/>
        </w:rPr>
        <w:t>A negotiation mechanism to be used in computing QoS-Energy tradeoffs was presented. The mechanism uses bidimensional functions as negotiation offers, one dimension representing the desirability of the negotiating party to offer the value on the other dimension.</w:t>
      </w:r>
      <w:r w:rsidR="0066212E">
        <w:rPr>
          <w:rFonts w:cs="Times New Roman"/>
        </w:rPr>
        <w:t xml:space="preserve"> The negotiation mechanism was implemented efficiently using a fuzzy logic library and used for the energy-aware datacenter</w:t>
      </w:r>
    </w:p>
    <w:p w:rsidR="00611F1B" w:rsidRDefault="00625560" w:rsidP="00625560">
      <w:pPr>
        <w:ind w:firstLine="720"/>
        <w:rPr>
          <w:rFonts w:cs="Times New Roman"/>
        </w:rPr>
      </w:pPr>
      <w:r w:rsidRPr="00CF554C">
        <w:rPr>
          <w:rFonts w:cs="Times New Roman"/>
        </w:rPr>
        <w:t>The approach to datacenter workload representation was the use of virtual machines, which provide dynamic migration from one server to another and give an independent env</w:t>
      </w:r>
      <w:r w:rsidR="00FB3580">
        <w:rPr>
          <w:rFonts w:cs="Times New Roman"/>
        </w:rPr>
        <w:t xml:space="preserve">ironment for the client to use. Another reason behind the virtual machines approach </w:t>
      </w:r>
      <w:r w:rsidR="006335A4">
        <w:rPr>
          <w:rFonts w:cs="Times New Roman"/>
        </w:rPr>
        <w:t xml:space="preserve">is that a client can connect remotely to his virtual machine and tailor it after its specific needs, installing or uninstalling software. </w:t>
      </w:r>
      <w:r w:rsidR="00D601EF">
        <w:rPr>
          <w:rFonts w:cs="Times New Roman"/>
        </w:rPr>
        <w:t xml:space="preserve">This gives </w:t>
      </w:r>
      <w:r w:rsidR="00611F1B">
        <w:rPr>
          <w:rFonts w:cs="Times New Roman"/>
        </w:rPr>
        <w:t>the client</w:t>
      </w:r>
      <w:r w:rsidR="00D601EF">
        <w:rPr>
          <w:rFonts w:cs="Times New Roman"/>
        </w:rPr>
        <w:t xml:space="preserve"> the ability to personalize and tailor the virtual machine while keeping his data isolated from the other clients. </w:t>
      </w:r>
    </w:p>
    <w:p w:rsidR="00625560" w:rsidRPr="00CF554C" w:rsidRDefault="00625560" w:rsidP="00625560">
      <w:pPr>
        <w:ind w:firstLine="720"/>
        <w:rPr>
          <w:rFonts w:cs="Times New Roman"/>
        </w:rPr>
      </w:pPr>
      <w:r w:rsidRPr="00CF554C">
        <w:rPr>
          <w:rFonts w:cs="Times New Roman"/>
        </w:rPr>
        <w:t xml:space="preserve">3D context representation where built both for the smart </w:t>
      </w:r>
      <w:r w:rsidR="000B2F2B">
        <w:rPr>
          <w:rFonts w:cs="Times New Roman"/>
        </w:rPr>
        <w:t>room</w:t>
      </w:r>
      <w:r w:rsidRPr="00CF554C">
        <w:rPr>
          <w:rFonts w:cs="Times New Roman"/>
        </w:rPr>
        <w:t xml:space="preserve"> and the energy efficient datacenter. </w:t>
      </w:r>
      <w:r w:rsidR="00BA6FFE">
        <w:rPr>
          <w:rFonts w:cs="Times New Roman"/>
        </w:rPr>
        <w:t xml:space="preserve">The smart </w:t>
      </w:r>
      <w:r w:rsidR="00364DAA">
        <w:rPr>
          <w:rFonts w:cs="Times New Roman"/>
        </w:rPr>
        <w:t>room</w:t>
      </w:r>
      <w:r w:rsidR="00BA6FFE">
        <w:rPr>
          <w:rFonts w:cs="Times New Roman"/>
        </w:rPr>
        <w:t xml:space="preserve"> 3D representation allowed user interaction </w:t>
      </w:r>
      <w:r w:rsidR="00E7313C">
        <w:rPr>
          <w:rFonts w:cs="Times New Roman"/>
        </w:rPr>
        <w:t>and could have been used to monitor and manage a real environment.</w:t>
      </w:r>
    </w:p>
    <w:p w:rsidR="00625560" w:rsidRPr="00CF554C" w:rsidRDefault="00625560" w:rsidP="00625560">
      <w:pPr>
        <w:ind w:firstLine="720"/>
        <w:rPr>
          <w:rFonts w:cs="Times New Roman"/>
        </w:rPr>
      </w:pPr>
      <w:r w:rsidRPr="00CF554C">
        <w:rPr>
          <w:rFonts w:cs="Times New Roman"/>
        </w:rPr>
        <w:t xml:space="preserve">The </w:t>
      </w:r>
      <w:r w:rsidR="004B1183">
        <w:rPr>
          <w:rFonts w:cs="Times New Roman"/>
        </w:rPr>
        <w:t>datacenter management system</w:t>
      </w:r>
      <w:r w:rsidRPr="00CF554C">
        <w:rPr>
          <w:rFonts w:cs="Times New Roman"/>
        </w:rPr>
        <w:t xml:space="preserve"> was </w:t>
      </w:r>
      <w:r w:rsidR="00773B6B">
        <w:rPr>
          <w:rFonts w:cs="Times New Roman"/>
        </w:rPr>
        <w:t>applied</w:t>
      </w:r>
      <w:r w:rsidRPr="00CF554C">
        <w:rPr>
          <w:rFonts w:cs="Times New Roman"/>
        </w:rPr>
        <w:t xml:space="preserve"> on a homemade datacenter containi</w:t>
      </w:r>
      <w:r w:rsidR="004B1183">
        <w:rPr>
          <w:rFonts w:cs="Times New Roman"/>
        </w:rPr>
        <w:t>ng two virtual machines servers</w:t>
      </w:r>
      <w:r w:rsidRPr="00CF554C">
        <w:rPr>
          <w:rFonts w:cs="Times New Roman"/>
        </w:rPr>
        <w:t xml:space="preserve"> and one shared storage server. For interacting with the hypervisor the hypervisor API exposed trough WMI was in turn exposed trough ASP.NET web services invoked from the java application endpoint. The servers’ resource utilization was recorded using the WIN32 API exposed trough WMI, in turn as with hyper-v exposed trough ASP.NET web services.</w:t>
      </w:r>
    </w:p>
    <w:p w:rsidR="00625560" w:rsidRPr="00CF554C" w:rsidRDefault="00625560" w:rsidP="00625560">
      <w:pPr>
        <w:ind w:firstLine="720"/>
        <w:rPr>
          <w:rFonts w:cs="Times New Roman"/>
        </w:rPr>
      </w:pPr>
      <w:r w:rsidRPr="00CF554C">
        <w:rPr>
          <w:rFonts w:cs="Times New Roman"/>
        </w:rPr>
        <w:lastRenderedPageBreak/>
        <w:t>By mapping the same domain model and the same solutions search algorithm on both a self-healing and a self-adapting environment, the two autonomic systems properties can be considered isomorphic and solvable by the same processes.</w:t>
      </w:r>
    </w:p>
    <w:p w:rsidR="00625560" w:rsidRPr="00CF554C" w:rsidRDefault="00625560" w:rsidP="00625560">
      <w:pPr>
        <w:ind w:firstLine="720"/>
        <w:rPr>
          <w:rFonts w:cs="Times New Roman"/>
        </w:rPr>
      </w:pPr>
      <w:r w:rsidRPr="00CF554C">
        <w:rPr>
          <w:rFonts w:cs="Times New Roman"/>
        </w:rPr>
        <w:t xml:space="preserve"> The presented solution is </w:t>
      </w:r>
      <w:r w:rsidR="00836104">
        <w:rPr>
          <w:rFonts w:cs="Times New Roman"/>
        </w:rPr>
        <w:t xml:space="preserve">a </w:t>
      </w:r>
      <w:r w:rsidRPr="00CF554C">
        <w:rPr>
          <w:rFonts w:cs="Times New Roman"/>
        </w:rPr>
        <w:t>general</w:t>
      </w:r>
      <w:r w:rsidR="00836104">
        <w:rPr>
          <w:rFonts w:cs="Times New Roman"/>
        </w:rPr>
        <w:t xml:space="preserve"> framework which can be used to build any </w:t>
      </w:r>
      <w:r w:rsidRPr="00CF554C">
        <w:rPr>
          <w:rFonts w:cs="Times New Roman"/>
        </w:rPr>
        <w:t xml:space="preserve">autonomic system just by modifying the domain model ontology representation and adding domain specific policies. This demonstrates that a reinforcement-learning approach is </w:t>
      </w:r>
      <w:r w:rsidR="00340D48">
        <w:rPr>
          <w:rFonts w:cs="Times New Roman"/>
        </w:rPr>
        <w:t>very</w:t>
      </w:r>
      <w:r w:rsidRPr="00CF554C">
        <w:rPr>
          <w:rFonts w:cs="Times New Roman"/>
        </w:rPr>
        <w:t xml:space="preserve"> versatile because any real world system can be mapped to an environment described by policies and reward functions.</w:t>
      </w:r>
    </w:p>
    <w:p w:rsidR="00625560" w:rsidRDefault="0072041E" w:rsidP="0072041E">
      <w:pPr>
        <w:pStyle w:val="Heading2"/>
        <w:numPr>
          <w:ilvl w:val="1"/>
          <w:numId w:val="23"/>
        </w:numPr>
        <w:ind w:left="0" w:firstLine="0"/>
      </w:pPr>
      <w:bookmarkStart w:id="680" w:name="_Toc264798610"/>
      <w:bookmarkStart w:id="681" w:name="_Toc264737242"/>
      <w:bookmarkStart w:id="682" w:name="_Toc264918520"/>
      <w:r>
        <w:t>Future Work</w:t>
      </w:r>
      <w:bookmarkEnd w:id="680"/>
      <w:bookmarkEnd w:id="681"/>
      <w:bookmarkEnd w:id="682"/>
    </w:p>
    <w:p w:rsidR="00A024E5" w:rsidRDefault="007852CE" w:rsidP="00A024E5">
      <w:r>
        <w:t>Regarding the energy-aware datacenter, the current implementation lacks the support to create an install an operating system in a virtual machine dynamically by the user.</w:t>
      </w:r>
      <w:r w:rsidR="00C46F24">
        <w:t xml:space="preserve"> Also, the live migration mechanism should be used for task migration. For this a suitable storage server needs to be foun</w:t>
      </w:r>
      <w:r w:rsidR="00535EB6">
        <w:t>d</w:t>
      </w:r>
      <w:r w:rsidR="00C46F24">
        <w:t xml:space="preserve"> and the Hyper-V functionality needed for real-time task migration discovered and used.</w:t>
      </w:r>
      <w:r w:rsidR="001A06D4">
        <w:t xml:space="preserve"> Another future aspect is to install the Datacenter edition of Windows Server 2008 R2, which allows an unlimited number of virtual machines per server</w:t>
      </w:r>
      <w:r w:rsidR="00340D48">
        <w:t xml:space="preserve">. Also regarding live datacenter </w:t>
      </w:r>
      <w:r w:rsidR="00773B6B">
        <w:t>case study</w:t>
      </w:r>
      <w:r w:rsidR="00340D48">
        <w:t>, power meters should be used to measure the power consumption of the datacenter with and without the self-adapting controller.</w:t>
      </w:r>
    </w:p>
    <w:p w:rsidR="005151B8" w:rsidRDefault="00C05513" w:rsidP="005151B8">
      <w:pPr>
        <w:ind w:firstLine="720"/>
      </w:pPr>
      <w:r>
        <w:t xml:space="preserve">Another improvement over the existing platform is </w:t>
      </w:r>
      <w:r w:rsidR="00B21EA5">
        <w:t>to integrate</w:t>
      </w:r>
      <w:r>
        <w:t xml:space="preserve"> </w:t>
      </w:r>
      <w:r w:rsidR="00B21EA5">
        <w:t xml:space="preserve">Open Sim </w:t>
      </w:r>
      <w:r w:rsidR="007267FF">
        <w:fldChar w:fldCharType="begin"/>
      </w:r>
      <w:r w:rsidR="00B21EA5">
        <w:instrText xml:space="preserve"> REF _Ref264288752 \h </w:instrText>
      </w:r>
      <w:r w:rsidR="007267FF">
        <w:fldChar w:fldCharType="separate"/>
      </w:r>
      <w:r w:rsidR="00FD2F52" w:rsidRPr="005E7987">
        <w:rPr>
          <w:sz w:val="22"/>
        </w:rPr>
        <w:t xml:space="preserve">[ </w:t>
      </w:r>
      <w:r w:rsidR="00FD2F52">
        <w:rPr>
          <w:b/>
          <w:noProof/>
          <w:sz w:val="22"/>
        </w:rPr>
        <w:t>74</w:t>
      </w:r>
      <w:r w:rsidR="007267FF">
        <w:fldChar w:fldCharType="end"/>
      </w:r>
      <w:r w:rsidR="00B21EA5">
        <w:t xml:space="preserve"> ] as means of context representation and interaction.</w:t>
      </w:r>
      <w:r w:rsidR="009A1726">
        <w:t xml:space="preserve"> Open Sim simulator </w:t>
      </w:r>
      <w:r w:rsidR="00864906">
        <w:t>g</w:t>
      </w:r>
      <w:r w:rsidR="009A1726">
        <w:t xml:space="preserve">ives the possibility to define detailed interactive </w:t>
      </w:r>
      <w:r w:rsidR="00864906">
        <w:t xml:space="preserve">3D </w:t>
      </w:r>
      <w:r w:rsidR="009A1726">
        <w:t>environments which the user can navigate using a virtual character.</w:t>
      </w:r>
      <w:r w:rsidR="0000714B">
        <w:t xml:space="preserve"> Such a representation would provide a good mechanism for monitoring and managing autonomic environments.</w:t>
      </w:r>
    </w:p>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6070F2" w:rsidRDefault="006070F2"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DE1CF8" w:rsidRPr="00651C81" w:rsidRDefault="00C02119" w:rsidP="00F42B0B">
      <w:pPr>
        <w:pStyle w:val="Heading1"/>
      </w:pPr>
      <w:bookmarkStart w:id="683" w:name="_Toc264798611"/>
      <w:bookmarkStart w:id="684" w:name="_Toc264737243"/>
      <w:bookmarkStart w:id="685" w:name="_Toc264918521"/>
      <w:r w:rsidRPr="00651C81">
        <w:lastRenderedPageBreak/>
        <w:t>Bibliography</w:t>
      </w:r>
      <w:bookmarkEnd w:id="683"/>
      <w:bookmarkEnd w:id="684"/>
      <w:bookmarkEnd w:id="685"/>
    </w:p>
    <w:p w:rsidR="00C02119" w:rsidRPr="00C02119" w:rsidRDefault="00C02119" w:rsidP="00C02119"/>
    <w:p w:rsidR="00625560" w:rsidRPr="0038514E" w:rsidRDefault="00625560" w:rsidP="00367F60">
      <w:pPr>
        <w:rPr>
          <w:rFonts w:cs="Times New Roman"/>
          <w:sz w:val="22"/>
        </w:rPr>
      </w:pPr>
      <w:bookmarkStart w:id="686" w:name="_Ref264101718"/>
      <w:r w:rsidRPr="0038514E">
        <w:rPr>
          <w:rFonts w:cs="Times New Roman"/>
          <w:sz w:val="22"/>
        </w:rPr>
        <w:t xml:space="preserve">[ </w:t>
      </w:r>
      <w:r w:rsidR="007267FF" w:rsidRPr="0038514E">
        <w:rPr>
          <w:rFonts w:cs="Times New Roman"/>
          <w:sz w:val="22"/>
        </w:rPr>
        <w:fldChar w:fldCharType="begin"/>
      </w:r>
      <w:r w:rsidR="003772CA"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1</w:t>
      </w:r>
      <w:r w:rsidR="007267FF" w:rsidRPr="0038514E">
        <w:rPr>
          <w:rFonts w:cs="Times New Roman"/>
          <w:sz w:val="22"/>
        </w:rPr>
        <w:fldChar w:fldCharType="end"/>
      </w:r>
      <w:bookmarkEnd w:id="686"/>
      <w:r w:rsidRPr="0038514E">
        <w:rPr>
          <w:rFonts w:cs="Times New Roman"/>
          <w:sz w:val="22"/>
        </w:rPr>
        <w:t xml:space="preserve"> ] D.A.Menasce, J.O.Kephart: </w:t>
      </w:r>
      <w:r w:rsidRPr="0038514E">
        <w:rPr>
          <w:rFonts w:cs="Times New Roman"/>
          <w:b/>
          <w:sz w:val="22"/>
        </w:rPr>
        <w:t>Autonomic Computing</w:t>
      </w:r>
      <w:r w:rsidRPr="0038514E">
        <w:rPr>
          <w:rFonts w:cs="Times New Roman"/>
          <w:sz w:val="22"/>
        </w:rPr>
        <w:t xml:space="preserve"> </w:t>
      </w:r>
    </w:p>
    <w:p w:rsidR="00625560" w:rsidRPr="0038514E" w:rsidRDefault="00625560" w:rsidP="00367F60">
      <w:pPr>
        <w:rPr>
          <w:rFonts w:cs="Times New Roman"/>
          <w:sz w:val="22"/>
        </w:rPr>
      </w:pPr>
      <w:bookmarkStart w:id="687" w:name="_Ref264101730"/>
      <w:r w:rsidRPr="0038514E">
        <w:rPr>
          <w:rFonts w:cs="Times New Roman"/>
          <w:sz w:val="22"/>
        </w:rPr>
        <w:t xml:space="preserve">[ </w:t>
      </w:r>
      <w:r w:rsidR="007267FF" w:rsidRPr="0038514E">
        <w:rPr>
          <w:rFonts w:cs="Times New Roman"/>
          <w:sz w:val="22"/>
        </w:rPr>
        <w:fldChar w:fldCharType="begin"/>
      </w:r>
      <w:r w:rsidR="003772CA"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2</w:t>
      </w:r>
      <w:r w:rsidR="007267FF" w:rsidRPr="0038514E">
        <w:rPr>
          <w:rFonts w:cs="Times New Roman"/>
          <w:sz w:val="22"/>
        </w:rPr>
        <w:fldChar w:fldCharType="end"/>
      </w:r>
      <w:bookmarkEnd w:id="687"/>
      <w:r w:rsidRPr="0038514E">
        <w:rPr>
          <w:rFonts w:cs="Times New Roman"/>
          <w:sz w:val="22"/>
        </w:rPr>
        <w:t xml:space="preserve"> ] D.M.Chess, J.O.Kephart: </w:t>
      </w:r>
      <w:r w:rsidRPr="0038514E">
        <w:rPr>
          <w:rFonts w:cs="Times New Roman"/>
          <w:b/>
          <w:sz w:val="22"/>
        </w:rPr>
        <w:t>The Vision of Autonomic Computing</w:t>
      </w:r>
      <w:r w:rsidRPr="0038514E">
        <w:rPr>
          <w:rFonts w:cs="Times New Roman"/>
          <w:sz w:val="22"/>
        </w:rPr>
        <w:t xml:space="preserve"> </w:t>
      </w:r>
    </w:p>
    <w:p w:rsidR="00625560" w:rsidRPr="0038514E" w:rsidRDefault="00625560" w:rsidP="00367F60">
      <w:pPr>
        <w:rPr>
          <w:rFonts w:cs="Times New Roman"/>
          <w:b/>
          <w:sz w:val="22"/>
        </w:rPr>
      </w:pPr>
      <w:bookmarkStart w:id="688" w:name="_Ref264102002"/>
      <w:r w:rsidRPr="0038514E">
        <w:rPr>
          <w:rFonts w:cs="Times New Roman"/>
          <w:sz w:val="22"/>
        </w:rPr>
        <w:t xml:space="preserve">[ </w:t>
      </w:r>
      <w:r w:rsidR="007267FF" w:rsidRPr="0038514E">
        <w:rPr>
          <w:rFonts w:cs="Times New Roman"/>
          <w:sz w:val="22"/>
        </w:rPr>
        <w:fldChar w:fldCharType="begin"/>
      </w:r>
      <w:r w:rsidR="003772CA"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3</w:t>
      </w:r>
      <w:r w:rsidR="007267FF" w:rsidRPr="0038514E">
        <w:rPr>
          <w:rFonts w:cs="Times New Roman"/>
          <w:sz w:val="22"/>
        </w:rPr>
        <w:fldChar w:fldCharType="end"/>
      </w:r>
      <w:bookmarkEnd w:id="688"/>
      <w:r w:rsidRPr="0038514E">
        <w:rPr>
          <w:rFonts w:cs="Times New Roman"/>
          <w:sz w:val="22"/>
        </w:rPr>
        <w:t xml:space="preserve"> ] R.Sterrit, M.Hinchey: </w:t>
      </w:r>
      <w:r w:rsidRPr="0038514E">
        <w:rPr>
          <w:rFonts w:cs="Times New Roman"/>
          <w:b/>
          <w:sz w:val="22"/>
        </w:rPr>
        <w:t>Why Computer-Based Systems Should be Authomatic</w:t>
      </w:r>
    </w:p>
    <w:p w:rsidR="00625560" w:rsidRPr="0038514E" w:rsidRDefault="00625560" w:rsidP="00367F60">
      <w:pPr>
        <w:rPr>
          <w:rFonts w:cs="Times New Roman"/>
          <w:sz w:val="22"/>
        </w:rPr>
      </w:pPr>
      <w:bookmarkStart w:id="689" w:name="_Ref264103740"/>
      <w:r w:rsidRPr="0038514E">
        <w:rPr>
          <w:rFonts w:cs="Times New Roman"/>
          <w:sz w:val="22"/>
        </w:rPr>
        <w:t xml:space="preserve">[ </w:t>
      </w:r>
      <w:r w:rsidR="007267FF" w:rsidRPr="0038514E">
        <w:rPr>
          <w:rFonts w:cs="Times New Roman"/>
          <w:sz w:val="22"/>
        </w:rPr>
        <w:fldChar w:fldCharType="begin"/>
      </w:r>
      <w:r w:rsidR="003772CA"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4</w:t>
      </w:r>
      <w:r w:rsidR="007267FF" w:rsidRPr="0038514E">
        <w:rPr>
          <w:rFonts w:cs="Times New Roman"/>
          <w:sz w:val="22"/>
        </w:rPr>
        <w:fldChar w:fldCharType="end"/>
      </w:r>
      <w:bookmarkEnd w:id="689"/>
      <w:r w:rsidRPr="0038514E">
        <w:rPr>
          <w:rFonts w:cs="Times New Roman"/>
          <w:sz w:val="22"/>
        </w:rPr>
        <w:t xml:space="preserve"> ] M.Parashar, S.Hariri: </w:t>
      </w:r>
      <w:r w:rsidRPr="0038514E">
        <w:rPr>
          <w:rFonts w:cs="Times New Roman"/>
          <w:b/>
          <w:sz w:val="22"/>
        </w:rPr>
        <w:t>Autonomic Computing: An Overview</w:t>
      </w:r>
    </w:p>
    <w:p w:rsidR="00625560" w:rsidRPr="0038514E" w:rsidRDefault="00625560" w:rsidP="00367F60">
      <w:pPr>
        <w:rPr>
          <w:rFonts w:cs="Times New Roman"/>
          <w:sz w:val="22"/>
        </w:rPr>
      </w:pPr>
      <w:bookmarkStart w:id="690" w:name="_Ref263593035"/>
      <w:r w:rsidRPr="0038514E">
        <w:rPr>
          <w:rFonts w:cs="Times New Roman"/>
          <w:sz w:val="22"/>
        </w:rPr>
        <w:t xml:space="preserve">[ </w:t>
      </w:r>
      <w:r w:rsidR="007267FF" w:rsidRPr="0038514E">
        <w:rPr>
          <w:rFonts w:cs="Times New Roman"/>
          <w:sz w:val="22"/>
        </w:rPr>
        <w:fldChar w:fldCharType="begin"/>
      </w:r>
      <w:r w:rsidR="003772CA"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5</w:t>
      </w:r>
      <w:r w:rsidR="007267FF" w:rsidRPr="0038514E">
        <w:rPr>
          <w:rFonts w:cs="Times New Roman"/>
          <w:sz w:val="22"/>
        </w:rPr>
        <w:fldChar w:fldCharType="end"/>
      </w:r>
      <w:bookmarkEnd w:id="690"/>
      <w:r w:rsidRPr="0038514E">
        <w:rPr>
          <w:rFonts w:cs="Times New Roman"/>
          <w:sz w:val="22"/>
        </w:rPr>
        <w:t xml:space="preserve"> ]</w:t>
      </w:r>
      <w:r w:rsidR="0062492C" w:rsidRPr="0038514E">
        <w:rPr>
          <w:rFonts w:cs="Times New Roman"/>
          <w:sz w:val="22"/>
        </w:rPr>
        <w:t xml:space="preserve"> </w:t>
      </w:r>
      <w:r w:rsidRPr="0038514E">
        <w:rPr>
          <w:rStyle w:val="Heading1Char"/>
          <w:rFonts w:cs="Times New Roman"/>
          <w:sz w:val="22"/>
          <w:szCs w:val="22"/>
        </w:rPr>
        <w:t>Green</w:t>
      </w:r>
      <w:r w:rsidRPr="0038514E">
        <w:rPr>
          <w:rStyle w:val="Strong"/>
          <w:rFonts w:cs="Times New Roman"/>
          <w:sz w:val="22"/>
        </w:rPr>
        <w:t xml:space="preserve"> Active Management of Energy in IT Service </w:t>
      </w:r>
      <w:r w:rsidR="006A008B">
        <w:rPr>
          <w:rStyle w:val="Strong"/>
          <w:rFonts w:cs="Times New Roman"/>
          <w:sz w:val="22"/>
        </w:rPr>
        <w:t>C</w:t>
      </w:r>
      <w:r w:rsidR="006A008B" w:rsidRPr="0038514E">
        <w:rPr>
          <w:rStyle w:val="Strong"/>
          <w:rFonts w:cs="Times New Roman"/>
          <w:sz w:val="22"/>
        </w:rPr>
        <w:t>enters</w:t>
      </w:r>
      <w:r w:rsidRPr="0038514E">
        <w:rPr>
          <w:rStyle w:val="Strong"/>
          <w:rFonts w:cs="Times New Roman"/>
          <w:sz w:val="22"/>
        </w:rPr>
        <w:t xml:space="preserve">: </w:t>
      </w:r>
      <w:r w:rsidRPr="0038514E">
        <w:rPr>
          <w:rStyle w:val="apple-converted-space"/>
          <w:rFonts w:cs="Times New Roman"/>
          <w:sz w:val="22"/>
        </w:rPr>
        <w:t>Performance</w:t>
      </w:r>
      <w:r w:rsidRPr="0038514E">
        <w:rPr>
          <w:rStyle w:val="apple-style-span"/>
          <w:rFonts w:cs="Times New Roman"/>
          <w:sz w:val="22"/>
        </w:rPr>
        <w:t xml:space="preserve"> Computing Center Stuttgart (HLRS), </w:t>
      </w:r>
      <w:r w:rsidRPr="0038514E">
        <w:rPr>
          <w:rFonts w:cs="Times New Roman"/>
          <w:sz w:val="22"/>
        </w:rPr>
        <w:t xml:space="preserve"> </w:t>
      </w:r>
      <w:hyperlink r:id="rId67" w:history="1">
        <w:r w:rsidRPr="0038514E">
          <w:rPr>
            <w:rStyle w:val="Hyperlink"/>
            <w:rFonts w:cs="Times New Roman"/>
            <w:color w:val="auto"/>
            <w:sz w:val="22"/>
          </w:rPr>
          <w:t>http://www.hlrs.de/organization/av/isis/research/distributed-systems/games/</w:t>
        </w:r>
      </w:hyperlink>
    </w:p>
    <w:p w:rsidR="00625560" w:rsidRPr="0038514E" w:rsidRDefault="00625560" w:rsidP="00367F60">
      <w:pPr>
        <w:rPr>
          <w:rFonts w:cs="Times New Roman"/>
          <w:sz w:val="22"/>
        </w:rPr>
      </w:pPr>
      <w:bookmarkStart w:id="691" w:name="_Ref263593051"/>
      <w:r w:rsidRPr="0038514E">
        <w:rPr>
          <w:rFonts w:cs="Times New Roman"/>
          <w:sz w:val="22"/>
        </w:rPr>
        <w:t xml:space="preserve">[ </w:t>
      </w:r>
      <w:r w:rsidR="007267FF" w:rsidRPr="0038514E">
        <w:rPr>
          <w:rFonts w:cs="Times New Roman"/>
          <w:sz w:val="22"/>
        </w:rPr>
        <w:fldChar w:fldCharType="begin"/>
      </w:r>
      <w:r w:rsidR="003772CA"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6</w:t>
      </w:r>
      <w:r w:rsidR="007267FF" w:rsidRPr="0038514E">
        <w:rPr>
          <w:rFonts w:cs="Times New Roman"/>
          <w:sz w:val="22"/>
        </w:rPr>
        <w:fldChar w:fldCharType="end"/>
      </w:r>
      <w:bookmarkEnd w:id="691"/>
      <w:r w:rsidRPr="0038514E">
        <w:rPr>
          <w:rFonts w:cs="Times New Roman"/>
          <w:sz w:val="22"/>
        </w:rPr>
        <w:t xml:space="preserve"> ]</w:t>
      </w:r>
      <w:r w:rsidRPr="0038514E">
        <w:rPr>
          <w:rStyle w:val="apple-style-span"/>
          <w:rFonts w:cs="Times New Roman"/>
          <w:sz w:val="22"/>
        </w:rPr>
        <w:t xml:space="preserve"> </w:t>
      </w:r>
      <w:r w:rsidRPr="0038514E">
        <w:rPr>
          <w:rStyle w:val="apple-style-span"/>
          <w:rFonts w:cs="Times New Roman"/>
          <w:b/>
          <w:sz w:val="22"/>
        </w:rPr>
        <w:t>VMware Whitepaper</w:t>
      </w:r>
      <w:r w:rsidRPr="0038514E">
        <w:rPr>
          <w:rStyle w:val="apple-style-span"/>
          <w:rFonts w:cs="Times New Roman"/>
          <w:sz w:val="22"/>
        </w:rPr>
        <w:t xml:space="preserve">: How VMware Virtualization Right-sizes IT Infrastructure to Reduce Power Consumption, </w:t>
      </w:r>
      <w:hyperlink r:id="rId68" w:history="1">
        <w:r w:rsidRPr="0038514E">
          <w:rPr>
            <w:rStyle w:val="Hyperlink"/>
            <w:rFonts w:cs="Times New Roman"/>
            <w:color w:val="auto"/>
            <w:sz w:val="22"/>
          </w:rPr>
          <w:t>http://www.vmware.com/files/pdf/WhitePaper_ReducePowerConsumption.pdf</w:t>
        </w:r>
      </w:hyperlink>
      <w:r w:rsidRPr="0038514E">
        <w:rPr>
          <w:rFonts w:cs="Times New Roman"/>
          <w:sz w:val="22"/>
        </w:rPr>
        <w:t>, pages 4</w:t>
      </w:r>
    </w:p>
    <w:p w:rsidR="00625560" w:rsidRPr="0038514E" w:rsidRDefault="00625560" w:rsidP="00367F60">
      <w:pPr>
        <w:rPr>
          <w:rFonts w:cs="Times New Roman"/>
          <w:sz w:val="22"/>
        </w:rPr>
      </w:pPr>
      <w:bookmarkStart w:id="692" w:name="_Ref263593074"/>
      <w:r w:rsidRPr="0038514E">
        <w:rPr>
          <w:rFonts w:cs="Times New Roman"/>
          <w:sz w:val="22"/>
        </w:rPr>
        <w:t xml:space="preserve">[ </w:t>
      </w:r>
      <w:r w:rsidR="007267FF" w:rsidRPr="0038514E">
        <w:rPr>
          <w:rFonts w:cs="Times New Roman"/>
          <w:sz w:val="22"/>
        </w:rPr>
        <w:fldChar w:fldCharType="begin"/>
      </w:r>
      <w:r w:rsidR="003772CA"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7</w:t>
      </w:r>
      <w:r w:rsidR="007267FF" w:rsidRPr="0038514E">
        <w:rPr>
          <w:rFonts w:cs="Times New Roman"/>
          <w:sz w:val="22"/>
        </w:rPr>
        <w:fldChar w:fldCharType="end"/>
      </w:r>
      <w:bookmarkEnd w:id="692"/>
      <w:r w:rsidRPr="0038514E">
        <w:rPr>
          <w:rFonts w:cs="Times New Roman"/>
          <w:sz w:val="22"/>
        </w:rPr>
        <w:t xml:space="preserve"> ]</w:t>
      </w:r>
      <w:r w:rsidRPr="0038514E">
        <w:rPr>
          <w:rFonts w:cs="Times New Roman"/>
          <w:b/>
          <w:bCs/>
          <w:sz w:val="22"/>
        </w:rPr>
        <w:t xml:space="preserve"> EPA </w:t>
      </w:r>
      <w:hyperlink r:id="rId69" w:history="1">
        <w:r w:rsidRPr="0038514E">
          <w:rPr>
            <w:rStyle w:val="Emphasis"/>
            <w:rFonts w:cs="Times New Roman"/>
            <w:i w:val="0"/>
            <w:iCs w:val="0"/>
            <w:sz w:val="22"/>
          </w:rPr>
          <w:t>Data Center</w:t>
        </w:r>
        <w:r w:rsidRPr="0038514E">
          <w:rPr>
            <w:rStyle w:val="apple-converted-space"/>
            <w:rFonts w:cs="Times New Roman"/>
            <w:b/>
            <w:bCs/>
            <w:sz w:val="22"/>
          </w:rPr>
          <w:t> </w:t>
        </w:r>
        <w:r w:rsidRPr="0038514E">
          <w:rPr>
            <w:rStyle w:val="Hyperlink"/>
            <w:rFonts w:cs="Times New Roman"/>
            <w:b/>
            <w:bCs/>
            <w:color w:val="auto"/>
            <w:sz w:val="22"/>
            <w:u w:val="none"/>
          </w:rPr>
          <w:t>Report to Congress -FINAL 7-25-07</w:t>
        </w:r>
      </w:hyperlink>
      <w:r w:rsidRPr="0038514E">
        <w:rPr>
          <w:rFonts w:cs="Times New Roman"/>
          <w:b/>
          <w:bCs/>
          <w:sz w:val="22"/>
        </w:rPr>
        <w:t xml:space="preserve">, </w:t>
      </w:r>
      <w:hyperlink r:id="rId70" w:history="1">
        <w:r w:rsidRPr="0038514E">
          <w:rPr>
            <w:rStyle w:val="Hyperlink"/>
            <w:rFonts w:cs="Times New Roman"/>
            <w:color w:val="auto"/>
            <w:sz w:val="22"/>
          </w:rPr>
          <w:t>http://www.federalnewsradio.com/pdfs/EPADatacenterReporttoCongress-August2007.pdf</w:t>
        </w:r>
      </w:hyperlink>
      <w:r w:rsidRPr="0038514E">
        <w:rPr>
          <w:rFonts w:cs="Times New Roman"/>
          <w:sz w:val="22"/>
        </w:rPr>
        <w:t>, Pages 6</w:t>
      </w:r>
    </w:p>
    <w:p w:rsidR="00625560" w:rsidRPr="0038514E" w:rsidRDefault="00625560" w:rsidP="00367F60">
      <w:pPr>
        <w:rPr>
          <w:rFonts w:cs="Times New Roman"/>
          <w:sz w:val="22"/>
        </w:rPr>
      </w:pPr>
      <w:bookmarkStart w:id="693" w:name="_Ref263593083"/>
      <w:r w:rsidRPr="0038514E">
        <w:rPr>
          <w:rFonts w:cs="Times New Roman"/>
          <w:sz w:val="22"/>
        </w:rPr>
        <w:t xml:space="preserve">[ </w:t>
      </w:r>
      <w:r w:rsidR="007267FF" w:rsidRPr="0038514E">
        <w:rPr>
          <w:rFonts w:cs="Times New Roman"/>
          <w:sz w:val="22"/>
        </w:rPr>
        <w:fldChar w:fldCharType="begin"/>
      </w:r>
      <w:r w:rsidR="003772CA"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8</w:t>
      </w:r>
      <w:r w:rsidR="007267FF" w:rsidRPr="0038514E">
        <w:rPr>
          <w:rFonts w:cs="Times New Roman"/>
          <w:sz w:val="22"/>
        </w:rPr>
        <w:fldChar w:fldCharType="end"/>
      </w:r>
      <w:bookmarkEnd w:id="693"/>
      <w:r w:rsidRPr="0038514E">
        <w:rPr>
          <w:rFonts w:cs="Times New Roman"/>
          <w:sz w:val="22"/>
        </w:rPr>
        <w:t xml:space="preserve"> ] M. Poniatowski: </w:t>
      </w:r>
      <w:r w:rsidRPr="0038514E">
        <w:rPr>
          <w:rFonts w:cs="Times New Roman"/>
          <w:b/>
          <w:sz w:val="22"/>
        </w:rPr>
        <w:t>Foundations of Green IT: Consolidation, Virtualization, Efficiency, and ROI in the Data Center,</w:t>
      </w:r>
      <w:r w:rsidRPr="0038514E">
        <w:rPr>
          <w:rFonts w:cs="Times New Roman"/>
          <w:sz w:val="22"/>
        </w:rPr>
        <w:t xml:space="preserve"> Prentice Hall, 2009, ISBN-10</w:t>
      </w:r>
      <w:r w:rsidRPr="0038514E">
        <w:rPr>
          <w:rStyle w:val="productdetailskeys"/>
          <w:rFonts w:cs="Times New Roman"/>
          <w:bCs/>
          <w:sz w:val="22"/>
        </w:rPr>
        <w:t>:</w:t>
      </w:r>
      <w:r w:rsidRPr="0038514E">
        <w:rPr>
          <w:rStyle w:val="apple-converted-space"/>
          <w:rFonts w:cs="Times New Roman"/>
          <w:bCs/>
          <w:sz w:val="22"/>
        </w:rPr>
        <w:t> </w:t>
      </w:r>
      <w:r w:rsidRPr="0038514E">
        <w:rPr>
          <w:rFonts w:cs="Times New Roman"/>
          <w:bCs/>
          <w:sz w:val="22"/>
        </w:rPr>
        <w:t xml:space="preserve">0137043759, </w:t>
      </w:r>
      <w:r w:rsidRPr="0038514E">
        <w:rPr>
          <w:rStyle w:val="productdetailskeys"/>
          <w:rFonts w:cs="Times New Roman"/>
          <w:bCs/>
          <w:sz w:val="22"/>
        </w:rPr>
        <w:t xml:space="preserve">ISBN-13: </w:t>
      </w:r>
      <w:r w:rsidRPr="0038514E">
        <w:rPr>
          <w:rFonts w:cs="Times New Roman"/>
          <w:bCs/>
          <w:sz w:val="22"/>
        </w:rPr>
        <w:t>9780137043750, 978-0137043750</w:t>
      </w:r>
      <w:r w:rsidRPr="0038514E">
        <w:rPr>
          <w:rFonts w:cs="Times New Roman"/>
          <w:sz w:val="22"/>
        </w:rPr>
        <w:t>, pages xiii</w:t>
      </w:r>
    </w:p>
    <w:p w:rsidR="00625560" w:rsidRPr="0038514E" w:rsidRDefault="00625560" w:rsidP="00367F60">
      <w:pPr>
        <w:rPr>
          <w:rStyle w:val="apple-style-span"/>
          <w:rFonts w:cs="Times New Roman"/>
          <w:sz w:val="22"/>
        </w:rPr>
      </w:pPr>
      <w:r w:rsidRPr="0038514E">
        <w:rPr>
          <w:rFonts w:cs="Times New Roman"/>
          <w:sz w:val="22"/>
        </w:rPr>
        <w:t xml:space="preserve"> </w:t>
      </w:r>
      <w:bookmarkStart w:id="694" w:name="_Ref263593098"/>
      <w:r w:rsidRPr="0038514E">
        <w:rPr>
          <w:rFonts w:cs="Times New Roman"/>
          <w:sz w:val="22"/>
        </w:rPr>
        <w:t xml:space="preserve">[ </w:t>
      </w:r>
      <w:r w:rsidR="007267FF" w:rsidRPr="0038514E">
        <w:rPr>
          <w:rFonts w:cs="Times New Roman"/>
          <w:sz w:val="22"/>
        </w:rPr>
        <w:fldChar w:fldCharType="begin"/>
      </w:r>
      <w:r w:rsidR="003772CA"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9</w:t>
      </w:r>
      <w:r w:rsidR="007267FF" w:rsidRPr="0038514E">
        <w:rPr>
          <w:rFonts w:cs="Times New Roman"/>
          <w:sz w:val="22"/>
        </w:rPr>
        <w:fldChar w:fldCharType="end"/>
      </w:r>
      <w:bookmarkEnd w:id="694"/>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T.Cioara, I.Anghel, I.Salomie, M.Dinsoreanu, C.Georgiana and </w:t>
      </w:r>
      <w:r w:rsidRPr="0038514E">
        <w:rPr>
          <w:rFonts w:cs="Times New Roman"/>
          <w:b/>
          <w:sz w:val="22"/>
        </w:rPr>
        <w:t>M.Daniel</w:t>
      </w:r>
      <w:r w:rsidRPr="0038514E">
        <w:rPr>
          <w:rFonts w:cs="Times New Roman"/>
          <w:sz w:val="22"/>
        </w:rPr>
        <w:t xml:space="preserve">:  </w:t>
      </w:r>
      <w:r w:rsidRPr="0038514E">
        <w:rPr>
          <w:rStyle w:val="apple-style-span"/>
          <w:rFonts w:cs="Times New Roman"/>
          <w:b/>
          <w:sz w:val="22"/>
        </w:rPr>
        <w:t xml:space="preserve">A Reinforcement Learning based Self-healing Algorithm for Managing Context Adaptation, </w:t>
      </w:r>
      <w:r w:rsidRPr="0038514E">
        <w:rPr>
          <w:rStyle w:val="apple-style-span"/>
          <w:rFonts w:cs="Times New Roman"/>
          <w:sz w:val="22"/>
        </w:rPr>
        <w:t>First International Workshop on Communication, Collaboration and Social Networking in Pervasive Computing Environments (PerCol 2010)</w:t>
      </w:r>
    </w:p>
    <w:p w:rsidR="007E7C55" w:rsidRPr="007E7C55" w:rsidRDefault="00625560" w:rsidP="00367F60">
      <w:pPr>
        <w:rPr>
          <w:rFonts w:cs="Times New Roman"/>
          <w:b/>
          <w:sz w:val="22"/>
        </w:rPr>
      </w:pPr>
      <w:bookmarkStart w:id="695" w:name="_Ref263593110"/>
      <w:r w:rsidRPr="0038514E">
        <w:rPr>
          <w:rFonts w:cs="Times New Roman"/>
          <w:sz w:val="22"/>
        </w:rPr>
        <w:t xml:space="preserve">[ </w:t>
      </w:r>
      <w:r w:rsidR="007267FF" w:rsidRPr="0038514E">
        <w:rPr>
          <w:rFonts w:cs="Times New Roman"/>
          <w:sz w:val="22"/>
        </w:rPr>
        <w:fldChar w:fldCharType="begin"/>
      </w:r>
      <w:r w:rsidR="003772CA"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10</w:t>
      </w:r>
      <w:r w:rsidR="007267FF" w:rsidRPr="0038514E">
        <w:rPr>
          <w:rFonts w:cs="Times New Roman"/>
          <w:sz w:val="22"/>
        </w:rPr>
        <w:fldChar w:fldCharType="end"/>
      </w:r>
      <w:bookmarkEnd w:id="695"/>
      <w:r w:rsidRPr="0038514E">
        <w:rPr>
          <w:rFonts w:cs="Times New Roman"/>
          <w:sz w:val="22"/>
        </w:rPr>
        <w:t xml:space="preserve"> ] </w:t>
      </w:r>
      <w:bookmarkStart w:id="696" w:name="_Ref263593122"/>
      <w:r w:rsidR="007E7C55" w:rsidRPr="0038514E">
        <w:rPr>
          <w:rFonts w:cs="Times New Roman"/>
          <w:sz w:val="22"/>
        </w:rPr>
        <w:t>T.Cioara, I.Anghel, I.Salomie</w:t>
      </w:r>
      <w:r w:rsidR="007E7C55">
        <w:rPr>
          <w:rFonts w:cs="Times New Roman"/>
          <w:sz w:val="22"/>
        </w:rPr>
        <w:t xml:space="preserve">, </w:t>
      </w:r>
      <w:r w:rsidR="007E7C55" w:rsidRPr="0038514E">
        <w:rPr>
          <w:rFonts w:cs="Times New Roman"/>
          <w:sz w:val="22"/>
        </w:rPr>
        <w:t xml:space="preserve">C.Georgiana and </w:t>
      </w:r>
      <w:r w:rsidR="007E7C55" w:rsidRPr="0038514E">
        <w:rPr>
          <w:rFonts w:cs="Times New Roman"/>
          <w:b/>
          <w:sz w:val="22"/>
        </w:rPr>
        <w:t>M.Daniel</w:t>
      </w:r>
      <w:r w:rsidR="007E7C55">
        <w:rPr>
          <w:rFonts w:cs="Times New Roman"/>
          <w:b/>
          <w:sz w:val="22"/>
        </w:rPr>
        <w:t>:</w:t>
      </w:r>
      <w:r w:rsidR="007E7C55" w:rsidRPr="007E7C55">
        <w:rPr>
          <w:rFonts w:ascii="Verdana" w:hAnsi="Verdana"/>
          <w:color w:val="000000"/>
          <w:sz w:val="22"/>
        </w:rPr>
        <w:t xml:space="preserve"> </w:t>
      </w:r>
      <w:r w:rsidR="007E7C55" w:rsidRPr="007E7C55">
        <w:rPr>
          <w:rStyle w:val="apple-style-span"/>
          <w:rFonts w:cs="Times New Roman"/>
          <w:b/>
          <w:color w:val="000000"/>
          <w:sz w:val="22"/>
        </w:rPr>
        <w:t>An Autonomic Algorithm for Energy Efficiency in Service Centers</w:t>
      </w:r>
      <w:r w:rsidR="007E7C55" w:rsidRPr="007E7C55">
        <w:rPr>
          <w:rStyle w:val="apple-style-span"/>
          <w:rFonts w:cs="Times New Roman"/>
          <w:color w:val="000000"/>
          <w:sz w:val="22"/>
        </w:rPr>
        <w:t>,</w:t>
      </w:r>
      <w:r w:rsidR="007E7C55">
        <w:rPr>
          <w:rFonts w:cs="Times New Roman"/>
          <w:sz w:val="22"/>
        </w:rPr>
        <w:t xml:space="preserve"> </w:t>
      </w:r>
      <w:r w:rsidR="00BA50ED" w:rsidRPr="00BA50ED">
        <w:rPr>
          <w:rStyle w:val="apple-style-span"/>
          <w:rFonts w:cs="Times New Roman"/>
          <w:color w:val="000000"/>
          <w:sz w:val="22"/>
        </w:rPr>
        <w:t>2010 IEEE International Conference on Computer Communication and Processing</w:t>
      </w:r>
      <w:r w:rsidR="00891311">
        <w:rPr>
          <w:rStyle w:val="apple-style-span"/>
          <w:rFonts w:cs="Times New Roman"/>
          <w:color w:val="000000"/>
          <w:sz w:val="22"/>
        </w:rPr>
        <w:t xml:space="preserve"> </w:t>
      </w:r>
      <w:r w:rsidR="00BA50ED" w:rsidRPr="00BA50ED">
        <w:rPr>
          <w:rStyle w:val="apple-style-span"/>
          <w:rFonts w:cs="Times New Roman"/>
          <w:color w:val="000000"/>
          <w:sz w:val="22"/>
        </w:rPr>
        <w:t>(ICCP10), submitted</w:t>
      </w:r>
      <w:r w:rsidR="007E7C55" w:rsidRPr="0038514E">
        <w:rPr>
          <w:rFonts w:cs="Times New Roman"/>
          <w:sz w:val="22"/>
        </w:rPr>
        <w:t xml:space="preserve"> </w:t>
      </w:r>
    </w:p>
    <w:p w:rsidR="00625560" w:rsidRPr="0038514E" w:rsidRDefault="00625560" w:rsidP="00367F60">
      <w:pPr>
        <w:rPr>
          <w:rFonts w:cs="Times New Roman"/>
          <w:sz w:val="22"/>
        </w:rPr>
      </w:pPr>
      <w:bookmarkStart w:id="697" w:name="_Ref264874651"/>
      <w:r w:rsidRPr="0038514E">
        <w:rPr>
          <w:rFonts w:cs="Times New Roman"/>
          <w:sz w:val="22"/>
        </w:rPr>
        <w:t xml:space="preserve">[ </w:t>
      </w:r>
      <w:r w:rsidR="007267FF" w:rsidRPr="0038514E">
        <w:rPr>
          <w:rFonts w:cs="Times New Roman"/>
          <w:sz w:val="22"/>
        </w:rPr>
        <w:fldChar w:fldCharType="begin"/>
      </w:r>
      <w:r w:rsidR="003772CA"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11</w:t>
      </w:r>
      <w:r w:rsidR="007267FF" w:rsidRPr="0038514E">
        <w:rPr>
          <w:rFonts w:cs="Times New Roman"/>
          <w:sz w:val="22"/>
        </w:rPr>
        <w:fldChar w:fldCharType="end"/>
      </w:r>
      <w:bookmarkEnd w:id="696"/>
      <w:bookmarkEnd w:id="697"/>
      <w:r w:rsidRPr="0038514E">
        <w:rPr>
          <w:rFonts w:cs="Times New Roman"/>
          <w:sz w:val="22"/>
        </w:rPr>
        <w:t xml:space="preserve"> ]</w:t>
      </w:r>
      <w:r w:rsidRPr="0038514E">
        <w:rPr>
          <w:rStyle w:val="apple-style-span"/>
          <w:rFonts w:cs="Times New Roman"/>
          <w:sz w:val="22"/>
        </w:rPr>
        <w:t xml:space="preserve"> Ubiquitous Computing, </w:t>
      </w:r>
      <w:hyperlink r:id="rId71" w:history="1">
        <w:r w:rsidRPr="0038514E">
          <w:rPr>
            <w:rStyle w:val="Hyperlink"/>
            <w:rFonts w:cs="Times New Roman"/>
            <w:color w:val="auto"/>
            <w:sz w:val="22"/>
          </w:rPr>
          <w:t>http://en.wikipedia.org/wiki/Ubiquitous_computing</w:t>
        </w:r>
      </w:hyperlink>
    </w:p>
    <w:p w:rsidR="00625560" w:rsidRPr="0038514E" w:rsidRDefault="00625560" w:rsidP="00367F60">
      <w:pPr>
        <w:rPr>
          <w:rFonts w:eastAsia="Times New Roman" w:cs="Times New Roman"/>
          <w:sz w:val="22"/>
        </w:rPr>
      </w:pPr>
      <w:bookmarkStart w:id="698" w:name="_Ref263593239"/>
      <w:r w:rsidRPr="0038514E">
        <w:rPr>
          <w:rFonts w:cs="Times New Roman"/>
          <w:sz w:val="22"/>
        </w:rPr>
        <w:t xml:space="preserve">[ </w:t>
      </w:r>
      <w:r w:rsidR="007267FF" w:rsidRPr="0038514E">
        <w:rPr>
          <w:rFonts w:cs="Times New Roman"/>
          <w:sz w:val="22"/>
        </w:rPr>
        <w:fldChar w:fldCharType="begin"/>
      </w:r>
      <w:r w:rsidR="003772CA"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12</w:t>
      </w:r>
      <w:r w:rsidR="007267FF" w:rsidRPr="0038514E">
        <w:rPr>
          <w:rFonts w:cs="Times New Roman"/>
          <w:sz w:val="22"/>
        </w:rPr>
        <w:fldChar w:fldCharType="end"/>
      </w:r>
      <w:bookmarkEnd w:id="698"/>
      <w:r w:rsidRPr="0038514E">
        <w:rPr>
          <w:rFonts w:cs="Times New Roman"/>
          <w:sz w:val="22"/>
        </w:rPr>
        <w:t xml:space="preserve"> ] </w:t>
      </w:r>
      <w:r w:rsidRPr="0038514E">
        <w:rPr>
          <w:rStyle w:val="std"/>
          <w:rFonts w:cs="Times New Roman"/>
          <w:sz w:val="22"/>
        </w:rPr>
        <w:t xml:space="preserve"> S.Russell,  P.Norvig : </w:t>
      </w:r>
      <w:r w:rsidRPr="0038514E">
        <w:rPr>
          <w:rStyle w:val="std"/>
          <w:rFonts w:cs="Times New Roman"/>
          <w:b/>
          <w:sz w:val="22"/>
        </w:rPr>
        <w:t>Artificial Intelligence A Modern Approach</w:t>
      </w:r>
      <w:r w:rsidRPr="0038514E">
        <w:rPr>
          <w:rStyle w:val="std"/>
          <w:rFonts w:cs="Times New Roman"/>
          <w:sz w:val="22"/>
        </w:rPr>
        <w:t>, Second Edition, Prentice Hall,</w:t>
      </w:r>
      <w:r w:rsidRPr="0038514E">
        <w:rPr>
          <w:rFonts w:cs="Times New Roman"/>
          <w:b/>
          <w:bCs/>
          <w:sz w:val="22"/>
        </w:rPr>
        <w:t xml:space="preserve"> </w:t>
      </w:r>
      <w:r w:rsidRPr="0038514E">
        <w:rPr>
          <w:rFonts w:eastAsia="Times New Roman" w:cs="Times New Roman"/>
          <w:bCs/>
          <w:sz w:val="22"/>
        </w:rPr>
        <w:t>ISBN-10:</w:t>
      </w:r>
      <w:r w:rsidRPr="0038514E">
        <w:rPr>
          <w:rFonts w:eastAsia="Times New Roman" w:cs="Times New Roman"/>
          <w:sz w:val="22"/>
        </w:rPr>
        <w:t xml:space="preserve"> 0137903952, </w:t>
      </w:r>
      <w:r w:rsidRPr="0038514E">
        <w:rPr>
          <w:rFonts w:eastAsia="Times New Roman" w:cs="Times New Roman"/>
          <w:bCs/>
          <w:sz w:val="22"/>
        </w:rPr>
        <w:t>ISBN-13:</w:t>
      </w:r>
      <w:r w:rsidRPr="0038514E">
        <w:rPr>
          <w:rFonts w:eastAsia="Times New Roman" w:cs="Times New Roman"/>
          <w:sz w:val="22"/>
        </w:rPr>
        <w:t> 978-0137903955</w:t>
      </w:r>
    </w:p>
    <w:p w:rsidR="00625560" w:rsidRPr="0038514E" w:rsidRDefault="00625560" w:rsidP="00367F60">
      <w:pPr>
        <w:rPr>
          <w:rFonts w:eastAsia="Times New Roman" w:cs="Times New Roman"/>
          <w:b/>
          <w:sz w:val="22"/>
        </w:rPr>
      </w:pPr>
      <w:bookmarkStart w:id="699" w:name="_Ref263593323"/>
      <w:r w:rsidRPr="0038514E">
        <w:rPr>
          <w:rFonts w:cs="Times New Roman"/>
          <w:sz w:val="22"/>
        </w:rPr>
        <w:t xml:space="preserve">[ </w:t>
      </w:r>
      <w:r w:rsidR="007267FF" w:rsidRPr="0038514E">
        <w:rPr>
          <w:rFonts w:cs="Times New Roman"/>
          <w:sz w:val="22"/>
        </w:rPr>
        <w:fldChar w:fldCharType="begin"/>
      </w:r>
      <w:r w:rsidR="003772CA"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13</w:t>
      </w:r>
      <w:r w:rsidR="007267FF" w:rsidRPr="0038514E">
        <w:rPr>
          <w:rFonts w:cs="Times New Roman"/>
          <w:sz w:val="22"/>
        </w:rPr>
        <w:fldChar w:fldCharType="end"/>
      </w:r>
      <w:bookmarkEnd w:id="699"/>
      <w:r w:rsidRPr="0038514E">
        <w:rPr>
          <w:rFonts w:cs="Times New Roman"/>
          <w:sz w:val="22"/>
        </w:rPr>
        <w:t xml:space="preserve"> ]</w:t>
      </w:r>
      <w:r w:rsidRPr="0038514E">
        <w:rPr>
          <w:rFonts w:eastAsia="Times New Roman" w:cs="Times New Roman"/>
          <w:sz w:val="22"/>
        </w:rPr>
        <w:t xml:space="preserve"> P.C.K. Hung, H. Li: </w:t>
      </w:r>
      <w:r w:rsidRPr="0038514E">
        <w:rPr>
          <w:rFonts w:eastAsia="Times New Roman" w:cs="Times New Roman"/>
          <w:b/>
          <w:sz w:val="22"/>
        </w:rPr>
        <w:t>Web Services Discovery based on the Trade-off between Quality and Cost of Service: A Token-based Approach</w:t>
      </w:r>
    </w:p>
    <w:p w:rsidR="00625560" w:rsidRPr="0038514E" w:rsidRDefault="00625560" w:rsidP="00367F60">
      <w:pPr>
        <w:rPr>
          <w:rFonts w:cs="Times New Roman"/>
          <w:b/>
          <w:sz w:val="22"/>
        </w:rPr>
      </w:pPr>
      <w:bookmarkStart w:id="700" w:name="_Ref263593340"/>
      <w:r w:rsidRPr="0038514E">
        <w:rPr>
          <w:rFonts w:cs="Times New Roman"/>
          <w:sz w:val="22"/>
        </w:rPr>
        <w:t xml:space="preserve"> [ </w:t>
      </w:r>
      <w:r w:rsidR="007267FF" w:rsidRPr="0038514E">
        <w:rPr>
          <w:rFonts w:cs="Times New Roman"/>
          <w:sz w:val="22"/>
        </w:rPr>
        <w:fldChar w:fldCharType="begin"/>
      </w:r>
      <w:r w:rsidR="003772CA"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14</w:t>
      </w:r>
      <w:r w:rsidR="007267FF" w:rsidRPr="0038514E">
        <w:rPr>
          <w:rFonts w:cs="Times New Roman"/>
          <w:sz w:val="22"/>
        </w:rPr>
        <w:fldChar w:fldCharType="end"/>
      </w:r>
      <w:bookmarkEnd w:id="700"/>
      <w:r w:rsidRPr="0038514E">
        <w:rPr>
          <w:rFonts w:cs="Times New Roman"/>
          <w:sz w:val="22"/>
        </w:rPr>
        <w:t xml:space="preserve"> ] C. Sakama, K. Inoue: </w:t>
      </w:r>
      <w:r w:rsidRPr="0038514E">
        <w:rPr>
          <w:rFonts w:cs="Times New Roman"/>
          <w:b/>
          <w:sz w:val="22"/>
        </w:rPr>
        <w:t>Negotiation by Abduction and Relaxation</w:t>
      </w:r>
    </w:p>
    <w:p w:rsidR="00625560" w:rsidRPr="0038514E" w:rsidRDefault="00625560" w:rsidP="00367F60">
      <w:pPr>
        <w:rPr>
          <w:rFonts w:cs="Times New Roman"/>
          <w:sz w:val="22"/>
        </w:rPr>
      </w:pPr>
      <w:bookmarkStart w:id="701" w:name="_Ref263788703"/>
      <w:r w:rsidRPr="0038514E">
        <w:rPr>
          <w:rFonts w:cs="Times New Roman"/>
          <w:sz w:val="22"/>
        </w:rPr>
        <w:t xml:space="preserve">[ </w:t>
      </w:r>
      <w:r w:rsidR="007267FF" w:rsidRPr="0038514E">
        <w:rPr>
          <w:rFonts w:cs="Times New Roman"/>
          <w:sz w:val="22"/>
        </w:rPr>
        <w:fldChar w:fldCharType="begin"/>
      </w:r>
      <w:r w:rsidR="003772CA"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15</w:t>
      </w:r>
      <w:r w:rsidR="007267FF" w:rsidRPr="0038514E">
        <w:rPr>
          <w:rFonts w:cs="Times New Roman"/>
          <w:sz w:val="22"/>
        </w:rPr>
        <w:fldChar w:fldCharType="end"/>
      </w:r>
      <w:bookmarkEnd w:id="701"/>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Abductive Logic Programming, </w:t>
      </w:r>
      <w:hyperlink r:id="rId72" w:history="1">
        <w:r w:rsidRPr="0038514E">
          <w:rPr>
            <w:rStyle w:val="Hyperlink"/>
            <w:rFonts w:cs="Times New Roman"/>
            <w:color w:val="auto"/>
            <w:sz w:val="22"/>
          </w:rPr>
          <w:t>http://en.wikipedia.org/wiki/Abductive_logic_programming</w:t>
        </w:r>
      </w:hyperlink>
    </w:p>
    <w:p w:rsidR="00625560" w:rsidRPr="0038514E" w:rsidRDefault="00625560" w:rsidP="00367F60">
      <w:pPr>
        <w:rPr>
          <w:rFonts w:cs="Times New Roman"/>
          <w:b/>
          <w:sz w:val="22"/>
        </w:rPr>
      </w:pPr>
      <w:bookmarkStart w:id="702" w:name="_Ref263593357"/>
      <w:r w:rsidRPr="0038514E">
        <w:rPr>
          <w:rFonts w:cs="Times New Roman"/>
          <w:sz w:val="22"/>
        </w:rPr>
        <w:t xml:space="preserve">[ </w:t>
      </w:r>
      <w:r w:rsidR="007267FF" w:rsidRPr="0038514E">
        <w:rPr>
          <w:rFonts w:cs="Times New Roman"/>
          <w:sz w:val="22"/>
        </w:rPr>
        <w:fldChar w:fldCharType="begin"/>
      </w:r>
      <w:r w:rsidR="003772CA"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16</w:t>
      </w:r>
      <w:r w:rsidR="007267FF" w:rsidRPr="0038514E">
        <w:rPr>
          <w:rFonts w:cs="Times New Roman"/>
          <w:sz w:val="22"/>
        </w:rPr>
        <w:fldChar w:fldCharType="end"/>
      </w:r>
      <w:bookmarkEnd w:id="702"/>
      <w:r w:rsidRPr="0038514E">
        <w:rPr>
          <w:rFonts w:cs="Times New Roman"/>
          <w:sz w:val="22"/>
        </w:rPr>
        <w:t xml:space="preserve"> ] Y.Chevaleyre, U.Endriss, S.Estivie, N.Maudet : </w:t>
      </w:r>
      <w:r w:rsidRPr="0038514E">
        <w:rPr>
          <w:rFonts w:cs="Times New Roman"/>
          <w:b/>
          <w:sz w:val="22"/>
        </w:rPr>
        <w:t>Reaching Envy-free States in Distributed Negotiation Settings</w:t>
      </w:r>
    </w:p>
    <w:p w:rsidR="00625560" w:rsidRPr="0038514E" w:rsidRDefault="00625560" w:rsidP="00367F60">
      <w:pPr>
        <w:rPr>
          <w:rFonts w:cs="Times New Roman"/>
          <w:b/>
          <w:sz w:val="22"/>
        </w:rPr>
      </w:pPr>
      <w:bookmarkStart w:id="703" w:name="_Ref263593368"/>
      <w:r w:rsidRPr="0038514E">
        <w:rPr>
          <w:rFonts w:cs="Times New Roman"/>
          <w:sz w:val="22"/>
        </w:rPr>
        <w:t xml:space="preserve">[ </w:t>
      </w:r>
      <w:r w:rsidR="007267FF" w:rsidRPr="0038514E">
        <w:rPr>
          <w:rFonts w:cs="Times New Roman"/>
          <w:sz w:val="22"/>
        </w:rPr>
        <w:fldChar w:fldCharType="begin"/>
      </w:r>
      <w:r w:rsidR="003772CA"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17</w:t>
      </w:r>
      <w:r w:rsidR="007267FF" w:rsidRPr="0038514E">
        <w:rPr>
          <w:rFonts w:cs="Times New Roman"/>
          <w:sz w:val="22"/>
        </w:rPr>
        <w:fldChar w:fldCharType="end"/>
      </w:r>
      <w:bookmarkEnd w:id="703"/>
      <w:r w:rsidRPr="0038514E">
        <w:rPr>
          <w:rFonts w:cs="Times New Roman"/>
          <w:sz w:val="22"/>
        </w:rPr>
        <w:t xml:space="preserve"> ] Q.B.Vo, L.Padgham: </w:t>
      </w:r>
      <w:r w:rsidRPr="0038514E">
        <w:rPr>
          <w:rFonts w:cs="Times New Roman"/>
          <w:b/>
          <w:sz w:val="22"/>
        </w:rPr>
        <w:t>Searching for Joint Gains in Automated Negotiations Based on Multi-criteria Decision Making Theory</w:t>
      </w:r>
    </w:p>
    <w:p w:rsidR="00625560" w:rsidRPr="0038514E" w:rsidRDefault="00625560" w:rsidP="00367F60">
      <w:pPr>
        <w:rPr>
          <w:rFonts w:cs="Times New Roman"/>
          <w:sz w:val="22"/>
        </w:rPr>
      </w:pPr>
      <w:bookmarkStart w:id="704" w:name="_Ref263593660"/>
      <w:r w:rsidRPr="0038514E">
        <w:rPr>
          <w:rFonts w:cs="Times New Roman"/>
          <w:sz w:val="22"/>
        </w:rPr>
        <w:t xml:space="preserve">[ </w:t>
      </w:r>
      <w:r w:rsidR="007267FF" w:rsidRPr="0038514E">
        <w:rPr>
          <w:rFonts w:cs="Times New Roman"/>
          <w:sz w:val="22"/>
        </w:rPr>
        <w:fldChar w:fldCharType="begin"/>
      </w:r>
      <w:r w:rsidR="003772CA"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18</w:t>
      </w:r>
      <w:r w:rsidR="007267FF" w:rsidRPr="0038514E">
        <w:rPr>
          <w:rFonts w:cs="Times New Roman"/>
          <w:sz w:val="22"/>
        </w:rPr>
        <w:fldChar w:fldCharType="end"/>
      </w:r>
      <w:bookmarkEnd w:id="704"/>
      <w:r w:rsidRPr="0038514E">
        <w:rPr>
          <w:rFonts w:cs="Times New Roman"/>
          <w:sz w:val="22"/>
        </w:rPr>
        <w:t xml:space="preserve"> ] K.Fujita, T.Ito, .Klein: </w:t>
      </w:r>
      <w:r w:rsidRPr="0038514E">
        <w:rPr>
          <w:rFonts w:cs="Times New Roman"/>
          <w:b/>
          <w:sz w:val="22"/>
        </w:rPr>
        <w:t>Finding Nash Bargaining Solutions for Multi-issue Negotiations: A Preliminary Result</w:t>
      </w:r>
      <w:r w:rsidRPr="0038514E">
        <w:rPr>
          <w:rFonts w:cs="Times New Roman"/>
          <w:sz w:val="22"/>
        </w:rPr>
        <w:t xml:space="preserve">  </w:t>
      </w:r>
    </w:p>
    <w:p w:rsidR="00625560" w:rsidRPr="0038514E" w:rsidRDefault="00625560" w:rsidP="00367F60">
      <w:pPr>
        <w:rPr>
          <w:rFonts w:cs="Times New Roman"/>
          <w:b/>
          <w:bCs/>
          <w:sz w:val="22"/>
        </w:rPr>
      </w:pPr>
      <w:bookmarkStart w:id="705" w:name="_Ref263593396"/>
      <w:r w:rsidRPr="0038514E">
        <w:rPr>
          <w:rFonts w:cs="Times New Roman"/>
          <w:sz w:val="22"/>
        </w:rPr>
        <w:lastRenderedPageBreak/>
        <w:t xml:space="preserve">[ </w:t>
      </w:r>
      <w:r w:rsidR="007267FF" w:rsidRPr="0038514E">
        <w:rPr>
          <w:rFonts w:cs="Times New Roman"/>
          <w:sz w:val="22"/>
        </w:rPr>
        <w:fldChar w:fldCharType="begin"/>
      </w:r>
      <w:r w:rsidR="003772CA"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19</w:t>
      </w:r>
      <w:r w:rsidR="007267FF" w:rsidRPr="0038514E">
        <w:rPr>
          <w:rFonts w:cs="Times New Roman"/>
          <w:sz w:val="22"/>
        </w:rPr>
        <w:fldChar w:fldCharType="end"/>
      </w:r>
      <w:bookmarkEnd w:id="705"/>
      <w:r w:rsidRPr="0038514E">
        <w:rPr>
          <w:rFonts w:cs="Times New Roman"/>
          <w:sz w:val="22"/>
        </w:rPr>
        <w:t xml:space="preserve"> ]</w:t>
      </w:r>
      <w:r w:rsidRPr="0038514E">
        <w:rPr>
          <w:rFonts w:cs="Times New Roman"/>
          <w:b/>
          <w:bCs/>
          <w:sz w:val="22"/>
        </w:rPr>
        <w:t xml:space="preserve"> </w:t>
      </w:r>
      <w:r w:rsidRPr="0038514E">
        <w:rPr>
          <w:rFonts w:cs="Times New Roman"/>
          <w:sz w:val="22"/>
        </w:rPr>
        <w:t xml:space="preserve">D. Baker, D. Georgakopoulos, M. Nodine and A. Cichocki: </w:t>
      </w:r>
      <w:r w:rsidRPr="0038514E">
        <w:rPr>
          <w:rFonts w:cs="Times New Roman"/>
          <w:b/>
          <w:sz w:val="22"/>
        </w:rPr>
        <w:t>From</w:t>
      </w:r>
      <w:r w:rsidRPr="0038514E">
        <w:rPr>
          <w:rFonts w:cs="Times New Roman"/>
          <w:b/>
          <w:bCs/>
          <w:sz w:val="22"/>
        </w:rPr>
        <w:t xml:space="preserve"> Events to Awareness</w:t>
      </w:r>
    </w:p>
    <w:p w:rsidR="00625560" w:rsidRPr="0038514E" w:rsidRDefault="00625560" w:rsidP="00367F60">
      <w:pPr>
        <w:rPr>
          <w:rFonts w:cs="Times New Roman"/>
          <w:b/>
          <w:sz w:val="22"/>
        </w:rPr>
      </w:pPr>
      <w:bookmarkStart w:id="706" w:name="_Ref263840707"/>
      <w:r w:rsidRPr="0038514E">
        <w:rPr>
          <w:rFonts w:cs="Times New Roman"/>
          <w:sz w:val="22"/>
        </w:rPr>
        <w:t xml:space="preserve">[ </w:t>
      </w:r>
      <w:r w:rsidR="007267FF" w:rsidRPr="0038514E">
        <w:rPr>
          <w:rFonts w:cs="Times New Roman"/>
          <w:sz w:val="22"/>
        </w:rPr>
        <w:fldChar w:fldCharType="begin"/>
      </w:r>
      <w:r w:rsidR="003772CA"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20</w:t>
      </w:r>
      <w:r w:rsidR="007267FF" w:rsidRPr="0038514E">
        <w:rPr>
          <w:rFonts w:cs="Times New Roman"/>
          <w:sz w:val="22"/>
        </w:rPr>
        <w:fldChar w:fldCharType="end"/>
      </w:r>
      <w:bookmarkEnd w:id="706"/>
      <w:r w:rsidRPr="0038514E">
        <w:rPr>
          <w:rFonts w:cs="Times New Roman"/>
          <w:sz w:val="22"/>
        </w:rPr>
        <w:t xml:space="preserve"> ] P.Hu, J.Indulska, R,Robinson:</w:t>
      </w:r>
      <w:r w:rsidRPr="0038514E">
        <w:rPr>
          <w:rFonts w:cs="Times New Roman"/>
          <w:b/>
          <w:sz w:val="22"/>
        </w:rPr>
        <w:t xml:space="preserve">  An Autonomic Context Management System for Pervasive Computing</w:t>
      </w:r>
    </w:p>
    <w:p w:rsidR="00625560" w:rsidRPr="0038514E" w:rsidRDefault="00625560" w:rsidP="00367F60">
      <w:pPr>
        <w:rPr>
          <w:rFonts w:cs="Times New Roman"/>
          <w:sz w:val="22"/>
        </w:rPr>
      </w:pPr>
      <w:r w:rsidRPr="0038514E">
        <w:rPr>
          <w:rFonts w:cs="Times New Roman"/>
          <w:sz w:val="22"/>
        </w:rPr>
        <w:t xml:space="preserve">[ </w:t>
      </w:r>
      <w:r w:rsidR="007267FF" w:rsidRPr="0038514E">
        <w:rPr>
          <w:rFonts w:cs="Times New Roman"/>
          <w:sz w:val="22"/>
        </w:rPr>
        <w:fldChar w:fldCharType="begin"/>
      </w:r>
      <w:r w:rsidR="003772CA"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21</w:t>
      </w:r>
      <w:r w:rsidR="007267FF" w:rsidRPr="0038514E">
        <w:rPr>
          <w:rFonts w:cs="Times New Roman"/>
          <w:sz w:val="22"/>
        </w:rPr>
        <w:fldChar w:fldCharType="end"/>
      </w:r>
      <w:r w:rsidRPr="0038514E">
        <w:rPr>
          <w:rFonts w:cs="Times New Roman"/>
          <w:sz w:val="22"/>
        </w:rPr>
        <w:t xml:space="preserve"> ] IEEE 1451, </w:t>
      </w:r>
      <w:hyperlink r:id="rId73" w:history="1">
        <w:r w:rsidRPr="0038514E">
          <w:rPr>
            <w:rStyle w:val="Hyperlink"/>
            <w:rFonts w:cs="Times New Roman"/>
            <w:color w:val="auto"/>
            <w:sz w:val="22"/>
          </w:rPr>
          <w:t>http://ieee1451.nist.gov/intro.htm</w:t>
        </w:r>
      </w:hyperlink>
    </w:p>
    <w:p w:rsidR="00625560" w:rsidRPr="0038514E" w:rsidRDefault="00625560" w:rsidP="00367F60">
      <w:pPr>
        <w:rPr>
          <w:rFonts w:cs="Times New Roman"/>
          <w:sz w:val="22"/>
        </w:rPr>
      </w:pPr>
      <w:bookmarkStart w:id="707" w:name="_Ref263842991"/>
      <w:r w:rsidRPr="0038514E">
        <w:rPr>
          <w:rFonts w:cs="Times New Roman"/>
          <w:sz w:val="22"/>
        </w:rPr>
        <w:t xml:space="preserve">[ </w:t>
      </w:r>
      <w:r w:rsidR="007267FF" w:rsidRPr="0038514E">
        <w:rPr>
          <w:rFonts w:cs="Times New Roman"/>
          <w:sz w:val="22"/>
        </w:rPr>
        <w:fldChar w:fldCharType="begin"/>
      </w:r>
      <w:r w:rsidR="003772CA"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22</w:t>
      </w:r>
      <w:r w:rsidR="007267FF" w:rsidRPr="0038514E">
        <w:rPr>
          <w:rFonts w:cs="Times New Roman"/>
          <w:sz w:val="22"/>
        </w:rPr>
        <w:fldChar w:fldCharType="end"/>
      </w:r>
      <w:bookmarkEnd w:id="707"/>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SensorML, </w:t>
      </w:r>
      <w:hyperlink r:id="rId74" w:history="1">
        <w:r w:rsidRPr="0038514E">
          <w:rPr>
            <w:rStyle w:val="Hyperlink"/>
            <w:rFonts w:cs="Times New Roman"/>
            <w:color w:val="auto"/>
            <w:sz w:val="22"/>
          </w:rPr>
          <w:t>http://vast.nsstc.uah.edu/SensorML/</w:t>
        </w:r>
      </w:hyperlink>
      <w:r w:rsidRPr="0038514E">
        <w:rPr>
          <w:rFonts w:cs="Times New Roman"/>
          <w:sz w:val="22"/>
        </w:rPr>
        <w:t xml:space="preserve"> </w:t>
      </w:r>
    </w:p>
    <w:p w:rsidR="00625560" w:rsidRPr="0038514E" w:rsidRDefault="00625560" w:rsidP="00367F60">
      <w:pPr>
        <w:rPr>
          <w:rFonts w:cs="Times New Roman"/>
          <w:b/>
          <w:sz w:val="22"/>
        </w:rPr>
      </w:pPr>
      <w:bookmarkStart w:id="708" w:name="_Ref263845628"/>
      <w:r w:rsidRPr="0038514E">
        <w:rPr>
          <w:rFonts w:cs="Times New Roman"/>
          <w:sz w:val="22"/>
        </w:rPr>
        <w:t xml:space="preserve">[ </w:t>
      </w:r>
      <w:r w:rsidR="007267FF" w:rsidRPr="0038514E">
        <w:rPr>
          <w:rFonts w:cs="Times New Roman"/>
          <w:sz w:val="22"/>
        </w:rPr>
        <w:fldChar w:fldCharType="begin"/>
      </w:r>
      <w:r w:rsidR="003772CA"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23</w:t>
      </w:r>
      <w:r w:rsidR="007267FF" w:rsidRPr="0038514E">
        <w:rPr>
          <w:rFonts w:cs="Times New Roman"/>
          <w:sz w:val="22"/>
        </w:rPr>
        <w:fldChar w:fldCharType="end"/>
      </w:r>
      <w:bookmarkEnd w:id="708"/>
      <w:r w:rsidRPr="0038514E">
        <w:rPr>
          <w:rFonts w:cs="Times New Roman"/>
          <w:sz w:val="22"/>
        </w:rPr>
        <w:t xml:space="preserve"> ] R.Das, J.o.Kephart, C.Lefurgy, G.Tesauro, D.W.Levine, H.Chan</w:t>
      </w:r>
      <w:del w:id="709" w:author="Moldovanus" w:date="2010-06-21T21:06:00Z">
        <w:r w:rsidRPr="0038514E">
          <w:rPr>
            <w:rFonts w:cs="Times New Roman"/>
            <w:sz w:val="22"/>
          </w:rPr>
          <w:delText xml:space="preserve"> </w:delText>
        </w:r>
      </w:del>
      <w:r w:rsidR="0017652E">
        <w:rPr>
          <w:sz w:val="22"/>
        </w:rPr>
        <w:t xml:space="preserve"> </w:t>
      </w:r>
      <w:r w:rsidRPr="0038514E">
        <w:rPr>
          <w:rFonts w:cs="Times New Roman"/>
          <w:b/>
          <w:sz w:val="22"/>
        </w:rPr>
        <w:t xml:space="preserve">  Autonomic Multi-Agent Management of Power and</w:t>
      </w:r>
      <w:r w:rsidR="005052FD" w:rsidRPr="0038514E">
        <w:rPr>
          <w:rFonts w:cs="Times New Roman"/>
          <w:b/>
          <w:sz w:val="22"/>
        </w:rPr>
        <w:t xml:space="preserve"> </w:t>
      </w:r>
      <w:r w:rsidRPr="0038514E">
        <w:rPr>
          <w:rFonts w:cs="Times New Roman"/>
          <w:b/>
          <w:sz w:val="22"/>
        </w:rPr>
        <w:t>Performance in Data Centers</w:t>
      </w:r>
      <w:r w:rsidRPr="0038514E">
        <w:rPr>
          <w:rFonts w:cs="Times New Roman"/>
          <w:sz w:val="22"/>
        </w:rPr>
        <w:t xml:space="preserve"> </w:t>
      </w:r>
    </w:p>
    <w:p w:rsidR="00625560" w:rsidRPr="0038514E" w:rsidRDefault="00625560" w:rsidP="00367F60">
      <w:pPr>
        <w:rPr>
          <w:rFonts w:cs="Times New Roman"/>
          <w:b/>
          <w:sz w:val="22"/>
        </w:rPr>
      </w:pPr>
      <w:bookmarkStart w:id="710" w:name="_Ref263593420"/>
      <w:r w:rsidRPr="0038514E">
        <w:rPr>
          <w:rFonts w:cs="Times New Roman"/>
          <w:sz w:val="22"/>
        </w:rPr>
        <w:t xml:space="preserve">[ </w:t>
      </w:r>
      <w:r w:rsidR="007267FF" w:rsidRPr="0038514E">
        <w:rPr>
          <w:rFonts w:cs="Times New Roman"/>
          <w:sz w:val="22"/>
        </w:rPr>
        <w:fldChar w:fldCharType="begin"/>
      </w:r>
      <w:r w:rsidR="003772CA"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24</w:t>
      </w:r>
      <w:r w:rsidR="007267FF" w:rsidRPr="0038514E">
        <w:rPr>
          <w:rFonts w:cs="Times New Roman"/>
          <w:sz w:val="22"/>
        </w:rPr>
        <w:fldChar w:fldCharType="end"/>
      </w:r>
      <w:bookmarkEnd w:id="710"/>
      <w:r w:rsidRPr="0038514E">
        <w:rPr>
          <w:rFonts w:cs="Times New Roman"/>
          <w:sz w:val="22"/>
        </w:rPr>
        <w:t xml:space="preserve"> ]</w:t>
      </w:r>
      <w:r w:rsidR="0062492C" w:rsidRPr="0038514E">
        <w:rPr>
          <w:rFonts w:cs="Times New Roman"/>
          <w:sz w:val="22"/>
        </w:rPr>
        <w:t xml:space="preserve"> </w:t>
      </w:r>
      <w:r w:rsidRPr="0038514E">
        <w:rPr>
          <w:rFonts w:cs="Times New Roman"/>
          <w:sz w:val="22"/>
        </w:rPr>
        <w:t>G.Chen, W.He, J.Liu,</w:t>
      </w:r>
      <w:ins w:id="711" w:author="Moldovanus" w:date="2010-06-21T21:06:00Z">
        <w:r w:rsidR="005E21D0" w:rsidRPr="0038514E">
          <w:rPr>
            <w:rFonts w:cs="Times New Roman"/>
            <w:sz w:val="22"/>
          </w:rPr>
          <w:t xml:space="preserve"> </w:t>
        </w:r>
      </w:ins>
      <w:r w:rsidRPr="0038514E">
        <w:rPr>
          <w:rFonts w:cs="Times New Roman"/>
          <w:sz w:val="22"/>
        </w:rPr>
        <w:t>S.Nath,</w:t>
      </w:r>
      <w:ins w:id="712" w:author="Moldovanus" w:date="2010-06-21T21:06:00Z">
        <w:r w:rsidR="005E21D0" w:rsidRPr="0038514E">
          <w:rPr>
            <w:rFonts w:cs="Times New Roman"/>
            <w:sz w:val="22"/>
          </w:rPr>
          <w:t xml:space="preserve"> </w:t>
        </w:r>
      </w:ins>
      <w:r w:rsidRPr="0038514E">
        <w:rPr>
          <w:rFonts w:cs="Times New Roman"/>
          <w:sz w:val="22"/>
        </w:rPr>
        <w:t>L.Rigas,</w:t>
      </w:r>
      <w:ins w:id="713" w:author="Moldovanus" w:date="2010-06-21T21:06:00Z">
        <w:r w:rsidR="005E21D0" w:rsidRPr="0038514E">
          <w:rPr>
            <w:rFonts w:cs="Times New Roman"/>
            <w:sz w:val="22"/>
          </w:rPr>
          <w:t xml:space="preserve"> </w:t>
        </w:r>
      </w:ins>
      <w:r w:rsidRPr="0038514E">
        <w:rPr>
          <w:rFonts w:cs="Times New Roman"/>
          <w:sz w:val="22"/>
        </w:rPr>
        <w:t>L.Xiao,</w:t>
      </w:r>
      <w:ins w:id="714" w:author="Moldovanus" w:date="2010-06-21T21:06:00Z">
        <w:r w:rsidR="005E21D0" w:rsidRPr="0038514E">
          <w:rPr>
            <w:rFonts w:cs="Times New Roman"/>
            <w:sz w:val="22"/>
          </w:rPr>
          <w:t xml:space="preserve"> </w:t>
        </w:r>
      </w:ins>
      <w:r w:rsidRPr="0038514E">
        <w:rPr>
          <w:rFonts w:cs="Times New Roman"/>
          <w:sz w:val="22"/>
        </w:rPr>
        <w:t xml:space="preserve">F.Zhao: </w:t>
      </w:r>
      <w:r w:rsidRPr="0038514E">
        <w:rPr>
          <w:rFonts w:cs="Times New Roman"/>
          <w:b/>
          <w:sz w:val="22"/>
        </w:rPr>
        <w:t>Energy-Aware Server Provisioning and Load Dispatching for Connection-Intensive Internet Services</w:t>
      </w:r>
    </w:p>
    <w:p w:rsidR="00625560" w:rsidRPr="0038514E" w:rsidRDefault="00625560" w:rsidP="00367F60">
      <w:pPr>
        <w:rPr>
          <w:rFonts w:cs="Times New Roman"/>
          <w:b/>
          <w:sz w:val="22"/>
        </w:rPr>
      </w:pPr>
      <w:r w:rsidRPr="0038514E">
        <w:rPr>
          <w:rFonts w:cs="Times New Roman"/>
          <w:sz w:val="22"/>
        </w:rPr>
        <w:t xml:space="preserve">[ </w:t>
      </w:r>
      <w:r w:rsidR="007267FF" w:rsidRPr="0038514E">
        <w:rPr>
          <w:rFonts w:cs="Times New Roman"/>
          <w:sz w:val="22"/>
        </w:rPr>
        <w:fldChar w:fldCharType="begin"/>
      </w:r>
      <w:r w:rsidR="003772CA"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25</w:t>
      </w:r>
      <w:r w:rsidR="007267FF" w:rsidRPr="0038514E">
        <w:rPr>
          <w:rFonts w:cs="Times New Roman"/>
          <w:sz w:val="22"/>
        </w:rPr>
        <w:fldChar w:fldCharType="end"/>
      </w:r>
      <w:r w:rsidRPr="0038514E">
        <w:rPr>
          <w:rFonts w:cs="Times New Roman"/>
          <w:sz w:val="22"/>
        </w:rPr>
        <w:t xml:space="preserve"> ] D.Kusic,</w:t>
      </w:r>
      <w:ins w:id="715" w:author="Moldovanus" w:date="2010-06-21T21:06:00Z">
        <w:r w:rsidR="005E21D0" w:rsidRPr="0038514E">
          <w:rPr>
            <w:rFonts w:cs="Times New Roman"/>
            <w:sz w:val="22"/>
          </w:rPr>
          <w:t xml:space="preserve"> </w:t>
        </w:r>
      </w:ins>
      <w:r w:rsidRPr="0038514E">
        <w:rPr>
          <w:rFonts w:cs="Times New Roman"/>
          <w:sz w:val="22"/>
        </w:rPr>
        <w:t>J.Kephart, J.E.Hanson, N.Kandasamy and G.Jiang:</w:t>
      </w:r>
      <w:ins w:id="716" w:author="Moldovanus" w:date="2010-06-21T21:06:00Z">
        <w:r w:rsidR="005E21D0" w:rsidRPr="0038514E">
          <w:rPr>
            <w:rFonts w:cs="Times New Roman"/>
            <w:b/>
            <w:sz w:val="22"/>
          </w:rPr>
          <w:t xml:space="preserve"> </w:t>
        </w:r>
      </w:ins>
      <w:r w:rsidRPr="0038514E">
        <w:rPr>
          <w:rFonts w:cs="Times New Roman"/>
          <w:b/>
          <w:sz w:val="22"/>
        </w:rPr>
        <w:t xml:space="preserve">Power and Performance Management of Virtualized  Computing Environments Via Lookahead Control </w:t>
      </w:r>
    </w:p>
    <w:p w:rsidR="00625560" w:rsidRPr="0038514E" w:rsidRDefault="00625560" w:rsidP="00367F60">
      <w:pPr>
        <w:rPr>
          <w:rFonts w:cs="Times New Roman"/>
          <w:b/>
          <w:sz w:val="22"/>
        </w:rPr>
      </w:pPr>
      <w:bookmarkStart w:id="717" w:name="_Ref263864910"/>
      <w:r w:rsidRPr="0038514E">
        <w:rPr>
          <w:rFonts w:cs="Times New Roman"/>
          <w:sz w:val="22"/>
        </w:rPr>
        <w:t xml:space="preserve">[ </w:t>
      </w:r>
      <w:r w:rsidR="007267FF" w:rsidRPr="0038514E">
        <w:rPr>
          <w:rFonts w:cs="Times New Roman"/>
          <w:sz w:val="22"/>
        </w:rPr>
        <w:fldChar w:fldCharType="begin"/>
      </w:r>
      <w:r w:rsidR="003772CA"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26</w:t>
      </w:r>
      <w:r w:rsidR="007267FF" w:rsidRPr="0038514E">
        <w:rPr>
          <w:rFonts w:cs="Times New Roman"/>
          <w:sz w:val="22"/>
        </w:rPr>
        <w:fldChar w:fldCharType="end"/>
      </w:r>
      <w:bookmarkEnd w:id="717"/>
      <w:r w:rsidRPr="0038514E">
        <w:rPr>
          <w:rFonts w:cs="Times New Roman"/>
          <w:sz w:val="22"/>
        </w:rPr>
        <w:t xml:space="preserve"> ] M.Amoui, M.Salehie, S.Mirarab, LTahvildari</w:t>
      </w:r>
      <w:del w:id="718" w:author="Moldovanus" w:date="2010-06-21T21:06:00Z">
        <w:r w:rsidRPr="0038514E">
          <w:rPr>
            <w:rFonts w:cs="Times New Roman"/>
            <w:sz w:val="22"/>
          </w:rPr>
          <w:delText xml:space="preserve"> </w:delText>
        </w:r>
      </w:del>
      <w:r w:rsidRPr="0038514E">
        <w:rPr>
          <w:rFonts w:cs="Times New Roman"/>
          <w:sz w:val="22"/>
        </w:rPr>
        <w:t xml:space="preserve">: </w:t>
      </w:r>
      <w:r w:rsidRPr="0038514E">
        <w:rPr>
          <w:rFonts w:cs="Times New Roman"/>
          <w:b/>
          <w:sz w:val="22"/>
        </w:rPr>
        <w:t>Adaptive Action Selection in Autonomic Software Using Reinforcement Learning</w:t>
      </w:r>
    </w:p>
    <w:p w:rsidR="00625560" w:rsidRPr="0038514E" w:rsidRDefault="00625560" w:rsidP="00367F60">
      <w:pPr>
        <w:rPr>
          <w:rFonts w:cs="Times New Roman"/>
          <w:b/>
          <w:sz w:val="22"/>
        </w:rPr>
      </w:pPr>
      <w:bookmarkStart w:id="719" w:name="_Ref263865834"/>
      <w:r w:rsidRPr="0038514E">
        <w:rPr>
          <w:rFonts w:cs="Times New Roman"/>
          <w:sz w:val="22"/>
        </w:rPr>
        <w:t xml:space="preserve">[ </w:t>
      </w:r>
      <w:r w:rsidR="007267FF" w:rsidRPr="0038514E">
        <w:rPr>
          <w:rFonts w:cs="Times New Roman"/>
          <w:sz w:val="22"/>
        </w:rPr>
        <w:fldChar w:fldCharType="begin"/>
      </w:r>
      <w:r w:rsidR="003772CA"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27</w:t>
      </w:r>
      <w:r w:rsidR="007267FF" w:rsidRPr="0038514E">
        <w:rPr>
          <w:rFonts w:cs="Times New Roman"/>
          <w:sz w:val="22"/>
        </w:rPr>
        <w:fldChar w:fldCharType="end"/>
      </w:r>
      <w:bookmarkEnd w:id="719"/>
      <w:r w:rsidRPr="0038514E">
        <w:rPr>
          <w:rFonts w:cs="Times New Roman"/>
          <w:sz w:val="22"/>
        </w:rPr>
        <w:t xml:space="preserve"> ]</w:t>
      </w:r>
      <w:r w:rsidR="0062492C" w:rsidRPr="0038514E">
        <w:rPr>
          <w:rFonts w:cs="Times New Roman"/>
          <w:sz w:val="22"/>
        </w:rPr>
        <w:t xml:space="preserve"> </w:t>
      </w:r>
      <w:r w:rsidRPr="0038514E">
        <w:rPr>
          <w:rFonts w:cs="Times New Roman"/>
          <w:sz w:val="22"/>
        </w:rPr>
        <w:t>M.Salehieand,</w:t>
      </w:r>
      <w:ins w:id="720" w:author="Moldovanus" w:date="2010-06-21T21:06:00Z">
        <w:r w:rsidR="005E21D0" w:rsidRPr="0038514E">
          <w:rPr>
            <w:rFonts w:cs="Times New Roman"/>
            <w:sz w:val="22"/>
          </w:rPr>
          <w:t xml:space="preserve"> </w:t>
        </w:r>
      </w:ins>
      <w:r w:rsidRPr="0038514E">
        <w:rPr>
          <w:rFonts w:cs="Times New Roman"/>
          <w:sz w:val="22"/>
        </w:rPr>
        <w:t xml:space="preserve">L.Tahvildari: </w:t>
      </w:r>
      <w:r w:rsidRPr="0038514E">
        <w:rPr>
          <w:rFonts w:cs="Times New Roman"/>
          <w:b/>
          <w:sz w:val="22"/>
        </w:rPr>
        <w:t>A weighted voting mechanism for action selection problem in self-adaptive software.</w:t>
      </w:r>
    </w:p>
    <w:p w:rsidR="00625560" w:rsidRPr="0038514E" w:rsidRDefault="00625560" w:rsidP="00367F60">
      <w:pPr>
        <w:rPr>
          <w:rFonts w:cs="Times New Roman"/>
          <w:sz w:val="22"/>
        </w:rPr>
      </w:pPr>
      <w:bookmarkStart w:id="721" w:name="_Ref263593440"/>
      <w:r w:rsidRPr="0038514E">
        <w:rPr>
          <w:rFonts w:cs="Times New Roman"/>
          <w:sz w:val="22"/>
        </w:rPr>
        <w:t xml:space="preserve">[ </w:t>
      </w:r>
      <w:r w:rsidR="007267FF" w:rsidRPr="0038514E">
        <w:rPr>
          <w:rFonts w:cs="Times New Roman"/>
          <w:sz w:val="22"/>
        </w:rPr>
        <w:fldChar w:fldCharType="begin"/>
      </w:r>
      <w:r w:rsidR="003772CA"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28</w:t>
      </w:r>
      <w:r w:rsidR="007267FF" w:rsidRPr="0038514E">
        <w:rPr>
          <w:rFonts w:cs="Times New Roman"/>
          <w:sz w:val="22"/>
        </w:rPr>
        <w:fldChar w:fldCharType="end"/>
      </w:r>
      <w:bookmarkEnd w:id="721"/>
      <w:r w:rsidRPr="0038514E">
        <w:rPr>
          <w:rFonts w:cs="Times New Roman"/>
          <w:sz w:val="22"/>
        </w:rPr>
        <w:t xml:space="preserve"> ]</w:t>
      </w:r>
      <w:r w:rsidR="0062492C" w:rsidRPr="0038514E">
        <w:rPr>
          <w:rFonts w:cs="Times New Roman"/>
          <w:sz w:val="22"/>
        </w:rPr>
        <w:t xml:space="preserve"> </w:t>
      </w:r>
      <w:r w:rsidRPr="0038514E">
        <w:rPr>
          <w:rFonts w:cs="Times New Roman"/>
          <w:sz w:val="22"/>
        </w:rPr>
        <w:t>I.Salomie, T.Cioara, I.Anghel, M. Dinsoreanu</w:t>
      </w:r>
      <w:del w:id="722" w:author="Moldovanus" w:date="2010-06-21T21:06:00Z">
        <w:r w:rsidRPr="0038514E">
          <w:rPr>
            <w:rFonts w:cs="Times New Roman"/>
            <w:sz w:val="22"/>
          </w:rPr>
          <w:delText xml:space="preserve">  </w:delText>
        </w:r>
      </w:del>
      <w:r w:rsidRPr="0038514E">
        <w:rPr>
          <w:rFonts w:cs="Times New Roman"/>
          <w:sz w:val="22"/>
        </w:rPr>
        <w:t xml:space="preserve">: </w:t>
      </w:r>
      <w:r w:rsidRPr="0038514E">
        <w:rPr>
          <w:rFonts w:cs="Times New Roman"/>
          <w:b/>
          <w:sz w:val="22"/>
        </w:rPr>
        <w:t>RAP – A Basic Context Awareness Model</w:t>
      </w:r>
      <w:r w:rsidRPr="0038514E">
        <w:rPr>
          <w:rFonts w:cs="Times New Roman"/>
          <w:sz w:val="22"/>
        </w:rPr>
        <w:t xml:space="preserve"> </w:t>
      </w:r>
    </w:p>
    <w:p w:rsidR="004D49A4" w:rsidRPr="004D49A4" w:rsidRDefault="00625560" w:rsidP="004D49A4">
      <w:pPr>
        <w:rPr>
          <w:b/>
          <w:sz w:val="22"/>
        </w:rPr>
      </w:pPr>
      <w:bookmarkStart w:id="723" w:name="_Ref263593784"/>
      <w:r w:rsidRPr="004D49A4">
        <w:rPr>
          <w:rFonts w:cs="Times New Roman"/>
          <w:sz w:val="22"/>
        </w:rPr>
        <w:t xml:space="preserve">[ </w:t>
      </w:r>
      <w:r w:rsidR="007267FF" w:rsidRPr="004D49A4">
        <w:rPr>
          <w:rFonts w:cs="Times New Roman"/>
          <w:sz w:val="22"/>
        </w:rPr>
        <w:fldChar w:fldCharType="begin"/>
      </w:r>
      <w:r w:rsidR="003772CA" w:rsidRPr="004D49A4">
        <w:rPr>
          <w:rFonts w:cs="Times New Roman"/>
          <w:sz w:val="22"/>
        </w:rPr>
        <w:instrText xml:space="preserve"> SEQ [ \* ARABIC </w:instrText>
      </w:r>
      <w:r w:rsidR="007267FF" w:rsidRPr="004D49A4">
        <w:rPr>
          <w:rFonts w:cs="Times New Roman"/>
          <w:sz w:val="22"/>
        </w:rPr>
        <w:fldChar w:fldCharType="separate"/>
      </w:r>
      <w:r w:rsidR="00FD2F52">
        <w:rPr>
          <w:rFonts w:cs="Times New Roman"/>
          <w:noProof/>
          <w:sz w:val="22"/>
        </w:rPr>
        <w:t>29</w:t>
      </w:r>
      <w:r w:rsidR="007267FF" w:rsidRPr="004D49A4">
        <w:rPr>
          <w:rFonts w:cs="Times New Roman"/>
          <w:sz w:val="22"/>
        </w:rPr>
        <w:fldChar w:fldCharType="end"/>
      </w:r>
      <w:bookmarkEnd w:id="723"/>
      <w:r w:rsidRPr="004D49A4">
        <w:rPr>
          <w:rFonts w:cs="Times New Roman"/>
          <w:sz w:val="22"/>
        </w:rPr>
        <w:t xml:space="preserve"> ] </w:t>
      </w:r>
      <w:r w:rsidR="004D49A4" w:rsidRPr="004D49A4">
        <w:rPr>
          <w:rFonts w:cs="Times New Roman"/>
          <w:sz w:val="22"/>
        </w:rPr>
        <w:t xml:space="preserve">C. Georgiana: </w:t>
      </w:r>
      <w:r w:rsidR="004D49A4" w:rsidRPr="004D49A4">
        <w:rPr>
          <w:b/>
          <w:sz w:val="22"/>
        </w:rPr>
        <w:t>A Multi-Agent Reinforcement Learning Based Autonomic</w:t>
      </w:r>
    </w:p>
    <w:p w:rsidR="004D49A4" w:rsidRPr="004D49A4" w:rsidRDefault="004D49A4" w:rsidP="004D49A4">
      <w:pPr>
        <w:rPr>
          <w:sz w:val="22"/>
        </w:rPr>
      </w:pPr>
      <w:r w:rsidRPr="004D49A4">
        <w:rPr>
          <w:b/>
          <w:sz w:val="22"/>
        </w:rPr>
        <w:t>Context Management Solution</w:t>
      </w:r>
      <w:r w:rsidRPr="004D49A4">
        <w:rPr>
          <w:sz w:val="22"/>
        </w:rPr>
        <w:t>:</w:t>
      </w:r>
      <w:r>
        <w:rPr>
          <w:b/>
          <w:sz w:val="22"/>
        </w:rPr>
        <w:t xml:space="preserve"> </w:t>
      </w:r>
      <w:r w:rsidRPr="004D49A4">
        <w:rPr>
          <w:sz w:val="22"/>
        </w:rPr>
        <w:t>Reasoning, Nash Equilibrium Policy Negotiation and Action Enforcement</w:t>
      </w:r>
      <w:r>
        <w:rPr>
          <w:sz w:val="22"/>
        </w:rPr>
        <w:t>, diploma thesis, Technical University of Cluj-Napoca, 2010</w:t>
      </w:r>
    </w:p>
    <w:p w:rsidR="00625560" w:rsidRPr="0038514E" w:rsidRDefault="00625560" w:rsidP="00367F60">
      <w:pPr>
        <w:rPr>
          <w:rFonts w:cs="Times New Roman"/>
          <w:sz w:val="22"/>
        </w:rPr>
      </w:pPr>
      <w:bookmarkStart w:id="724" w:name="_Ref263601491"/>
      <w:r w:rsidRPr="0038514E">
        <w:rPr>
          <w:rFonts w:cs="Times New Roman"/>
          <w:sz w:val="22"/>
        </w:rPr>
        <w:t xml:space="preserve">[ </w:t>
      </w:r>
      <w:r w:rsidR="007267FF" w:rsidRPr="0038514E">
        <w:rPr>
          <w:rFonts w:cs="Times New Roman"/>
          <w:sz w:val="22"/>
        </w:rPr>
        <w:fldChar w:fldCharType="begin"/>
      </w:r>
      <w:r w:rsidR="003772CA"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30</w:t>
      </w:r>
      <w:r w:rsidR="007267FF" w:rsidRPr="0038514E">
        <w:rPr>
          <w:rFonts w:cs="Times New Roman"/>
          <w:sz w:val="22"/>
        </w:rPr>
        <w:fldChar w:fldCharType="end"/>
      </w:r>
      <w:bookmarkEnd w:id="724"/>
      <w:r w:rsidRPr="0038514E">
        <w:rPr>
          <w:rFonts w:cs="Times New Roman"/>
          <w:sz w:val="22"/>
        </w:rPr>
        <w:t xml:space="preserve"> ] </w:t>
      </w:r>
      <w:r w:rsidR="004D49A4" w:rsidRPr="0038514E">
        <w:rPr>
          <w:rFonts w:cs="Times New Roman"/>
          <w:sz w:val="22"/>
        </w:rPr>
        <w:t>S.C.Patrasciuc:</w:t>
      </w:r>
      <w:r w:rsidRPr="0038514E">
        <w:rPr>
          <w:rFonts w:cs="Times New Roman"/>
          <w:sz w:val="22"/>
        </w:rPr>
        <w:t xml:space="preserve"> </w:t>
      </w:r>
      <w:r w:rsidRPr="0038514E">
        <w:rPr>
          <w:rFonts w:cs="Times New Roman"/>
          <w:b/>
          <w:sz w:val="22"/>
        </w:rPr>
        <w:t>An Agent-Based Context Management Solution (1)</w:t>
      </w:r>
      <w:r w:rsidRPr="0038514E">
        <w:rPr>
          <w:rFonts w:cs="Times New Roman"/>
          <w:sz w:val="22"/>
        </w:rPr>
        <w:t xml:space="preserve">, diploma </w:t>
      </w:r>
      <w:r w:rsidR="004D49A4" w:rsidRPr="0038514E">
        <w:rPr>
          <w:rFonts w:cs="Times New Roman"/>
          <w:sz w:val="22"/>
        </w:rPr>
        <w:t>thesis,</w:t>
      </w:r>
      <w:r w:rsidR="004D49A4" w:rsidRPr="004D49A4">
        <w:rPr>
          <w:sz w:val="22"/>
        </w:rPr>
        <w:t xml:space="preserve"> </w:t>
      </w:r>
      <w:r w:rsidR="004D49A4">
        <w:rPr>
          <w:sz w:val="22"/>
        </w:rPr>
        <w:t>Technical University of Cluj-Napoca, 2010</w:t>
      </w:r>
    </w:p>
    <w:p w:rsidR="0038514E" w:rsidRPr="0038514E" w:rsidRDefault="00625560" w:rsidP="0038514E">
      <w:pPr>
        <w:rPr>
          <w:sz w:val="22"/>
        </w:rPr>
      </w:pPr>
      <w:bookmarkStart w:id="725" w:name="_Ref263797905"/>
      <w:r w:rsidRPr="0038514E">
        <w:rPr>
          <w:sz w:val="22"/>
        </w:rPr>
        <w:t xml:space="preserve">[ </w:t>
      </w:r>
      <w:r w:rsidR="007267FF" w:rsidRPr="0038514E">
        <w:rPr>
          <w:sz w:val="22"/>
        </w:rPr>
        <w:fldChar w:fldCharType="begin"/>
      </w:r>
      <w:r w:rsidR="003772CA" w:rsidRPr="0038514E">
        <w:rPr>
          <w:sz w:val="22"/>
        </w:rPr>
        <w:instrText xml:space="preserve"> SEQ [ \* ARABIC </w:instrText>
      </w:r>
      <w:r w:rsidR="007267FF" w:rsidRPr="0038514E">
        <w:rPr>
          <w:sz w:val="22"/>
        </w:rPr>
        <w:fldChar w:fldCharType="separate"/>
      </w:r>
      <w:r w:rsidR="00FD2F52">
        <w:rPr>
          <w:noProof/>
          <w:sz w:val="22"/>
        </w:rPr>
        <w:t>31</w:t>
      </w:r>
      <w:r w:rsidR="007267FF" w:rsidRPr="0038514E">
        <w:rPr>
          <w:sz w:val="22"/>
        </w:rPr>
        <w:fldChar w:fldCharType="end"/>
      </w:r>
      <w:bookmarkEnd w:id="725"/>
      <w:r w:rsidRPr="0038514E">
        <w:rPr>
          <w:sz w:val="22"/>
        </w:rPr>
        <w:t xml:space="preserve"> ] Nash Bargaining Game, </w:t>
      </w:r>
      <w:hyperlink r:id="rId75" w:history="1">
        <w:r w:rsidRPr="0038514E">
          <w:rPr>
            <w:rStyle w:val="Hyperlink"/>
            <w:rFonts w:cs="Times New Roman"/>
            <w:color w:val="auto"/>
            <w:sz w:val="22"/>
          </w:rPr>
          <w:t>http://en.wikipedia.org/wiki/Nash_bargaining_game</w:t>
        </w:r>
      </w:hyperlink>
      <w:bookmarkStart w:id="726" w:name="_Ref263593846"/>
    </w:p>
    <w:p w:rsidR="00625560" w:rsidRPr="0038514E" w:rsidRDefault="00625560" w:rsidP="0038514E">
      <w:pPr>
        <w:rPr>
          <w:sz w:val="22"/>
        </w:rPr>
      </w:pPr>
      <w:r w:rsidRPr="0038514E">
        <w:rPr>
          <w:sz w:val="22"/>
        </w:rPr>
        <w:t xml:space="preserve">[ </w:t>
      </w:r>
      <w:r w:rsidR="007267FF" w:rsidRPr="0038514E">
        <w:rPr>
          <w:sz w:val="22"/>
        </w:rPr>
        <w:fldChar w:fldCharType="begin"/>
      </w:r>
      <w:r w:rsidR="003772CA" w:rsidRPr="0038514E">
        <w:rPr>
          <w:sz w:val="22"/>
        </w:rPr>
        <w:instrText xml:space="preserve"> SEQ [ \* ARABIC </w:instrText>
      </w:r>
      <w:r w:rsidR="007267FF" w:rsidRPr="0038514E">
        <w:rPr>
          <w:sz w:val="22"/>
        </w:rPr>
        <w:fldChar w:fldCharType="separate"/>
      </w:r>
      <w:r w:rsidR="00FD2F52">
        <w:rPr>
          <w:noProof/>
          <w:sz w:val="22"/>
        </w:rPr>
        <w:t>32</w:t>
      </w:r>
      <w:r w:rsidR="007267FF" w:rsidRPr="0038514E">
        <w:rPr>
          <w:sz w:val="22"/>
        </w:rPr>
        <w:fldChar w:fldCharType="end"/>
      </w:r>
      <w:bookmarkEnd w:id="726"/>
      <w:r w:rsidRPr="0038514E">
        <w:rPr>
          <w:sz w:val="22"/>
        </w:rPr>
        <w:t xml:space="preserve"> ] Distributed Systems Research Laboratory, </w:t>
      </w:r>
      <w:hyperlink r:id="rId76" w:history="1">
        <w:r w:rsidRPr="0038514E">
          <w:rPr>
            <w:rStyle w:val="Hyperlink"/>
            <w:rFonts w:cs="Times New Roman"/>
            <w:color w:val="auto"/>
            <w:sz w:val="22"/>
          </w:rPr>
          <w:t>http://dsrl.coned.utcluj.ro/</w:t>
        </w:r>
      </w:hyperlink>
      <w:r w:rsidRPr="0038514E">
        <w:rPr>
          <w:sz w:val="22"/>
        </w:rPr>
        <w:t xml:space="preserve"> </w:t>
      </w:r>
    </w:p>
    <w:p w:rsidR="00625560" w:rsidRPr="0038514E" w:rsidRDefault="00625560" w:rsidP="00367F60">
      <w:pPr>
        <w:rPr>
          <w:rFonts w:cs="Times New Roman"/>
          <w:sz w:val="22"/>
        </w:rPr>
      </w:pPr>
      <w:bookmarkStart w:id="727" w:name="_Ref264193631"/>
      <w:r w:rsidRPr="0038514E">
        <w:rPr>
          <w:rFonts w:cs="Times New Roman"/>
          <w:sz w:val="22"/>
        </w:rPr>
        <w:t xml:space="preserve">[ </w:t>
      </w:r>
      <w:r w:rsidR="007267FF" w:rsidRPr="0038514E">
        <w:rPr>
          <w:rFonts w:cs="Times New Roman"/>
          <w:sz w:val="22"/>
        </w:rPr>
        <w:fldChar w:fldCharType="begin"/>
      </w:r>
      <w:r w:rsidR="003772CA"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33</w:t>
      </w:r>
      <w:r w:rsidR="007267FF" w:rsidRPr="0038514E">
        <w:rPr>
          <w:rFonts w:cs="Times New Roman"/>
          <w:sz w:val="22"/>
        </w:rPr>
        <w:fldChar w:fldCharType="end"/>
      </w:r>
      <w:bookmarkEnd w:id="727"/>
      <w:r w:rsidRPr="0038514E">
        <w:rPr>
          <w:rFonts w:cs="Times New Roman"/>
          <w:sz w:val="22"/>
        </w:rPr>
        <w:t xml:space="preserve"> ]</w:t>
      </w:r>
      <w:r w:rsidRPr="0038514E">
        <w:rPr>
          <w:rFonts w:cs="Times New Roman"/>
          <w:bCs/>
          <w:sz w:val="22"/>
        </w:rPr>
        <w:t xml:space="preserve"> </w:t>
      </w:r>
      <w:r w:rsidRPr="0038514E">
        <w:rPr>
          <w:rStyle w:val="apple-style-span"/>
          <w:rFonts w:cs="Times New Roman"/>
          <w:bCs/>
          <w:sz w:val="22"/>
        </w:rPr>
        <w:t>General Responsibility Assignment Software Principles</w:t>
      </w:r>
      <w:r w:rsidRPr="0038514E">
        <w:rPr>
          <w:rFonts w:cs="Times New Roman"/>
          <w:sz w:val="22"/>
        </w:rPr>
        <w:t xml:space="preserve">, </w:t>
      </w:r>
      <w:hyperlink r:id="rId77" w:history="1">
        <w:r w:rsidRPr="0038514E">
          <w:rPr>
            <w:rStyle w:val="Hyperlink"/>
            <w:rFonts w:cs="Times New Roman"/>
            <w:color w:val="auto"/>
            <w:sz w:val="22"/>
          </w:rPr>
          <w:t>http://en.wikipedia.org/wiki/GRASP_(object-oriented_design)</w:t>
        </w:r>
      </w:hyperlink>
    </w:p>
    <w:p w:rsidR="00625560" w:rsidRPr="0038514E" w:rsidRDefault="00625560" w:rsidP="00367F60">
      <w:pPr>
        <w:rPr>
          <w:rFonts w:cs="Times New Roman"/>
          <w:sz w:val="22"/>
        </w:rPr>
      </w:pPr>
      <w:bookmarkStart w:id="728" w:name="_Ref264196589"/>
      <w:r w:rsidRPr="0038514E">
        <w:rPr>
          <w:rFonts w:cs="Times New Roman"/>
          <w:sz w:val="22"/>
        </w:rPr>
        <w:t xml:space="preserve">[ </w:t>
      </w:r>
      <w:r w:rsidR="007267FF" w:rsidRPr="0038514E">
        <w:rPr>
          <w:rFonts w:cs="Times New Roman"/>
          <w:sz w:val="22"/>
        </w:rPr>
        <w:fldChar w:fldCharType="begin"/>
      </w:r>
      <w:r w:rsidR="003772CA"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34</w:t>
      </w:r>
      <w:r w:rsidR="007267FF" w:rsidRPr="0038514E">
        <w:rPr>
          <w:rFonts w:cs="Times New Roman"/>
          <w:sz w:val="22"/>
        </w:rPr>
        <w:fldChar w:fldCharType="end"/>
      </w:r>
      <w:bookmarkEnd w:id="728"/>
      <w:r w:rsidRPr="0038514E">
        <w:rPr>
          <w:rFonts w:cs="Times New Roman"/>
          <w:sz w:val="22"/>
        </w:rPr>
        <w:t xml:space="preserve"> ]Separation of Concerns, </w:t>
      </w:r>
      <w:hyperlink r:id="rId78" w:history="1">
        <w:r w:rsidRPr="0038514E">
          <w:rPr>
            <w:rStyle w:val="Hyperlink"/>
            <w:rFonts w:cs="Times New Roman"/>
            <w:color w:val="auto"/>
            <w:sz w:val="22"/>
          </w:rPr>
          <w:t>http://en.wikipedia.org/wiki/Separation_of_concerns</w:t>
        </w:r>
      </w:hyperlink>
    </w:p>
    <w:p w:rsidR="00625560" w:rsidRPr="0038514E" w:rsidRDefault="00625560" w:rsidP="00367F60">
      <w:pPr>
        <w:rPr>
          <w:rFonts w:cs="Times New Roman"/>
          <w:sz w:val="22"/>
        </w:rPr>
      </w:pPr>
      <w:bookmarkStart w:id="729" w:name="_Ref264193951"/>
      <w:r w:rsidRPr="0038514E">
        <w:rPr>
          <w:rFonts w:cs="Times New Roman"/>
          <w:sz w:val="22"/>
        </w:rPr>
        <w:t xml:space="preserve">[ </w:t>
      </w:r>
      <w:r w:rsidR="007267FF" w:rsidRPr="0038514E">
        <w:rPr>
          <w:rFonts w:cs="Times New Roman"/>
          <w:sz w:val="22"/>
        </w:rPr>
        <w:fldChar w:fldCharType="begin"/>
      </w:r>
      <w:r w:rsidR="003772CA"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35</w:t>
      </w:r>
      <w:r w:rsidR="007267FF" w:rsidRPr="0038514E">
        <w:rPr>
          <w:rFonts w:cs="Times New Roman"/>
          <w:sz w:val="22"/>
        </w:rPr>
        <w:fldChar w:fldCharType="end"/>
      </w:r>
      <w:bookmarkEnd w:id="729"/>
      <w:r w:rsidRPr="0038514E">
        <w:rPr>
          <w:rFonts w:cs="Times New Roman"/>
          <w:sz w:val="22"/>
        </w:rPr>
        <w:t xml:space="preserve"> ] Dependency Inversion Principle, </w:t>
      </w:r>
      <w:hyperlink r:id="rId79" w:history="1">
        <w:r w:rsidRPr="0038514E">
          <w:rPr>
            <w:rStyle w:val="Hyperlink"/>
            <w:rFonts w:cs="Times New Roman"/>
            <w:color w:val="auto"/>
            <w:sz w:val="22"/>
          </w:rPr>
          <w:t>http://en.wikipedia.org/wiki/Dependency_inversion_principle</w:t>
        </w:r>
      </w:hyperlink>
    </w:p>
    <w:p w:rsidR="00625560" w:rsidRPr="0038514E" w:rsidRDefault="00625560" w:rsidP="00367F60">
      <w:pPr>
        <w:rPr>
          <w:rFonts w:cs="Times New Roman"/>
          <w:sz w:val="22"/>
        </w:rPr>
      </w:pPr>
      <w:bookmarkStart w:id="730" w:name="_Ref264196877"/>
      <w:r w:rsidRPr="0038514E">
        <w:rPr>
          <w:rFonts w:cs="Times New Roman"/>
          <w:sz w:val="22"/>
        </w:rPr>
        <w:t xml:space="preserve">[ </w:t>
      </w:r>
      <w:r w:rsidR="007267FF" w:rsidRPr="0038514E">
        <w:rPr>
          <w:rFonts w:cs="Times New Roman"/>
          <w:sz w:val="22"/>
        </w:rPr>
        <w:fldChar w:fldCharType="begin"/>
      </w:r>
      <w:r w:rsidR="003772CA"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36</w:t>
      </w:r>
      <w:r w:rsidR="007267FF" w:rsidRPr="0038514E">
        <w:rPr>
          <w:rFonts w:cs="Times New Roman"/>
          <w:sz w:val="22"/>
        </w:rPr>
        <w:fldChar w:fldCharType="end"/>
      </w:r>
      <w:bookmarkEnd w:id="730"/>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Open/Closed principle, </w:t>
      </w:r>
      <w:hyperlink r:id="rId80" w:history="1">
        <w:r w:rsidRPr="0038514E">
          <w:rPr>
            <w:rStyle w:val="Hyperlink"/>
            <w:rFonts w:cs="Times New Roman"/>
            <w:color w:val="auto"/>
            <w:sz w:val="22"/>
          </w:rPr>
          <w:t>http://en.wikipedia.org/wiki/Open/closed_principle</w:t>
        </w:r>
      </w:hyperlink>
    </w:p>
    <w:p w:rsidR="00625560" w:rsidRPr="0038514E" w:rsidRDefault="00625560" w:rsidP="00367F60">
      <w:pPr>
        <w:rPr>
          <w:rFonts w:cs="Times New Roman"/>
          <w:sz w:val="22"/>
        </w:rPr>
      </w:pPr>
      <w:bookmarkStart w:id="731" w:name="_Ref264213123"/>
      <w:r w:rsidRPr="0038514E">
        <w:rPr>
          <w:rFonts w:cs="Times New Roman"/>
          <w:sz w:val="22"/>
        </w:rPr>
        <w:t xml:space="preserve">[ </w:t>
      </w:r>
      <w:r w:rsidR="007267FF" w:rsidRPr="0038514E">
        <w:rPr>
          <w:rFonts w:cs="Times New Roman"/>
          <w:sz w:val="22"/>
        </w:rPr>
        <w:fldChar w:fldCharType="begin"/>
      </w:r>
      <w:r w:rsidR="003772CA"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37</w:t>
      </w:r>
      <w:r w:rsidR="007267FF" w:rsidRPr="0038514E">
        <w:rPr>
          <w:rFonts w:cs="Times New Roman"/>
          <w:sz w:val="22"/>
        </w:rPr>
        <w:fldChar w:fldCharType="end"/>
      </w:r>
      <w:bookmarkEnd w:id="731"/>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Data Transfer Object (DTO) design pattern, </w:t>
      </w:r>
      <w:hyperlink r:id="rId81" w:history="1">
        <w:r w:rsidRPr="0038514E">
          <w:rPr>
            <w:rStyle w:val="Hyperlink"/>
            <w:rFonts w:cs="Times New Roman"/>
            <w:color w:val="auto"/>
            <w:sz w:val="22"/>
          </w:rPr>
          <w:t>http://en.wikipedia.org/wiki/Data_transfer_object</w:t>
        </w:r>
      </w:hyperlink>
    </w:p>
    <w:p w:rsidR="00625560" w:rsidRPr="0038514E" w:rsidRDefault="00625560" w:rsidP="00367F60">
      <w:pPr>
        <w:rPr>
          <w:rFonts w:cs="Times New Roman"/>
          <w:sz w:val="22"/>
        </w:rPr>
      </w:pPr>
      <w:r w:rsidRPr="0038514E">
        <w:rPr>
          <w:rFonts w:cs="Times New Roman"/>
          <w:sz w:val="22"/>
        </w:rPr>
        <w:t xml:space="preserve"> </w:t>
      </w:r>
      <w:bookmarkStart w:id="732" w:name="_Ref263594027"/>
      <w:r w:rsidRPr="0038514E">
        <w:rPr>
          <w:rFonts w:cs="Times New Roman"/>
          <w:sz w:val="22"/>
        </w:rPr>
        <w:t xml:space="preserve">[ </w:t>
      </w:r>
      <w:r w:rsidR="007267FF" w:rsidRPr="0038514E">
        <w:rPr>
          <w:rFonts w:cs="Times New Roman"/>
          <w:sz w:val="22"/>
        </w:rPr>
        <w:fldChar w:fldCharType="begin"/>
      </w:r>
      <w:r w:rsidR="003772CA"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38</w:t>
      </w:r>
      <w:r w:rsidR="007267FF" w:rsidRPr="0038514E">
        <w:rPr>
          <w:rFonts w:cs="Times New Roman"/>
          <w:sz w:val="22"/>
        </w:rPr>
        <w:fldChar w:fldCharType="end"/>
      </w:r>
      <w:bookmarkEnd w:id="732"/>
      <w:r w:rsidRPr="0038514E">
        <w:rPr>
          <w:rFonts w:cs="Times New Roman"/>
          <w:sz w:val="22"/>
        </w:rPr>
        <w:t xml:space="preserve"> ] Protégé, </w:t>
      </w:r>
      <w:hyperlink r:id="rId82" w:history="1">
        <w:r w:rsidRPr="0038514E">
          <w:rPr>
            <w:rStyle w:val="Hyperlink"/>
            <w:rFonts w:cs="Times New Roman"/>
            <w:color w:val="auto"/>
            <w:sz w:val="22"/>
          </w:rPr>
          <w:t>http://protege.stanford.edu/</w:t>
        </w:r>
      </w:hyperlink>
    </w:p>
    <w:p w:rsidR="00625560" w:rsidRPr="0038514E" w:rsidRDefault="00625560" w:rsidP="00367F60">
      <w:pPr>
        <w:rPr>
          <w:rFonts w:cs="Times New Roman"/>
          <w:sz w:val="22"/>
        </w:rPr>
      </w:pPr>
      <w:bookmarkStart w:id="733" w:name="_Ref263614044"/>
      <w:r w:rsidRPr="0038514E">
        <w:rPr>
          <w:rFonts w:cs="Times New Roman"/>
          <w:sz w:val="22"/>
        </w:rPr>
        <w:t xml:space="preserve">[ </w:t>
      </w:r>
      <w:r w:rsidR="007267FF" w:rsidRPr="0038514E">
        <w:rPr>
          <w:rFonts w:cs="Times New Roman"/>
          <w:sz w:val="22"/>
        </w:rPr>
        <w:fldChar w:fldCharType="begin"/>
      </w:r>
      <w:r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39</w:t>
      </w:r>
      <w:r w:rsidR="007267FF" w:rsidRPr="0038514E">
        <w:rPr>
          <w:rFonts w:cs="Times New Roman"/>
          <w:sz w:val="22"/>
        </w:rPr>
        <w:fldChar w:fldCharType="end"/>
      </w:r>
      <w:bookmarkEnd w:id="733"/>
      <w:r w:rsidRPr="0038514E">
        <w:rPr>
          <w:rFonts w:cs="Times New Roman"/>
          <w:sz w:val="22"/>
        </w:rPr>
        <w:t xml:space="preserve"> ] Protégé Owl Loader, </w:t>
      </w:r>
      <w:hyperlink r:id="rId83" w:history="1">
        <w:r w:rsidRPr="0038514E">
          <w:rPr>
            <w:rStyle w:val="Hyperlink"/>
            <w:rFonts w:cs="Times New Roman"/>
            <w:color w:val="auto"/>
            <w:sz w:val="22"/>
          </w:rPr>
          <w:t>http://protege.stanford.edu/protege/3.4/docs/api/owl/edu/stanford/smi/protegex/owl/ProtegeOWL.html</w:t>
        </w:r>
      </w:hyperlink>
    </w:p>
    <w:p w:rsidR="00625560" w:rsidRPr="0038514E" w:rsidRDefault="00625560" w:rsidP="00367F60">
      <w:pPr>
        <w:rPr>
          <w:rFonts w:cs="Times New Roman"/>
          <w:sz w:val="22"/>
        </w:rPr>
      </w:pPr>
      <w:bookmarkStart w:id="734" w:name="_Ref264210208"/>
      <w:r w:rsidRPr="0038514E">
        <w:rPr>
          <w:rFonts w:cs="Times New Roman"/>
          <w:sz w:val="22"/>
        </w:rPr>
        <w:lastRenderedPageBreak/>
        <w:t xml:space="preserve">[ </w:t>
      </w:r>
      <w:r w:rsidR="007267FF" w:rsidRPr="0038514E">
        <w:rPr>
          <w:rFonts w:cs="Times New Roman"/>
          <w:sz w:val="22"/>
        </w:rPr>
        <w:fldChar w:fldCharType="begin"/>
      </w:r>
      <w:r w:rsidR="003772CA"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40</w:t>
      </w:r>
      <w:r w:rsidR="007267FF" w:rsidRPr="0038514E">
        <w:rPr>
          <w:rFonts w:cs="Times New Roman"/>
          <w:sz w:val="22"/>
        </w:rPr>
        <w:fldChar w:fldCharType="end"/>
      </w:r>
      <w:bookmarkEnd w:id="734"/>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OWLModel interface, </w:t>
      </w:r>
      <w:hyperlink r:id="rId84" w:history="1">
        <w:r w:rsidRPr="0038514E">
          <w:rPr>
            <w:rStyle w:val="Hyperlink"/>
            <w:rFonts w:cs="Times New Roman"/>
            <w:color w:val="auto"/>
            <w:sz w:val="22"/>
          </w:rPr>
          <w:t>http://protege-owl.sourceforge.net/javadoc/edu/stanford/smi/protegex/owl/model/OWLModel.html</w:t>
        </w:r>
      </w:hyperlink>
    </w:p>
    <w:p w:rsidR="00625560" w:rsidRPr="0038514E" w:rsidRDefault="00625560" w:rsidP="00367F60">
      <w:pPr>
        <w:rPr>
          <w:rFonts w:cs="Times New Roman"/>
          <w:sz w:val="22"/>
        </w:rPr>
      </w:pPr>
      <w:bookmarkStart w:id="735" w:name="_Ref263594040"/>
      <w:r w:rsidRPr="0038514E">
        <w:rPr>
          <w:rFonts w:cs="Times New Roman"/>
          <w:sz w:val="22"/>
        </w:rPr>
        <w:t xml:space="preserve">[ </w:t>
      </w:r>
      <w:r w:rsidR="007267FF" w:rsidRPr="0038514E">
        <w:rPr>
          <w:rFonts w:cs="Times New Roman"/>
          <w:sz w:val="22"/>
        </w:rPr>
        <w:fldChar w:fldCharType="begin"/>
      </w:r>
      <w:r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41</w:t>
      </w:r>
      <w:r w:rsidR="007267FF" w:rsidRPr="0038514E">
        <w:rPr>
          <w:rFonts w:cs="Times New Roman"/>
          <w:sz w:val="22"/>
        </w:rPr>
        <w:fldChar w:fldCharType="end"/>
      </w:r>
      <w:bookmarkEnd w:id="735"/>
      <w:r w:rsidRPr="0038514E">
        <w:rPr>
          <w:rFonts w:cs="Times New Roman"/>
          <w:sz w:val="22"/>
        </w:rPr>
        <w:t xml:space="preserve"> ] SWRL, </w:t>
      </w:r>
      <w:hyperlink r:id="rId85" w:history="1">
        <w:r w:rsidRPr="0038514E">
          <w:rPr>
            <w:rStyle w:val="Hyperlink"/>
            <w:rFonts w:cs="Times New Roman"/>
            <w:color w:val="auto"/>
            <w:sz w:val="22"/>
          </w:rPr>
          <w:t>http://www.w3.org/Submission/SWRL/</w:t>
        </w:r>
      </w:hyperlink>
    </w:p>
    <w:p w:rsidR="00625560" w:rsidRPr="0038514E" w:rsidRDefault="00625560" w:rsidP="00367F60">
      <w:pPr>
        <w:rPr>
          <w:rFonts w:cs="Times New Roman"/>
          <w:sz w:val="22"/>
        </w:rPr>
      </w:pPr>
      <w:bookmarkStart w:id="736" w:name="_Ref263594049"/>
      <w:r w:rsidRPr="0038514E">
        <w:rPr>
          <w:rFonts w:cs="Times New Roman"/>
          <w:sz w:val="22"/>
        </w:rPr>
        <w:t xml:space="preserve">[ </w:t>
      </w:r>
      <w:r w:rsidR="007267FF" w:rsidRPr="0038514E">
        <w:rPr>
          <w:rFonts w:cs="Times New Roman"/>
          <w:sz w:val="22"/>
        </w:rPr>
        <w:fldChar w:fldCharType="begin"/>
      </w:r>
      <w:r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42</w:t>
      </w:r>
      <w:r w:rsidR="007267FF" w:rsidRPr="0038514E">
        <w:rPr>
          <w:rFonts w:cs="Times New Roman"/>
          <w:sz w:val="22"/>
        </w:rPr>
        <w:fldChar w:fldCharType="end"/>
      </w:r>
      <w:bookmarkEnd w:id="736"/>
      <w:r w:rsidRPr="0038514E">
        <w:rPr>
          <w:rFonts w:cs="Times New Roman"/>
          <w:sz w:val="22"/>
        </w:rPr>
        <w:t xml:space="preserve"> ] Pellet,  </w:t>
      </w:r>
      <w:hyperlink r:id="rId86" w:history="1">
        <w:r w:rsidRPr="0038514E">
          <w:rPr>
            <w:rStyle w:val="Hyperlink"/>
            <w:rFonts w:cs="Times New Roman"/>
            <w:color w:val="auto"/>
            <w:sz w:val="22"/>
          </w:rPr>
          <w:t>http://clarkparsia.com/pellet/</w:t>
        </w:r>
      </w:hyperlink>
    </w:p>
    <w:p w:rsidR="00625560" w:rsidRPr="0038514E" w:rsidRDefault="00625560" w:rsidP="00367F60">
      <w:pPr>
        <w:rPr>
          <w:rFonts w:cs="Times New Roman"/>
          <w:sz w:val="22"/>
        </w:rPr>
      </w:pPr>
      <w:bookmarkStart w:id="737" w:name="_Ref263613409"/>
      <w:r w:rsidRPr="0038514E">
        <w:rPr>
          <w:rFonts w:cs="Times New Roman"/>
          <w:sz w:val="22"/>
        </w:rPr>
        <w:t xml:space="preserve">[ </w:t>
      </w:r>
      <w:r w:rsidR="007267FF" w:rsidRPr="0038514E">
        <w:rPr>
          <w:rFonts w:cs="Times New Roman"/>
          <w:sz w:val="22"/>
        </w:rPr>
        <w:fldChar w:fldCharType="begin"/>
      </w:r>
      <w:r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43</w:t>
      </w:r>
      <w:r w:rsidR="007267FF" w:rsidRPr="0038514E">
        <w:rPr>
          <w:rFonts w:cs="Times New Roman"/>
          <w:sz w:val="22"/>
        </w:rPr>
        <w:fldChar w:fldCharType="end"/>
      </w:r>
      <w:bookmarkEnd w:id="737"/>
      <w:r w:rsidRPr="0038514E">
        <w:rPr>
          <w:rFonts w:cs="Times New Roman"/>
          <w:sz w:val="22"/>
        </w:rPr>
        <w:t xml:space="preserve"> ] Jena, </w:t>
      </w:r>
      <w:hyperlink r:id="rId87" w:history="1">
        <w:r w:rsidRPr="0038514E">
          <w:rPr>
            <w:rStyle w:val="Hyperlink"/>
            <w:rFonts w:cs="Times New Roman"/>
            <w:color w:val="auto"/>
            <w:sz w:val="22"/>
          </w:rPr>
          <w:t>http://jena.sourceforge.net/</w:t>
        </w:r>
      </w:hyperlink>
    </w:p>
    <w:p w:rsidR="00625560" w:rsidRPr="0038514E" w:rsidRDefault="00625560" w:rsidP="00367F60">
      <w:pPr>
        <w:rPr>
          <w:rFonts w:cs="Times New Roman"/>
          <w:sz w:val="22"/>
        </w:rPr>
      </w:pPr>
      <w:bookmarkStart w:id="738" w:name="_Ref264210191"/>
      <w:r w:rsidRPr="0038514E">
        <w:rPr>
          <w:rFonts w:cs="Times New Roman"/>
          <w:sz w:val="22"/>
        </w:rPr>
        <w:t xml:space="preserve">[ </w:t>
      </w:r>
      <w:r w:rsidR="007267FF" w:rsidRPr="0038514E">
        <w:rPr>
          <w:rFonts w:cs="Times New Roman"/>
          <w:sz w:val="22"/>
        </w:rPr>
        <w:fldChar w:fldCharType="begin"/>
      </w:r>
      <w:r w:rsidR="003772CA"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44</w:t>
      </w:r>
      <w:r w:rsidR="007267FF" w:rsidRPr="0038514E">
        <w:rPr>
          <w:rFonts w:cs="Times New Roman"/>
          <w:sz w:val="22"/>
        </w:rPr>
        <w:fldChar w:fldCharType="end"/>
      </w:r>
      <w:bookmarkEnd w:id="738"/>
      <w:r w:rsidRPr="0038514E">
        <w:rPr>
          <w:rFonts w:cs="Times New Roman"/>
          <w:sz w:val="22"/>
        </w:rPr>
        <w:t xml:space="preserve"> ] JenaOWLModel, </w:t>
      </w:r>
      <w:hyperlink r:id="rId88" w:history="1">
        <w:r w:rsidRPr="0038514E">
          <w:rPr>
            <w:rStyle w:val="Hyperlink"/>
            <w:rFonts w:cs="Times New Roman"/>
            <w:color w:val="auto"/>
            <w:sz w:val="22"/>
          </w:rPr>
          <w:t>http://protege.stanford.edu/protege/3.4/docs/api/owl/edu/stanford/smi/protegex/owl/jena/JenaOWLModel.html</w:t>
        </w:r>
      </w:hyperlink>
    </w:p>
    <w:p w:rsidR="00625560" w:rsidRPr="0038514E" w:rsidRDefault="00625560" w:rsidP="00367F60">
      <w:pPr>
        <w:rPr>
          <w:rFonts w:cs="Times New Roman"/>
          <w:sz w:val="22"/>
        </w:rPr>
      </w:pPr>
      <w:bookmarkStart w:id="739" w:name="_Ref264210281"/>
      <w:r w:rsidRPr="0038514E">
        <w:rPr>
          <w:rFonts w:cs="Times New Roman"/>
          <w:sz w:val="22"/>
        </w:rPr>
        <w:t xml:space="preserve">[ </w:t>
      </w:r>
      <w:r w:rsidR="007267FF" w:rsidRPr="0038514E">
        <w:rPr>
          <w:rFonts w:cs="Times New Roman"/>
          <w:sz w:val="22"/>
        </w:rPr>
        <w:fldChar w:fldCharType="begin"/>
      </w:r>
      <w:r w:rsidR="003772CA"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45</w:t>
      </w:r>
      <w:r w:rsidR="007267FF" w:rsidRPr="0038514E">
        <w:rPr>
          <w:rFonts w:cs="Times New Roman"/>
          <w:sz w:val="22"/>
        </w:rPr>
        <w:fldChar w:fldCharType="end"/>
      </w:r>
      <w:bookmarkEnd w:id="739"/>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OntModel, </w:t>
      </w:r>
      <w:hyperlink r:id="rId89" w:history="1">
        <w:r w:rsidRPr="0038514E">
          <w:rPr>
            <w:rStyle w:val="Hyperlink"/>
            <w:rFonts w:cs="Times New Roman"/>
            <w:color w:val="auto"/>
            <w:sz w:val="22"/>
          </w:rPr>
          <w:t>http://jena.sourceforge.net/javadoc/com/hp/hpl/jena/ontology/OntModel.html</w:t>
        </w:r>
      </w:hyperlink>
    </w:p>
    <w:p w:rsidR="00625560" w:rsidRPr="0038514E" w:rsidRDefault="00625560" w:rsidP="00367F60">
      <w:pPr>
        <w:rPr>
          <w:rFonts w:cs="Times New Roman"/>
          <w:sz w:val="22"/>
        </w:rPr>
      </w:pPr>
      <w:bookmarkStart w:id="740" w:name="_Ref263594065"/>
      <w:r w:rsidRPr="0038514E">
        <w:rPr>
          <w:rFonts w:cs="Times New Roman"/>
          <w:sz w:val="22"/>
        </w:rPr>
        <w:t xml:space="preserve">[ </w:t>
      </w:r>
      <w:r w:rsidR="007267FF" w:rsidRPr="0038514E">
        <w:rPr>
          <w:rFonts w:cs="Times New Roman"/>
          <w:sz w:val="22"/>
        </w:rPr>
        <w:fldChar w:fldCharType="begin"/>
      </w:r>
      <w:r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46</w:t>
      </w:r>
      <w:r w:rsidR="007267FF" w:rsidRPr="0038514E">
        <w:rPr>
          <w:rFonts w:cs="Times New Roman"/>
          <w:sz w:val="22"/>
        </w:rPr>
        <w:fldChar w:fldCharType="end"/>
      </w:r>
      <w:bookmarkEnd w:id="740"/>
      <w:r w:rsidRPr="0038514E">
        <w:rPr>
          <w:rFonts w:cs="Times New Roman"/>
          <w:sz w:val="22"/>
        </w:rPr>
        <w:t xml:space="preserve"> ] JADE</w:t>
      </w:r>
      <w:r w:rsidRPr="0038514E">
        <w:rPr>
          <w:rFonts w:cs="Times New Roman"/>
          <w:b/>
          <w:sz w:val="22"/>
        </w:rPr>
        <w:t xml:space="preserve">, </w:t>
      </w:r>
      <w:hyperlink r:id="rId90" w:history="1">
        <w:r w:rsidRPr="0038514E">
          <w:rPr>
            <w:rStyle w:val="Hyperlink"/>
            <w:rFonts w:cs="Times New Roman"/>
            <w:color w:val="auto"/>
            <w:sz w:val="22"/>
          </w:rPr>
          <w:t>http://jade.tilab.com/</w:t>
        </w:r>
      </w:hyperlink>
      <w:r w:rsidRPr="0038514E">
        <w:rPr>
          <w:rFonts w:cs="Times New Roman"/>
          <w:sz w:val="22"/>
        </w:rPr>
        <w:t xml:space="preserve"> </w:t>
      </w:r>
    </w:p>
    <w:p w:rsidR="00625560" w:rsidRPr="0038514E" w:rsidRDefault="00625560" w:rsidP="00367F60">
      <w:pPr>
        <w:rPr>
          <w:rFonts w:cs="Times New Roman"/>
          <w:sz w:val="22"/>
        </w:rPr>
      </w:pPr>
      <w:bookmarkStart w:id="741" w:name="_Ref263672009"/>
      <w:r w:rsidRPr="0038514E">
        <w:rPr>
          <w:rFonts w:cs="Times New Roman"/>
          <w:sz w:val="22"/>
        </w:rPr>
        <w:t xml:space="preserve">[ </w:t>
      </w:r>
      <w:r w:rsidR="007267FF" w:rsidRPr="0038514E">
        <w:rPr>
          <w:rFonts w:cs="Times New Roman"/>
          <w:sz w:val="22"/>
        </w:rPr>
        <w:fldChar w:fldCharType="begin"/>
      </w:r>
      <w:r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47</w:t>
      </w:r>
      <w:r w:rsidR="007267FF" w:rsidRPr="0038514E">
        <w:rPr>
          <w:rFonts w:cs="Times New Roman"/>
          <w:sz w:val="22"/>
        </w:rPr>
        <w:fldChar w:fldCharType="end"/>
      </w:r>
      <w:bookmarkEnd w:id="741"/>
      <w:r w:rsidRPr="0038514E">
        <w:rPr>
          <w:rFonts w:cs="Times New Roman"/>
          <w:sz w:val="22"/>
        </w:rPr>
        <w:t xml:space="preserve"> ] JADE A White Paper</w:t>
      </w:r>
      <w:r w:rsidRPr="0038514E">
        <w:rPr>
          <w:rFonts w:cs="Times New Roman"/>
          <w:b/>
          <w:sz w:val="22"/>
        </w:rPr>
        <w:t>,</w:t>
      </w:r>
      <w:r w:rsidRPr="0038514E">
        <w:rPr>
          <w:rFonts w:cs="Times New Roman"/>
          <w:sz w:val="22"/>
        </w:rPr>
        <w:t xml:space="preserve"> </w:t>
      </w:r>
      <w:hyperlink r:id="rId91" w:history="1">
        <w:r w:rsidRPr="0038514E">
          <w:rPr>
            <w:rStyle w:val="Hyperlink"/>
            <w:rFonts w:cs="Times New Roman"/>
            <w:color w:val="auto"/>
            <w:sz w:val="22"/>
          </w:rPr>
          <w:t>http://jade.tilab.com/papers/2003/WhitePaperJADEEXP.pdf</w:t>
        </w:r>
      </w:hyperlink>
    </w:p>
    <w:p w:rsidR="00625560" w:rsidRPr="0038514E" w:rsidRDefault="00625560" w:rsidP="00367F60">
      <w:pPr>
        <w:rPr>
          <w:rFonts w:cs="Times New Roman"/>
          <w:sz w:val="22"/>
        </w:rPr>
      </w:pPr>
      <w:r w:rsidRPr="0038514E">
        <w:rPr>
          <w:rFonts w:cs="Times New Roman"/>
          <w:sz w:val="22"/>
        </w:rPr>
        <w:t xml:space="preserve">[ </w:t>
      </w:r>
      <w:r w:rsidR="007267FF" w:rsidRPr="0038514E">
        <w:rPr>
          <w:rFonts w:cs="Times New Roman"/>
          <w:sz w:val="22"/>
        </w:rPr>
        <w:fldChar w:fldCharType="begin"/>
      </w:r>
      <w:r w:rsidR="003772CA"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48</w:t>
      </w:r>
      <w:r w:rsidR="007267FF" w:rsidRPr="0038514E">
        <w:rPr>
          <w:rFonts w:cs="Times New Roman"/>
          <w:sz w:val="22"/>
        </w:rPr>
        <w:fldChar w:fldCharType="end"/>
      </w:r>
      <w:r w:rsidRPr="0038514E">
        <w:rPr>
          <w:rFonts w:cs="Times New Roman"/>
          <w:sz w:val="22"/>
        </w:rPr>
        <w:t xml:space="preserve"> ] Jade Tutorial: Jade programming for beginners, </w:t>
      </w:r>
      <w:hyperlink r:id="rId92" w:history="1">
        <w:r w:rsidRPr="0038514E">
          <w:rPr>
            <w:rStyle w:val="Hyperlink"/>
            <w:rFonts w:cs="Times New Roman"/>
            <w:color w:val="auto"/>
            <w:sz w:val="22"/>
          </w:rPr>
          <w:t>http://jade.tilab.com/doc/tutorials/JADEProgramming-Tutorial-for-beginners.pdf</w:t>
        </w:r>
      </w:hyperlink>
    </w:p>
    <w:p w:rsidR="00625560" w:rsidRPr="0038514E" w:rsidRDefault="00625560" w:rsidP="00367F60">
      <w:pPr>
        <w:rPr>
          <w:rFonts w:cs="Times New Roman"/>
          <w:sz w:val="22"/>
        </w:rPr>
      </w:pPr>
      <w:bookmarkStart w:id="742" w:name="_Ref263671899"/>
      <w:r w:rsidRPr="0038514E">
        <w:rPr>
          <w:rFonts w:cs="Times New Roman"/>
          <w:sz w:val="22"/>
        </w:rPr>
        <w:t xml:space="preserve">[ </w:t>
      </w:r>
      <w:r w:rsidR="007267FF" w:rsidRPr="0038514E">
        <w:rPr>
          <w:rFonts w:cs="Times New Roman"/>
          <w:sz w:val="22"/>
        </w:rPr>
        <w:fldChar w:fldCharType="begin"/>
      </w:r>
      <w:r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49</w:t>
      </w:r>
      <w:r w:rsidR="007267FF" w:rsidRPr="0038514E">
        <w:rPr>
          <w:rFonts w:cs="Times New Roman"/>
          <w:sz w:val="22"/>
        </w:rPr>
        <w:fldChar w:fldCharType="end"/>
      </w:r>
      <w:bookmarkEnd w:id="742"/>
      <w:r w:rsidRPr="0038514E">
        <w:rPr>
          <w:rFonts w:cs="Times New Roman"/>
          <w:sz w:val="22"/>
        </w:rPr>
        <w:t xml:space="preserve"> ] FIPA,  </w:t>
      </w:r>
      <w:hyperlink r:id="rId93" w:history="1">
        <w:r w:rsidRPr="0038514E">
          <w:rPr>
            <w:rStyle w:val="Hyperlink"/>
            <w:rFonts w:cs="Times New Roman"/>
            <w:color w:val="auto"/>
            <w:sz w:val="22"/>
          </w:rPr>
          <w:t>http://www.fipa.org/</w:t>
        </w:r>
      </w:hyperlink>
    </w:p>
    <w:p w:rsidR="00625560" w:rsidRPr="0038514E" w:rsidRDefault="00625560" w:rsidP="00367F60">
      <w:pPr>
        <w:rPr>
          <w:rFonts w:cs="Times New Roman"/>
          <w:sz w:val="22"/>
        </w:rPr>
      </w:pPr>
      <w:bookmarkStart w:id="743" w:name="_Ref264207925"/>
      <w:r w:rsidRPr="0038514E">
        <w:rPr>
          <w:rFonts w:cs="Times New Roman"/>
          <w:sz w:val="22"/>
        </w:rPr>
        <w:t xml:space="preserve">[ </w:t>
      </w:r>
      <w:r w:rsidR="007267FF" w:rsidRPr="0038514E">
        <w:rPr>
          <w:rFonts w:cs="Times New Roman"/>
          <w:sz w:val="22"/>
        </w:rPr>
        <w:fldChar w:fldCharType="begin"/>
      </w:r>
      <w:r w:rsidR="003772CA"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50</w:t>
      </w:r>
      <w:r w:rsidR="007267FF" w:rsidRPr="0038514E">
        <w:rPr>
          <w:rFonts w:cs="Times New Roman"/>
          <w:sz w:val="22"/>
        </w:rPr>
        <w:fldChar w:fldCharType="end"/>
      </w:r>
      <w:bookmarkEnd w:id="743"/>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FIPA SL Languages, </w:t>
      </w:r>
      <w:hyperlink r:id="rId94" w:history="1">
        <w:r w:rsidRPr="0038514E">
          <w:rPr>
            <w:rStyle w:val="Hyperlink"/>
            <w:rFonts w:cs="Times New Roman"/>
            <w:color w:val="auto"/>
            <w:sz w:val="22"/>
          </w:rPr>
          <w:t>http://www.fipa.org/specs/fipa00008/SC00008I.html</w:t>
        </w:r>
      </w:hyperlink>
    </w:p>
    <w:p w:rsidR="00625560" w:rsidRPr="0038514E" w:rsidRDefault="00625560" w:rsidP="00367F60">
      <w:pPr>
        <w:rPr>
          <w:rFonts w:cs="Times New Roman"/>
          <w:sz w:val="22"/>
        </w:rPr>
      </w:pPr>
      <w:bookmarkStart w:id="744" w:name="_Ref263594397"/>
      <w:r w:rsidRPr="0038514E">
        <w:rPr>
          <w:rFonts w:cs="Times New Roman"/>
          <w:sz w:val="22"/>
        </w:rPr>
        <w:t xml:space="preserve">[ </w:t>
      </w:r>
      <w:r w:rsidR="007267FF" w:rsidRPr="0038514E">
        <w:rPr>
          <w:rFonts w:cs="Times New Roman"/>
          <w:sz w:val="22"/>
        </w:rPr>
        <w:fldChar w:fldCharType="begin"/>
      </w:r>
      <w:r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51</w:t>
      </w:r>
      <w:r w:rsidR="007267FF" w:rsidRPr="0038514E">
        <w:rPr>
          <w:rFonts w:cs="Times New Roman"/>
          <w:sz w:val="22"/>
        </w:rPr>
        <w:fldChar w:fldCharType="end"/>
      </w:r>
      <w:bookmarkEnd w:id="744"/>
      <w:r w:rsidRPr="0038514E">
        <w:rPr>
          <w:rFonts w:cs="Times New Roman"/>
          <w:sz w:val="22"/>
        </w:rPr>
        <w:t xml:space="preserve"> ] ASP.NET Web Services</w:t>
      </w:r>
    </w:p>
    <w:p w:rsidR="00625560" w:rsidRPr="0038514E" w:rsidRDefault="00625560" w:rsidP="00367F60">
      <w:pPr>
        <w:rPr>
          <w:rFonts w:cs="Times New Roman"/>
          <w:sz w:val="22"/>
        </w:rPr>
      </w:pPr>
      <w:bookmarkStart w:id="745" w:name="_Ref263594408"/>
      <w:r w:rsidRPr="0038514E">
        <w:rPr>
          <w:rFonts w:cs="Times New Roman"/>
          <w:sz w:val="22"/>
        </w:rPr>
        <w:t xml:space="preserve">[ </w:t>
      </w:r>
      <w:r w:rsidR="007267FF" w:rsidRPr="0038514E">
        <w:rPr>
          <w:rFonts w:cs="Times New Roman"/>
          <w:sz w:val="22"/>
        </w:rPr>
        <w:fldChar w:fldCharType="begin"/>
      </w:r>
      <w:r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52</w:t>
      </w:r>
      <w:r w:rsidR="007267FF" w:rsidRPr="0038514E">
        <w:rPr>
          <w:rFonts w:cs="Times New Roman"/>
          <w:sz w:val="22"/>
        </w:rPr>
        <w:fldChar w:fldCharType="end"/>
      </w:r>
      <w:bookmarkEnd w:id="745"/>
      <w:r w:rsidRPr="0038514E">
        <w:rPr>
          <w:rFonts w:cs="Times New Roman"/>
          <w:sz w:val="22"/>
        </w:rPr>
        <w:t xml:space="preserve"> ] Java, </w:t>
      </w:r>
      <w:hyperlink r:id="rId95" w:history="1">
        <w:r w:rsidRPr="0038514E">
          <w:rPr>
            <w:rStyle w:val="Hyperlink"/>
            <w:rFonts w:cs="Times New Roman"/>
            <w:color w:val="auto"/>
            <w:sz w:val="22"/>
          </w:rPr>
          <w:t>http://en.wikipedia.org/wiki/Java_(programming_language)</w:t>
        </w:r>
      </w:hyperlink>
    </w:p>
    <w:p w:rsidR="00625560" w:rsidRPr="0038514E" w:rsidRDefault="00625560" w:rsidP="00367F60">
      <w:pPr>
        <w:rPr>
          <w:rFonts w:cs="Times New Roman"/>
          <w:sz w:val="22"/>
        </w:rPr>
      </w:pPr>
      <w:bookmarkStart w:id="746" w:name="_Ref264207013"/>
      <w:r w:rsidRPr="0038514E">
        <w:rPr>
          <w:rFonts w:cs="Times New Roman"/>
          <w:sz w:val="22"/>
        </w:rPr>
        <w:t xml:space="preserve">[ </w:t>
      </w:r>
      <w:r w:rsidR="007267FF" w:rsidRPr="0038514E">
        <w:rPr>
          <w:rFonts w:cs="Times New Roman"/>
          <w:sz w:val="22"/>
        </w:rPr>
        <w:fldChar w:fldCharType="begin"/>
      </w:r>
      <w:r w:rsidR="003772CA"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53</w:t>
      </w:r>
      <w:r w:rsidR="007267FF" w:rsidRPr="0038514E">
        <w:rPr>
          <w:rFonts w:cs="Times New Roman"/>
          <w:sz w:val="22"/>
        </w:rPr>
        <w:fldChar w:fldCharType="end"/>
      </w:r>
      <w:bookmarkEnd w:id="746"/>
      <w:r w:rsidRPr="0038514E">
        <w:rPr>
          <w:rFonts w:cs="Times New Roman"/>
          <w:sz w:val="22"/>
        </w:rPr>
        <w:t xml:space="preserve"> ] Java Mobile </w:t>
      </w:r>
      <w:r w:rsidR="00720F79" w:rsidRPr="0038514E">
        <w:rPr>
          <w:rFonts w:cs="Times New Roman"/>
          <w:sz w:val="22"/>
        </w:rPr>
        <w:t>Edition,</w:t>
      </w:r>
      <w:r w:rsidRPr="0038514E">
        <w:rPr>
          <w:rFonts w:cs="Times New Roman"/>
          <w:sz w:val="22"/>
        </w:rPr>
        <w:t xml:space="preserve">  </w:t>
      </w:r>
      <w:hyperlink r:id="rId96" w:history="1">
        <w:r w:rsidRPr="0038514E">
          <w:rPr>
            <w:rStyle w:val="Hyperlink"/>
            <w:rFonts w:cs="Times New Roman"/>
            <w:color w:val="auto"/>
            <w:sz w:val="22"/>
          </w:rPr>
          <w:t>http://java.sun.com/javame/index.jsp</w:t>
        </w:r>
      </w:hyperlink>
    </w:p>
    <w:p w:rsidR="00625560" w:rsidRPr="0038514E" w:rsidRDefault="00625560" w:rsidP="00367F60">
      <w:pPr>
        <w:rPr>
          <w:rFonts w:cs="Times New Roman"/>
          <w:sz w:val="22"/>
        </w:rPr>
      </w:pPr>
      <w:r w:rsidRPr="0038514E">
        <w:rPr>
          <w:rFonts w:cs="Times New Roman"/>
          <w:sz w:val="22"/>
        </w:rPr>
        <w:t xml:space="preserve">[ </w:t>
      </w:r>
      <w:r w:rsidR="007267FF" w:rsidRPr="0038514E">
        <w:rPr>
          <w:rFonts w:cs="Times New Roman"/>
          <w:sz w:val="22"/>
        </w:rPr>
        <w:fldChar w:fldCharType="begin"/>
      </w:r>
      <w:r w:rsidR="003772CA"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54</w:t>
      </w:r>
      <w:r w:rsidR="007267FF" w:rsidRPr="0038514E">
        <w:rPr>
          <w:rFonts w:cs="Times New Roman"/>
          <w:sz w:val="22"/>
        </w:rPr>
        <w:fldChar w:fldCharType="end"/>
      </w:r>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Java Serialization, </w:t>
      </w:r>
      <w:hyperlink r:id="rId97" w:history="1">
        <w:r w:rsidRPr="0038514E">
          <w:rPr>
            <w:rStyle w:val="Hyperlink"/>
            <w:rFonts w:cs="Times New Roman"/>
            <w:color w:val="auto"/>
            <w:sz w:val="22"/>
          </w:rPr>
          <w:t>http://en.wikipedia.org/wiki/Serialization</w:t>
        </w:r>
      </w:hyperlink>
    </w:p>
    <w:p w:rsidR="00625560" w:rsidRPr="0038514E" w:rsidRDefault="00625560" w:rsidP="00367F60">
      <w:pPr>
        <w:rPr>
          <w:rFonts w:cs="Times New Roman"/>
          <w:sz w:val="22"/>
        </w:rPr>
      </w:pPr>
      <w:bookmarkStart w:id="747" w:name="_Ref263594484"/>
      <w:r w:rsidRPr="0038514E">
        <w:rPr>
          <w:rFonts w:cs="Times New Roman"/>
          <w:sz w:val="22"/>
        </w:rPr>
        <w:t xml:space="preserve">[ </w:t>
      </w:r>
      <w:r w:rsidR="007267FF" w:rsidRPr="0038514E">
        <w:rPr>
          <w:rFonts w:cs="Times New Roman"/>
          <w:sz w:val="22"/>
        </w:rPr>
        <w:fldChar w:fldCharType="begin"/>
      </w:r>
      <w:r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55</w:t>
      </w:r>
      <w:r w:rsidR="007267FF" w:rsidRPr="0038514E">
        <w:rPr>
          <w:rFonts w:cs="Times New Roman"/>
          <w:sz w:val="22"/>
        </w:rPr>
        <w:fldChar w:fldCharType="end"/>
      </w:r>
      <w:bookmarkEnd w:id="747"/>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C#, </w:t>
      </w:r>
      <w:hyperlink r:id="rId98" w:history="1">
        <w:r w:rsidRPr="0038514E">
          <w:rPr>
            <w:rStyle w:val="Hyperlink"/>
            <w:rFonts w:cs="Times New Roman"/>
            <w:color w:val="auto"/>
            <w:sz w:val="22"/>
          </w:rPr>
          <w:t>http://en.wikipedia.org/wiki/C_Sharp_(programming_language)</w:t>
        </w:r>
      </w:hyperlink>
    </w:p>
    <w:p w:rsidR="00625560" w:rsidRPr="0038514E" w:rsidRDefault="00625560" w:rsidP="00367F60">
      <w:pPr>
        <w:rPr>
          <w:rFonts w:cs="Times New Roman"/>
          <w:sz w:val="22"/>
        </w:rPr>
      </w:pPr>
      <w:bookmarkStart w:id="748" w:name="_Ref263617528"/>
      <w:r w:rsidRPr="0038514E">
        <w:rPr>
          <w:rFonts w:cs="Times New Roman"/>
          <w:sz w:val="22"/>
        </w:rPr>
        <w:t xml:space="preserve">[ </w:t>
      </w:r>
      <w:r w:rsidR="007267FF" w:rsidRPr="0038514E">
        <w:rPr>
          <w:rFonts w:cs="Times New Roman"/>
          <w:sz w:val="22"/>
        </w:rPr>
        <w:fldChar w:fldCharType="begin"/>
      </w:r>
      <w:r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56</w:t>
      </w:r>
      <w:r w:rsidR="007267FF" w:rsidRPr="0038514E">
        <w:rPr>
          <w:rFonts w:cs="Times New Roman"/>
          <w:sz w:val="22"/>
        </w:rPr>
        <w:fldChar w:fldCharType="end"/>
      </w:r>
      <w:bookmarkEnd w:id="748"/>
      <w:r w:rsidRPr="0038514E">
        <w:rPr>
          <w:rFonts w:cs="Times New Roman"/>
          <w:sz w:val="22"/>
        </w:rPr>
        <w:t xml:space="preserve"> ] IText , </w:t>
      </w:r>
      <w:hyperlink r:id="rId99" w:history="1">
        <w:r w:rsidRPr="0038514E">
          <w:rPr>
            <w:rStyle w:val="Hyperlink"/>
            <w:rFonts w:cs="Times New Roman"/>
            <w:color w:val="auto"/>
            <w:sz w:val="22"/>
          </w:rPr>
          <w:t>http://itextpdf.com/</w:t>
        </w:r>
      </w:hyperlink>
    </w:p>
    <w:p w:rsidR="00625560" w:rsidRPr="0038514E" w:rsidRDefault="00625560" w:rsidP="00367F60">
      <w:pPr>
        <w:rPr>
          <w:rFonts w:cs="Times New Roman"/>
          <w:sz w:val="22"/>
        </w:rPr>
      </w:pPr>
      <w:bookmarkStart w:id="749" w:name="_Ref263677577"/>
      <w:r w:rsidRPr="0038514E">
        <w:rPr>
          <w:rFonts w:cs="Times New Roman"/>
          <w:sz w:val="22"/>
        </w:rPr>
        <w:t xml:space="preserve">[ </w:t>
      </w:r>
      <w:r w:rsidR="007267FF" w:rsidRPr="0038514E">
        <w:rPr>
          <w:rFonts w:cs="Times New Roman"/>
          <w:sz w:val="22"/>
        </w:rPr>
        <w:fldChar w:fldCharType="begin"/>
      </w:r>
      <w:r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57</w:t>
      </w:r>
      <w:r w:rsidR="007267FF" w:rsidRPr="0038514E">
        <w:rPr>
          <w:rFonts w:cs="Times New Roman"/>
          <w:sz w:val="22"/>
        </w:rPr>
        <w:fldChar w:fldCharType="end"/>
      </w:r>
      <w:bookmarkEnd w:id="749"/>
      <w:r w:rsidRPr="0038514E">
        <w:rPr>
          <w:rFonts w:cs="Times New Roman"/>
          <w:sz w:val="22"/>
        </w:rPr>
        <w:t xml:space="preserve"> ] X3D, </w:t>
      </w:r>
      <w:hyperlink r:id="rId100" w:history="1">
        <w:r w:rsidRPr="0038514E">
          <w:rPr>
            <w:rStyle w:val="Hyperlink"/>
            <w:rFonts w:cs="Times New Roman"/>
            <w:color w:val="auto"/>
            <w:sz w:val="22"/>
          </w:rPr>
          <w:t>http://www.web3d.org/x3d/</w:t>
        </w:r>
      </w:hyperlink>
    </w:p>
    <w:p w:rsidR="00625560" w:rsidRPr="0038514E" w:rsidRDefault="00625560" w:rsidP="00367F60">
      <w:pPr>
        <w:rPr>
          <w:rFonts w:cs="Times New Roman"/>
          <w:sz w:val="22"/>
        </w:rPr>
      </w:pPr>
      <w:bookmarkStart w:id="750" w:name="_Ref263678182"/>
      <w:r w:rsidRPr="0038514E">
        <w:rPr>
          <w:rFonts w:cs="Times New Roman"/>
          <w:sz w:val="22"/>
        </w:rPr>
        <w:t xml:space="preserve">[ </w:t>
      </w:r>
      <w:r w:rsidR="007267FF" w:rsidRPr="0038514E">
        <w:rPr>
          <w:rFonts w:cs="Times New Roman"/>
          <w:sz w:val="22"/>
        </w:rPr>
        <w:fldChar w:fldCharType="begin"/>
      </w:r>
      <w:r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58</w:t>
      </w:r>
      <w:r w:rsidR="007267FF" w:rsidRPr="0038514E">
        <w:rPr>
          <w:rFonts w:cs="Times New Roman"/>
          <w:sz w:val="22"/>
        </w:rPr>
        <w:fldChar w:fldCharType="end"/>
      </w:r>
      <w:bookmarkEnd w:id="750"/>
      <w:r w:rsidRPr="0038514E">
        <w:rPr>
          <w:rFonts w:cs="Times New Roman"/>
          <w:sz w:val="22"/>
        </w:rPr>
        <w:t xml:space="preserve"> ] XJ3D, </w:t>
      </w:r>
      <w:hyperlink r:id="rId101" w:history="1">
        <w:r w:rsidRPr="0038514E">
          <w:rPr>
            <w:rStyle w:val="Hyperlink"/>
            <w:rFonts w:cs="Times New Roman"/>
            <w:color w:val="auto"/>
            <w:sz w:val="22"/>
          </w:rPr>
          <w:t>http://www.xj3d.org/</w:t>
        </w:r>
      </w:hyperlink>
    </w:p>
    <w:p w:rsidR="00625560" w:rsidRPr="0038514E" w:rsidRDefault="00625560" w:rsidP="00367F60">
      <w:pPr>
        <w:rPr>
          <w:rFonts w:cs="Times New Roman"/>
          <w:sz w:val="22"/>
        </w:rPr>
      </w:pPr>
      <w:bookmarkStart w:id="751" w:name="_Ref264033166"/>
      <w:r w:rsidRPr="0038514E">
        <w:rPr>
          <w:rFonts w:cs="Times New Roman"/>
          <w:sz w:val="22"/>
        </w:rPr>
        <w:t xml:space="preserve">[ </w:t>
      </w:r>
      <w:r w:rsidR="007267FF" w:rsidRPr="0038514E">
        <w:rPr>
          <w:rFonts w:cs="Times New Roman"/>
          <w:sz w:val="22"/>
        </w:rPr>
        <w:fldChar w:fldCharType="begin"/>
      </w:r>
      <w:r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59</w:t>
      </w:r>
      <w:r w:rsidR="007267FF" w:rsidRPr="0038514E">
        <w:rPr>
          <w:rFonts w:cs="Times New Roman"/>
          <w:sz w:val="22"/>
        </w:rPr>
        <w:fldChar w:fldCharType="end"/>
      </w:r>
      <w:bookmarkEnd w:id="751"/>
      <w:r w:rsidRPr="0038514E">
        <w:rPr>
          <w:rFonts w:cs="Times New Roman"/>
          <w:sz w:val="22"/>
        </w:rPr>
        <w:t>]</w:t>
      </w:r>
      <w:r w:rsidR="0062492C" w:rsidRPr="0038514E">
        <w:rPr>
          <w:rFonts w:cs="Times New Roman"/>
          <w:sz w:val="22"/>
        </w:rPr>
        <w:t xml:space="preserve"> </w:t>
      </w:r>
      <w:r w:rsidRPr="0038514E">
        <w:rPr>
          <w:rFonts w:cs="Times New Roman"/>
          <w:sz w:val="22"/>
        </w:rPr>
        <w:t xml:space="preserve">HTTP, </w:t>
      </w:r>
      <w:hyperlink r:id="rId102" w:history="1">
        <w:r w:rsidRPr="0038514E">
          <w:rPr>
            <w:rStyle w:val="Hyperlink"/>
            <w:rFonts w:cs="Times New Roman"/>
            <w:color w:val="auto"/>
            <w:sz w:val="22"/>
          </w:rPr>
          <w:t>http://en.wikipedia.org/wiki/Hypertext_Transfer_Protocol</w:t>
        </w:r>
      </w:hyperlink>
    </w:p>
    <w:p w:rsidR="00625560" w:rsidRPr="0038514E" w:rsidRDefault="00625560" w:rsidP="00367F60">
      <w:pPr>
        <w:rPr>
          <w:rFonts w:cs="Times New Roman"/>
          <w:sz w:val="22"/>
        </w:rPr>
      </w:pPr>
      <w:r w:rsidRPr="0038514E">
        <w:rPr>
          <w:rFonts w:cs="Times New Roman"/>
          <w:sz w:val="22"/>
        </w:rPr>
        <w:t xml:space="preserve">[ </w:t>
      </w:r>
      <w:r w:rsidR="007267FF" w:rsidRPr="0038514E">
        <w:rPr>
          <w:rFonts w:cs="Times New Roman"/>
          <w:sz w:val="22"/>
        </w:rPr>
        <w:fldChar w:fldCharType="begin"/>
      </w:r>
      <w:r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60</w:t>
      </w:r>
      <w:r w:rsidR="007267FF" w:rsidRPr="0038514E">
        <w:rPr>
          <w:rFonts w:cs="Times New Roman"/>
          <w:sz w:val="22"/>
        </w:rPr>
        <w:fldChar w:fldCharType="end"/>
      </w:r>
      <w:r w:rsidRPr="0038514E">
        <w:rPr>
          <w:rFonts w:cs="Times New Roman"/>
          <w:sz w:val="22"/>
        </w:rPr>
        <w:t xml:space="preserve">] Fuzzy Logic, </w:t>
      </w:r>
      <w:hyperlink r:id="rId103" w:history="1">
        <w:r w:rsidRPr="0038514E">
          <w:rPr>
            <w:rStyle w:val="Hyperlink"/>
            <w:rFonts w:cs="Times New Roman"/>
            <w:color w:val="auto"/>
            <w:sz w:val="22"/>
          </w:rPr>
          <w:t>http://en.wikipedia.org/wiki/Fuzzy_logic</w:t>
        </w:r>
      </w:hyperlink>
    </w:p>
    <w:p w:rsidR="00625560" w:rsidRPr="0038514E" w:rsidRDefault="00625560" w:rsidP="00367F60">
      <w:pPr>
        <w:rPr>
          <w:rFonts w:cs="Times New Roman"/>
          <w:sz w:val="22"/>
        </w:rPr>
      </w:pPr>
      <w:bookmarkStart w:id="752" w:name="_Ref263762260"/>
      <w:r w:rsidRPr="0038514E">
        <w:rPr>
          <w:rFonts w:cs="Times New Roman"/>
          <w:sz w:val="22"/>
        </w:rPr>
        <w:t xml:space="preserve">[ </w:t>
      </w:r>
      <w:r w:rsidR="007267FF" w:rsidRPr="0038514E">
        <w:rPr>
          <w:rFonts w:cs="Times New Roman"/>
          <w:sz w:val="22"/>
        </w:rPr>
        <w:fldChar w:fldCharType="begin"/>
      </w:r>
      <w:r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61</w:t>
      </w:r>
      <w:r w:rsidR="007267FF" w:rsidRPr="0038514E">
        <w:rPr>
          <w:rFonts w:cs="Times New Roman"/>
          <w:sz w:val="22"/>
        </w:rPr>
        <w:fldChar w:fldCharType="end"/>
      </w:r>
      <w:bookmarkEnd w:id="752"/>
      <w:r w:rsidRPr="0038514E">
        <w:rPr>
          <w:rFonts w:cs="Times New Roman"/>
          <w:sz w:val="22"/>
        </w:rPr>
        <w:t xml:space="preserve"> ] JFuzzyLogic, </w:t>
      </w:r>
      <w:hyperlink r:id="rId104" w:history="1">
        <w:r w:rsidRPr="0038514E">
          <w:rPr>
            <w:rStyle w:val="Hyperlink"/>
            <w:rFonts w:cs="Times New Roman"/>
            <w:color w:val="auto"/>
            <w:sz w:val="22"/>
          </w:rPr>
          <w:t>http://jfuzzylogic.sourceforge.net/html/index.html</w:t>
        </w:r>
      </w:hyperlink>
    </w:p>
    <w:p w:rsidR="00625560" w:rsidRPr="0038514E" w:rsidRDefault="00625560" w:rsidP="00367F60">
      <w:pPr>
        <w:rPr>
          <w:rFonts w:cs="Times New Roman"/>
          <w:sz w:val="22"/>
        </w:rPr>
      </w:pPr>
      <w:bookmarkStart w:id="753" w:name="_Ref263762578"/>
      <w:r w:rsidRPr="0038514E">
        <w:rPr>
          <w:rFonts w:cs="Times New Roman"/>
          <w:sz w:val="22"/>
        </w:rPr>
        <w:t xml:space="preserve">[ </w:t>
      </w:r>
      <w:r w:rsidR="007267FF" w:rsidRPr="0038514E">
        <w:rPr>
          <w:rFonts w:cs="Times New Roman"/>
          <w:sz w:val="22"/>
        </w:rPr>
        <w:fldChar w:fldCharType="begin"/>
      </w:r>
      <w:r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62</w:t>
      </w:r>
      <w:r w:rsidR="007267FF" w:rsidRPr="0038514E">
        <w:rPr>
          <w:rFonts w:cs="Times New Roman"/>
          <w:sz w:val="22"/>
        </w:rPr>
        <w:fldChar w:fldCharType="end"/>
      </w:r>
      <w:bookmarkEnd w:id="753"/>
      <w:r w:rsidRPr="0038514E">
        <w:rPr>
          <w:rFonts w:cs="Times New Roman"/>
          <w:sz w:val="22"/>
        </w:rPr>
        <w:t xml:space="preserve"> ] FCL, </w:t>
      </w:r>
      <w:hyperlink r:id="rId105" w:history="1">
        <w:r w:rsidRPr="0038514E">
          <w:rPr>
            <w:rStyle w:val="Hyperlink"/>
            <w:rFonts w:cs="Times New Roman"/>
            <w:color w:val="auto"/>
            <w:sz w:val="22"/>
          </w:rPr>
          <w:t>http://www.fuzzytech.com/binaries/ieccd1.pdf</w:t>
        </w:r>
      </w:hyperlink>
    </w:p>
    <w:p w:rsidR="00625560" w:rsidRPr="0038514E" w:rsidRDefault="00625560" w:rsidP="00367F60">
      <w:pPr>
        <w:rPr>
          <w:rFonts w:cs="Times New Roman"/>
          <w:sz w:val="22"/>
        </w:rPr>
      </w:pPr>
      <w:r w:rsidRPr="0038514E">
        <w:rPr>
          <w:rFonts w:cs="Times New Roman"/>
          <w:sz w:val="22"/>
        </w:rPr>
        <w:t xml:space="preserve">[ </w:t>
      </w:r>
      <w:r w:rsidR="007267FF" w:rsidRPr="0038514E">
        <w:rPr>
          <w:rFonts w:cs="Times New Roman"/>
          <w:sz w:val="22"/>
        </w:rPr>
        <w:fldChar w:fldCharType="begin"/>
      </w:r>
      <w:r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63</w:t>
      </w:r>
      <w:r w:rsidR="007267FF" w:rsidRPr="0038514E">
        <w:rPr>
          <w:rFonts w:cs="Times New Roman"/>
          <w:sz w:val="22"/>
        </w:rPr>
        <w:fldChar w:fldCharType="end"/>
      </w:r>
      <w:r w:rsidRPr="0038514E">
        <w:rPr>
          <w:rFonts w:cs="Times New Roman"/>
          <w:sz w:val="22"/>
        </w:rPr>
        <w:t xml:space="preserve"> ] Factory Method Design Pattern, </w:t>
      </w:r>
      <w:hyperlink r:id="rId106" w:history="1">
        <w:r w:rsidRPr="0038514E">
          <w:rPr>
            <w:rStyle w:val="Hyperlink"/>
            <w:rFonts w:cs="Times New Roman"/>
            <w:color w:val="auto"/>
            <w:sz w:val="22"/>
          </w:rPr>
          <w:t>http://en.wikipedia.org/wiki/Factory_method_pattern</w:t>
        </w:r>
      </w:hyperlink>
    </w:p>
    <w:p w:rsidR="00625560" w:rsidRPr="0038514E" w:rsidRDefault="00625560" w:rsidP="00367F60">
      <w:pPr>
        <w:rPr>
          <w:rFonts w:cs="Times New Roman"/>
          <w:sz w:val="22"/>
        </w:rPr>
      </w:pPr>
      <w:bookmarkStart w:id="754" w:name="_Ref264031943"/>
      <w:r w:rsidRPr="0038514E">
        <w:rPr>
          <w:rFonts w:cs="Times New Roman"/>
          <w:sz w:val="22"/>
        </w:rPr>
        <w:t xml:space="preserve">[ </w:t>
      </w:r>
      <w:r w:rsidR="007267FF" w:rsidRPr="0038514E">
        <w:rPr>
          <w:rFonts w:cs="Times New Roman"/>
          <w:sz w:val="22"/>
        </w:rPr>
        <w:fldChar w:fldCharType="begin"/>
      </w:r>
      <w:r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64</w:t>
      </w:r>
      <w:r w:rsidR="007267FF" w:rsidRPr="0038514E">
        <w:rPr>
          <w:rFonts w:cs="Times New Roman"/>
          <w:sz w:val="22"/>
        </w:rPr>
        <w:fldChar w:fldCharType="end"/>
      </w:r>
      <w:bookmarkEnd w:id="754"/>
      <w:r w:rsidRPr="0038514E">
        <w:rPr>
          <w:rFonts w:cs="Times New Roman"/>
          <w:sz w:val="22"/>
        </w:rPr>
        <w:t xml:space="preserve"> ] Windows Server 2008 R2, </w:t>
      </w:r>
      <w:hyperlink r:id="rId107" w:history="1">
        <w:r w:rsidRPr="0038514E">
          <w:rPr>
            <w:rStyle w:val="Hyperlink"/>
            <w:rFonts w:cs="Times New Roman"/>
            <w:color w:val="auto"/>
            <w:sz w:val="22"/>
          </w:rPr>
          <w:t>http://www.microsoft.com/windowsserver2008/en/us/default.aspx</w:t>
        </w:r>
      </w:hyperlink>
    </w:p>
    <w:p w:rsidR="00625560" w:rsidRPr="0038514E" w:rsidRDefault="00625560" w:rsidP="00367F60">
      <w:pPr>
        <w:rPr>
          <w:rFonts w:cs="Times New Roman"/>
          <w:sz w:val="22"/>
        </w:rPr>
      </w:pPr>
      <w:r w:rsidRPr="0038514E">
        <w:rPr>
          <w:rFonts w:cs="Times New Roman"/>
          <w:sz w:val="22"/>
        </w:rPr>
        <w:t xml:space="preserve">[ </w:t>
      </w:r>
      <w:r w:rsidR="007267FF" w:rsidRPr="0038514E">
        <w:rPr>
          <w:rFonts w:cs="Times New Roman"/>
          <w:sz w:val="22"/>
        </w:rPr>
        <w:fldChar w:fldCharType="begin"/>
      </w:r>
      <w:r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65</w:t>
      </w:r>
      <w:r w:rsidR="007267FF" w:rsidRPr="0038514E">
        <w:rPr>
          <w:rFonts w:cs="Times New Roman"/>
          <w:sz w:val="22"/>
        </w:rPr>
        <w:fldChar w:fldCharType="end"/>
      </w:r>
      <w:r w:rsidRPr="0038514E">
        <w:rPr>
          <w:rFonts w:cs="Times New Roman"/>
          <w:sz w:val="22"/>
        </w:rPr>
        <w:t xml:space="preserve"> ]</w:t>
      </w:r>
      <w:r w:rsidR="00AB7935">
        <w:rPr>
          <w:rFonts w:cs="Times New Roman"/>
          <w:sz w:val="22"/>
        </w:rPr>
        <w:t xml:space="preserve"> </w:t>
      </w:r>
      <w:r w:rsidRPr="0038514E">
        <w:rPr>
          <w:rFonts w:cs="Times New Roman"/>
          <w:sz w:val="22"/>
        </w:rPr>
        <w:t xml:space="preserve">Windows Storage Server 2008 , </w:t>
      </w:r>
      <w:hyperlink r:id="rId108" w:history="1">
        <w:r w:rsidRPr="0038514E">
          <w:rPr>
            <w:rStyle w:val="Hyperlink"/>
            <w:rFonts w:cs="Times New Roman"/>
            <w:color w:val="auto"/>
            <w:sz w:val="22"/>
          </w:rPr>
          <w:t>http://www.microsoft.com/windowsserver2008/en/us/wss08.aspx</w:t>
        </w:r>
      </w:hyperlink>
    </w:p>
    <w:p w:rsidR="00625560" w:rsidRPr="0038514E" w:rsidRDefault="00625560" w:rsidP="00367F60">
      <w:pPr>
        <w:rPr>
          <w:rFonts w:cs="Times New Roman"/>
          <w:sz w:val="22"/>
        </w:rPr>
      </w:pPr>
      <w:bookmarkStart w:id="755" w:name="_Ref264032068"/>
      <w:r w:rsidRPr="0038514E">
        <w:rPr>
          <w:rFonts w:cs="Times New Roman"/>
          <w:sz w:val="22"/>
        </w:rPr>
        <w:lastRenderedPageBreak/>
        <w:t xml:space="preserve">[ </w:t>
      </w:r>
      <w:r w:rsidR="007267FF" w:rsidRPr="0038514E">
        <w:rPr>
          <w:rFonts w:cs="Times New Roman"/>
          <w:sz w:val="22"/>
        </w:rPr>
        <w:fldChar w:fldCharType="begin"/>
      </w:r>
      <w:r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66</w:t>
      </w:r>
      <w:r w:rsidR="007267FF" w:rsidRPr="0038514E">
        <w:rPr>
          <w:rFonts w:cs="Times New Roman"/>
          <w:sz w:val="22"/>
        </w:rPr>
        <w:fldChar w:fldCharType="end"/>
      </w:r>
      <w:bookmarkEnd w:id="755"/>
      <w:r w:rsidRPr="0038514E">
        <w:rPr>
          <w:rFonts w:cs="Times New Roman"/>
          <w:sz w:val="22"/>
        </w:rPr>
        <w:t xml:space="preserve"> ]</w:t>
      </w:r>
      <w:r w:rsidR="00AB7935">
        <w:rPr>
          <w:rFonts w:cs="Times New Roman"/>
          <w:sz w:val="22"/>
        </w:rPr>
        <w:t xml:space="preserve"> </w:t>
      </w:r>
      <w:r w:rsidRPr="0038514E">
        <w:rPr>
          <w:rStyle w:val="apple-style-span"/>
          <w:rFonts w:cs="Times New Roman"/>
          <w:sz w:val="22"/>
        </w:rPr>
        <w:t xml:space="preserve">Microsoft Hyper-V Server, </w:t>
      </w:r>
      <w:hyperlink r:id="rId109" w:history="1">
        <w:r w:rsidRPr="0038514E">
          <w:rPr>
            <w:rStyle w:val="Hyperlink"/>
            <w:rFonts w:cs="Times New Roman"/>
            <w:color w:val="auto"/>
            <w:sz w:val="22"/>
          </w:rPr>
          <w:t>http://www.microsoft.com/hyper-v-server/en/us/default.aspx</w:t>
        </w:r>
      </w:hyperlink>
    </w:p>
    <w:p w:rsidR="00625560" w:rsidRPr="0038514E" w:rsidRDefault="00625560" w:rsidP="00367F60">
      <w:pPr>
        <w:rPr>
          <w:rFonts w:cs="Times New Roman"/>
          <w:sz w:val="22"/>
        </w:rPr>
      </w:pPr>
      <w:bookmarkStart w:id="756" w:name="_Ref263771243"/>
      <w:r w:rsidRPr="0038514E">
        <w:rPr>
          <w:rFonts w:cs="Times New Roman"/>
          <w:sz w:val="22"/>
        </w:rPr>
        <w:t xml:space="preserve">[ </w:t>
      </w:r>
      <w:r w:rsidR="007267FF" w:rsidRPr="0038514E">
        <w:rPr>
          <w:rFonts w:cs="Times New Roman"/>
          <w:sz w:val="22"/>
        </w:rPr>
        <w:fldChar w:fldCharType="begin"/>
      </w:r>
      <w:r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67</w:t>
      </w:r>
      <w:r w:rsidR="007267FF" w:rsidRPr="0038514E">
        <w:rPr>
          <w:rFonts w:cs="Times New Roman"/>
          <w:sz w:val="22"/>
        </w:rPr>
        <w:fldChar w:fldCharType="end"/>
      </w:r>
      <w:bookmarkEnd w:id="756"/>
      <w:r w:rsidRPr="0038514E">
        <w:rPr>
          <w:rFonts w:cs="Times New Roman"/>
          <w:sz w:val="22"/>
        </w:rPr>
        <w:t xml:space="preserve"> ] Windows Management Instrumentation, </w:t>
      </w:r>
      <w:hyperlink r:id="rId110" w:history="1">
        <w:r w:rsidRPr="0038514E">
          <w:rPr>
            <w:rStyle w:val="Hyperlink"/>
            <w:rFonts w:cs="Times New Roman"/>
            <w:color w:val="auto"/>
            <w:sz w:val="22"/>
          </w:rPr>
          <w:t>http://msdn.microsoft.com/en-us/library/aa394582(v=VS.85).aspx</w:t>
        </w:r>
      </w:hyperlink>
    </w:p>
    <w:p w:rsidR="00625560" w:rsidRPr="0038514E" w:rsidRDefault="00625560" w:rsidP="00367F60">
      <w:pPr>
        <w:rPr>
          <w:rFonts w:cs="Times New Roman"/>
          <w:sz w:val="22"/>
        </w:rPr>
      </w:pPr>
      <w:bookmarkStart w:id="757" w:name="_Ref264033087"/>
      <w:r w:rsidRPr="0038514E">
        <w:rPr>
          <w:rFonts w:cs="Times New Roman"/>
          <w:sz w:val="22"/>
        </w:rPr>
        <w:t xml:space="preserve">[ </w:t>
      </w:r>
      <w:r w:rsidR="007267FF" w:rsidRPr="0038514E">
        <w:rPr>
          <w:rFonts w:cs="Times New Roman"/>
          <w:sz w:val="22"/>
        </w:rPr>
        <w:fldChar w:fldCharType="begin"/>
      </w:r>
      <w:r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68</w:t>
      </w:r>
      <w:r w:rsidR="007267FF" w:rsidRPr="0038514E">
        <w:rPr>
          <w:rFonts w:cs="Times New Roman"/>
          <w:sz w:val="22"/>
        </w:rPr>
        <w:fldChar w:fldCharType="end"/>
      </w:r>
      <w:bookmarkEnd w:id="757"/>
      <w:r w:rsidRPr="0038514E">
        <w:rPr>
          <w:rFonts w:cs="Times New Roman"/>
          <w:sz w:val="22"/>
        </w:rPr>
        <w:t xml:space="preserve"> ]</w:t>
      </w:r>
      <w:r w:rsidR="00AB7935">
        <w:rPr>
          <w:rFonts w:cs="Times New Roman"/>
          <w:sz w:val="22"/>
        </w:rPr>
        <w:t xml:space="preserve"> </w:t>
      </w:r>
      <w:r w:rsidRPr="0038514E">
        <w:rPr>
          <w:rFonts w:cs="Times New Roman"/>
          <w:sz w:val="22"/>
        </w:rPr>
        <w:t xml:space="preserve">Microsoft IIS, </w:t>
      </w:r>
      <w:hyperlink r:id="rId111" w:history="1">
        <w:r w:rsidRPr="0038514E">
          <w:rPr>
            <w:rStyle w:val="Hyperlink"/>
            <w:rFonts w:cs="Times New Roman"/>
            <w:color w:val="auto"/>
            <w:sz w:val="22"/>
          </w:rPr>
          <w:t>http://www.iis.net/</w:t>
        </w:r>
      </w:hyperlink>
    </w:p>
    <w:p w:rsidR="00625560" w:rsidRPr="0038514E" w:rsidRDefault="00625560" w:rsidP="00367F60">
      <w:pPr>
        <w:rPr>
          <w:rFonts w:cs="Times New Roman"/>
          <w:sz w:val="22"/>
        </w:rPr>
      </w:pPr>
      <w:bookmarkStart w:id="758" w:name="_Ref263771223"/>
      <w:r w:rsidRPr="0038514E">
        <w:rPr>
          <w:rFonts w:cs="Times New Roman"/>
          <w:sz w:val="22"/>
        </w:rPr>
        <w:t xml:space="preserve">[ </w:t>
      </w:r>
      <w:r w:rsidR="007267FF" w:rsidRPr="0038514E">
        <w:rPr>
          <w:rFonts w:cs="Times New Roman"/>
          <w:sz w:val="22"/>
        </w:rPr>
        <w:fldChar w:fldCharType="begin"/>
      </w:r>
      <w:r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69</w:t>
      </w:r>
      <w:r w:rsidR="007267FF" w:rsidRPr="0038514E">
        <w:rPr>
          <w:rFonts w:cs="Times New Roman"/>
          <w:sz w:val="22"/>
        </w:rPr>
        <w:fldChar w:fldCharType="end"/>
      </w:r>
      <w:bookmarkEnd w:id="758"/>
      <w:r w:rsidRPr="0038514E">
        <w:rPr>
          <w:rFonts w:cs="Times New Roman"/>
          <w:sz w:val="22"/>
        </w:rPr>
        <w:t xml:space="preserve"> ] WIN32 WMI Classes, </w:t>
      </w:r>
      <w:hyperlink r:id="rId112" w:history="1">
        <w:r w:rsidRPr="0038514E">
          <w:rPr>
            <w:rStyle w:val="Hyperlink"/>
            <w:rFonts w:cs="Times New Roman"/>
            <w:color w:val="auto"/>
            <w:sz w:val="22"/>
          </w:rPr>
          <w:t>http://msdn.microsoft.com/en-us/library/aa394084(VS.85).aspx</w:t>
        </w:r>
      </w:hyperlink>
    </w:p>
    <w:p w:rsidR="00625560" w:rsidRPr="0038514E" w:rsidRDefault="00625560" w:rsidP="00367F60">
      <w:pPr>
        <w:rPr>
          <w:rFonts w:cs="Times New Roman"/>
          <w:sz w:val="22"/>
        </w:rPr>
      </w:pPr>
      <w:r w:rsidRPr="0038514E">
        <w:rPr>
          <w:rFonts w:cs="Times New Roman"/>
          <w:sz w:val="22"/>
        </w:rPr>
        <w:t xml:space="preserve">[ </w:t>
      </w:r>
      <w:r w:rsidR="007267FF" w:rsidRPr="0038514E">
        <w:rPr>
          <w:rFonts w:cs="Times New Roman"/>
          <w:sz w:val="22"/>
        </w:rPr>
        <w:fldChar w:fldCharType="begin"/>
      </w:r>
      <w:r w:rsidRPr="0038514E">
        <w:rPr>
          <w:rFonts w:cs="Times New Roman"/>
          <w:sz w:val="22"/>
        </w:rPr>
        <w:instrText xml:space="preserve"> SEQ [ \* ARABIC </w:instrText>
      </w:r>
      <w:r w:rsidR="007267FF" w:rsidRPr="0038514E">
        <w:rPr>
          <w:rFonts w:cs="Times New Roman"/>
          <w:sz w:val="22"/>
        </w:rPr>
        <w:fldChar w:fldCharType="separate"/>
      </w:r>
      <w:r w:rsidR="00FD2F52">
        <w:rPr>
          <w:rFonts w:cs="Times New Roman"/>
          <w:noProof/>
          <w:sz w:val="22"/>
        </w:rPr>
        <w:t>70</w:t>
      </w:r>
      <w:r w:rsidR="007267FF" w:rsidRPr="0038514E">
        <w:rPr>
          <w:rFonts w:cs="Times New Roman"/>
          <w:sz w:val="22"/>
        </w:rPr>
        <w:fldChar w:fldCharType="end"/>
      </w:r>
      <w:r w:rsidRPr="0038514E">
        <w:rPr>
          <w:rFonts w:cs="Times New Roman"/>
          <w:sz w:val="22"/>
        </w:rPr>
        <w:t xml:space="preserve"> ] Hyper-V WMI Provider,  </w:t>
      </w:r>
      <w:hyperlink r:id="rId113" w:history="1">
        <w:r w:rsidRPr="0038514E">
          <w:rPr>
            <w:rStyle w:val="Hyperlink"/>
            <w:rFonts w:cs="Times New Roman"/>
            <w:color w:val="auto"/>
            <w:sz w:val="22"/>
          </w:rPr>
          <w:t>http://msdn.microsoft.com/en-us/library/cc136992(VS.85).aspx</w:t>
        </w:r>
      </w:hyperlink>
    </w:p>
    <w:p w:rsidR="00625560" w:rsidRPr="005E7987" w:rsidRDefault="00625560" w:rsidP="00367F60">
      <w:pPr>
        <w:rPr>
          <w:rFonts w:cs="Times New Roman"/>
          <w:sz w:val="22"/>
        </w:rPr>
      </w:pPr>
      <w:bookmarkStart w:id="759" w:name="_Ref264034504"/>
      <w:r w:rsidRPr="0038514E">
        <w:rPr>
          <w:rFonts w:cs="Times New Roman"/>
          <w:sz w:val="22"/>
        </w:rPr>
        <w:t xml:space="preserve">[ </w:t>
      </w:r>
      <w:r w:rsidR="007267FF" w:rsidRPr="005E7987">
        <w:rPr>
          <w:rFonts w:cs="Times New Roman"/>
          <w:sz w:val="22"/>
        </w:rPr>
        <w:fldChar w:fldCharType="begin"/>
      </w:r>
      <w:r w:rsidRPr="005E7987">
        <w:rPr>
          <w:rFonts w:cs="Times New Roman"/>
          <w:sz w:val="22"/>
        </w:rPr>
        <w:instrText xml:space="preserve"> SEQ [ \* ARABIC </w:instrText>
      </w:r>
      <w:r w:rsidR="007267FF" w:rsidRPr="005E7987">
        <w:rPr>
          <w:rFonts w:cs="Times New Roman"/>
          <w:sz w:val="22"/>
        </w:rPr>
        <w:fldChar w:fldCharType="separate"/>
      </w:r>
      <w:r w:rsidR="00FD2F52">
        <w:rPr>
          <w:rFonts w:cs="Times New Roman"/>
          <w:noProof/>
          <w:sz w:val="22"/>
        </w:rPr>
        <w:t>71</w:t>
      </w:r>
      <w:r w:rsidR="007267FF" w:rsidRPr="005E7987">
        <w:rPr>
          <w:rFonts w:cs="Times New Roman"/>
          <w:sz w:val="22"/>
        </w:rPr>
        <w:fldChar w:fldCharType="end"/>
      </w:r>
      <w:bookmarkEnd w:id="759"/>
      <w:r w:rsidRPr="005E7987">
        <w:rPr>
          <w:rFonts w:cs="Times New Roman"/>
          <w:sz w:val="22"/>
        </w:rPr>
        <w:t xml:space="preserve"> ] Microsoft Windows XP,  </w:t>
      </w:r>
      <w:hyperlink r:id="rId114" w:history="1">
        <w:r w:rsidRPr="005E7987">
          <w:rPr>
            <w:rStyle w:val="Hyperlink"/>
            <w:rFonts w:cs="Times New Roman"/>
            <w:color w:val="auto"/>
            <w:sz w:val="22"/>
          </w:rPr>
          <w:t>http://www.microsoft.com/windows/windows-xp/default.aspx</w:t>
        </w:r>
      </w:hyperlink>
    </w:p>
    <w:p w:rsidR="004578AC" w:rsidRPr="005E7987" w:rsidRDefault="004578AC" w:rsidP="00367F60">
      <w:pPr>
        <w:rPr>
          <w:rFonts w:cs="Times New Roman"/>
          <w:sz w:val="22"/>
        </w:rPr>
      </w:pPr>
      <w:bookmarkStart w:id="760" w:name="_Ref264270964"/>
      <w:r w:rsidRPr="005E7987">
        <w:rPr>
          <w:rFonts w:cs="Times New Roman"/>
          <w:sz w:val="22"/>
        </w:rPr>
        <w:t xml:space="preserve">[ </w:t>
      </w:r>
      <w:r w:rsidR="007267FF" w:rsidRPr="005E7987">
        <w:rPr>
          <w:rFonts w:cs="Times New Roman"/>
          <w:sz w:val="22"/>
        </w:rPr>
        <w:fldChar w:fldCharType="begin"/>
      </w:r>
      <w:r w:rsidR="003772CA" w:rsidRPr="005E7987">
        <w:rPr>
          <w:rFonts w:cs="Times New Roman"/>
          <w:sz w:val="22"/>
        </w:rPr>
        <w:instrText xml:space="preserve"> SEQ [ \* ARABIC </w:instrText>
      </w:r>
      <w:r w:rsidR="007267FF" w:rsidRPr="005E7987">
        <w:rPr>
          <w:rFonts w:cs="Times New Roman"/>
          <w:sz w:val="22"/>
        </w:rPr>
        <w:fldChar w:fldCharType="separate"/>
      </w:r>
      <w:r w:rsidR="00FD2F52">
        <w:rPr>
          <w:rFonts w:cs="Times New Roman"/>
          <w:noProof/>
          <w:sz w:val="22"/>
        </w:rPr>
        <w:t>72</w:t>
      </w:r>
      <w:r w:rsidR="007267FF" w:rsidRPr="005E7987">
        <w:rPr>
          <w:rFonts w:cs="Times New Roman"/>
          <w:sz w:val="22"/>
        </w:rPr>
        <w:fldChar w:fldCharType="end"/>
      </w:r>
      <w:bookmarkEnd w:id="760"/>
      <w:r w:rsidRPr="005E7987">
        <w:rPr>
          <w:rFonts w:cs="Times New Roman"/>
          <w:sz w:val="22"/>
        </w:rPr>
        <w:t xml:space="preserve"> ]</w:t>
      </w:r>
      <w:r w:rsidR="00456566" w:rsidRPr="005E7987">
        <w:rPr>
          <w:rFonts w:cs="Times New Roman"/>
          <w:sz w:val="22"/>
        </w:rPr>
        <w:t xml:space="preserve"> </w:t>
      </w:r>
      <w:r w:rsidRPr="005E7987">
        <w:rPr>
          <w:rFonts w:cs="Times New Roman"/>
          <w:sz w:val="22"/>
        </w:rPr>
        <w:t xml:space="preserve">Small Computer Interface,  </w:t>
      </w:r>
      <w:hyperlink r:id="rId115" w:history="1">
        <w:r w:rsidRPr="005E7987">
          <w:rPr>
            <w:rStyle w:val="Hyperlink"/>
            <w:rFonts w:cs="Times New Roman"/>
            <w:color w:val="auto"/>
            <w:sz w:val="22"/>
          </w:rPr>
          <w:t>http://en.wikipedia.org/wiki/SCSI</w:t>
        </w:r>
      </w:hyperlink>
    </w:p>
    <w:p w:rsidR="000F64EB" w:rsidRPr="005E7987" w:rsidRDefault="000F64EB" w:rsidP="00367F60">
      <w:pPr>
        <w:rPr>
          <w:rFonts w:cs="Times New Roman"/>
          <w:sz w:val="22"/>
        </w:rPr>
      </w:pPr>
      <w:r w:rsidRPr="005E7987">
        <w:rPr>
          <w:rFonts w:cs="Times New Roman"/>
          <w:sz w:val="22"/>
        </w:rPr>
        <w:t xml:space="preserve">[ </w:t>
      </w:r>
      <w:r w:rsidR="007267FF" w:rsidRPr="005E7987">
        <w:rPr>
          <w:rFonts w:cs="Times New Roman"/>
          <w:sz w:val="22"/>
        </w:rPr>
        <w:fldChar w:fldCharType="begin"/>
      </w:r>
      <w:r w:rsidR="003772CA" w:rsidRPr="005E7987">
        <w:rPr>
          <w:rFonts w:cs="Times New Roman"/>
          <w:sz w:val="22"/>
        </w:rPr>
        <w:instrText xml:space="preserve"> SEQ [ \* ARABIC </w:instrText>
      </w:r>
      <w:r w:rsidR="007267FF" w:rsidRPr="005E7987">
        <w:rPr>
          <w:rFonts w:cs="Times New Roman"/>
          <w:sz w:val="22"/>
        </w:rPr>
        <w:fldChar w:fldCharType="separate"/>
      </w:r>
      <w:r w:rsidR="00FD2F52">
        <w:rPr>
          <w:rFonts w:cs="Times New Roman"/>
          <w:noProof/>
          <w:sz w:val="22"/>
        </w:rPr>
        <w:t>73</w:t>
      </w:r>
      <w:r w:rsidR="007267FF" w:rsidRPr="005E7987">
        <w:rPr>
          <w:rFonts w:cs="Times New Roman"/>
          <w:sz w:val="22"/>
        </w:rPr>
        <w:fldChar w:fldCharType="end"/>
      </w:r>
      <w:r w:rsidRPr="005E7987">
        <w:rPr>
          <w:rFonts w:cs="Times New Roman"/>
          <w:sz w:val="22"/>
        </w:rPr>
        <w:t xml:space="preserve"> ]</w:t>
      </w:r>
      <w:r w:rsidR="00365ECC" w:rsidRPr="005E7987">
        <w:rPr>
          <w:rFonts w:cs="Times New Roman"/>
          <w:sz w:val="22"/>
        </w:rPr>
        <w:t xml:space="preserve"> </w:t>
      </w:r>
      <w:r w:rsidRPr="005E7987">
        <w:rPr>
          <w:rFonts w:cs="Times New Roman"/>
          <w:sz w:val="22"/>
        </w:rPr>
        <w:t xml:space="preserve">Persistent reservation, </w:t>
      </w:r>
      <w:hyperlink r:id="rId116" w:history="1">
        <w:r w:rsidRPr="005E7987">
          <w:rPr>
            <w:rStyle w:val="Hyperlink"/>
            <w:rFonts w:cs="Times New Roman"/>
            <w:color w:val="auto"/>
            <w:sz w:val="22"/>
          </w:rPr>
          <w:t>http://en.wikipedia.org/wiki/SCSI</w:t>
        </w:r>
      </w:hyperlink>
    </w:p>
    <w:p w:rsidR="00625560" w:rsidRPr="005E7987" w:rsidRDefault="003E4B58" w:rsidP="003E4B58">
      <w:pPr>
        <w:pStyle w:val="Caption"/>
        <w:rPr>
          <w:rFonts w:cs="Times New Roman"/>
          <w:b w:val="0"/>
          <w:color w:val="auto"/>
          <w:sz w:val="22"/>
          <w:szCs w:val="22"/>
        </w:rPr>
      </w:pPr>
      <w:bookmarkStart w:id="761" w:name="_Ref264288752"/>
      <w:r w:rsidRPr="005E7987">
        <w:rPr>
          <w:b w:val="0"/>
          <w:color w:val="auto"/>
          <w:sz w:val="22"/>
          <w:szCs w:val="22"/>
        </w:rPr>
        <w:t xml:space="preserve">[ </w:t>
      </w:r>
      <w:r w:rsidR="007267FF" w:rsidRPr="005E7987">
        <w:rPr>
          <w:b w:val="0"/>
          <w:color w:val="auto"/>
          <w:sz w:val="22"/>
          <w:szCs w:val="22"/>
        </w:rPr>
        <w:fldChar w:fldCharType="begin"/>
      </w:r>
      <w:r w:rsidRPr="005E7987">
        <w:rPr>
          <w:b w:val="0"/>
          <w:color w:val="auto"/>
          <w:sz w:val="22"/>
          <w:szCs w:val="22"/>
        </w:rPr>
        <w:instrText xml:space="preserve"> SEQ [ \* ARABIC </w:instrText>
      </w:r>
      <w:r w:rsidR="007267FF" w:rsidRPr="005E7987">
        <w:rPr>
          <w:b w:val="0"/>
          <w:color w:val="auto"/>
          <w:sz w:val="22"/>
          <w:szCs w:val="22"/>
        </w:rPr>
        <w:fldChar w:fldCharType="separate"/>
      </w:r>
      <w:r w:rsidR="00FD2F52">
        <w:rPr>
          <w:b w:val="0"/>
          <w:noProof/>
          <w:color w:val="auto"/>
          <w:sz w:val="22"/>
          <w:szCs w:val="22"/>
        </w:rPr>
        <w:t>74</w:t>
      </w:r>
      <w:r w:rsidR="007267FF" w:rsidRPr="005E7987">
        <w:rPr>
          <w:b w:val="0"/>
          <w:color w:val="auto"/>
          <w:sz w:val="22"/>
          <w:szCs w:val="22"/>
        </w:rPr>
        <w:fldChar w:fldCharType="end"/>
      </w:r>
      <w:bookmarkEnd w:id="761"/>
      <w:r w:rsidRPr="005E7987">
        <w:rPr>
          <w:b w:val="0"/>
          <w:color w:val="auto"/>
          <w:sz w:val="22"/>
          <w:szCs w:val="22"/>
        </w:rPr>
        <w:t xml:space="preserve"> ]Open Simulator, </w:t>
      </w:r>
      <w:hyperlink r:id="rId117" w:history="1">
        <w:r w:rsidRPr="005E7987">
          <w:rPr>
            <w:rStyle w:val="Hyperlink"/>
            <w:b w:val="0"/>
            <w:color w:val="auto"/>
            <w:sz w:val="22"/>
            <w:szCs w:val="22"/>
          </w:rPr>
          <w:t>http://opensimulator.org/wiki/Main_Page</w:t>
        </w:r>
      </w:hyperlink>
    </w:p>
    <w:p w:rsidR="00625560" w:rsidRPr="005E7987" w:rsidRDefault="00625560" w:rsidP="00367F60">
      <w:pPr>
        <w:rPr>
          <w:rFonts w:cs="Times New Roman"/>
          <w:sz w:val="22"/>
        </w:rPr>
      </w:pPr>
    </w:p>
    <w:p w:rsidR="001F21F3" w:rsidRPr="00367F60" w:rsidRDefault="001F21F3" w:rsidP="00367F60">
      <w:pPr>
        <w:rPr>
          <w:rFonts w:cs="Times New Roman"/>
          <w:szCs w:val="24"/>
        </w:rPr>
      </w:pPr>
    </w:p>
    <w:p w:rsidR="0086472B" w:rsidRDefault="0086472B"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272709" w:rsidRDefault="00272709" w:rsidP="00367F60">
      <w:pPr>
        <w:rPr>
          <w:rFonts w:cs="Times New Roman"/>
          <w:szCs w:val="24"/>
        </w:rPr>
      </w:pPr>
    </w:p>
    <w:p w:rsidR="00304A28" w:rsidRPr="004C4906" w:rsidRDefault="00304A28" w:rsidP="004C4906">
      <w:pPr>
        <w:pStyle w:val="Heading1"/>
        <w:rPr>
          <w:sz w:val="48"/>
          <w:szCs w:val="48"/>
        </w:rPr>
      </w:pPr>
      <w:bookmarkStart w:id="762" w:name="_Toc264798612"/>
      <w:bookmarkStart w:id="763" w:name="_Toc264737244"/>
      <w:bookmarkStart w:id="764" w:name="_Toc264918522"/>
      <w:r w:rsidRPr="004C4906">
        <w:rPr>
          <w:sz w:val="48"/>
          <w:szCs w:val="48"/>
        </w:rPr>
        <w:lastRenderedPageBreak/>
        <w:t>Appendix A</w:t>
      </w:r>
      <w:r w:rsidR="004C4906" w:rsidRPr="004C4906">
        <w:rPr>
          <w:sz w:val="48"/>
          <w:szCs w:val="48"/>
        </w:rPr>
        <w:t xml:space="preserve">: </w:t>
      </w:r>
      <w:r w:rsidRPr="004C4906">
        <w:rPr>
          <w:sz w:val="48"/>
          <w:szCs w:val="48"/>
        </w:rPr>
        <w:t>List of Acronyms</w:t>
      </w:r>
      <w:bookmarkEnd w:id="762"/>
      <w:bookmarkEnd w:id="763"/>
      <w:bookmarkEnd w:id="764"/>
      <w:r w:rsidRPr="004C4906">
        <w:rPr>
          <w:sz w:val="48"/>
          <w:szCs w:val="48"/>
        </w:rPr>
        <w:t xml:space="preserve"> </w:t>
      </w:r>
    </w:p>
    <w:p w:rsidR="00304A28" w:rsidRPr="00BE021C" w:rsidRDefault="00304A28" w:rsidP="00304A2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58"/>
        <w:gridCol w:w="8118"/>
      </w:tblGrid>
      <w:tr w:rsidR="00304A28" w:rsidRPr="00465E58" w:rsidTr="002A4874">
        <w:trPr>
          <w:trHeight w:val="432"/>
        </w:trPr>
        <w:tc>
          <w:tcPr>
            <w:tcW w:w="1458" w:type="dxa"/>
          </w:tcPr>
          <w:p w:rsidR="00304A28" w:rsidRPr="00C87F36" w:rsidRDefault="00304A28" w:rsidP="008810A9">
            <w:pPr>
              <w:rPr>
                <w:b/>
              </w:rPr>
            </w:pPr>
            <w:r w:rsidRPr="00C87F36">
              <w:rPr>
                <w:b/>
              </w:rPr>
              <w:t>3D</w:t>
            </w:r>
          </w:p>
        </w:tc>
        <w:tc>
          <w:tcPr>
            <w:tcW w:w="8118" w:type="dxa"/>
          </w:tcPr>
          <w:p w:rsidR="00304A28" w:rsidRPr="00465E58" w:rsidRDefault="00304A28" w:rsidP="008810A9">
            <w:r w:rsidRPr="00465E58">
              <w:t>Three-Dimensional</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API</w:t>
            </w:r>
          </w:p>
        </w:tc>
        <w:tc>
          <w:tcPr>
            <w:tcW w:w="8118" w:type="dxa"/>
          </w:tcPr>
          <w:p w:rsidR="00304A28" w:rsidRPr="00465E58" w:rsidRDefault="00304A28" w:rsidP="008810A9">
            <w:r w:rsidRPr="00465E58">
              <w:t>Application Programmer Interface</w:t>
            </w:r>
          </w:p>
        </w:tc>
      </w:tr>
      <w:tr w:rsidR="00304A28" w:rsidRPr="00465E58" w:rsidTr="002A4874">
        <w:trPr>
          <w:trHeight w:val="432"/>
        </w:trPr>
        <w:tc>
          <w:tcPr>
            <w:tcW w:w="1458" w:type="dxa"/>
          </w:tcPr>
          <w:p w:rsidR="00304A28" w:rsidRPr="00C87F36" w:rsidRDefault="00304A28" w:rsidP="008810A9">
            <w:pPr>
              <w:rPr>
                <w:b/>
              </w:rPr>
            </w:pPr>
            <w:r w:rsidRPr="00C87F36">
              <w:rPr>
                <w:b/>
              </w:rPr>
              <w:t>CHOP</w:t>
            </w:r>
          </w:p>
        </w:tc>
        <w:tc>
          <w:tcPr>
            <w:tcW w:w="8118" w:type="dxa"/>
          </w:tcPr>
          <w:p w:rsidR="00304A28" w:rsidRPr="00465E58" w:rsidRDefault="00304A28" w:rsidP="008810A9">
            <w:r w:rsidRPr="00465E58">
              <w:t>Self-(Configuring, Healing, Optimizing, Protecting)</w:t>
            </w:r>
          </w:p>
        </w:tc>
      </w:tr>
      <w:tr w:rsidR="00304A28" w:rsidRPr="00465E58" w:rsidTr="002A4874">
        <w:trPr>
          <w:trHeight w:val="432"/>
        </w:trPr>
        <w:tc>
          <w:tcPr>
            <w:tcW w:w="1458" w:type="dxa"/>
          </w:tcPr>
          <w:p w:rsidR="00304A28" w:rsidRPr="00C87F36" w:rsidRDefault="00304A28" w:rsidP="008810A9">
            <w:pPr>
              <w:rPr>
                <w:b/>
              </w:rPr>
            </w:pPr>
            <w:r w:rsidRPr="00C87F36">
              <w:rPr>
                <w:b/>
              </w:rPr>
              <w:t>CIA</w:t>
            </w:r>
          </w:p>
        </w:tc>
        <w:tc>
          <w:tcPr>
            <w:tcW w:w="8118" w:type="dxa"/>
          </w:tcPr>
          <w:p w:rsidR="00304A28" w:rsidRPr="00465E58" w:rsidRDefault="00304A28" w:rsidP="008810A9">
            <w:r w:rsidRPr="00465E58">
              <w:t>Context Interpreting Agent</w:t>
            </w:r>
          </w:p>
        </w:tc>
      </w:tr>
      <w:tr w:rsidR="00304A28" w:rsidRPr="00465E58" w:rsidTr="002A4874">
        <w:trPr>
          <w:trHeight w:val="432"/>
        </w:trPr>
        <w:tc>
          <w:tcPr>
            <w:tcW w:w="1458" w:type="dxa"/>
          </w:tcPr>
          <w:p w:rsidR="00304A28" w:rsidRPr="00C87F36" w:rsidRDefault="00304A28" w:rsidP="008810A9">
            <w:pPr>
              <w:rPr>
                <w:b/>
              </w:rPr>
            </w:pPr>
            <w:r w:rsidRPr="00C87F36">
              <w:rPr>
                <w:b/>
              </w:rPr>
              <w:t>CMAA</w:t>
            </w:r>
          </w:p>
        </w:tc>
        <w:tc>
          <w:tcPr>
            <w:tcW w:w="8118" w:type="dxa"/>
          </w:tcPr>
          <w:p w:rsidR="00304A28" w:rsidRPr="00465E58" w:rsidRDefault="00304A28" w:rsidP="008810A9">
            <w:r w:rsidRPr="00465E58">
              <w:t>Context Model Administering Agent</w:t>
            </w:r>
          </w:p>
        </w:tc>
      </w:tr>
      <w:tr w:rsidR="00304A28" w:rsidRPr="00465E58" w:rsidTr="002A4874">
        <w:trPr>
          <w:trHeight w:val="432"/>
        </w:trPr>
        <w:tc>
          <w:tcPr>
            <w:tcW w:w="1458" w:type="dxa"/>
          </w:tcPr>
          <w:p w:rsidR="00304A28" w:rsidRPr="00C87F36" w:rsidRDefault="00304A28" w:rsidP="008810A9">
            <w:pPr>
              <w:rPr>
                <w:b/>
              </w:rPr>
            </w:pPr>
            <w:r w:rsidRPr="00C87F36">
              <w:rPr>
                <w:b/>
              </w:rPr>
              <w:t>CONSENS</w:t>
            </w:r>
          </w:p>
        </w:tc>
        <w:tc>
          <w:tcPr>
            <w:tcW w:w="8118" w:type="dxa"/>
          </w:tcPr>
          <w:p w:rsidR="00304A28" w:rsidRPr="00465E58" w:rsidRDefault="00304A28" w:rsidP="008810A9">
            <w:r w:rsidRPr="00465E58">
              <w:t>Context  Aware Autonomic Systems</w:t>
            </w:r>
          </w:p>
        </w:tc>
      </w:tr>
      <w:tr w:rsidR="00304A28" w:rsidRPr="00465E58" w:rsidTr="002A4874">
        <w:trPr>
          <w:trHeight w:val="432"/>
        </w:trPr>
        <w:tc>
          <w:tcPr>
            <w:tcW w:w="1458" w:type="dxa"/>
          </w:tcPr>
          <w:p w:rsidR="00304A28" w:rsidRPr="00C87F36" w:rsidRDefault="00304A28" w:rsidP="008810A9">
            <w:pPr>
              <w:rPr>
                <w:b/>
              </w:rPr>
            </w:pPr>
            <w:r w:rsidRPr="00C87F36">
              <w:rPr>
                <w:b/>
              </w:rPr>
              <w:t>CPU</w:t>
            </w:r>
          </w:p>
        </w:tc>
        <w:tc>
          <w:tcPr>
            <w:tcW w:w="8118" w:type="dxa"/>
          </w:tcPr>
          <w:p w:rsidR="00304A28" w:rsidRPr="00465E58" w:rsidRDefault="00304A28" w:rsidP="008810A9">
            <w:r w:rsidRPr="00465E58">
              <w:t>Central Processing Unit</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DTO</w:t>
            </w:r>
          </w:p>
        </w:tc>
        <w:tc>
          <w:tcPr>
            <w:tcW w:w="8118" w:type="dxa"/>
          </w:tcPr>
          <w:p w:rsidR="00304A28" w:rsidRPr="00465E58" w:rsidRDefault="00304A28" w:rsidP="008810A9">
            <w:r w:rsidRPr="00465E58">
              <w:t>Data Transfer Object</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FCL</w:t>
            </w:r>
          </w:p>
        </w:tc>
        <w:tc>
          <w:tcPr>
            <w:tcW w:w="8118" w:type="dxa"/>
          </w:tcPr>
          <w:p w:rsidR="00304A28" w:rsidRPr="00465E58" w:rsidRDefault="00304A28" w:rsidP="008810A9">
            <w:r w:rsidRPr="00465E58">
              <w:t>Fuzzy Control Language</w:t>
            </w:r>
          </w:p>
        </w:tc>
      </w:tr>
      <w:tr w:rsidR="00304A28" w:rsidRPr="00465E58" w:rsidTr="002A4874">
        <w:trPr>
          <w:trHeight w:val="432"/>
        </w:trPr>
        <w:tc>
          <w:tcPr>
            <w:tcW w:w="1458" w:type="dxa"/>
          </w:tcPr>
          <w:p w:rsidR="00304A28" w:rsidRPr="00C87F36" w:rsidRDefault="00304A28" w:rsidP="008810A9">
            <w:pPr>
              <w:rPr>
                <w:b/>
              </w:rPr>
            </w:pPr>
            <w:r w:rsidRPr="00C87F36">
              <w:rPr>
                <w:b/>
              </w:rPr>
              <w:t>GRASP</w:t>
            </w:r>
          </w:p>
        </w:tc>
        <w:tc>
          <w:tcPr>
            <w:tcW w:w="8118" w:type="dxa"/>
          </w:tcPr>
          <w:p w:rsidR="00304A28" w:rsidRPr="00465E58" w:rsidRDefault="00304A28" w:rsidP="008810A9">
            <w:r w:rsidRPr="00465E58">
              <w:t>General Responsibility Assignment Principles</w:t>
            </w:r>
          </w:p>
        </w:tc>
      </w:tr>
      <w:tr w:rsidR="00304A28" w:rsidRPr="00465E58" w:rsidTr="002A4874">
        <w:trPr>
          <w:trHeight w:val="432"/>
        </w:trPr>
        <w:tc>
          <w:tcPr>
            <w:tcW w:w="1458" w:type="dxa"/>
          </w:tcPr>
          <w:p w:rsidR="00304A28" w:rsidRPr="00C87F36" w:rsidRDefault="00304A28" w:rsidP="008810A9">
            <w:pPr>
              <w:rPr>
                <w:b/>
              </w:rPr>
            </w:pPr>
            <w:r w:rsidRPr="00C87F36">
              <w:rPr>
                <w:b/>
              </w:rPr>
              <w:t>GUI</w:t>
            </w:r>
          </w:p>
        </w:tc>
        <w:tc>
          <w:tcPr>
            <w:tcW w:w="8118" w:type="dxa"/>
          </w:tcPr>
          <w:p w:rsidR="00304A28" w:rsidRPr="00465E58" w:rsidRDefault="00304A28" w:rsidP="008810A9">
            <w:r w:rsidRPr="00465E58">
              <w:t>Graphical User Interface</w:t>
            </w:r>
          </w:p>
        </w:tc>
      </w:tr>
      <w:tr w:rsidR="00304A28" w:rsidRPr="00465E58" w:rsidTr="002A4874">
        <w:trPr>
          <w:trHeight w:val="432"/>
        </w:trPr>
        <w:tc>
          <w:tcPr>
            <w:tcW w:w="1458" w:type="dxa"/>
          </w:tcPr>
          <w:p w:rsidR="00304A28" w:rsidRPr="00C87F36" w:rsidRDefault="00304A28" w:rsidP="008810A9">
            <w:pPr>
              <w:rPr>
                <w:b/>
              </w:rPr>
            </w:pPr>
            <w:r w:rsidRPr="00C87F36">
              <w:rPr>
                <w:b/>
              </w:rPr>
              <w:t>IEEE</w:t>
            </w:r>
          </w:p>
        </w:tc>
        <w:tc>
          <w:tcPr>
            <w:tcW w:w="8118" w:type="dxa"/>
          </w:tcPr>
          <w:p w:rsidR="00304A28" w:rsidRPr="00465E58" w:rsidRDefault="00304A28" w:rsidP="008810A9">
            <w:r w:rsidRPr="00465E58">
              <w:rPr>
                <w:rStyle w:val="apple-style-span"/>
                <w:color w:val="000000"/>
              </w:rPr>
              <w:t>Institute of Electrical and Electronics Engineer</w:t>
            </w:r>
          </w:p>
        </w:tc>
      </w:tr>
      <w:tr w:rsidR="00304A28" w:rsidRPr="00465E58" w:rsidTr="002A4874">
        <w:trPr>
          <w:trHeight w:val="432"/>
        </w:trPr>
        <w:tc>
          <w:tcPr>
            <w:tcW w:w="1458" w:type="dxa"/>
          </w:tcPr>
          <w:p w:rsidR="00304A28" w:rsidRPr="00C87F36" w:rsidRDefault="00304A28" w:rsidP="008810A9">
            <w:pPr>
              <w:rPr>
                <w:b/>
              </w:rPr>
            </w:pPr>
            <w:r w:rsidRPr="00C87F36">
              <w:rPr>
                <w:b/>
              </w:rPr>
              <w:t>IIRG</w:t>
            </w:r>
          </w:p>
        </w:tc>
        <w:tc>
          <w:tcPr>
            <w:tcW w:w="8118" w:type="dxa"/>
          </w:tcPr>
          <w:p w:rsidR="00304A28" w:rsidRPr="00465E58" w:rsidRDefault="00304A28" w:rsidP="008810A9">
            <w:r>
              <w:t>Inter-Independent Resources Group</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IIS</w:t>
            </w:r>
          </w:p>
        </w:tc>
        <w:tc>
          <w:tcPr>
            <w:tcW w:w="8118" w:type="dxa"/>
          </w:tcPr>
          <w:p w:rsidR="00304A28" w:rsidRPr="00465E58" w:rsidRDefault="00304A28" w:rsidP="008810A9">
            <w:r>
              <w:t>Internet Information Services</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ISCSI</w:t>
            </w:r>
          </w:p>
        </w:tc>
        <w:tc>
          <w:tcPr>
            <w:tcW w:w="8118" w:type="dxa"/>
          </w:tcPr>
          <w:p w:rsidR="00304A28" w:rsidRPr="00465E58" w:rsidRDefault="00304A28" w:rsidP="008810A9">
            <w:r w:rsidRPr="00465E58">
              <w:t>Internet Small Computer Interface</w:t>
            </w:r>
          </w:p>
        </w:tc>
      </w:tr>
      <w:tr w:rsidR="00304A28" w:rsidRPr="00465E58" w:rsidTr="002A4874">
        <w:trPr>
          <w:trHeight w:val="432"/>
        </w:trPr>
        <w:tc>
          <w:tcPr>
            <w:tcW w:w="1458" w:type="dxa"/>
          </w:tcPr>
          <w:p w:rsidR="00304A28" w:rsidRPr="00C87F36" w:rsidRDefault="00304A28" w:rsidP="008810A9">
            <w:pPr>
              <w:rPr>
                <w:b/>
              </w:rPr>
            </w:pPr>
            <w:r w:rsidRPr="00C87F36">
              <w:rPr>
                <w:b/>
              </w:rPr>
              <w:t>IT</w:t>
            </w:r>
          </w:p>
        </w:tc>
        <w:tc>
          <w:tcPr>
            <w:tcW w:w="8118" w:type="dxa"/>
          </w:tcPr>
          <w:p w:rsidR="00304A28" w:rsidRPr="00465E58" w:rsidRDefault="00304A28" w:rsidP="008810A9">
            <w:pPr>
              <w:tabs>
                <w:tab w:val="left" w:pos="1155"/>
              </w:tabs>
            </w:pPr>
            <w:r>
              <w:t>Information Technology</w:t>
            </w:r>
            <w:r>
              <w:tab/>
            </w:r>
          </w:p>
        </w:tc>
      </w:tr>
      <w:tr w:rsidR="00304A28" w:rsidRPr="00465E58" w:rsidTr="002A4874">
        <w:trPr>
          <w:trHeight w:val="432"/>
        </w:trPr>
        <w:tc>
          <w:tcPr>
            <w:tcW w:w="1458" w:type="dxa"/>
          </w:tcPr>
          <w:p w:rsidR="00304A28" w:rsidRPr="00C87F36" w:rsidRDefault="00304A28" w:rsidP="008810A9">
            <w:pPr>
              <w:rPr>
                <w:b/>
              </w:rPr>
            </w:pPr>
            <w:r w:rsidRPr="00C87F36">
              <w:rPr>
                <w:b/>
              </w:rPr>
              <w:t>J2ME</w:t>
            </w:r>
          </w:p>
        </w:tc>
        <w:tc>
          <w:tcPr>
            <w:tcW w:w="8118" w:type="dxa"/>
          </w:tcPr>
          <w:p w:rsidR="00304A28" w:rsidRPr="00465E58" w:rsidRDefault="00304A28" w:rsidP="008810A9">
            <w:r>
              <w:t>Java Mobile Edition</w:t>
            </w:r>
          </w:p>
        </w:tc>
      </w:tr>
      <w:tr w:rsidR="00304A28" w:rsidRPr="00465E58" w:rsidTr="002A4874">
        <w:trPr>
          <w:trHeight w:val="432"/>
        </w:trPr>
        <w:tc>
          <w:tcPr>
            <w:tcW w:w="1458" w:type="dxa"/>
          </w:tcPr>
          <w:p w:rsidR="00304A28" w:rsidRPr="00C87F36" w:rsidRDefault="00304A28" w:rsidP="008810A9">
            <w:pPr>
              <w:rPr>
                <w:b/>
              </w:rPr>
            </w:pPr>
            <w:r w:rsidRPr="00C87F36">
              <w:rPr>
                <w:b/>
              </w:rPr>
              <w:t>JADE</w:t>
            </w:r>
          </w:p>
        </w:tc>
        <w:tc>
          <w:tcPr>
            <w:tcW w:w="8118" w:type="dxa"/>
          </w:tcPr>
          <w:p w:rsidR="00304A28" w:rsidRPr="00465E58" w:rsidRDefault="00304A28" w:rsidP="008810A9">
            <w:r>
              <w:t>Java Agent DEvelopment Framework</w:t>
            </w:r>
          </w:p>
        </w:tc>
      </w:tr>
      <w:tr w:rsidR="00304A28" w:rsidRPr="00465E58" w:rsidTr="002A4874">
        <w:trPr>
          <w:trHeight w:val="432"/>
        </w:trPr>
        <w:tc>
          <w:tcPr>
            <w:tcW w:w="1458" w:type="dxa"/>
          </w:tcPr>
          <w:p w:rsidR="00304A28" w:rsidRPr="00C87F36" w:rsidRDefault="00304A28" w:rsidP="008810A9">
            <w:pPr>
              <w:rPr>
                <w:b/>
              </w:rPr>
            </w:pPr>
            <w:r w:rsidRPr="00C87F36">
              <w:rPr>
                <w:b/>
              </w:rPr>
              <w:t>kWh</w:t>
            </w:r>
          </w:p>
        </w:tc>
        <w:tc>
          <w:tcPr>
            <w:tcW w:w="8118" w:type="dxa"/>
          </w:tcPr>
          <w:p w:rsidR="00304A28" w:rsidRPr="00465E58" w:rsidRDefault="00304A28" w:rsidP="008810A9">
            <w:r w:rsidRPr="00465E58">
              <w:t>Kilowatts per hour</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LAN</w:t>
            </w:r>
          </w:p>
        </w:tc>
        <w:tc>
          <w:tcPr>
            <w:tcW w:w="8118" w:type="dxa"/>
          </w:tcPr>
          <w:p w:rsidR="00304A28" w:rsidRPr="00465E58" w:rsidRDefault="00304A28" w:rsidP="008810A9">
            <w:r>
              <w:t>Local Area Network</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MAC</w:t>
            </w:r>
          </w:p>
        </w:tc>
        <w:tc>
          <w:tcPr>
            <w:tcW w:w="8118" w:type="dxa"/>
          </w:tcPr>
          <w:p w:rsidR="00304A28" w:rsidRPr="00465E58" w:rsidRDefault="00304A28" w:rsidP="008810A9">
            <w:r>
              <w:t>Media Access Control</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MB</w:t>
            </w:r>
          </w:p>
        </w:tc>
        <w:tc>
          <w:tcPr>
            <w:tcW w:w="8118" w:type="dxa"/>
          </w:tcPr>
          <w:p w:rsidR="00304A28" w:rsidRPr="00465E58" w:rsidRDefault="00304A28" w:rsidP="008810A9">
            <w:r>
              <w:t>Mega Bytes</w:t>
            </w:r>
          </w:p>
        </w:tc>
      </w:tr>
      <w:tr w:rsidR="00304A28" w:rsidRPr="00465E58" w:rsidTr="002A4874">
        <w:trPr>
          <w:trHeight w:val="432"/>
        </w:trPr>
        <w:tc>
          <w:tcPr>
            <w:tcW w:w="1458" w:type="dxa"/>
          </w:tcPr>
          <w:p w:rsidR="00304A28" w:rsidRPr="00C87F36" w:rsidRDefault="00304A28" w:rsidP="008810A9">
            <w:pPr>
              <w:rPr>
                <w:b/>
              </w:rPr>
            </w:pPr>
            <w:r w:rsidRPr="00C87F36">
              <w:rPr>
                <w:b/>
              </w:rPr>
              <w:t>MHz</w:t>
            </w:r>
          </w:p>
        </w:tc>
        <w:tc>
          <w:tcPr>
            <w:tcW w:w="8118" w:type="dxa"/>
          </w:tcPr>
          <w:p w:rsidR="00304A28" w:rsidRPr="00465E58" w:rsidRDefault="00304A28" w:rsidP="008810A9">
            <w:r>
              <w:t xml:space="preserve">Mega Hertz </w:t>
            </w:r>
          </w:p>
        </w:tc>
      </w:tr>
      <w:tr w:rsidR="00304A28" w:rsidRPr="00465E58" w:rsidTr="002A4874">
        <w:trPr>
          <w:trHeight w:val="432"/>
        </w:trPr>
        <w:tc>
          <w:tcPr>
            <w:tcW w:w="1458" w:type="dxa"/>
          </w:tcPr>
          <w:p w:rsidR="00304A28" w:rsidRPr="00C87F36" w:rsidRDefault="00304A28" w:rsidP="008810A9">
            <w:pPr>
              <w:rPr>
                <w:b/>
              </w:rPr>
            </w:pPr>
            <w:r w:rsidRPr="00C87F36">
              <w:rPr>
                <w:b/>
              </w:rPr>
              <w:t>OS</w:t>
            </w:r>
          </w:p>
        </w:tc>
        <w:tc>
          <w:tcPr>
            <w:tcW w:w="8118" w:type="dxa"/>
          </w:tcPr>
          <w:p w:rsidR="00304A28" w:rsidRPr="00465E58" w:rsidRDefault="00304A28" w:rsidP="008810A9">
            <w:r>
              <w:t>Operating System</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OWL</w:t>
            </w:r>
            <w:r w:rsidRPr="00C87F36">
              <w:rPr>
                <w:b/>
              </w:rPr>
              <w:tab/>
            </w:r>
          </w:p>
        </w:tc>
        <w:tc>
          <w:tcPr>
            <w:tcW w:w="8118" w:type="dxa"/>
          </w:tcPr>
          <w:p w:rsidR="00304A28" w:rsidRPr="00465E58" w:rsidRDefault="00304A28" w:rsidP="008810A9">
            <w:r>
              <w:t>Ontology Web Language</w:t>
            </w:r>
          </w:p>
        </w:tc>
      </w:tr>
      <w:tr w:rsidR="00304A28" w:rsidRPr="00465E58" w:rsidTr="002A4874">
        <w:trPr>
          <w:trHeight w:val="432"/>
        </w:trPr>
        <w:tc>
          <w:tcPr>
            <w:tcW w:w="1458" w:type="dxa"/>
          </w:tcPr>
          <w:p w:rsidR="00304A28" w:rsidRPr="00C87F36" w:rsidRDefault="00304A28" w:rsidP="008810A9">
            <w:pPr>
              <w:rPr>
                <w:b/>
              </w:rPr>
            </w:pPr>
            <w:r w:rsidRPr="00C87F36">
              <w:rPr>
                <w:b/>
              </w:rPr>
              <w:t>PDF</w:t>
            </w:r>
          </w:p>
        </w:tc>
        <w:tc>
          <w:tcPr>
            <w:tcW w:w="8118" w:type="dxa"/>
          </w:tcPr>
          <w:p w:rsidR="00304A28" w:rsidRPr="00465E58" w:rsidRDefault="00304A28" w:rsidP="008810A9">
            <w:r>
              <w:t>Portable Document Format</w:t>
            </w:r>
          </w:p>
        </w:tc>
      </w:tr>
      <w:tr w:rsidR="00304A28" w:rsidRPr="00465E58" w:rsidTr="002A4874">
        <w:trPr>
          <w:trHeight w:val="432"/>
        </w:trPr>
        <w:tc>
          <w:tcPr>
            <w:tcW w:w="1458" w:type="dxa"/>
          </w:tcPr>
          <w:p w:rsidR="00304A28" w:rsidRPr="00C87F36" w:rsidRDefault="00304A28" w:rsidP="008810A9">
            <w:pPr>
              <w:rPr>
                <w:b/>
              </w:rPr>
            </w:pPr>
            <w:r w:rsidRPr="00C87F36">
              <w:rPr>
                <w:b/>
              </w:rPr>
              <w:t>QoS</w:t>
            </w:r>
          </w:p>
        </w:tc>
        <w:tc>
          <w:tcPr>
            <w:tcW w:w="8118" w:type="dxa"/>
          </w:tcPr>
          <w:p w:rsidR="00304A28" w:rsidRPr="00465E58" w:rsidRDefault="00304A28" w:rsidP="008810A9">
            <w:r>
              <w:t>Quality Of Service</w:t>
            </w:r>
          </w:p>
        </w:tc>
      </w:tr>
      <w:tr w:rsidR="00304A28" w:rsidRPr="00465E58" w:rsidTr="002A4874">
        <w:trPr>
          <w:trHeight w:val="432"/>
        </w:trPr>
        <w:tc>
          <w:tcPr>
            <w:tcW w:w="1458" w:type="dxa"/>
          </w:tcPr>
          <w:p w:rsidR="00304A28" w:rsidRPr="00C87F36" w:rsidRDefault="00304A28" w:rsidP="008810A9">
            <w:pPr>
              <w:rPr>
                <w:b/>
              </w:rPr>
            </w:pPr>
            <w:r w:rsidRPr="00C87F36">
              <w:rPr>
                <w:b/>
              </w:rPr>
              <w:lastRenderedPageBreak/>
              <w:t>RAP</w:t>
            </w:r>
          </w:p>
        </w:tc>
        <w:tc>
          <w:tcPr>
            <w:tcW w:w="8118" w:type="dxa"/>
          </w:tcPr>
          <w:p w:rsidR="00304A28" w:rsidRPr="00465E58" w:rsidRDefault="00304A28" w:rsidP="008810A9">
            <w:r>
              <w:t>Resources, Actors, Policies</w:t>
            </w:r>
          </w:p>
        </w:tc>
      </w:tr>
      <w:tr w:rsidR="002A4874" w:rsidRPr="00465E58" w:rsidTr="002A4874">
        <w:trPr>
          <w:trHeight w:val="432"/>
        </w:trPr>
        <w:tc>
          <w:tcPr>
            <w:tcW w:w="1458" w:type="dxa"/>
          </w:tcPr>
          <w:p w:rsidR="002A4874" w:rsidRPr="00C87F36" w:rsidRDefault="002A4874" w:rsidP="008810A9">
            <w:pPr>
              <w:rPr>
                <w:b/>
              </w:rPr>
            </w:pPr>
            <w:r>
              <w:rPr>
                <w:b/>
              </w:rPr>
              <w:t>RGB</w:t>
            </w:r>
          </w:p>
        </w:tc>
        <w:tc>
          <w:tcPr>
            <w:tcW w:w="8118" w:type="dxa"/>
          </w:tcPr>
          <w:p w:rsidR="002A4874" w:rsidRDefault="002A4874" w:rsidP="008810A9">
            <w:r>
              <w:t>Red, Green, Blue</w:t>
            </w:r>
          </w:p>
        </w:tc>
      </w:tr>
      <w:tr w:rsidR="00304A28" w:rsidRPr="00465E58" w:rsidTr="002A4874">
        <w:trPr>
          <w:trHeight w:val="432"/>
        </w:trPr>
        <w:tc>
          <w:tcPr>
            <w:tcW w:w="1458" w:type="dxa"/>
          </w:tcPr>
          <w:p w:rsidR="00304A28" w:rsidRPr="00C87F36" w:rsidRDefault="00304A28" w:rsidP="008810A9">
            <w:pPr>
              <w:rPr>
                <w:b/>
              </w:rPr>
            </w:pPr>
            <w:r w:rsidRPr="00C87F36">
              <w:rPr>
                <w:b/>
              </w:rPr>
              <w:t>RLA</w:t>
            </w:r>
          </w:p>
        </w:tc>
        <w:tc>
          <w:tcPr>
            <w:tcW w:w="8118" w:type="dxa"/>
          </w:tcPr>
          <w:p w:rsidR="00304A28" w:rsidRPr="00465E58" w:rsidRDefault="00304A28" w:rsidP="008810A9">
            <w:r>
              <w:t>Reinforcement Learning Agent</w:t>
            </w:r>
          </w:p>
        </w:tc>
      </w:tr>
      <w:tr w:rsidR="00304A28" w:rsidRPr="00465E58" w:rsidTr="002A4874">
        <w:trPr>
          <w:trHeight w:val="432"/>
        </w:trPr>
        <w:tc>
          <w:tcPr>
            <w:tcW w:w="1458" w:type="dxa"/>
          </w:tcPr>
          <w:p w:rsidR="00304A28" w:rsidRPr="00C87F36" w:rsidRDefault="00304A28" w:rsidP="008810A9">
            <w:pPr>
              <w:rPr>
                <w:b/>
              </w:rPr>
            </w:pPr>
            <w:r w:rsidRPr="00C87F36">
              <w:rPr>
                <w:b/>
              </w:rPr>
              <w:t>SUT</w:t>
            </w:r>
          </w:p>
        </w:tc>
        <w:tc>
          <w:tcPr>
            <w:tcW w:w="8118" w:type="dxa"/>
          </w:tcPr>
          <w:p w:rsidR="00304A28" w:rsidRPr="00465E58" w:rsidRDefault="00304A28" w:rsidP="008810A9">
            <w:r>
              <w:t>System Under Test</w:t>
            </w:r>
          </w:p>
        </w:tc>
      </w:tr>
      <w:tr w:rsidR="00304A28" w:rsidRPr="00465E58" w:rsidTr="002A4874">
        <w:trPr>
          <w:trHeight w:val="432"/>
        </w:trPr>
        <w:tc>
          <w:tcPr>
            <w:tcW w:w="1458" w:type="dxa"/>
          </w:tcPr>
          <w:p w:rsidR="00304A28" w:rsidRPr="00C87F36" w:rsidRDefault="00304A28" w:rsidP="008810A9">
            <w:pPr>
              <w:rPr>
                <w:b/>
              </w:rPr>
            </w:pPr>
            <w:r w:rsidRPr="00C87F36">
              <w:rPr>
                <w:b/>
              </w:rPr>
              <w:t>SWRL</w:t>
            </w:r>
          </w:p>
        </w:tc>
        <w:tc>
          <w:tcPr>
            <w:tcW w:w="8118" w:type="dxa"/>
          </w:tcPr>
          <w:p w:rsidR="00304A28" w:rsidRPr="00465E58" w:rsidRDefault="00304A28" w:rsidP="008810A9">
            <w:r>
              <w:t>Semantic Web Rule Language</w:t>
            </w:r>
          </w:p>
        </w:tc>
      </w:tr>
      <w:tr w:rsidR="00304A28" w:rsidRPr="00465E58" w:rsidTr="002A4874">
        <w:trPr>
          <w:trHeight w:val="432"/>
        </w:trPr>
        <w:tc>
          <w:tcPr>
            <w:tcW w:w="1458" w:type="dxa"/>
          </w:tcPr>
          <w:p w:rsidR="00304A28" w:rsidRPr="00C87F36" w:rsidRDefault="00304A28" w:rsidP="008810A9">
            <w:pPr>
              <w:rPr>
                <w:b/>
              </w:rPr>
            </w:pPr>
            <w:r w:rsidRPr="00C87F36">
              <w:rPr>
                <w:b/>
              </w:rPr>
              <w:t>TMA</w:t>
            </w:r>
          </w:p>
        </w:tc>
        <w:tc>
          <w:tcPr>
            <w:tcW w:w="8118" w:type="dxa"/>
          </w:tcPr>
          <w:p w:rsidR="00304A28" w:rsidRPr="00465E58" w:rsidRDefault="00304A28" w:rsidP="008810A9">
            <w:r>
              <w:t>Task Management Agent</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VRML</w:t>
            </w:r>
          </w:p>
        </w:tc>
        <w:tc>
          <w:tcPr>
            <w:tcW w:w="8118" w:type="dxa"/>
          </w:tcPr>
          <w:p w:rsidR="00304A28" w:rsidRPr="00465E58" w:rsidRDefault="00304A28" w:rsidP="008810A9">
            <w:r w:rsidRPr="00465E58">
              <w:t>Virtual Reality Modeling Language</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WMI</w:t>
            </w:r>
          </w:p>
        </w:tc>
        <w:tc>
          <w:tcPr>
            <w:tcW w:w="8118" w:type="dxa"/>
          </w:tcPr>
          <w:p w:rsidR="00304A28" w:rsidRPr="00465E58" w:rsidRDefault="00304A28" w:rsidP="008810A9">
            <w:r>
              <w:t>Windows Management Instrumentation</w:t>
            </w:r>
          </w:p>
        </w:tc>
      </w:tr>
    </w:tbl>
    <w:p w:rsidR="00304A28" w:rsidRDefault="00304A28"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Pr="004C4906" w:rsidRDefault="00DA1229" w:rsidP="004C4906">
      <w:pPr>
        <w:pStyle w:val="Heading1"/>
        <w:rPr>
          <w:sz w:val="52"/>
          <w:szCs w:val="52"/>
        </w:rPr>
      </w:pPr>
      <w:bookmarkStart w:id="765" w:name="_Toc264798613"/>
      <w:bookmarkStart w:id="766" w:name="_Toc264737245"/>
      <w:bookmarkStart w:id="767" w:name="_Toc264918523"/>
      <w:r w:rsidRPr="004C4906">
        <w:rPr>
          <w:sz w:val="52"/>
          <w:szCs w:val="52"/>
        </w:rPr>
        <w:t>Appendix B</w:t>
      </w:r>
      <w:r w:rsidR="004C4906" w:rsidRPr="004C4906">
        <w:rPr>
          <w:sz w:val="52"/>
          <w:szCs w:val="52"/>
        </w:rPr>
        <w:t xml:space="preserve">: </w:t>
      </w:r>
      <w:r w:rsidR="009F3D7B" w:rsidRPr="004C4906">
        <w:rPr>
          <w:sz w:val="52"/>
          <w:szCs w:val="52"/>
        </w:rPr>
        <w:t xml:space="preserve">Java </w:t>
      </w:r>
      <w:r w:rsidRPr="004C4906">
        <w:rPr>
          <w:sz w:val="52"/>
          <w:szCs w:val="52"/>
        </w:rPr>
        <w:t>Source Code</w:t>
      </w:r>
      <w:bookmarkEnd w:id="765"/>
      <w:bookmarkEnd w:id="766"/>
      <w:bookmarkEnd w:id="767"/>
    </w:p>
    <w:p w:rsidR="009F3D7B" w:rsidRPr="009F3D7B" w:rsidRDefault="009F3D7B" w:rsidP="009F3D7B"/>
    <w:tbl>
      <w:tblPr>
        <w:tblW w:w="5000" w:type="pct"/>
        <w:tblCellSpacing w:w="0" w:type="dxa"/>
        <w:shd w:val="clear" w:color="auto" w:fill="C0C0C0"/>
        <w:tblCellMar>
          <w:top w:w="75" w:type="dxa"/>
          <w:left w:w="75" w:type="dxa"/>
          <w:bottom w:w="75" w:type="dxa"/>
          <w:right w:w="75" w:type="dxa"/>
        </w:tblCellMar>
        <w:tblLook w:val="04A0"/>
      </w:tblPr>
      <w:tblGrid>
        <w:gridCol w:w="9510"/>
      </w:tblGrid>
      <w:tr w:rsidR="00E44ED4" w:rsidRPr="00E44ED4" w:rsidTr="00E44ED4">
        <w:trPr>
          <w:tblCellSpacing w:w="0" w:type="dxa"/>
        </w:trPr>
        <w:tc>
          <w:tcPr>
            <w:tcW w:w="0" w:type="auto"/>
            <w:shd w:val="clear" w:color="auto" w:fill="C0C0C0"/>
            <w:vAlign w:val="center"/>
            <w:hideMark/>
          </w:tcPr>
          <w:p w:rsidR="00E44ED4" w:rsidRPr="00E44ED4" w:rsidRDefault="00E44ED4" w:rsidP="008C600E">
            <w:pPr>
              <w:pStyle w:val="Heading2"/>
              <w:jc w:val="center"/>
              <w:rPr>
                <w:rFonts w:eastAsia="Times New Roman" w:cs="Times New Roman"/>
                <w:lang w:bidi="ar-SA"/>
              </w:rPr>
            </w:pPr>
            <w:bookmarkStart w:id="768" w:name="_Toc264798614"/>
            <w:bookmarkStart w:id="769" w:name="_Toc264737246"/>
            <w:bookmarkStart w:id="770" w:name="_Toc264918524"/>
            <w:r w:rsidRPr="00E44ED4">
              <w:rPr>
                <w:rFonts w:eastAsia="Times New Roman"/>
                <w:lang w:bidi="ar-SA"/>
              </w:rPr>
              <w:t>FuzzyLogicNegotiator.java</w:t>
            </w:r>
            <w:bookmarkEnd w:id="768"/>
            <w:bookmarkEnd w:id="769"/>
            <w:bookmarkEnd w:id="770"/>
          </w:p>
        </w:tc>
      </w:tr>
    </w:tbl>
    <w:p w:rsidR="00E44ED4" w:rsidRPr="00E44ED4"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sz w:val="20"/>
          <w:szCs w:val="20"/>
          <w:lang w:bidi="ar-SA"/>
        </w:rPr>
      </w:pP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1" w:name="l1"/>
      <w:r w:rsidRPr="00E735B9">
        <w:rPr>
          <w:rFonts w:ascii="Courier New" w:eastAsia="Times New Roman" w:hAnsi="Courier New" w:cs="Courier New"/>
          <w:color w:val="000000"/>
          <w:sz w:val="18"/>
          <w:szCs w:val="18"/>
          <w:lang w:bidi="ar-SA"/>
        </w:rPr>
        <w:t xml:space="preserve">1    </w:t>
      </w:r>
      <w:bookmarkEnd w:id="771"/>
      <w:r w:rsidRPr="00E735B9">
        <w:rPr>
          <w:rFonts w:ascii="Courier New" w:eastAsia="Times New Roman" w:hAnsi="Courier New" w:cs="Courier New"/>
          <w:b/>
          <w:bCs/>
          <w:color w:val="000080"/>
          <w:sz w:val="18"/>
          <w:szCs w:val="18"/>
          <w:lang w:bidi="ar-SA"/>
        </w:rPr>
        <w:t xml:space="preserve">package </w:t>
      </w:r>
      <w:r w:rsidRPr="00E735B9">
        <w:rPr>
          <w:rFonts w:ascii="Courier New" w:eastAsia="Times New Roman" w:hAnsi="Courier New" w:cs="Courier New"/>
          <w:color w:val="000000"/>
          <w:sz w:val="18"/>
          <w:szCs w:val="18"/>
          <w:lang w:bidi="ar-SA"/>
        </w:rPr>
        <w:t xml:space="preserve">negotiator.impl;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2" w:name="l2"/>
      <w:r w:rsidRPr="00E735B9">
        <w:rPr>
          <w:rFonts w:ascii="Courier New" w:eastAsia="Times New Roman" w:hAnsi="Courier New" w:cs="Courier New"/>
          <w:color w:val="000000"/>
          <w:sz w:val="18"/>
          <w:szCs w:val="18"/>
          <w:lang w:bidi="ar-SA"/>
        </w:rPr>
        <w:t xml:space="preserve">2    </w:t>
      </w:r>
      <w:bookmarkEnd w:id="77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3" w:name="l3"/>
      <w:r w:rsidRPr="00E735B9">
        <w:rPr>
          <w:rFonts w:ascii="Courier New" w:eastAsia="Times New Roman" w:hAnsi="Courier New" w:cs="Courier New"/>
          <w:color w:val="000000"/>
          <w:sz w:val="18"/>
          <w:szCs w:val="18"/>
          <w:lang w:bidi="ar-SA"/>
        </w:rPr>
        <w:t xml:space="preserve">3    </w:t>
      </w:r>
      <w:bookmarkEnd w:id="773"/>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greenContextOntology.*;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4" w:name="l4"/>
      <w:r w:rsidRPr="00E735B9">
        <w:rPr>
          <w:rFonts w:ascii="Courier New" w:eastAsia="Times New Roman" w:hAnsi="Courier New" w:cs="Courier New"/>
          <w:color w:val="000000"/>
          <w:sz w:val="18"/>
          <w:szCs w:val="18"/>
          <w:lang w:bidi="ar-SA"/>
        </w:rPr>
        <w:t xml:space="preserve">4   </w:t>
      </w:r>
      <w:r w:rsidR="00E401C1" w:rsidRPr="00E735B9">
        <w:rPr>
          <w:rFonts w:ascii="Courier New" w:eastAsia="Times New Roman" w:hAnsi="Courier New" w:cs="Courier New"/>
          <w:color w:val="000000"/>
          <w:sz w:val="18"/>
          <w:szCs w:val="18"/>
          <w:lang w:bidi="ar-SA"/>
        </w:rPr>
        <w:t xml:space="preserve"> </w:t>
      </w:r>
      <w:bookmarkEnd w:id="774"/>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negotiator.Negotiator;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5" w:name="l5"/>
      <w:r w:rsidRPr="00E735B9">
        <w:rPr>
          <w:rFonts w:ascii="Courier New" w:eastAsia="Times New Roman" w:hAnsi="Courier New" w:cs="Courier New"/>
          <w:color w:val="000000"/>
          <w:sz w:val="18"/>
          <w:szCs w:val="18"/>
          <w:lang w:bidi="ar-SA"/>
        </w:rPr>
        <w:t xml:space="preserve">5   </w:t>
      </w:r>
      <w:r w:rsidR="00E401C1" w:rsidRPr="00E735B9">
        <w:rPr>
          <w:rFonts w:ascii="Courier New" w:eastAsia="Times New Roman" w:hAnsi="Courier New" w:cs="Courier New"/>
          <w:color w:val="000000"/>
          <w:sz w:val="18"/>
          <w:szCs w:val="18"/>
          <w:lang w:bidi="ar-SA"/>
        </w:rPr>
        <w:t xml:space="preserve"> </w:t>
      </w:r>
      <w:bookmarkEnd w:id="775"/>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net.sourceforge.jFuzzyLogic.FIS;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6" w:name="l6"/>
      <w:r w:rsidRPr="00E735B9">
        <w:rPr>
          <w:rFonts w:ascii="Courier New" w:eastAsia="Times New Roman" w:hAnsi="Courier New" w:cs="Courier New"/>
          <w:color w:val="000000"/>
          <w:sz w:val="18"/>
          <w:szCs w:val="18"/>
          <w:lang w:bidi="ar-SA"/>
        </w:rPr>
        <w:t xml:space="preserve">6   </w:t>
      </w:r>
      <w:r w:rsidR="00E401C1" w:rsidRPr="00E735B9">
        <w:rPr>
          <w:rFonts w:ascii="Courier New" w:eastAsia="Times New Roman" w:hAnsi="Courier New" w:cs="Courier New"/>
          <w:color w:val="000000"/>
          <w:sz w:val="18"/>
          <w:szCs w:val="18"/>
          <w:lang w:bidi="ar-SA"/>
        </w:rPr>
        <w:t xml:space="preserve"> </w:t>
      </w:r>
      <w:bookmarkEnd w:id="776"/>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net.sourceforge.jFuzzyLogic.FunctionBlock;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7" w:name="l7"/>
      <w:r w:rsidRPr="00E735B9">
        <w:rPr>
          <w:rFonts w:ascii="Courier New" w:eastAsia="Times New Roman" w:hAnsi="Courier New" w:cs="Courier New"/>
          <w:color w:val="000000"/>
          <w:sz w:val="18"/>
          <w:szCs w:val="18"/>
          <w:lang w:bidi="ar-SA"/>
        </w:rPr>
        <w:t xml:space="preserve">7  </w:t>
      </w:r>
      <w:r w:rsidR="00E401C1"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00"/>
          <w:sz w:val="18"/>
          <w:szCs w:val="18"/>
          <w:lang w:bidi="ar-SA"/>
        </w:rPr>
        <w:t xml:space="preserve"> </w:t>
      </w:r>
      <w:bookmarkEnd w:id="777"/>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net.sourceforge.jFuzzyLogic.membership.MembershipFunction;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8" w:name="l8"/>
      <w:r w:rsidRPr="00E735B9">
        <w:rPr>
          <w:rFonts w:ascii="Courier New" w:eastAsia="Times New Roman" w:hAnsi="Courier New" w:cs="Courier New"/>
          <w:color w:val="000000"/>
          <w:sz w:val="18"/>
          <w:szCs w:val="18"/>
          <w:lang w:bidi="ar-SA"/>
        </w:rPr>
        <w:t xml:space="preserve">8    </w:t>
      </w:r>
      <w:bookmarkEnd w:id="778"/>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net.sourceforge.jFuzzyLogic.membership.MembershipFunctionPieceWiseLinear;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9" w:name="l9"/>
      <w:r w:rsidRPr="00E735B9">
        <w:rPr>
          <w:rFonts w:ascii="Courier New" w:eastAsia="Times New Roman" w:hAnsi="Courier New" w:cs="Courier New"/>
          <w:color w:val="000000"/>
          <w:sz w:val="18"/>
          <w:szCs w:val="18"/>
          <w:lang w:bidi="ar-SA"/>
        </w:rPr>
        <w:t xml:space="preserve">9  </w:t>
      </w:r>
      <w:r w:rsidR="00E401C1"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00"/>
          <w:sz w:val="18"/>
          <w:szCs w:val="18"/>
          <w:lang w:bidi="ar-SA"/>
        </w:rPr>
        <w:t xml:space="preserve"> </w:t>
      </w:r>
      <w:bookmarkEnd w:id="779"/>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net.sourceforge.jFuzzyLogic.membership.Value;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0" w:name="l10"/>
      <w:r w:rsidRPr="00E735B9">
        <w:rPr>
          <w:rFonts w:ascii="Courier New" w:eastAsia="Times New Roman" w:hAnsi="Courier New" w:cs="Courier New"/>
          <w:color w:val="000000"/>
          <w:sz w:val="18"/>
          <w:szCs w:val="18"/>
          <w:lang w:bidi="ar-SA"/>
        </w:rPr>
        <w:t xml:space="preserve">10   </w:t>
      </w:r>
      <w:bookmarkEnd w:id="780"/>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net.sourceforge.jFuzzyLogic.rule.LinguisticTerm;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1" w:name="l11"/>
      <w:r w:rsidRPr="00E735B9">
        <w:rPr>
          <w:rFonts w:ascii="Courier New" w:eastAsia="Times New Roman" w:hAnsi="Courier New" w:cs="Courier New"/>
          <w:color w:val="000000"/>
          <w:sz w:val="18"/>
          <w:szCs w:val="18"/>
          <w:lang w:bidi="ar-SA"/>
        </w:rPr>
        <w:t xml:space="preserve">11   </w:t>
      </w:r>
      <w:bookmarkEnd w:id="781"/>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net.sourceforge.jFuzzyLogic.rule.Variable;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2" w:name="l12"/>
      <w:r w:rsidRPr="00E735B9">
        <w:rPr>
          <w:rFonts w:ascii="Courier New" w:eastAsia="Times New Roman" w:hAnsi="Courier New" w:cs="Courier New"/>
          <w:color w:val="000000"/>
          <w:sz w:val="18"/>
          <w:szCs w:val="18"/>
          <w:lang w:bidi="ar-SA"/>
        </w:rPr>
        <w:t xml:space="preserve">12   </w:t>
      </w:r>
      <w:bookmarkEnd w:id="782"/>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org.antlr.runtime.RecognitionException;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3" w:name="l13"/>
      <w:r w:rsidRPr="00E735B9">
        <w:rPr>
          <w:rFonts w:ascii="Courier New" w:eastAsia="Times New Roman" w:hAnsi="Courier New" w:cs="Courier New"/>
          <w:color w:val="000000"/>
          <w:sz w:val="18"/>
          <w:szCs w:val="18"/>
          <w:lang w:bidi="ar-SA"/>
        </w:rPr>
        <w:t xml:space="preserve">13   </w:t>
      </w:r>
      <w:bookmarkEnd w:id="78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4" w:name="l14"/>
      <w:r w:rsidRPr="00E735B9">
        <w:rPr>
          <w:rFonts w:ascii="Courier New" w:eastAsia="Times New Roman" w:hAnsi="Courier New" w:cs="Courier New"/>
          <w:color w:val="000000"/>
          <w:sz w:val="18"/>
          <w:szCs w:val="18"/>
          <w:lang w:bidi="ar-SA"/>
        </w:rPr>
        <w:t xml:space="preserve">14   </w:t>
      </w:r>
      <w:bookmarkEnd w:id="784"/>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java.util.Collection;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5" w:name="l15"/>
      <w:r w:rsidRPr="00E735B9">
        <w:rPr>
          <w:rFonts w:ascii="Courier New" w:eastAsia="Times New Roman" w:hAnsi="Courier New" w:cs="Courier New"/>
          <w:color w:val="000000"/>
          <w:sz w:val="18"/>
          <w:szCs w:val="18"/>
          <w:lang w:bidi="ar-SA"/>
        </w:rPr>
        <w:t xml:space="preserve">15   </w:t>
      </w:r>
      <w:bookmarkEnd w:id="785"/>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java.util.HashMap;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6" w:name="l16"/>
      <w:r w:rsidRPr="00E735B9">
        <w:rPr>
          <w:rFonts w:ascii="Courier New" w:eastAsia="Times New Roman" w:hAnsi="Courier New" w:cs="Courier New"/>
          <w:color w:val="000000"/>
          <w:sz w:val="18"/>
          <w:szCs w:val="18"/>
          <w:lang w:bidi="ar-SA"/>
        </w:rPr>
        <w:t xml:space="preserve">16   </w:t>
      </w:r>
      <w:bookmarkEnd w:id="786"/>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java.util.Map;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7" w:name="l17"/>
      <w:r w:rsidRPr="00E735B9">
        <w:rPr>
          <w:rFonts w:ascii="Courier New" w:eastAsia="Times New Roman" w:hAnsi="Courier New" w:cs="Courier New"/>
          <w:color w:val="000000"/>
          <w:sz w:val="18"/>
          <w:szCs w:val="18"/>
          <w:lang w:bidi="ar-SA"/>
        </w:rPr>
        <w:t xml:space="preserve">17   </w:t>
      </w:r>
      <w:bookmarkEnd w:id="78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788" w:name="l18"/>
      <w:r w:rsidRPr="00E735B9">
        <w:rPr>
          <w:rFonts w:ascii="Courier New" w:eastAsia="Times New Roman" w:hAnsi="Courier New" w:cs="Courier New"/>
          <w:color w:val="000000"/>
          <w:sz w:val="18"/>
          <w:szCs w:val="18"/>
          <w:lang w:bidi="ar-SA"/>
        </w:rPr>
        <w:t xml:space="preserve">18   </w:t>
      </w:r>
      <w:bookmarkEnd w:id="788"/>
      <w:r w:rsidRPr="00E735B9">
        <w:rPr>
          <w:rFonts w:ascii="Courier New" w:eastAsia="Times New Roman" w:hAnsi="Courier New" w:cs="Courier New"/>
          <w:i/>
          <w:iCs/>
          <w:color w:val="80808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789" w:name="l19"/>
      <w:r w:rsidRPr="00E735B9">
        <w:rPr>
          <w:rFonts w:ascii="Courier New" w:eastAsia="Times New Roman" w:hAnsi="Courier New" w:cs="Courier New"/>
          <w:color w:val="000000"/>
          <w:sz w:val="18"/>
          <w:szCs w:val="18"/>
          <w:lang w:bidi="ar-SA"/>
        </w:rPr>
        <w:t xml:space="preserve">19   </w:t>
      </w:r>
      <w:bookmarkEnd w:id="789"/>
      <w:r w:rsidRPr="00E735B9">
        <w:rPr>
          <w:rFonts w:ascii="Courier New" w:eastAsia="Times New Roman" w:hAnsi="Courier New" w:cs="Courier New"/>
          <w:i/>
          <w:iCs/>
          <w:color w:val="808080"/>
          <w:sz w:val="18"/>
          <w:szCs w:val="18"/>
          <w:lang w:bidi="ar-SA"/>
        </w:rPr>
        <w:t xml:space="preserve"> * </w:t>
      </w:r>
      <w:r w:rsidRPr="00E735B9">
        <w:rPr>
          <w:rFonts w:ascii="Courier New" w:eastAsia="Times New Roman" w:hAnsi="Courier New" w:cs="Courier New"/>
          <w:b/>
          <w:bCs/>
          <w:i/>
          <w:iCs/>
          <w:color w:val="808080"/>
          <w:sz w:val="18"/>
          <w:szCs w:val="18"/>
          <w:lang w:bidi="ar-SA"/>
        </w:rPr>
        <w:t xml:space="preserve">@author </w:t>
      </w:r>
      <w:r w:rsidRPr="00E735B9">
        <w:rPr>
          <w:rFonts w:ascii="Courier New" w:eastAsia="Times New Roman" w:hAnsi="Courier New" w:cs="Courier New"/>
          <w:i/>
          <w:iCs/>
          <w:color w:val="808080"/>
          <w:sz w:val="18"/>
          <w:szCs w:val="18"/>
          <w:lang w:bidi="ar-SA"/>
        </w:rPr>
        <w:t xml:space="preserve">Moldovan Daniel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0" w:name="l20"/>
      <w:r w:rsidRPr="00E735B9">
        <w:rPr>
          <w:rFonts w:ascii="Courier New" w:eastAsia="Times New Roman" w:hAnsi="Courier New" w:cs="Courier New"/>
          <w:color w:val="000000"/>
          <w:sz w:val="18"/>
          <w:szCs w:val="18"/>
          <w:lang w:bidi="ar-SA"/>
        </w:rPr>
        <w:t xml:space="preserve">20   </w:t>
      </w:r>
      <w:bookmarkEnd w:id="790"/>
      <w:r w:rsidRPr="00E735B9">
        <w:rPr>
          <w:rFonts w:ascii="Courier New" w:eastAsia="Times New Roman" w:hAnsi="Courier New" w:cs="Courier New"/>
          <w:i/>
          <w:iCs/>
          <w:color w:val="808080"/>
          <w:sz w:val="18"/>
          <w:szCs w:val="18"/>
          <w:lang w:bidi="ar-SA"/>
        </w:rPr>
        <w:t xml:space="preserve">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1" w:name="l21"/>
      <w:r w:rsidRPr="00E735B9">
        <w:rPr>
          <w:rFonts w:ascii="Courier New" w:eastAsia="Times New Roman" w:hAnsi="Courier New" w:cs="Courier New"/>
          <w:color w:val="000000"/>
          <w:sz w:val="18"/>
          <w:szCs w:val="18"/>
          <w:lang w:bidi="ar-SA"/>
        </w:rPr>
        <w:t xml:space="preserve">21   </w:t>
      </w:r>
      <w:bookmarkEnd w:id="791"/>
      <w:r w:rsidRPr="00E735B9">
        <w:rPr>
          <w:rFonts w:ascii="Courier New" w:eastAsia="Times New Roman" w:hAnsi="Courier New" w:cs="Courier New"/>
          <w:b/>
          <w:bCs/>
          <w:color w:val="000080"/>
          <w:sz w:val="18"/>
          <w:szCs w:val="18"/>
          <w:lang w:bidi="ar-SA"/>
        </w:rPr>
        <w:t xml:space="preserve">public class </w:t>
      </w:r>
      <w:r w:rsidRPr="00E735B9">
        <w:rPr>
          <w:rFonts w:ascii="Courier New" w:eastAsia="Times New Roman" w:hAnsi="Courier New" w:cs="Courier New"/>
          <w:color w:val="000000"/>
          <w:sz w:val="18"/>
          <w:szCs w:val="18"/>
          <w:lang w:bidi="ar-SA"/>
        </w:rPr>
        <w:t xml:space="preserve">FuzzyLogicNegotiator </w:t>
      </w:r>
      <w:r w:rsidRPr="00E735B9">
        <w:rPr>
          <w:rFonts w:ascii="Courier New" w:eastAsia="Times New Roman" w:hAnsi="Courier New" w:cs="Courier New"/>
          <w:b/>
          <w:bCs/>
          <w:color w:val="000080"/>
          <w:sz w:val="18"/>
          <w:szCs w:val="18"/>
          <w:lang w:bidi="ar-SA"/>
        </w:rPr>
        <w:t xml:space="preserve">implements </w:t>
      </w:r>
      <w:r w:rsidRPr="00E735B9">
        <w:rPr>
          <w:rFonts w:ascii="Courier New" w:eastAsia="Times New Roman" w:hAnsi="Courier New" w:cs="Courier New"/>
          <w:color w:val="000000"/>
          <w:sz w:val="18"/>
          <w:szCs w:val="18"/>
          <w:lang w:bidi="ar-SA"/>
        </w:rPr>
        <w:t xml:space="preserve">Negotiator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2" w:name="l22"/>
      <w:r w:rsidRPr="00E735B9">
        <w:rPr>
          <w:rFonts w:ascii="Courier New" w:eastAsia="Times New Roman" w:hAnsi="Courier New" w:cs="Courier New"/>
          <w:color w:val="000000"/>
          <w:sz w:val="18"/>
          <w:szCs w:val="18"/>
          <w:lang w:bidi="ar-SA"/>
        </w:rPr>
        <w:t xml:space="preserve">22   </w:t>
      </w:r>
      <w:bookmarkEnd w:id="79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3" w:name="l23"/>
      <w:r w:rsidRPr="00E735B9">
        <w:rPr>
          <w:rFonts w:ascii="Courier New" w:eastAsia="Times New Roman" w:hAnsi="Courier New" w:cs="Courier New"/>
          <w:color w:val="000000"/>
          <w:sz w:val="18"/>
          <w:szCs w:val="18"/>
          <w:lang w:bidi="ar-SA"/>
        </w:rPr>
        <w:t xml:space="preserve">23   </w:t>
      </w:r>
      <w:bookmarkEnd w:id="79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FIS fis;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4" w:name="l24"/>
      <w:r w:rsidRPr="00E735B9">
        <w:rPr>
          <w:rFonts w:ascii="Courier New" w:eastAsia="Times New Roman" w:hAnsi="Courier New" w:cs="Courier New"/>
          <w:color w:val="000000"/>
          <w:sz w:val="18"/>
          <w:szCs w:val="18"/>
          <w:lang w:bidi="ar-SA"/>
        </w:rPr>
        <w:t xml:space="preserve">24   </w:t>
      </w:r>
      <w:bookmarkEnd w:id="79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FunctionBlock functionBlock;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5" w:name="l25"/>
      <w:r w:rsidRPr="00E735B9">
        <w:rPr>
          <w:rFonts w:ascii="Courier New" w:eastAsia="Times New Roman" w:hAnsi="Courier New" w:cs="Courier New"/>
          <w:color w:val="000000"/>
          <w:sz w:val="18"/>
          <w:szCs w:val="18"/>
          <w:lang w:bidi="ar-SA"/>
        </w:rPr>
        <w:t xml:space="preserve">25   </w:t>
      </w:r>
      <w:bookmarkEnd w:id="79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6" w:name="l26"/>
      <w:r w:rsidRPr="00E735B9">
        <w:rPr>
          <w:rFonts w:ascii="Courier New" w:eastAsia="Times New Roman" w:hAnsi="Courier New" w:cs="Courier New"/>
          <w:color w:val="000000"/>
          <w:sz w:val="18"/>
          <w:szCs w:val="18"/>
          <w:lang w:bidi="ar-SA"/>
        </w:rPr>
        <w:t xml:space="preserve">26   </w:t>
      </w:r>
      <w:bookmarkEnd w:id="79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MembershipFunction requestedRangeMembershipFunction;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7" w:name="l27"/>
      <w:r w:rsidRPr="00E735B9">
        <w:rPr>
          <w:rFonts w:ascii="Courier New" w:eastAsia="Times New Roman" w:hAnsi="Courier New" w:cs="Courier New"/>
          <w:color w:val="000000"/>
          <w:sz w:val="18"/>
          <w:szCs w:val="18"/>
          <w:lang w:bidi="ar-SA"/>
        </w:rPr>
        <w:t xml:space="preserve">27   </w:t>
      </w:r>
      <w:bookmarkEnd w:id="79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8" w:name="l28"/>
      <w:r w:rsidRPr="00E735B9">
        <w:rPr>
          <w:rFonts w:ascii="Courier New" w:eastAsia="Times New Roman" w:hAnsi="Courier New" w:cs="Courier New"/>
          <w:color w:val="000000"/>
          <w:sz w:val="18"/>
          <w:szCs w:val="18"/>
          <w:lang w:bidi="ar-SA"/>
        </w:rPr>
        <w:t xml:space="preserve">28   </w:t>
      </w:r>
      <w:bookmarkEnd w:id="79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Variable serverRange;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9" w:name="l29"/>
      <w:r w:rsidRPr="00E735B9">
        <w:rPr>
          <w:rFonts w:ascii="Courier New" w:eastAsia="Times New Roman" w:hAnsi="Courier New" w:cs="Courier New"/>
          <w:color w:val="000000"/>
          <w:sz w:val="18"/>
          <w:szCs w:val="18"/>
          <w:lang w:bidi="ar-SA"/>
        </w:rPr>
        <w:t xml:space="preserve">29   </w:t>
      </w:r>
      <w:bookmarkEnd w:id="79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Variable requestedRange;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0" w:name="l30"/>
      <w:r w:rsidRPr="00E735B9">
        <w:rPr>
          <w:rFonts w:ascii="Courier New" w:eastAsia="Times New Roman" w:hAnsi="Courier New" w:cs="Courier New"/>
          <w:color w:val="000000"/>
          <w:sz w:val="18"/>
          <w:szCs w:val="18"/>
          <w:lang w:bidi="ar-SA"/>
        </w:rPr>
        <w:t xml:space="preserve">30   </w:t>
      </w:r>
      <w:bookmarkEnd w:id="80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Variable negotiatedRange;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1" w:name="l31"/>
      <w:r w:rsidRPr="00E735B9">
        <w:rPr>
          <w:rFonts w:ascii="Courier New" w:eastAsia="Times New Roman" w:hAnsi="Courier New" w:cs="Courier New"/>
          <w:color w:val="000000"/>
          <w:sz w:val="18"/>
          <w:szCs w:val="18"/>
          <w:lang w:bidi="ar-SA"/>
        </w:rPr>
        <w:t xml:space="preserve">31   </w:t>
      </w:r>
      <w:bookmarkEnd w:id="80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Variable serverAndRequested;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2" w:name="l32"/>
      <w:r w:rsidRPr="00E735B9">
        <w:rPr>
          <w:rFonts w:ascii="Courier New" w:eastAsia="Times New Roman" w:hAnsi="Courier New" w:cs="Courier New"/>
          <w:color w:val="000000"/>
          <w:sz w:val="18"/>
          <w:szCs w:val="18"/>
          <w:lang w:bidi="ar-SA"/>
        </w:rPr>
        <w:t xml:space="preserve">32   </w:t>
      </w:r>
      <w:bookmarkEnd w:id="80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3" w:name="l33"/>
      <w:r w:rsidRPr="00E735B9">
        <w:rPr>
          <w:rFonts w:ascii="Courier New" w:eastAsia="Times New Roman" w:hAnsi="Courier New" w:cs="Courier New"/>
          <w:color w:val="000000"/>
          <w:sz w:val="18"/>
          <w:szCs w:val="18"/>
          <w:lang w:bidi="ar-SA"/>
        </w:rPr>
        <w:t xml:space="preserve">33   </w:t>
      </w:r>
      <w:bookmarkEnd w:id="80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serverRangeValue;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4" w:name="l34"/>
      <w:r w:rsidRPr="00E735B9">
        <w:rPr>
          <w:rFonts w:ascii="Courier New" w:eastAsia="Times New Roman" w:hAnsi="Courier New" w:cs="Courier New"/>
          <w:color w:val="000000"/>
          <w:sz w:val="18"/>
          <w:szCs w:val="18"/>
          <w:lang w:bidi="ar-SA"/>
        </w:rPr>
        <w:t xml:space="preserve">34   </w:t>
      </w:r>
      <w:bookmarkEnd w:id="80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requestedRangeValue;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5" w:name="l35"/>
      <w:r w:rsidRPr="00E735B9">
        <w:rPr>
          <w:rFonts w:ascii="Courier New" w:eastAsia="Times New Roman" w:hAnsi="Courier New" w:cs="Courier New"/>
          <w:color w:val="000000"/>
          <w:sz w:val="18"/>
          <w:szCs w:val="18"/>
          <w:lang w:bidi="ar-SA"/>
        </w:rPr>
        <w:t xml:space="preserve">35   </w:t>
      </w:r>
      <w:bookmarkEnd w:id="80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negotiatedRangeValue;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6" w:name="l36"/>
      <w:r w:rsidRPr="00E735B9">
        <w:rPr>
          <w:rFonts w:ascii="Courier New" w:eastAsia="Times New Roman" w:hAnsi="Courier New" w:cs="Courier New"/>
          <w:color w:val="000000"/>
          <w:sz w:val="18"/>
          <w:szCs w:val="18"/>
          <w:lang w:bidi="ar-SA"/>
        </w:rPr>
        <w:t xml:space="preserve">36   </w:t>
      </w:r>
      <w:bookmarkEnd w:id="80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serverValue;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7" w:name="l37"/>
      <w:r w:rsidRPr="00E735B9">
        <w:rPr>
          <w:rFonts w:ascii="Courier New" w:eastAsia="Times New Roman" w:hAnsi="Courier New" w:cs="Courier New"/>
          <w:color w:val="000000"/>
          <w:sz w:val="18"/>
          <w:szCs w:val="18"/>
          <w:lang w:bidi="ar-SA"/>
        </w:rPr>
        <w:t xml:space="preserve">37   </w:t>
      </w:r>
      <w:bookmarkEnd w:id="80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requestedValue;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8" w:name="l38"/>
      <w:r w:rsidRPr="00E735B9">
        <w:rPr>
          <w:rFonts w:ascii="Courier New" w:eastAsia="Times New Roman" w:hAnsi="Courier New" w:cs="Courier New"/>
          <w:color w:val="000000"/>
          <w:sz w:val="18"/>
          <w:szCs w:val="18"/>
          <w:lang w:bidi="ar-SA"/>
        </w:rPr>
        <w:t xml:space="preserve">38   </w:t>
      </w:r>
      <w:bookmarkEnd w:id="80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9" w:name="l39"/>
      <w:r w:rsidRPr="00E735B9">
        <w:rPr>
          <w:rFonts w:ascii="Courier New" w:eastAsia="Times New Roman" w:hAnsi="Courier New" w:cs="Courier New"/>
          <w:color w:val="000000"/>
          <w:sz w:val="18"/>
          <w:szCs w:val="18"/>
          <w:lang w:bidi="ar-SA"/>
        </w:rPr>
        <w:t xml:space="preserve">39   </w:t>
      </w:r>
      <w:bookmarkEnd w:id="80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protected </w:t>
      </w:r>
      <w:r w:rsidRPr="00E735B9">
        <w:rPr>
          <w:rFonts w:ascii="Courier New" w:eastAsia="Times New Roman" w:hAnsi="Courier New" w:cs="Courier New"/>
          <w:color w:val="000000"/>
          <w:sz w:val="18"/>
          <w:szCs w:val="18"/>
          <w:lang w:bidi="ar-SA"/>
        </w:rPr>
        <w:t xml:space="preserve">FuzzyLogicNegotiator(String fuzzyControlLanguageFile)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0" w:name="l40"/>
      <w:r w:rsidRPr="00E735B9">
        <w:rPr>
          <w:rFonts w:ascii="Courier New" w:eastAsia="Times New Roman" w:hAnsi="Courier New" w:cs="Courier New"/>
          <w:color w:val="000000"/>
          <w:sz w:val="18"/>
          <w:szCs w:val="18"/>
          <w:lang w:bidi="ar-SA"/>
        </w:rPr>
        <w:t xml:space="preserve">40   </w:t>
      </w:r>
      <w:bookmarkEnd w:id="81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1" w:name="l41"/>
      <w:r w:rsidRPr="00E735B9">
        <w:rPr>
          <w:rFonts w:ascii="Courier New" w:eastAsia="Times New Roman" w:hAnsi="Courier New" w:cs="Courier New"/>
          <w:color w:val="000000"/>
          <w:sz w:val="18"/>
          <w:szCs w:val="18"/>
          <w:lang w:bidi="ar-SA"/>
        </w:rPr>
        <w:t xml:space="preserve">41   </w:t>
      </w:r>
      <w:bookmarkEnd w:id="81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try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2" w:name="l42"/>
      <w:r w:rsidRPr="00E735B9">
        <w:rPr>
          <w:rFonts w:ascii="Courier New" w:eastAsia="Times New Roman" w:hAnsi="Courier New" w:cs="Courier New"/>
          <w:color w:val="000000"/>
          <w:sz w:val="18"/>
          <w:szCs w:val="18"/>
          <w:lang w:bidi="ar-SA"/>
        </w:rPr>
        <w:t xml:space="preserve">42   </w:t>
      </w:r>
      <w:bookmarkEnd w:id="812"/>
      <w:r w:rsidRPr="00E735B9">
        <w:rPr>
          <w:rFonts w:ascii="Courier New" w:eastAsia="Times New Roman" w:hAnsi="Courier New" w:cs="Courier New"/>
          <w:color w:val="000000"/>
          <w:sz w:val="18"/>
          <w:szCs w:val="18"/>
          <w:lang w:bidi="ar-SA"/>
        </w:rPr>
        <w:t xml:space="preserve">            fis = FIS.load(fuzzyControlLanguageFile, </w:t>
      </w:r>
      <w:r w:rsidRPr="00E735B9">
        <w:rPr>
          <w:rFonts w:ascii="Courier New" w:eastAsia="Times New Roman" w:hAnsi="Courier New" w:cs="Courier New"/>
          <w:b/>
          <w:bCs/>
          <w:color w:val="000080"/>
          <w:sz w:val="18"/>
          <w:szCs w:val="18"/>
          <w:lang w:bidi="ar-SA"/>
        </w:rPr>
        <w:t>true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3" w:name="l43"/>
      <w:r w:rsidRPr="00E735B9">
        <w:rPr>
          <w:rFonts w:ascii="Courier New" w:eastAsia="Times New Roman" w:hAnsi="Courier New" w:cs="Courier New"/>
          <w:color w:val="000000"/>
          <w:sz w:val="18"/>
          <w:szCs w:val="18"/>
          <w:lang w:bidi="ar-SA"/>
        </w:rPr>
        <w:t xml:space="preserve">43   </w:t>
      </w:r>
      <w:bookmarkEnd w:id="813"/>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catch </w:t>
      </w:r>
      <w:r w:rsidRPr="00E735B9">
        <w:rPr>
          <w:rFonts w:ascii="Courier New" w:eastAsia="Times New Roman" w:hAnsi="Courier New" w:cs="Courier New"/>
          <w:color w:val="000000"/>
          <w:sz w:val="18"/>
          <w:szCs w:val="18"/>
          <w:lang w:bidi="ar-SA"/>
        </w:rPr>
        <w:t xml:space="preserve">(RuntimeException 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4" w:name="l44"/>
      <w:r w:rsidRPr="00E735B9">
        <w:rPr>
          <w:rFonts w:ascii="Courier New" w:eastAsia="Times New Roman" w:hAnsi="Courier New" w:cs="Courier New"/>
          <w:color w:val="000000"/>
          <w:sz w:val="18"/>
          <w:szCs w:val="18"/>
          <w:lang w:bidi="ar-SA"/>
        </w:rPr>
        <w:t xml:space="preserve">44   </w:t>
      </w:r>
      <w:bookmarkEnd w:id="81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5" w:name="l45"/>
      <w:r w:rsidRPr="00E735B9">
        <w:rPr>
          <w:rFonts w:ascii="Courier New" w:eastAsia="Times New Roman" w:hAnsi="Courier New" w:cs="Courier New"/>
          <w:color w:val="000000"/>
          <w:sz w:val="18"/>
          <w:szCs w:val="18"/>
          <w:lang w:bidi="ar-SA"/>
        </w:rPr>
        <w:t xml:space="preserve">45   </w:t>
      </w:r>
      <w:bookmarkEnd w:id="815"/>
      <w:r w:rsidRPr="00E735B9">
        <w:rPr>
          <w:rFonts w:ascii="Courier New" w:eastAsia="Times New Roman" w:hAnsi="Courier New" w:cs="Courier New"/>
          <w:color w:val="000000"/>
          <w:sz w:val="18"/>
          <w:szCs w:val="18"/>
          <w:lang w:bidi="ar-SA"/>
        </w:rPr>
        <w:t xml:space="preserve">            System.err.println(</w:t>
      </w:r>
      <w:r w:rsidRPr="00E735B9">
        <w:rPr>
          <w:rFonts w:ascii="Courier New" w:eastAsia="Times New Roman" w:hAnsi="Courier New" w:cs="Courier New"/>
          <w:b/>
          <w:bCs/>
          <w:color w:val="008000"/>
          <w:sz w:val="18"/>
          <w:szCs w:val="18"/>
          <w:lang w:bidi="ar-SA"/>
        </w:rPr>
        <w:t>"FuzzyLogicNegotiator creation failed : Can't load file: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6" w:name="l46"/>
      <w:r w:rsidRPr="00E735B9">
        <w:rPr>
          <w:rFonts w:ascii="Courier New" w:eastAsia="Times New Roman" w:hAnsi="Courier New" w:cs="Courier New"/>
          <w:color w:val="000000"/>
          <w:sz w:val="18"/>
          <w:szCs w:val="18"/>
          <w:lang w:bidi="ar-SA"/>
        </w:rPr>
        <w:t xml:space="preserve">46   </w:t>
      </w:r>
      <w:bookmarkEnd w:id="816"/>
      <w:r w:rsidRPr="00E735B9">
        <w:rPr>
          <w:rFonts w:ascii="Courier New" w:eastAsia="Times New Roman" w:hAnsi="Courier New" w:cs="Courier New"/>
          <w:color w:val="000000"/>
          <w:sz w:val="18"/>
          <w:szCs w:val="18"/>
          <w:lang w:bidi="ar-SA"/>
        </w:rPr>
        <w:t xml:space="preserve">                    + fuzzyControlLanguageFile + </w:t>
      </w:r>
      <w:r w:rsidRPr="00E735B9">
        <w:rPr>
          <w:rFonts w:ascii="Courier New" w:eastAsia="Times New Roman" w:hAnsi="Courier New" w:cs="Courier New"/>
          <w:b/>
          <w:bCs/>
          <w:color w:val="008000"/>
          <w:sz w:val="18"/>
          <w:szCs w:val="18"/>
          <w:lang w:bidi="ar-SA"/>
        </w:rPr>
        <w:t>"'."</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7" w:name="l47"/>
      <w:r w:rsidRPr="00E735B9">
        <w:rPr>
          <w:rFonts w:ascii="Courier New" w:eastAsia="Times New Roman" w:hAnsi="Courier New" w:cs="Courier New"/>
          <w:color w:val="000000"/>
          <w:sz w:val="18"/>
          <w:szCs w:val="18"/>
          <w:lang w:bidi="ar-SA"/>
        </w:rPr>
        <w:t xml:space="preserve">47   </w:t>
      </w:r>
      <w:bookmarkEnd w:id="817"/>
      <w:r w:rsidRPr="00E735B9">
        <w:rPr>
          <w:rFonts w:ascii="Courier New" w:eastAsia="Times New Roman" w:hAnsi="Courier New" w:cs="Courier New"/>
          <w:color w:val="000000"/>
          <w:sz w:val="18"/>
          <w:szCs w:val="18"/>
          <w:lang w:bidi="ar-SA"/>
        </w:rPr>
        <w:t xml:space="preserve">            e.printStackTrace();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8" w:name="l48"/>
      <w:r w:rsidRPr="00E735B9">
        <w:rPr>
          <w:rFonts w:ascii="Courier New" w:eastAsia="Times New Roman" w:hAnsi="Courier New" w:cs="Courier New"/>
          <w:color w:val="000000"/>
          <w:sz w:val="18"/>
          <w:szCs w:val="18"/>
          <w:lang w:bidi="ar-SA"/>
        </w:rPr>
        <w:t xml:space="preserve">48   </w:t>
      </w:r>
      <w:bookmarkEnd w:id="81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9" w:name="l49"/>
      <w:r w:rsidRPr="00E735B9">
        <w:rPr>
          <w:rFonts w:ascii="Courier New" w:eastAsia="Times New Roman" w:hAnsi="Courier New" w:cs="Courier New"/>
          <w:color w:val="000000"/>
          <w:sz w:val="18"/>
          <w:szCs w:val="18"/>
          <w:lang w:bidi="ar-SA"/>
        </w:rPr>
        <w:t xml:space="preserve">49   </w:t>
      </w:r>
      <w:bookmarkEnd w:id="819"/>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0" w:name="l50"/>
      <w:r w:rsidRPr="00E735B9">
        <w:rPr>
          <w:rFonts w:ascii="Courier New" w:eastAsia="Times New Roman" w:hAnsi="Courier New" w:cs="Courier New"/>
          <w:color w:val="000000"/>
          <w:sz w:val="18"/>
          <w:szCs w:val="18"/>
          <w:lang w:bidi="ar-SA"/>
        </w:rPr>
        <w:t xml:space="preserve">50   </w:t>
      </w:r>
      <w:bookmarkEnd w:id="82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 Error while loading?</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1" w:name="l51"/>
      <w:r w:rsidRPr="00E735B9">
        <w:rPr>
          <w:rFonts w:ascii="Courier New" w:eastAsia="Times New Roman" w:hAnsi="Courier New" w:cs="Courier New"/>
          <w:color w:val="000000"/>
          <w:sz w:val="18"/>
          <w:szCs w:val="18"/>
          <w:lang w:bidi="ar-SA"/>
        </w:rPr>
        <w:t xml:space="preserve">51   </w:t>
      </w:r>
      <w:bookmarkEnd w:id="82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(fis == </w:t>
      </w:r>
      <w:r w:rsidRPr="00E735B9">
        <w:rPr>
          <w:rFonts w:ascii="Courier New" w:eastAsia="Times New Roman" w:hAnsi="Courier New" w:cs="Courier New"/>
          <w:b/>
          <w:bCs/>
          <w:color w:val="000080"/>
          <w:sz w:val="18"/>
          <w:szCs w:val="18"/>
          <w:lang w:bidi="ar-SA"/>
        </w:rPr>
        <w:t>null</w:t>
      </w:r>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2" w:name="l52"/>
      <w:r w:rsidRPr="00E735B9">
        <w:rPr>
          <w:rFonts w:ascii="Courier New" w:eastAsia="Times New Roman" w:hAnsi="Courier New" w:cs="Courier New"/>
          <w:color w:val="000000"/>
          <w:sz w:val="18"/>
          <w:szCs w:val="18"/>
          <w:lang w:bidi="ar-SA"/>
        </w:rPr>
        <w:t xml:space="preserve">52   </w:t>
      </w:r>
      <w:bookmarkEnd w:id="822"/>
      <w:r w:rsidRPr="00E735B9">
        <w:rPr>
          <w:rFonts w:ascii="Courier New" w:eastAsia="Times New Roman" w:hAnsi="Courier New" w:cs="Courier New"/>
          <w:color w:val="000000"/>
          <w:sz w:val="18"/>
          <w:szCs w:val="18"/>
          <w:lang w:bidi="ar-SA"/>
        </w:rPr>
        <w:t xml:space="preserve">            System.err.println(</w:t>
      </w:r>
      <w:r w:rsidRPr="00E735B9">
        <w:rPr>
          <w:rFonts w:ascii="Courier New" w:eastAsia="Times New Roman" w:hAnsi="Courier New" w:cs="Courier New"/>
          <w:b/>
          <w:bCs/>
          <w:color w:val="008000"/>
          <w:sz w:val="18"/>
          <w:szCs w:val="18"/>
          <w:lang w:bidi="ar-SA"/>
        </w:rPr>
        <w:t>"FuzzyLogicNegotiator creation failed : Can't load file: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3" w:name="l53"/>
      <w:r w:rsidRPr="00E735B9">
        <w:rPr>
          <w:rFonts w:ascii="Courier New" w:eastAsia="Times New Roman" w:hAnsi="Courier New" w:cs="Courier New"/>
          <w:color w:val="000000"/>
          <w:sz w:val="18"/>
          <w:szCs w:val="18"/>
          <w:lang w:bidi="ar-SA"/>
        </w:rPr>
        <w:t xml:space="preserve">53   </w:t>
      </w:r>
      <w:bookmarkEnd w:id="823"/>
      <w:r w:rsidRPr="00E735B9">
        <w:rPr>
          <w:rFonts w:ascii="Courier New" w:eastAsia="Times New Roman" w:hAnsi="Courier New" w:cs="Courier New"/>
          <w:color w:val="000000"/>
          <w:sz w:val="18"/>
          <w:szCs w:val="18"/>
          <w:lang w:bidi="ar-SA"/>
        </w:rPr>
        <w:t xml:space="preserve">                    + fuzzyControlLanguageFile + </w:t>
      </w:r>
      <w:r w:rsidRPr="00E735B9">
        <w:rPr>
          <w:rFonts w:ascii="Courier New" w:eastAsia="Times New Roman" w:hAnsi="Courier New" w:cs="Courier New"/>
          <w:b/>
          <w:bCs/>
          <w:color w:val="008000"/>
          <w:sz w:val="18"/>
          <w:szCs w:val="18"/>
          <w:lang w:bidi="ar-SA"/>
        </w:rPr>
        <w:t>"'."</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4" w:name="l54"/>
      <w:r w:rsidRPr="00E735B9">
        <w:rPr>
          <w:rFonts w:ascii="Courier New" w:eastAsia="Times New Roman" w:hAnsi="Courier New" w:cs="Courier New"/>
          <w:color w:val="000000"/>
          <w:sz w:val="18"/>
          <w:szCs w:val="18"/>
          <w:lang w:bidi="ar-SA"/>
        </w:rPr>
        <w:t xml:space="preserve">54   </w:t>
      </w:r>
      <w:bookmarkEnd w:id="82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5" w:name="l55"/>
      <w:r w:rsidRPr="00E735B9">
        <w:rPr>
          <w:rFonts w:ascii="Courier New" w:eastAsia="Times New Roman" w:hAnsi="Courier New" w:cs="Courier New"/>
          <w:color w:val="000000"/>
          <w:sz w:val="18"/>
          <w:szCs w:val="18"/>
          <w:lang w:bidi="ar-SA"/>
        </w:rPr>
        <w:lastRenderedPageBreak/>
        <w:t xml:space="preserve">55   </w:t>
      </w:r>
      <w:bookmarkEnd w:id="825"/>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6" w:name="l56"/>
      <w:r w:rsidRPr="00E735B9">
        <w:rPr>
          <w:rFonts w:ascii="Courier New" w:eastAsia="Times New Roman" w:hAnsi="Courier New" w:cs="Courier New"/>
          <w:color w:val="000000"/>
          <w:sz w:val="18"/>
          <w:szCs w:val="18"/>
          <w:lang w:bidi="ar-SA"/>
        </w:rPr>
        <w:t xml:space="preserve">56   </w:t>
      </w:r>
      <w:bookmarkEnd w:id="82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7" w:name="l57"/>
      <w:r w:rsidRPr="00E735B9">
        <w:rPr>
          <w:rFonts w:ascii="Courier New" w:eastAsia="Times New Roman" w:hAnsi="Courier New" w:cs="Courier New"/>
          <w:color w:val="000000"/>
          <w:sz w:val="18"/>
          <w:szCs w:val="18"/>
          <w:lang w:bidi="ar-SA"/>
        </w:rPr>
        <w:t xml:space="preserve">57   </w:t>
      </w:r>
      <w:bookmarkEnd w:id="827"/>
      <w:r w:rsidRPr="00E735B9">
        <w:rPr>
          <w:rFonts w:ascii="Courier New" w:eastAsia="Times New Roman" w:hAnsi="Courier New" w:cs="Courier New"/>
          <w:color w:val="000000"/>
          <w:sz w:val="18"/>
          <w:szCs w:val="18"/>
          <w:lang w:bidi="ar-SA"/>
        </w:rPr>
        <w:t xml:space="preserve">        functionBlock = fis.getFunctionBlock(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8" w:name="l58"/>
      <w:r w:rsidRPr="00E735B9">
        <w:rPr>
          <w:rFonts w:ascii="Courier New" w:eastAsia="Times New Roman" w:hAnsi="Courier New" w:cs="Courier New"/>
          <w:color w:val="000000"/>
          <w:sz w:val="18"/>
          <w:szCs w:val="18"/>
          <w:lang w:bidi="ar-SA"/>
        </w:rPr>
        <w:t xml:space="preserve">58   </w:t>
      </w:r>
      <w:bookmarkEnd w:id="82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9" w:name="l59"/>
      <w:r w:rsidRPr="00E735B9">
        <w:rPr>
          <w:rFonts w:ascii="Courier New" w:eastAsia="Times New Roman" w:hAnsi="Courier New" w:cs="Courier New"/>
          <w:color w:val="000000"/>
          <w:sz w:val="18"/>
          <w:szCs w:val="18"/>
          <w:lang w:bidi="ar-SA"/>
        </w:rPr>
        <w:t xml:space="preserve">59   </w:t>
      </w:r>
      <w:bookmarkEnd w:id="82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0" w:name="l60"/>
      <w:r w:rsidRPr="00E735B9">
        <w:rPr>
          <w:rFonts w:ascii="Courier New" w:eastAsia="Times New Roman" w:hAnsi="Courier New" w:cs="Courier New"/>
          <w:color w:val="000000"/>
          <w:sz w:val="18"/>
          <w:szCs w:val="18"/>
          <w:lang w:bidi="ar-SA"/>
        </w:rPr>
        <w:t xml:space="preserve">60   </w:t>
      </w:r>
      <w:bookmarkEnd w:id="830"/>
      <w:r w:rsidRPr="00E735B9">
        <w:rPr>
          <w:rFonts w:ascii="Courier New" w:eastAsia="Times New Roman" w:hAnsi="Courier New" w:cs="Courier New"/>
          <w:color w:val="000000"/>
          <w:sz w:val="18"/>
          <w:szCs w:val="18"/>
          <w:lang w:bidi="ar-SA"/>
        </w:rPr>
        <w:t xml:space="preserve">        requestedRangeMembershipFunction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1" w:name="l61"/>
      <w:r w:rsidRPr="00E735B9">
        <w:rPr>
          <w:rFonts w:ascii="Courier New" w:eastAsia="Times New Roman" w:hAnsi="Courier New" w:cs="Courier New"/>
          <w:color w:val="000000"/>
          <w:sz w:val="18"/>
          <w:szCs w:val="18"/>
          <w:lang w:bidi="ar-SA"/>
        </w:rPr>
        <w:t xml:space="preserve">61   </w:t>
      </w:r>
      <w:bookmarkEnd w:id="831"/>
      <w:r w:rsidRPr="00E735B9">
        <w:rPr>
          <w:rFonts w:ascii="Courier New" w:eastAsia="Times New Roman" w:hAnsi="Courier New" w:cs="Courier New"/>
          <w:color w:val="000000"/>
          <w:sz w:val="18"/>
          <w:szCs w:val="18"/>
          <w:lang w:bidi="ar-SA"/>
        </w:rPr>
        <w:t xml:space="preserve">                functionBlock.getVariable(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2" w:name="l62"/>
      <w:r w:rsidRPr="00E735B9">
        <w:rPr>
          <w:rFonts w:ascii="Courier New" w:eastAsia="Times New Roman" w:hAnsi="Courier New" w:cs="Courier New"/>
          <w:color w:val="000000"/>
          <w:sz w:val="18"/>
          <w:szCs w:val="18"/>
          <w:lang w:bidi="ar-SA"/>
        </w:rPr>
        <w:t xml:space="preserve">62   </w:t>
      </w:r>
      <w:bookmarkEnd w:id="832"/>
      <w:r w:rsidRPr="00E735B9">
        <w:rPr>
          <w:rFonts w:ascii="Courier New" w:eastAsia="Times New Roman" w:hAnsi="Courier New" w:cs="Courier New"/>
          <w:color w:val="000000"/>
          <w:sz w:val="18"/>
          <w:szCs w:val="18"/>
          <w:lang w:bidi="ar-SA"/>
        </w:rPr>
        <w:t xml:space="preserve">                        .getLinguisticTerm(</w:t>
      </w:r>
      <w:r w:rsidRPr="00E735B9">
        <w:rPr>
          <w:rFonts w:ascii="Courier New" w:eastAsia="Times New Roman" w:hAnsi="Courier New" w:cs="Courier New"/>
          <w:b/>
          <w:bCs/>
          <w:color w:val="008000"/>
          <w:sz w:val="18"/>
          <w:szCs w:val="18"/>
          <w:lang w:bidi="ar-SA"/>
        </w:rPr>
        <w:t>"requested_range_value"</w:t>
      </w:r>
      <w:r w:rsidRPr="00E735B9">
        <w:rPr>
          <w:rFonts w:ascii="Courier New" w:eastAsia="Times New Roman" w:hAnsi="Courier New" w:cs="Courier New"/>
          <w:color w:val="000000"/>
          <w:sz w:val="18"/>
          <w:szCs w:val="18"/>
          <w:lang w:bidi="ar-SA"/>
        </w:rPr>
        <w:t xml:space="preserve">).getMembershipFunction();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3" w:name="l63"/>
      <w:r w:rsidRPr="00E735B9">
        <w:rPr>
          <w:rFonts w:ascii="Courier New" w:eastAsia="Times New Roman" w:hAnsi="Courier New" w:cs="Courier New"/>
          <w:color w:val="000000"/>
          <w:sz w:val="18"/>
          <w:szCs w:val="18"/>
          <w:lang w:bidi="ar-SA"/>
        </w:rPr>
        <w:t xml:space="preserve">63   </w:t>
      </w:r>
      <w:bookmarkEnd w:id="83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4" w:name="l64"/>
      <w:r w:rsidRPr="00E735B9">
        <w:rPr>
          <w:rFonts w:ascii="Courier New" w:eastAsia="Times New Roman" w:hAnsi="Courier New" w:cs="Courier New"/>
          <w:color w:val="000000"/>
          <w:sz w:val="18"/>
          <w:szCs w:val="18"/>
          <w:lang w:bidi="ar-SA"/>
        </w:rPr>
        <w:t xml:space="preserve">64   </w:t>
      </w:r>
      <w:bookmarkEnd w:id="834"/>
      <w:r w:rsidRPr="00E735B9">
        <w:rPr>
          <w:rFonts w:ascii="Courier New" w:eastAsia="Times New Roman" w:hAnsi="Courier New" w:cs="Courier New"/>
          <w:color w:val="000000"/>
          <w:sz w:val="18"/>
          <w:szCs w:val="18"/>
          <w:lang w:bidi="ar-SA"/>
        </w:rPr>
        <w:t xml:space="preserve">        serverRange = functionBlock.getVariable(</w:t>
      </w:r>
      <w:r w:rsidRPr="00E735B9">
        <w:rPr>
          <w:rFonts w:ascii="Courier New" w:eastAsia="Times New Roman" w:hAnsi="Courier New" w:cs="Courier New"/>
          <w:b/>
          <w:bCs/>
          <w:color w:val="008000"/>
          <w:sz w:val="18"/>
          <w:szCs w:val="18"/>
          <w:lang w:bidi="ar-SA"/>
        </w:rPr>
        <w:t>"server_range"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5" w:name="l65"/>
      <w:r w:rsidRPr="00E735B9">
        <w:rPr>
          <w:rFonts w:ascii="Courier New" w:eastAsia="Times New Roman" w:hAnsi="Courier New" w:cs="Courier New"/>
          <w:color w:val="000000"/>
          <w:sz w:val="18"/>
          <w:szCs w:val="18"/>
          <w:lang w:bidi="ar-SA"/>
        </w:rPr>
        <w:t xml:space="preserve">65   </w:t>
      </w:r>
      <w:bookmarkEnd w:id="835"/>
      <w:r w:rsidRPr="00E735B9">
        <w:rPr>
          <w:rFonts w:ascii="Courier New" w:eastAsia="Times New Roman" w:hAnsi="Courier New" w:cs="Courier New"/>
          <w:color w:val="000000"/>
          <w:sz w:val="18"/>
          <w:szCs w:val="18"/>
          <w:lang w:bidi="ar-SA"/>
        </w:rPr>
        <w:t xml:space="preserve">        requestedRange = functionBlock.getVariable(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6" w:name="l66"/>
      <w:r w:rsidRPr="00E735B9">
        <w:rPr>
          <w:rFonts w:ascii="Courier New" w:eastAsia="Times New Roman" w:hAnsi="Courier New" w:cs="Courier New"/>
          <w:color w:val="000000"/>
          <w:sz w:val="18"/>
          <w:szCs w:val="18"/>
          <w:lang w:bidi="ar-SA"/>
        </w:rPr>
        <w:t xml:space="preserve">66   </w:t>
      </w:r>
      <w:bookmarkEnd w:id="836"/>
      <w:r w:rsidRPr="00E735B9">
        <w:rPr>
          <w:rFonts w:ascii="Courier New" w:eastAsia="Times New Roman" w:hAnsi="Courier New" w:cs="Courier New"/>
          <w:color w:val="000000"/>
          <w:sz w:val="18"/>
          <w:szCs w:val="18"/>
          <w:lang w:bidi="ar-SA"/>
        </w:rPr>
        <w:t xml:space="preserve">        negotiatedRange = functionBlock.getVariable(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7" w:name="l67"/>
      <w:r w:rsidRPr="00E735B9">
        <w:rPr>
          <w:rFonts w:ascii="Courier New" w:eastAsia="Times New Roman" w:hAnsi="Courier New" w:cs="Courier New"/>
          <w:color w:val="000000"/>
          <w:sz w:val="18"/>
          <w:szCs w:val="18"/>
          <w:lang w:bidi="ar-SA"/>
        </w:rPr>
        <w:t xml:space="preserve">67   </w:t>
      </w:r>
      <w:bookmarkEnd w:id="837"/>
      <w:r w:rsidRPr="00E735B9">
        <w:rPr>
          <w:rFonts w:ascii="Courier New" w:eastAsia="Times New Roman" w:hAnsi="Courier New" w:cs="Courier New"/>
          <w:color w:val="000000"/>
          <w:sz w:val="18"/>
          <w:szCs w:val="18"/>
          <w:lang w:bidi="ar-SA"/>
        </w:rPr>
        <w:t xml:space="preserve">        serverAndRequested = functionBlock.getVariable(</w:t>
      </w:r>
      <w:r w:rsidRPr="00E735B9">
        <w:rPr>
          <w:rFonts w:ascii="Courier New" w:eastAsia="Times New Roman" w:hAnsi="Courier New" w:cs="Courier New"/>
          <w:b/>
          <w:bCs/>
          <w:color w:val="008000"/>
          <w:sz w:val="18"/>
          <w:szCs w:val="18"/>
          <w:lang w:bidi="ar-SA"/>
        </w:rPr>
        <w:t>"server_and_requested"</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8" w:name="l68"/>
      <w:r w:rsidRPr="00E735B9">
        <w:rPr>
          <w:rFonts w:ascii="Courier New" w:eastAsia="Times New Roman" w:hAnsi="Courier New" w:cs="Courier New"/>
          <w:color w:val="000000"/>
          <w:sz w:val="18"/>
          <w:szCs w:val="18"/>
          <w:lang w:bidi="ar-SA"/>
        </w:rPr>
        <w:t xml:space="preserve">68   </w:t>
      </w:r>
      <w:bookmarkEnd w:id="83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9" w:name="l69"/>
      <w:r w:rsidRPr="00E735B9">
        <w:rPr>
          <w:rFonts w:ascii="Courier New" w:eastAsia="Times New Roman" w:hAnsi="Courier New" w:cs="Courier New"/>
          <w:color w:val="000000"/>
          <w:sz w:val="18"/>
          <w:szCs w:val="18"/>
          <w:lang w:bidi="ar-SA"/>
        </w:rPr>
        <w:t xml:space="preserve">69   </w:t>
      </w:r>
      <w:bookmarkEnd w:id="839"/>
      <w:r w:rsidRPr="00E735B9">
        <w:rPr>
          <w:rFonts w:ascii="Courier New" w:eastAsia="Times New Roman" w:hAnsi="Courier New" w:cs="Courier New"/>
          <w:color w:val="000000"/>
          <w:sz w:val="18"/>
          <w:szCs w:val="18"/>
          <w:lang w:bidi="ar-SA"/>
        </w:rPr>
        <w:t xml:space="preserve">        serverRangeValue = serverRange.getLinguisticTerm(</w:t>
      </w:r>
      <w:r w:rsidRPr="00E735B9">
        <w:rPr>
          <w:rFonts w:ascii="Courier New" w:eastAsia="Times New Roman" w:hAnsi="Courier New" w:cs="Courier New"/>
          <w:b/>
          <w:bCs/>
          <w:color w:val="008000"/>
          <w:sz w:val="18"/>
          <w:szCs w:val="18"/>
          <w:lang w:bidi="ar-SA"/>
        </w:rPr>
        <w:t>"server_range_value"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0" w:name="l70"/>
      <w:r w:rsidRPr="00E735B9">
        <w:rPr>
          <w:rFonts w:ascii="Courier New" w:eastAsia="Times New Roman" w:hAnsi="Courier New" w:cs="Courier New"/>
          <w:color w:val="000000"/>
          <w:sz w:val="18"/>
          <w:szCs w:val="18"/>
          <w:lang w:bidi="ar-SA"/>
        </w:rPr>
        <w:t xml:space="preserve">70   </w:t>
      </w:r>
      <w:bookmarkEnd w:id="840"/>
      <w:r w:rsidRPr="00E735B9">
        <w:rPr>
          <w:rFonts w:ascii="Courier New" w:eastAsia="Times New Roman" w:hAnsi="Courier New" w:cs="Courier New"/>
          <w:color w:val="000000"/>
          <w:sz w:val="18"/>
          <w:szCs w:val="18"/>
          <w:lang w:bidi="ar-SA"/>
        </w:rPr>
        <w:t xml:space="preserve">        requestedRangeValue = requestedRange.getLinguisticTerm(</w:t>
      </w:r>
      <w:r w:rsidRPr="00E735B9">
        <w:rPr>
          <w:rFonts w:ascii="Courier New" w:eastAsia="Times New Roman" w:hAnsi="Courier New" w:cs="Courier New"/>
          <w:b/>
          <w:bCs/>
          <w:color w:val="008000"/>
          <w:sz w:val="18"/>
          <w:szCs w:val="18"/>
          <w:lang w:bidi="ar-SA"/>
        </w:rPr>
        <w:t>"requested_range_value"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1" w:name="l71"/>
      <w:r w:rsidRPr="00E735B9">
        <w:rPr>
          <w:rFonts w:ascii="Courier New" w:eastAsia="Times New Roman" w:hAnsi="Courier New" w:cs="Courier New"/>
          <w:color w:val="000000"/>
          <w:sz w:val="18"/>
          <w:szCs w:val="18"/>
          <w:lang w:bidi="ar-SA"/>
        </w:rPr>
        <w:t xml:space="preserve">71   </w:t>
      </w:r>
      <w:bookmarkEnd w:id="841"/>
      <w:r w:rsidRPr="00E735B9">
        <w:rPr>
          <w:rFonts w:ascii="Courier New" w:eastAsia="Times New Roman" w:hAnsi="Courier New" w:cs="Courier New"/>
          <w:color w:val="000000"/>
          <w:sz w:val="18"/>
          <w:szCs w:val="18"/>
          <w:lang w:bidi="ar-SA"/>
        </w:rPr>
        <w:t xml:space="preserve">        negotiatedRangeValue = negotiatedRange.getLinguisticTerm(</w:t>
      </w:r>
      <w:r w:rsidRPr="00E735B9">
        <w:rPr>
          <w:rFonts w:ascii="Courier New" w:eastAsia="Times New Roman" w:hAnsi="Courier New" w:cs="Courier New"/>
          <w:b/>
          <w:bCs/>
          <w:color w:val="008000"/>
          <w:sz w:val="18"/>
          <w:szCs w:val="18"/>
          <w:lang w:bidi="ar-SA"/>
        </w:rPr>
        <w:t>"negotiated_range_value"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2" w:name="l72"/>
      <w:r w:rsidRPr="00E735B9">
        <w:rPr>
          <w:rFonts w:ascii="Courier New" w:eastAsia="Times New Roman" w:hAnsi="Courier New" w:cs="Courier New"/>
          <w:color w:val="000000"/>
          <w:sz w:val="18"/>
          <w:szCs w:val="18"/>
          <w:lang w:bidi="ar-SA"/>
        </w:rPr>
        <w:t xml:space="preserve">72   </w:t>
      </w:r>
      <w:bookmarkEnd w:id="842"/>
      <w:r w:rsidRPr="00E735B9">
        <w:rPr>
          <w:rFonts w:ascii="Courier New" w:eastAsia="Times New Roman" w:hAnsi="Courier New" w:cs="Courier New"/>
          <w:color w:val="000000"/>
          <w:sz w:val="18"/>
          <w:szCs w:val="18"/>
          <w:lang w:bidi="ar-SA"/>
        </w:rPr>
        <w:t xml:space="preserve">        serverValue = serverAndRequested.getLinguisticTerm(</w:t>
      </w:r>
      <w:r w:rsidRPr="00E735B9">
        <w:rPr>
          <w:rFonts w:ascii="Courier New" w:eastAsia="Times New Roman" w:hAnsi="Courier New" w:cs="Courier New"/>
          <w:b/>
          <w:bCs/>
          <w:color w:val="008000"/>
          <w:sz w:val="18"/>
          <w:szCs w:val="18"/>
          <w:lang w:bidi="ar-SA"/>
        </w:rPr>
        <w:t>"server_value"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3" w:name="l73"/>
      <w:r w:rsidRPr="00E735B9">
        <w:rPr>
          <w:rFonts w:ascii="Courier New" w:eastAsia="Times New Roman" w:hAnsi="Courier New" w:cs="Courier New"/>
          <w:color w:val="000000"/>
          <w:sz w:val="18"/>
          <w:szCs w:val="18"/>
          <w:lang w:bidi="ar-SA"/>
        </w:rPr>
        <w:t xml:space="preserve">73   </w:t>
      </w:r>
      <w:bookmarkEnd w:id="843"/>
      <w:r w:rsidRPr="00E735B9">
        <w:rPr>
          <w:rFonts w:ascii="Courier New" w:eastAsia="Times New Roman" w:hAnsi="Courier New" w:cs="Courier New"/>
          <w:color w:val="000000"/>
          <w:sz w:val="18"/>
          <w:szCs w:val="18"/>
          <w:lang w:bidi="ar-SA"/>
        </w:rPr>
        <w:t xml:space="preserve">        requestedValue = serverAndRequested.getLinguisticTerm(</w:t>
      </w:r>
      <w:r w:rsidRPr="00E735B9">
        <w:rPr>
          <w:rFonts w:ascii="Courier New" w:eastAsia="Times New Roman" w:hAnsi="Courier New" w:cs="Courier New"/>
          <w:b/>
          <w:bCs/>
          <w:color w:val="008000"/>
          <w:sz w:val="18"/>
          <w:szCs w:val="18"/>
          <w:lang w:bidi="ar-SA"/>
        </w:rPr>
        <w:t>"requested_value"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4" w:name="l74"/>
      <w:r w:rsidRPr="00E735B9">
        <w:rPr>
          <w:rFonts w:ascii="Courier New" w:eastAsia="Times New Roman" w:hAnsi="Courier New" w:cs="Courier New"/>
          <w:color w:val="000000"/>
          <w:sz w:val="18"/>
          <w:szCs w:val="18"/>
          <w:lang w:bidi="ar-SA"/>
        </w:rPr>
        <w:t xml:space="preserve">74   </w:t>
      </w:r>
      <w:bookmarkEnd w:id="84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5" w:name="l75"/>
      <w:r w:rsidRPr="00E735B9">
        <w:rPr>
          <w:rFonts w:ascii="Courier New" w:eastAsia="Times New Roman" w:hAnsi="Courier New" w:cs="Courier New"/>
          <w:color w:val="000000"/>
          <w:sz w:val="18"/>
          <w:szCs w:val="18"/>
          <w:lang w:bidi="ar-SA"/>
        </w:rPr>
        <w:t xml:space="preserve">75   </w:t>
      </w:r>
      <w:bookmarkEnd w:id="845"/>
      <w:r w:rsidRPr="00E735B9">
        <w:rPr>
          <w:rFonts w:ascii="Courier New" w:eastAsia="Times New Roman" w:hAnsi="Courier New" w:cs="Courier New"/>
          <w:color w:val="000000"/>
          <w:sz w:val="18"/>
          <w:szCs w:val="18"/>
          <w:lang w:bidi="ar-SA"/>
        </w:rPr>
        <w:t xml:space="preserve">        requestedRangeMembershipFunction = requestedRangeValue.getMembershipFunction();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6" w:name="l76"/>
      <w:r w:rsidRPr="00E735B9">
        <w:rPr>
          <w:rFonts w:ascii="Courier New" w:eastAsia="Times New Roman" w:hAnsi="Courier New" w:cs="Courier New"/>
          <w:color w:val="000000"/>
          <w:sz w:val="18"/>
          <w:szCs w:val="18"/>
          <w:lang w:bidi="ar-SA"/>
        </w:rPr>
        <w:t xml:space="preserve">76   </w:t>
      </w:r>
      <w:bookmarkEnd w:id="84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7" w:name="l77"/>
      <w:r w:rsidRPr="00E735B9">
        <w:rPr>
          <w:rFonts w:ascii="Courier New" w:eastAsia="Times New Roman" w:hAnsi="Courier New" w:cs="Courier New"/>
          <w:color w:val="000000"/>
          <w:sz w:val="18"/>
          <w:szCs w:val="18"/>
          <w:lang w:bidi="ar-SA"/>
        </w:rPr>
        <w:t xml:space="preserve">77   </w:t>
      </w:r>
      <w:bookmarkEnd w:id="847"/>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8" w:name="l78"/>
      <w:r w:rsidRPr="00E735B9">
        <w:rPr>
          <w:rFonts w:ascii="Courier New" w:eastAsia="Times New Roman" w:hAnsi="Courier New" w:cs="Courier New"/>
          <w:color w:val="000000"/>
          <w:sz w:val="18"/>
          <w:szCs w:val="18"/>
          <w:lang w:bidi="ar-SA"/>
        </w:rPr>
        <w:t xml:space="preserve">78   </w:t>
      </w:r>
      <w:bookmarkEnd w:id="84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49" w:name="l79"/>
      <w:r w:rsidRPr="00E735B9">
        <w:rPr>
          <w:rFonts w:ascii="Courier New" w:eastAsia="Times New Roman" w:hAnsi="Courier New" w:cs="Courier New"/>
          <w:color w:val="000000"/>
          <w:sz w:val="18"/>
          <w:szCs w:val="18"/>
          <w:lang w:bidi="ar-SA"/>
        </w:rPr>
        <w:t xml:space="preserve">79   </w:t>
      </w:r>
      <w:bookmarkEnd w:id="84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50" w:name="l80"/>
      <w:r w:rsidRPr="00E735B9">
        <w:rPr>
          <w:rFonts w:ascii="Courier New" w:eastAsia="Times New Roman" w:hAnsi="Courier New" w:cs="Courier New"/>
          <w:color w:val="000000"/>
          <w:sz w:val="18"/>
          <w:szCs w:val="18"/>
          <w:lang w:bidi="ar-SA"/>
        </w:rPr>
        <w:t xml:space="preserve">80   </w:t>
      </w:r>
      <w:bookmarkEnd w:id="850"/>
      <w:r w:rsidRPr="00E735B9">
        <w:rPr>
          <w:rFonts w:ascii="Courier New" w:eastAsia="Times New Roman" w:hAnsi="Courier New" w:cs="Courier New"/>
          <w:i/>
          <w:iCs/>
          <w:color w:val="808080"/>
          <w:sz w:val="18"/>
          <w:szCs w:val="18"/>
          <w:lang w:bidi="ar-SA"/>
        </w:rPr>
        <w:t xml:space="preserve">     * Uses JFuzzyLogic to compute the tradeoff between what a server is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51" w:name="l81"/>
      <w:r w:rsidRPr="00E735B9">
        <w:rPr>
          <w:rFonts w:ascii="Courier New" w:eastAsia="Times New Roman" w:hAnsi="Courier New" w:cs="Courier New"/>
          <w:color w:val="000000"/>
          <w:sz w:val="18"/>
          <w:szCs w:val="18"/>
          <w:lang w:bidi="ar-SA"/>
        </w:rPr>
        <w:t xml:space="preserve">81   </w:t>
      </w:r>
      <w:bookmarkEnd w:id="851"/>
      <w:r w:rsidRPr="00E735B9">
        <w:rPr>
          <w:rFonts w:ascii="Courier New" w:eastAsia="Times New Roman" w:hAnsi="Courier New" w:cs="Courier New"/>
          <w:i/>
          <w:iCs/>
          <w:color w:val="808080"/>
          <w:sz w:val="18"/>
          <w:szCs w:val="18"/>
          <w:lang w:bidi="ar-SA"/>
        </w:rPr>
        <w:t xml:space="preserve">     * willing to offer and what a task requests in terms of resurces usage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52" w:name="l82"/>
      <w:r w:rsidRPr="00E735B9">
        <w:rPr>
          <w:rFonts w:ascii="Courier New" w:eastAsia="Times New Roman" w:hAnsi="Courier New" w:cs="Courier New"/>
          <w:color w:val="000000"/>
          <w:sz w:val="18"/>
          <w:szCs w:val="18"/>
          <w:lang w:bidi="ar-SA"/>
        </w:rPr>
        <w:t xml:space="preserve">82   </w:t>
      </w:r>
      <w:bookmarkEnd w:id="852"/>
      <w:r w:rsidRPr="00E735B9">
        <w:rPr>
          <w:rFonts w:ascii="Courier New" w:eastAsia="Times New Roman" w:hAnsi="Courier New" w:cs="Courier New"/>
          <w:i/>
          <w:iCs/>
          <w:color w:val="80808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53" w:name="l83"/>
      <w:r w:rsidRPr="00E735B9">
        <w:rPr>
          <w:rFonts w:ascii="Courier New" w:eastAsia="Times New Roman" w:hAnsi="Courier New" w:cs="Courier New"/>
          <w:color w:val="000000"/>
          <w:sz w:val="18"/>
          <w:szCs w:val="18"/>
          <w:lang w:bidi="ar-SA"/>
        </w:rPr>
        <w:t xml:space="preserve">83   </w:t>
      </w:r>
      <w:bookmarkEnd w:id="853"/>
      <w:r w:rsidRPr="00E735B9">
        <w:rPr>
          <w:rFonts w:ascii="Courier New" w:eastAsia="Times New Roman" w:hAnsi="Courier New" w:cs="Courier New"/>
          <w:i/>
          <w:iCs/>
          <w:color w:val="808080"/>
          <w:sz w:val="18"/>
          <w:szCs w:val="18"/>
          <w:lang w:bidi="ar-SA"/>
        </w:rPr>
        <w:t xml:space="preserve">     * </w:t>
      </w:r>
      <w:r w:rsidRPr="00E735B9">
        <w:rPr>
          <w:rFonts w:ascii="Courier New" w:eastAsia="Times New Roman" w:hAnsi="Courier New" w:cs="Courier New"/>
          <w:b/>
          <w:bCs/>
          <w:i/>
          <w:iCs/>
          <w:color w:val="808080"/>
          <w:sz w:val="18"/>
          <w:szCs w:val="18"/>
          <w:lang w:bidi="ar-SA"/>
        </w:rPr>
        <w:t xml:space="preserve">@param </w:t>
      </w:r>
      <w:r w:rsidRPr="00E735B9">
        <w:rPr>
          <w:rFonts w:ascii="Courier New" w:eastAsia="Times New Roman" w:hAnsi="Courier New" w:cs="Courier New"/>
          <w:i/>
          <w:iCs/>
          <w:color w:val="808080"/>
          <w:sz w:val="18"/>
          <w:szCs w:val="18"/>
          <w:lang w:bidi="ar-SA"/>
        </w:rPr>
        <w:t xml:space="preserve">server - the server which can accomodate the task but is not willing to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54" w:name="l84"/>
      <w:r w:rsidRPr="00E735B9">
        <w:rPr>
          <w:rFonts w:ascii="Courier New" w:eastAsia="Times New Roman" w:hAnsi="Courier New" w:cs="Courier New"/>
          <w:color w:val="000000"/>
          <w:sz w:val="18"/>
          <w:szCs w:val="18"/>
          <w:lang w:bidi="ar-SA"/>
        </w:rPr>
        <w:t xml:space="preserve">84   </w:t>
      </w:r>
      <w:bookmarkEnd w:id="854"/>
      <w:r w:rsidRPr="00E735B9">
        <w:rPr>
          <w:rFonts w:ascii="Courier New" w:eastAsia="Times New Roman" w:hAnsi="Courier New" w:cs="Courier New"/>
          <w:i/>
          <w:iCs/>
          <w:color w:val="808080"/>
          <w:sz w:val="18"/>
          <w:szCs w:val="18"/>
          <w:lang w:bidi="ar-SA"/>
        </w:rPr>
        <w:t xml:space="preserve">     * </w:t>
      </w:r>
      <w:r w:rsidRPr="00E735B9">
        <w:rPr>
          <w:rFonts w:ascii="Courier New" w:eastAsia="Times New Roman" w:hAnsi="Courier New" w:cs="Courier New"/>
          <w:b/>
          <w:bCs/>
          <w:i/>
          <w:iCs/>
          <w:color w:val="808080"/>
          <w:sz w:val="18"/>
          <w:szCs w:val="18"/>
          <w:lang w:bidi="ar-SA"/>
        </w:rPr>
        <w:t xml:space="preserve">@param </w:t>
      </w:r>
      <w:r w:rsidRPr="00E735B9">
        <w:rPr>
          <w:rFonts w:ascii="Courier New" w:eastAsia="Times New Roman" w:hAnsi="Courier New" w:cs="Courier New"/>
          <w:i/>
          <w:iCs/>
          <w:color w:val="808080"/>
          <w:sz w:val="18"/>
          <w:szCs w:val="18"/>
          <w:lang w:bidi="ar-SA"/>
        </w:rPr>
        <w:t xml:space="preserve">task   - the task to negotiate it's acomodation on the server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55" w:name="l85"/>
      <w:r w:rsidRPr="00E735B9">
        <w:rPr>
          <w:rFonts w:ascii="Courier New" w:eastAsia="Times New Roman" w:hAnsi="Courier New" w:cs="Courier New"/>
          <w:color w:val="000000"/>
          <w:sz w:val="18"/>
          <w:szCs w:val="18"/>
          <w:lang w:bidi="ar-SA"/>
        </w:rPr>
        <w:t xml:space="preserve">85   </w:t>
      </w:r>
      <w:bookmarkEnd w:id="855"/>
      <w:r w:rsidRPr="00E735B9">
        <w:rPr>
          <w:rFonts w:ascii="Courier New" w:eastAsia="Times New Roman" w:hAnsi="Courier New" w:cs="Courier New"/>
          <w:i/>
          <w:iCs/>
          <w:color w:val="808080"/>
          <w:sz w:val="18"/>
          <w:szCs w:val="18"/>
          <w:lang w:bidi="ar-SA"/>
        </w:rPr>
        <w:t xml:space="preserve">     * </w:t>
      </w:r>
      <w:r w:rsidRPr="00E735B9">
        <w:rPr>
          <w:rFonts w:ascii="Courier New" w:eastAsia="Times New Roman" w:hAnsi="Courier New" w:cs="Courier New"/>
          <w:b/>
          <w:bCs/>
          <w:i/>
          <w:iCs/>
          <w:color w:val="808080"/>
          <w:sz w:val="18"/>
          <w:szCs w:val="18"/>
          <w:lang w:bidi="ar-SA"/>
        </w:rPr>
        <w:t xml:space="preserve">@return </w:t>
      </w:r>
      <w:r w:rsidRPr="00E735B9">
        <w:rPr>
          <w:rFonts w:ascii="Courier New" w:eastAsia="Times New Roman" w:hAnsi="Courier New" w:cs="Courier New"/>
          <w:i/>
          <w:iCs/>
          <w:color w:val="808080"/>
          <w:sz w:val="18"/>
          <w:szCs w:val="18"/>
          <w:lang w:bidi="ar-SA"/>
        </w:rPr>
        <w:t xml:space="preserve">[negotiated CPU, negotiated Memory, negotiated 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56" w:name="l86"/>
      <w:r w:rsidRPr="00E735B9">
        <w:rPr>
          <w:rFonts w:ascii="Courier New" w:eastAsia="Times New Roman" w:hAnsi="Courier New" w:cs="Courier New"/>
          <w:color w:val="000000"/>
          <w:sz w:val="18"/>
          <w:szCs w:val="18"/>
          <w:lang w:bidi="ar-SA"/>
        </w:rPr>
        <w:t xml:space="preserve">86   </w:t>
      </w:r>
      <w:bookmarkEnd w:id="856"/>
      <w:r w:rsidRPr="00E735B9">
        <w:rPr>
          <w:rFonts w:ascii="Courier New" w:eastAsia="Times New Roman" w:hAnsi="Courier New" w:cs="Courier New"/>
          <w:i/>
          <w:iCs/>
          <w:color w:val="808080"/>
          <w:sz w:val="18"/>
          <w:szCs w:val="18"/>
          <w:lang w:bidi="ar-SA"/>
        </w:rPr>
        <w:t xml:space="preserve">     *         map containing the negotiated values for the CPU, memory and 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7" w:name="l87"/>
      <w:r w:rsidRPr="00E735B9">
        <w:rPr>
          <w:rFonts w:ascii="Courier New" w:eastAsia="Times New Roman" w:hAnsi="Courier New" w:cs="Courier New"/>
          <w:color w:val="000000"/>
          <w:sz w:val="18"/>
          <w:szCs w:val="18"/>
          <w:lang w:bidi="ar-SA"/>
        </w:rPr>
        <w:t xml:space="preserve">87   </w:t>
      </w:r>
      <w:bookmarkEnd w:id="857"/>
      <w:r w:rsidRPr="00E735B9">
        <w:rPr>
          <w:rFonts w:ascii="Courier New" w:eastAsia="Times New Roman" w:hAnsi="Courier New" w:cs="Courier New"/>
          <w:i/>
          <w:iCs/>
          <w:color w:val="808080"/>
          <w:sz w:val="18"/>
          <w:szCs w:val="18"/>
          <w:lang w:bidi="ar-SA"/>
        </w:rPr>
        <w:t xml:space="preserve">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8" w:name="l88"/>
      <w:r w:rsidRPr="00E735B9">
        <w:rPr>
          <w:rFonts w:ascii="Courier New" w:eastAsia="Times New Roman" w:hAnsi="Courier New" w:cs="Courier New"/>
          <w:color w:val="000000"/>
          <w:sz w:val="18"/>
          <w:szCs w:val="18"/>
          <w:lang w:bidi="ar-SA"/>
        </w:rPr>
        <w:t xml:space="preserve">88   </w:t>
      </w:r>
      <w:bookmarkEnd w:id="85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9" w:name="l89"/>
      <w:r w:rsidRPr="00E735B9">
        <w:rPr>
          <w:rFonts w:ascii="Courier New" w:eastAsia="Times New Roman" w:hAnsi="Courier New" w:cs="Courier New"/>
          <w:color w:val="000000"/>
          <w:sz w:val="18"/>
          <w:szCs w:val="18"/>
          <w:lang w:bidi="ar-SA"/>
        </w:rPr>
        <w:t xml:space="preserve">89   </w:t>
      </w:r>
      <w:bookmarkEnd w:id="85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public </w:t>
      </w:r>
      <w:r w:rsidRPr="00E735B9">
        <w:rPr>
          <w:rFonts w:ascii="Courier New" w:eastAsia="Times New Roman" w:hAnsi="Courier New" w:cs="Courier New"/>
          <w:color w:val="000000"/>
          <w:sz w:val="18"/>
          <w:szCs w:val="18"/>
          <w:lang w:bidi="ar-SA"/>
        </w:rPr>
        <w:t xml:space="preserve">Map&lt;String, Double&gt; negotiate(Server server, Task task)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0" w:name="l90"/>
      <w:r w:rsidRPr="00E735B9">
        <w:rPr>
          <w:rFonts w:ascii="Courier New" w:eastAsia="Times New Roman" w:hAnsi="Courier New" w:cs="Courier New"/>
          <w:color w:val="000000"/>
          <w:sz w:val="18"/>
          <w:szCs w:val="18"/>
          <w:lang w:bidi="ar-SA"/>
        </w:rPr>
        <w:t xml:space="preserve">90   </w:t>
      </w:r>
      <w:bookmarkEnd w:id="86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1" w:name="l91"/>
      <w:r w:rsidRPr="00E735B9">
        <w:rPr>
          <w:rFonts w:ascii="Courier New" w:eastAsia="Times New Roman" w:hAnsi="Courier New" w:cs="Courier New"/>
          <w:color w:val="000000"/>
          <w:sz w:val="18"/>
          <w:szCs w:val="18"/>
          <w:lang w:bidi="ar-SA"/>
        </w:rPr>
        <w:t xml:space="preserve">91   </w:t>
      </w:r>
      <w:bookmarkEnd w:id="861"/>
      <w:r w:rsidRPr="00E735B9">
        <w:rPr>
          <w:rFonts w:ascii="Courier New" w:eastAsia="Times New Roman" w:hAnsi="Courier New" w:cs="Courier New"/>
          <w:color w:val="000000"/>
          <w:sz w:val="18"/>
          <w:szCs w:val="18"/>
          <w:lang w:bidi="ar-SA"/>
        </w:rPr>
        <w:t xml:space="preserve">        Map&lt;String, Double&gt; negotiatedValues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HashMap&lt;String, Double&gt;();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2" w:name="l92"/>
      <w:r w:rsidRPr="00E735B9">
        <w:rPr>
          <w:rFonts w:ascii="Courier New" w:eastAsia="Times New Roman" w:hAnsi="Courier New" w:cs="Courier New"/>
          <w:color w:val="000000"/>
          <w:sz w:val="18"/>
          <w:szCs w:val="18"/>
          <w:lang w:bidi="ar-SA"/>
        </w:rPr>
        <w:t xml:space="preserve">92   </w:t>
      </w:r>
      <w:bookmarkEnd w:id="86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//TODO: eventually to reintroduce variables for each of the 3 elements in the file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3" w:name="l93"/>
      <w:r w:rsidRPr="00E735B9">
        <w:rPr>
          <w:rFonts w:ascii="Courier New" w:eastAsia="Times New Roman" w:hAnsi="Courier New" w:cs="Courier New"/>
          <w:color w:val="000000"/>
          <w:sz w:val="18"/>
          <w:szCs w:val="18"/>
          <w:lang w:bidi="ar-SA"/>
        </w:rPr>
        <w:t xml:space="preserve">93   </w:t>
      </w:r>
      <w:bookmarkEnd w:id="863"/>
      <w:r w:rsidRPr="00E735B9">
        <w:rPr>
          <w:rFonts w:ascii="Courier New" w:eastAsia="Times New Roman" w:hAnsi="Courier New" w:cs="Courier New"/>
          <w:color w:val="000000"/>
          <w:sz w:val="18"/>
          <w:szCs w:val="18"/>
          <w:lang w:bidi="ar-SA"/>
        </w:rPr>
        <w:t xml:space="preserve">        Collection&lt;Core&gt; cores = server.getAssociatedCPU().getAssociatedCore();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4" w:name="l94"/>
      <w:r w:rsidRPr="00E735B9">
        <w:rPr>
          <w:rFonts w:ascii="Courier New" w:eastAsia="Times New Roman" w:hAnsi="Courier New" w:cs="Courier New"/>
          <w:color w:val="000000"/>
          <w:sz w:val="18"/>
          <w:szCs w:val="18"/>
          <w:lang w:bidi="ar-SA"/>
        </w:rPr>
        <w:t xml:space="preserve">94   </w:t>
      </w:r>
      <w:bookmarkEnd w:id="864"/>
      <w:r w:rsidRPr="00E735B9">
        <w:rPr>
          <w:rFonts w:ascii="Courier New" w:eastAsia="Times New Roman" w:hAnsi="Courier New" w:cs="Courier New"/>
          <w:color w:val="000000"/>
          <w:sz w:val="18"/>
          <w:szCs w:val="18"/>
          <w:lang w:bidi="ar-SA"/>
        </w:rPr>
        <w:t xml:space="preserve">        Memory memory = server.getAssociatedMemory();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5" w:name="l95"/>
      <w:r w:rsidRPr="00E735B9">
        <w:rPr>
          <w:rFonts w:ascii="Courier New" w:eastAsia="Times New Roman" w:hAnsi="Courier New" w:cs="Courier New"/>
          <w:color w:val="000000"/>
          <w:sz w:val="18"/>
          <w:szCs w:val="18"/>
          <w:lang w:bidi="ar-SA"/>
        </w:rPr>
        <w:t xml:space="preserve">95   </w:t>
      </w:r>
      <w:bookmarkEnd w:id="865"/>
      <w:r w:rsidRPr="00E735B9">
        <w:rPr>
          <w:rFonts w:ascii="Courier New" w:eastAsia="Times New Roman" w:hAnsi="Courier New" w:cs="Courier New"/>
          <w:color w:val="000000"/>
          <w:sz w:val="18"/>
          <w:szCs w:val="18"/>
          <w:lang w:bidi="ar-SA"/>
        </w:rPr>
        <w:t xml:space="preserve">        Storage storage = server.getAssociatedStorage();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6" w:name="l96"/>
      <w:r w:rsidRPr="00E735B9">
        <w:rPr>
          <w:rFonts w:ascii="Courier New" w:eastAsia="Times New Roman" w:hAnsi="Courier New" w:cs="Courier New"/>
          <w:color w:val="000000"/>
          <w:sz w:val="18"/>
          <w:szCs w:val="18"/>
          <w:lang w:bidi="ar-SA"/>
        </w:rPr>
        <w:t xml:space="preserve">96   </w:t>
      </w:r>
      <w:bookmarkEnd w:id="866"/>
      <w:r w:rsidRPr="00E735B9">
        <w:rPr>
          <w:rFonts w:ascii="Courier New" w:eastAsia="Times New Roman" w:hAnsi="Courier New" w:cs="Courier New"/>
          <w:color w:val="000000"/>
          <w:sz w:val="18"/>
          <w:szCs w:val="18"/>
          <w:lang w:bidi="ar-SA"/>
        </w:rPr>
        <w:t xml:space="preserve">        RequestedTaskInfo requestedTaskInfo = task.getRequestedInfo();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7" w:name="l97"/>
      <w:r w:rsidRPr="00E735B9">
        <w:rPr>
          <w:rFonts w:ascii="Courier New" w:eastAsia="Times New Roman" w:hAnsi="Courier New" w:cs="Courier New"/>
          <w:color w:val="000000"/>
          <w:sz w:val="18"/>
          <w:szCs w:val="18"/>
          <w:lang w:bidi="ar-SA"/>
        </w:rPr>
        <w:t xml:space="preserve">97   </w:t>
      </w:r>
      <w:bookmarkEnd w:id="86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8" w:name="l98"/>
      <w:r w:rsidRPr="00E735B9">
        <w:rPr>
          <w:rFonts w:ascii="Courier New" w:eastAsia="Times New Roman" w:hAnsi="Courier New" w:cs="Courier New"/>
          <w:color w:val="000000"/>
          <w:sz w:val="18"/>
          <w:szCs w:val="18"/>
          <w:lang w:bidi="ar-SA"/>
        </w:rPr>
        <w:t xml:space="preserve">98   </w:t>
      </w:r>
      <w:bookmarkEnd w:id="86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requestedCores = requestedTaskInfo.getCores();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9" w:name="l99"/>
      <w:r w:rsidRPr="00E735B9">
        <w:rPr>
          <w:rFonts w:ascii="Courier New" w:eastAsia="Times New Roman" w:hAnsi="Courier New" w:cs="Courier New"/>
          <w:color w:val="000000"/>
          <w:sz w:val="18"/>
          <w:szCs w:val="18"/>
          <w:lang w:bidi="ar-SA"/>
        </w:rPr>
        <w:t xml:space="preserve">99   </w:t>
      </w:r>
      <w:bookmarkEnd w:id="86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0" w:name="l100"/>
      <w:r w:rsidRPr="00E735B9">
        <w:rPr>
          <w:rFonts w:ascii="Courier New" w:eastAsia="Times New Roman" w:hAnsi="Courier New" w:cs="Courier New"/>
          <w:color w:val="000000"/>
          <w:sz w:val="18"/>
          <w:szCs w:val="18"/>
          <w:lang w:bidi="ar-SA"/>
        </w:rPr>
        <w:t xml:space="preserve">100  </w:t>
      </w:r>
      <w:bookmarkEnd w:id="87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 xml:space="preserve">(Core core : cores)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1" w:name="l101"/>
      <w:r w:rsidRPr="00E735B9">
        <w:rPr>
          <w:rFonts w:ascii="Courier New" w:eastAsia="Times New Roman" w:hAnsi="Courier New" w:cs="Courier New"/>
          <w:color w:val="000000"/>
          <w:sz w:val="18"/>
          <w:szCs w:val="18"/>
          <w:lang w:bidi="ar-SA"/>
        </w:rPr>
        <w:t xml:space="preserve">101  </w:t>
      </w:r>
      <w:bookmarkEnd w:id="87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2" w:name="l102"/>
      <w:r w:rsidRPr="00E735B9">
        <w:rPr>
          <w:rFonts w:ascii="Courier New" w:eastAsia="Times New Roman" w:hAnsi="Courier New" w:cs="Courier New"/>
          <w:color w:val="000000"/>
          <w:sz w:val="18"/>
          <w:szCs w:val="18"/>
          <w:lang w:bidi="ar-SA"/>
        </w:rPr>
        <w:t xml:space="preserve">102  </w:t>
      </w:r>
      <w:bookmarkEnd w:id="87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maxCPU = core.getMaxAcceptableValue();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3" w:name="l103"/>
      <w:r w:rsidRPr="00E735B9">
        <w:rPr>
          <w:rFonts w:ascii="Courier New" w:eastAsia="Times New Roman" w:hAnsi="Courier New" w:cs="Courier New"/>
          <w:color w:val="000000"/>
          <w:sz w:val="18"/>
          <w:szCs w:val="18"/>
          <w:lang w:bidi="ar-SA"/>
        </w:rPr>
        <w:t xml:space="preserve">103  </w:t>
      </w:r>
      <w:bookmarkEnd w:id="87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usedCPU = core.getUsed();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4" w:name="l104"/>
      <w:r w:rsidRPr="00E735B9">
        <w:rPr>
          <w:rFonts w:ascii="Courier New" w:eastAsia="Times New Roman" w:hAnsi="Courier New" w:cs="Courier New"/>
          <w:color w:val="000000"/>
          <w:sz w:val="18"/>
          <w:szCs w:val="18"/>
          <w:lang w:bidi="ar-SA"/>
        </w:rPr>
        <w:t xml:space="preserve">104  </w:t>
      </w:r>
      <w:bookmarkEnd w:id="87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totalCPU = core.getTotal();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5" w:name="l105"/>
      <w:r w:rsidRPr="00E735B9">
        <w:rPr>
          <w:rFonts w:ascii="Courier New" w:eastAsia="Times New Roman" w:hAnsi="Courier New" w:cs="Courier New"/>
          <w:color w:val="000000"/>
          <w:sz w:val="18"/>
          <w:szCs w:val="18"/>
          <w:lang w:bidi="ar-SA"/>
        </w:rPr>
        <w:t xml:space="preserve">105  </w:t>
      </w:r>
      <w:bookmarkEnd w:id="87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minRequestedCPU = requestedTaskInfo.getCpuMinAcceptableValue();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6" w:name="l106"/>
      <w:r w:rsidRPr="00E735B9">
        <w:rPr>
          <w:rFonts w:ascii="Courier New" w:eastAsia="Times New Roman" w:hAnsi="Courier New" w:cs="Courier New"/>
          <w:color w:val="000000"/>
          <w:sz w:val="18"/>
          <w:szCs w:val="18"/>
          <w:lang w:bidi="ar-SA"/>
        </w:rPr>
        <w:t xml:space="preserve">106  </w:t>
      </w:r>
      <w:bookmarkEnd w:id="87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maxRequestedCPU = requestedTaskInfo.getCpuMaxAcceptableValue();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7" w:name="l107"/>
      <w:r w:rsidRPr="00E735B9">
        <w:rPr>
          <w:rFonts w:ascii="Courier New" w:eastAsia="Times New Roman" w:hAnsi="Courier New" w:cs="Courier New"/>
          <w:color w:val="000000"/>
          <w:sz w:val="18"/>
          <w:szCs w:val="18"/>
          <w:lang w:bidi="ar-SA"/>
        </w:rPr>
        <w:t xml:space="preserve">107  </w:t>
      </w:r>
      <w:bookmarkEnd w:id="87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8" w:name="l108"/>
      <w:r w:rsidRPr="00E735B9">
        <w:rPr>
          <w:rFonts w:ascii="Courier New" w:eastAsia="Times New Roman" w:hAnsi="Courier New" w:cs="Courier New"/>
          <w:color w:val="000000"/>
          <w:sz w:val="18"/>
          <w:szCs w:val="18"/>
          <w:lang w:bidi="ar-SA"/>
        </w:rPr>
        <w:t xml:space="preserve">108  </w:t>
      </w:r>
      <w:bookmarkEnd w:id="87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//TODO: also negotiate in order to give more resources than needed to the task</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9" w:name="l109"/>
      <w:r w:rsidRPr="00E735B9">
        <w:rPr>
          <w:rFonts w:ascii="Courier New" w:eastAsia="Times New Roman" w:hAnsi="Courier New" w:cs="Courier New"/>
          <w:color w:val="000000"/>
          <w:sz w:val="18"/>
          <w:szCs w:val="18"/>
          <w:lang w:bidi="ar-SA"/>
        </w:rPr>
        <w:t xml:space="preserve">109  </w:t>
      </w:r>
      <w:bookmarkEnd w:id="87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//negotiate CPU max optimum 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0" w:name="l110"/>
      <w:r w:rsidRPr="00E735B9">
        <w:rPr>
          <w:rFonts w:ascii="Courier New" w:eastAsia="Times New Roman" w:hAnsi="Courier New" w:cs="Courier New"/>
          <w:color w:val="000000"/>
          <w:sz w:val="18"/>
          <w:szCs w:val="18"/>
          <w:lang w:bidi="ar-SA"/>
        </w:rPr>
        <w:lastRenderedPageBreak/>
        <w:t xml:space="preserve">110  </w:t>
      </w:r>
      <w:bookmarkEnd w:id="88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((maxCPU - usedCPU &lt; maxRequestedCPU &amp;&amp; minRequestedCPU &lt;= totalCPU - usedCPU)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1" w:name="l111"/>
      <w:r w:rsidRPr="00E735B9">
        <w:rPr>
          <w:rFonts w:ascii="Courier New" w:eastAsia="Times New Roman" w:hAnsi="Courier New" w:cs="Courier New"/>
          <w:color w:val="000000"/>
          <w:sz w:val="18"/>
          <w:szCs w:val="18"/>
          <w:lang w:bidi="ar-SA"/>
        </w:rPr>
        <w:t xml:space="preserve">111  </w:t>
      </w:r>
      <w:bookmarkEnd w:id="881"/>
      <w:r w:rsidRPr="00E735B9">
        <w:rPr>
          <w:rFonts w:ascii="Courier New" w:eastAsia="Times New Roman" w:hAnsi="Courier New" w:cs="Courier New"/>
          <w:color w:val="000000"/>
          <w:sz w:val="18"/>
          <w:szCs w:val="18"/>
          <w:lang w:bidi="ar-SA"/>
        </w:rPr>
        <w:t xml:space="preserve">                    &amp;&amp; (maxCPU &lt; totalCPU))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2" w:name="l112"/>
      <w:r w:rsidRPr="00E735B9">
        <w:rPr>
          <w:rFonts w:ascii="Courier New" w:eastAsia="Times New Roman" w:hAnsi="Courier New" w:cs="Courier New"/>
          <w:color w:val="000000"/>
          <w:sz w:val="18"/>
          <w:szCs w:val="18"/>
          <w:lang w:bidi="ar-SA"/>
        </w:rPr>
        <w:t xml:space="preserve">112  </w:t>
      </w:r>
      <w:bookmarkEnd w:id="88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3" w:name="l113"/>
      <w:r w:rsidRPr="00E735B9">
        <w:rPr>
          <w:rFonts w:ascii="Courier New" w:eastAsia="Times New Roman" w:hAnsi="Courier New" w:cs="Courier New"/>
          <w:color w:val="000000"/>
          <w:sz w:val="18"/>
          <w:szCs w:val="18"/>
          <w:lang w:bidi="ar-SA"/>
        </w:rPr>
        <w:t xml:space="preserve">113  </w:t>
      </w:r>
      <w:bookmarkEnd w:id="88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4" w:name="l114"/>
      <w:r w:rsidRPr="00E735B9">
        <w:rPr>
          <w:rFonts w:ascii="Courier New" w:eastAsia="Times New Roman" w:hAnsi="Courier New" w:cs="Courier New"/>
          <w:color w:val="000000"/>
          <w:sz w:val="18"/>
          <w:szCs w:val="18"/>
          <w:lang w:bidi="ar-SA"/>
        </w:rPr>
        <w:t xml:space="preserve">114  </w:t>
      </w:r>
      <w:bookmarkEnd w:id="88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membership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5" w:name="l115"/>
      <w:r w:rsidRPr="00E735B9">
        <w:rPr>
          <w:rFonts w:ascii="Courier New" w:eastAsia="Times New Roman" w:hAnsi="Courier New" w:cs="Courier New"/>
          <w:color w:val="000000"/>
          <w:sz w:val="18"/>
          <w:szCs w:val="18"/>
          <w:lang w:bidi="ar-SA"/>
        </w:rPr>
        <w:t xml:space="preserve">115  </w:t>
      </w:r>
      <w:bookmarkEnd w:id="88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count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6" w:name="l116"/>
      <w:r w:rsidRPr="00E735B9">
        <w:rPr>
          <w:rFonts w:ascii="Courier New" w:eastAsia="Times New Roman" w:hAnsi="Courier New" w:cs="Courier New"/>
          <w:color w:val="000000"/>
          <w:sz w:val="18"/>
          <w:szCs w:val="18"/>
          <w:lang w:bidi="ar-SA"/>
        </w:rPr>
        <w:t xml:space="preserve">116  </w:t>
      </w:r>
      <w:bookmarkEnd w:id="886"/>
      <w:r w:rsidRPr="00E735B9">
        <w:rPr>
          <w:rFonts w:ascii="Courier New" w:eastAsia="Times New Roman" w:hAnsi="Courier New" w:cs="Courier New"/>
          <w:color w:val="000000"/>
          <w:sz w:val="18"/>
          <w:szCs w:val="18"/>
          <w:lang w:bidi="ar-SA"/>
        </w:rPr>
        <w:t xml:space="preserve">                Value[] serverValues;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7" w:name="l117"/>
      <w:r w:rsidRPr="00E735B9">
        <w:rPr>
          <w:rFonts w:ascii="Courier New" w:eastAsia="Times New Roman" w:hAnsi="Courier New" w:cs="Courier New"/>
          <w:color w:val="000000"/>
          <w:sz w:val="18"/>
          <w:szCs w:val="18"/>
          <w:lang w:bidi="ar-SA"/>
        </w:rPr>
        <w:t xml:space="preserve">117  </w:t>
      </w:r>
      <w:bookmarkEnd w:id="887"/>
      <w:r w:rsidRPr="00E735B9">
        <w:rPr>
          <w:rFonts w:ascii="Courier New" w:eastAsia="Times New Roman" w:hAnsi="Courier New" w:cs="Courier New"/>
          <w:color w:val="000000"/>
          <w:sz w:val="18"/>
          <w:szCs w:val="18"/>
          <w:lang w:bidi="ar-SA"/>
        </w:rPr>
        <w:t xml:space="preserve">                Value[]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8" w:name="l118"/>
      <w:r w:rsidRPr="00E735B9">
        <w:rPr>
          <w:rFonts w:ascii="Courier New" w:eastAsia="Times New Roman" w:hAnsi="Courier New" w:cs="Courier New"/>
          <w:color w:val="000000"/>
          <w:sz w:val="18"/>
          <w:szCs w:val="18"/>
          <w:lang w:bidi="ar-SA"/>
        </w:rPr>
        <w:t xml:space="preserve">118  </w:t>
      </w:r>
      <w:bookmarkEnd w:id="88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9" w:name="l119"/>
      <w:r w:rsidRPr="00E735B9">
        <w:rPr>
          <w:rFonts w:ascii="Courier New" w:eastAsia="Times New Roman" w:hAnsi="Courier New" w:cs="Courier New"/>
          <w:color w:val="000000"/>
          <w:sz w:val="18"/>
          <w:szCs w:val="18"/>
          <w:lang w:bidi="ar-SA"/>
        </w:rPr>
        <w:t xml:space="preserve">119  </w:t>
      </w:r>
      <w:bookmarkEnd w:id="88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//convert available CPU ranges in Value type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0" w:name="l120"/>
      <w:r w:rsidRPr="00E735B9">
        <w:rPr>
          <w:rFonts w:ascii="Courier New" w:eastAsia="Times New Roman" w:hAnsi="Courier New" w:cs="Courier New"/>
          <w:color w:val="000000"/>
          <w:sz w:val="18"/>
          <w:szCs w:val="18"/>
          <w:lang w:bidi="ar-SA"/>
        </w:rPr>
        <w:t xml:space="preserve">120  </w:t>
      </w:r>
      <w:bookmarkEnd w:id="890"/>
      <w:r w:rsidRPr="00E735B9">
        <w:rPr>
          <w:rFonts w:ascii="Courier New" w:eastAsia="Times New Roman" w:hAnsi="Courier New" w:cs="Courier New"/>
          <w:color w:val="000000"/>
          <w:sz w:val="18"/>
          <w:szCs w:val="18"/>
          <w:lang w:bidi="ar-SA"/>
        </w:rPr>
        <w:t xml:space="preserve">                values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 xml:space="preserve">[]{maxCPU, totalCPU};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1" w:name="l121"/>
      <w:r w:rsidRPr="00E735B9">
        <w:rPr>
          <w:rFonts w:ascii="Courier New" w:eastAsia="Times New Roman" w:hAnsi="Courier New" w:cs="Courier New"/>
          <w:color w:val="000000"/>
          <w:sz w:val="18"/>
          <w:szCs w:val="18"/>
          <w:lang w:bidi="ar-SA"/>
        </w:rPr>
        <w:t xml:space="preserve">121  </w:t>
      </w:r>
      <w:bookmarkEnd w:id="891"/>
      <w:r w:rsidRPr="00E735B9">
        <w:rPr>
          <w:rFonts w:ascii="Courier New" w:eastAsia="Times New Roman" w:hAnsi="Courier New" w:cs="Courier New"/>
          <w:color w:val="000000"/>
          <w:sz w:val="18"/>
          <w:szCs w:val="18"/>
          <w:lang w:bidi="ar-SA"/>
        </w:rPr>
        <w:t xml:space="preserve">                count = values.length;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2" w:name="l122"/>
      <w:r w:rsidRPr="00E735B9">
        <w:rPr>
          <w:rFonts w:ascii="Courier New" w:eastAsia="Times New Roman" w:hAnsi="Courier New" w:cs="Courier New"/>
          <w:color w:val="000000"/>
          <w:sz w:val="18"/>
          <w:szCs w:val="18"/>
          <w:lang w:bidi="ar-SA"/>
        </w:rPr>
        <w:t xml:space="preserve">122  </w:t>
      </w:r>
      <w:bookmarkEnd w:id="892"/>
      <w:r w:rsidRPr="00E735B9">
        <w:rPr>
          <w:rFonts w:ascii="Courier New" w:eastAsia="Times New Roman" w:hAnsi="Courier New" w:cs="Courier New"/>
          <w:color w:val="000000"/>
          <w:sz w:val="18"/>
          <w:szCs w:val="18"/>
          <w:lang w:bidi="ar-SA"/>
        </w:rPr>
        <w:t xml:space="preserve">                serverValues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3" w:name="l123"/>
      <w:r w:rsidRPr="00E735B9">
        <w:rPr>
          <w:rFonts w:ascii="Courier New" w:eastAsia="Times New Roman" w:hAnsi="Courier New" w:cs="Courier New"/>
          <w:color w:val="000000"/>
          <w:sz w:val="18"/>
          <w:szCs w:val="18"/>
          <w:lang w:bidi="ar-SA"/>
        </w:rPr>
        <w:t xml:space="preserve">123  </w:t>
      </w:r>
      <w:bookmarkEnd w:id="893"/>
      <w:r w:rsidRPr="00E735B9">
        <w:rPr>
          <w:rFonts w:ascii="Courier New" w:eastAsia="Times New Roman" w:hAnsi="Courier New" w:cs="Courier New"/>
          <w:color w:val="000000"/>
          <w:sz w:val="18"/>
          <w:szCs w:val="18"/>
          <w:lang w:bidi="ar-SA"/>
        </w:rPr>
        <w:t xml:space="preserve">                membershipValues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4" w:name="l124"/>
      <w:r w:rsidRPr="00E735B9">
        <w:rPr>
          <w:rFonts w:ascii="Courier New" w:eastAsia="Times New Roman" w:hAnsi="Courier New" w:cs="Courier New"/>
          <w:color w:val="000000"/>
          <w:sz w:val="18"/>
          <w:szCs w:val="18"/>
          <w:lang w:bidi="ar-SA"/>
        </w:rPr>
        <w:t xml:space="preserve">124  </w:t>
      </w:r>
      <w:bookmarkEnd w:id="89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i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i &lt; count; i++)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5" w:name="l125"/>
      <w:r w:rsidRPr="00E735B9">
        <w:rPr>
          <w:rFonts w:ascii="Courier New" w:eastAsia="Times New Roman" w:hAnsi="Courier New" w:cs="Courier New"/>
          <w:color w:val="000000"/>
          <w:sz w:val="18"/>
          <w:szCs w:val="18"/>
          <w:lang w:bidi="ar-SA"/>
        </w:rPr>
        <w:t xml:space="preserve">125  </w:t>
      </w:r>
      <w:bookmarkEnd w:id="895"/>
      <w:r w:rsidRPr="00E735B9">
        <w:rPr>
          <w:rFonts w:ascii="Courier New" w:eastAsia="Times New Roman" w:hAnsi="Courier New" w:cs="Courier New"/>
          <w:color w:val="000000"/>
          <w:sz w:val="18"/>
          <w:szCs w:val="18"/>
          <w:lang w:bidi="ar-SA"/>
        </w:rPr>
        <w:t xml:space="preserve">                    serverValues[i]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Value(values[i]);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6" w:name="l126"/>
      <w:r w:rsidRPr="00E735B9">
        <w:rPr>
          <w:rFonts w:ascii="Courier New" w:eastAsia="Times New Roman" w:hAnsi="Courier New" w:cs="Courier New"/>
          <w:color w:val="000000"/>
          <w:sz w:val="18"/>
          <w:szCs w:val="18"/>
          <w:lang w:bidi="ar-SA"/>
        </w:rPr>
        <w:t xml:space="preserve">126  </w:t>
      </w:r>
      <w:bookmarkEnd w:id="896"/>
      <w:r w:rsidRPr="00E735B9">
        <w:rPr>
          <w:rFonts w:ascii="Courier New" w:eastAsia="Times New Roman" w:hAnsi="Courier New" w:cs="Courier New"/>
          <w:color w:val="000000"/>
          <w:sz w:val="18"/>
          <w:szCs w:val="18"/>
          <w:lang w:bidi="ar-SA"/>
        </w:rPr>
        <w:t xml:space="preserve">                    membershipValues[i]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Value(membership[i]);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7" w:name="l127"/>
      <w:r w:rsidRPr="00E735B9">
        <w:rPr>
          <w:rFonts w:ascii="Courier New" w:eastAsia="Times New Roman" w:hAnsi="Courier New" w:cs="Courier New"/>
          <w:color w:val="000000"/>
          <w:sz w:val="18"/>
          <w:szCs w:val="18"/>
          <w:lang w:bidi="ar-SA"/>
        </w:rPr>
        <w:t xml:space="preserve">127  </w:t>
      </w:r>
      <w:bookmarkEnd w:id="897"/>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8" w:name="l128"/>
      <w:r w:rsidRPr="00E735B9">
        <w:rPr>
          <w:rFonts w:ascii="Courier New" w:eastAsia="Times New Roman" w:hAnsi="Courier New" w:cs="Courier New"/>
          <w:color w:val="000000"/>
          <w:sz w:val="18"/>
          <w:szCs w:val="18"/>
          <w:lang w:bidi="ar-SA"/>
        </w:rPr>
        <w:t xml:space="preserve">128  </w:t>
      </w:r>
      <w:bookmarkEnd w:id="89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9" w:name="l129"/>
      <w:r w:rsidRPr="00E735B9">
        <w:rPr>
          <w:rFonts w:ascii="Courier New" w:eastAsia="Times New Roman" w:hAnsi="Courier New" w:cs="Courier New"/>
          <w:color w:val="000000"/>
          <w:sz w:val="18"/>
          <w:szCs w:val="18"/>
          <w:lang w:bidi="ar-SA"/>
        </w:rPr>
        <w:t xml:space="preserve">129  </w:t>
      </w:r>
      <w:bookmarkEnd w:id="89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//create a new membership function for the CPU</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0" w:name="l130"/>
      <w:r w:rsidRPr="00E735B9">
        <w:rPr>
          <w:rFonts w:ascii="Courier New" w:eastAsia="Times New Roman" w:hAnsi="Courier New" w:cs="Courier New"/>
          <w:color w:val="000000"/>
          <w:sz w:val="18"/>
          <w:szCs w:val="18"/>
          <w:lang w:bidi="ar-SA"/>
        </w:rPr>
        <w:t xml:space="preserve">130  </w:t>
      </w:r>
      <w:bookmarkEnd w:id="900"/>
      <w:r w:rsidRPr="00E735B9">
        <w:rPr>
          <w:rFonts w:ascii="Courier New" w:eastAsia="Times New Roman" w:hAnsi="Courier New" w:cs="Courier New"/>
          <w:color w:val="000000"/>
          <w:sz w:val="18"/>
          <w:szCs w:val="18"/>
          <w:lang w:bidi="ar-SA"/>
        </w:rPr>
        <w:t xml:space="preserve">                MembershipFunction serverCpuMembershipFunction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1" w:name="l131"/>
      <w:r w:rsidRPr="00E735B9">
        <w:rPr>
          <w:rFonts w:ascii="Courier New" w:eastAsia="Times New Roman" w:hAnsi="Courier New" w:cs="Courier New"/>
          <w:color w:val="000000"/>
          <w:sz w:val="18"/>
          <w:szCs w:val="18"/>
          <w:lang w:bidi="ar-SA"/>
        </w:rPr>
        <w:t xml:space="preserve">131  </w:t>
      </w:r>
      <w:bookmarkEnd w:id="90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MembershipFunctionPieceWiseLinear(serverValues,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2" w:name="l132"/>
      <w:r w:rsidRPr="00E735B9">
        <w:rPr>
          <w:rFonts w:ascii="Courier New" w:eastAsia="Times New Roman" w:hAnsi="Courier New" w:cs="Courier New"/>
          <w:color w:val="000000"/>
          <w:sz w:val="18"/>
          <w:szCs w:val="18"/>
          <w:lang w:bidi="ar-SA"/>
        </w:rPr>
        <w:t xml:space="preserve">132  </w:t>
      </w:r>
      <w:bookmarkEnd w:id="90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3" w:name="l133"/>
      <w:r w:rsidRPr="00E735B9">
        <w:rPr>
          <w:rFonts w:ascii="Courier New" w:eastAsia="Times New Roman" w:hAnsi="Courier New" w:cs="Courier New"/>
          <w:color w:val="000000"/>
          <w:sz w:val="18"/>
          <w:szCs w:val="18"/>
          <w:lang w:bidi="ar-SA"/>
        </w:rPr>
        <w:t xml:space="preserve">133  </w:t>
      </w:r>
      <w:bookmarkEnd w:id="903"/>
      <w:r w:rsidRPr="00E735B9">
        <w:rPr>
          <w:rFonts w:ascii="Courier New" w:eastAsia="Times New Roman" w:hAnsi="Courier New" w:cs="Courier New"/>
          <w:color w:val="000000"/>
          <w:sz w:val="18"/>
          <w:szCs w:val="18"/>
          <w:lang w:bidi="ar-SA"/>
        </w:rPr>
        <w:t xml:space="preserve">                serverRangeValue.setMembershipFunction(serverCpuMembershipFunction);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4" w:name="l134"/>
      <w:r w:rsidRPr="00E735B9">
        <w:rPr>
          <w:rFonts w:ascii="Courier New" w:eastAsia="Times New Roman" w:hAnsi="Courier New" w:cs="Courier New"/>
          <w:color w:val="000000"/>
          <w:sz w:val="18"/>
          <w:szCs w:val="18"/>
          <w:lang w:bidi="ar-SA"/>
        </w:rPr>
        <w:t xml:space="preserve">134  </w:t>
      </w:r>
      <w:bookmarkEnd w:id="90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5" w:name="l135"/>
      <w:r w:rsidRPr="00E735B9">
        <w:rPr>
          <w:rFonts w:ascii="Courier New" w:eastAsia="Times New Roman" w:hAnsi="Courier New" w:cs="Courier New"/>
          <w:color w:val="000000"/>
          <w:sz w:val="18"/>
          <w:szCs w:val="18"/>
          <w:lang w:bidi="ar-SA"/>
        </w:rPr>
        <w:t xml:space="preserve">135  </w:t>
      </w:r>
      <w:bookmarkEnd w:id="90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6" w:name="l136"/>
      <w:r w:rsidRPr="00E735B9">
        <w:rPr>
          <w:rFonts w:ascii="Courier New" w:eastAsia="Times New Roman" w:hAnsi="Courier New" w:cs="Courier New"/>
          <w:color w:val="000000"/>
          <w:sz w:val="18"/>
          <w:szCs w:val="18"/>
          <w:lang w:bidi="ar-SA"/>
        </w:rPr>
        <w:t xml:space="preserve">136  </w:t>
      </w:r>
      <w:bookmarkEnd w:id="90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(totalCPU &gt; usedCPU + maxRequestedCPU)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7" w:name="l137"/>
      <w:r w:rsidRPr="00E735B9">
        <w:rPr>
          <w:rFonts w:ascii="Courier New" w:eastAsia="Times New Roman" w:hAnsi="Courier New" w:cs="Courier New"/>
          <w:color w:val="000000"/>
          <w:sz w:val="18"/>
          <w:szCs w:val="18"/>
          <w:lang w:bidi="ar-SA"/>
        </w:rPr>
        <w:t xml:space="preserve">137  </w:t>
      </w:r>
      <w:bookmarkEnd w:id="907"/>
      <w:r w:rsidRPr="00E735B9">
        <w:rPr>
          <w:rFonts w:ascii="Courier New" w:eastAsia="Times New Roman" w:hAnsi="Courier New" w:cs="Courier New"/>
          <w:color w:val="000000"/>
          <w:sz w:val="18"/>
          <w:szCs w:val="18"/>
          <w:lang w:bidi="ar-SA"/>
        </w:rPr>
        <w:t xml:space="preserve">                    negotiatedRangeValue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8" w:name="l138"/>
      <w:r w:rsidRPr="00E735B9">
        <w:rPr>
          <w:rFonts w:ascii="Courier New" w:eastAsia="Times New Roman" w:hAnsi="Courier New" w:cs="Courier New"/>
          <w:color w:val="000000"/>
          <w:sz w:val="18"/>
          <w:szCs w:val="18"/>
          <w:lang w:bidi="ar-SA"/>
        </w:rPr>
        <w:t xml:space="preserve">138  </w:t>
      </w:r>
      <w:bookmarkEnd w:id="908"/>
      <w:r w:rsidRPr="00E735B9">
        <w:rPr>
          <w:rFonts w:ascii="Courier New" w:eastAsia="Times New Roman" w:hAnsi="Courier New" w:cs="Courier New"/>
          <w:color w:val="000000"/>
          <w:sz w:val="18"/>
          <w:szCs w:val="18"/>
          <w:lang w:bidi="ar-SA"/>
        </w:rPr>
        <w:t xml:space="preserve">                            .getMembershipFunction().setParameter(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usedCPU + maxRequestedCPU);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9" w:name="l139"/>
      <w:r w:rsidRPr="00E735B9">
        <w:rPr>
          <w:rFonts w:ascii="Courier New" w:eastAsia="Times New Roman" w:hAnsi="Courier New" w:cs="Courier New"/>
          <w:color w:val="000000"/>
          <w:sz w:val="18"/>
          <w:szCs w:val="18"/>
          <w:lang w:bidi="ar-SA"/>
        </w:rPr>
        <w:t xml:space="preserve">139  </w:t>
      </w:r>
      <w:bookmarkEnd w:id="909"/>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else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0" w:name="l140"/>
      <w:r w:rsidRPr="00E735B9">
        <w:rPr>
          <w:rFonts w:ascii="Courier New" w:eastAsia="Times New Roman" w:hAnsi="Courier New" w:cs="Courier New"/>
          <w:color w:val="000000"/>
          <w:sz w:val="18"/>
          <w:szCs w:val="18"/>
          <w:lang w:bidi="ar-SA"/>
        </w:rPr>
        <w:t xml:space="preserve">140  </w:t>
      </w:r>
      <w:bookmarkEnd w:id="910"/>
      <w:r w:rsidRPr="00E735B9">
        <w:rPr>
          <w:rFonts w:ascii="Courier New" w:eastAsia="Times New Roman" w:hAnsi="Courier New" w:cs="Courier New"/>
          <w:color w:val="000000"/>
          <w:sz w:val="18"/>
          <w:szCs w:val="18"/>
          <w:lang w:bidi="ar-SA"/>
        </w:rPr>
        <w:t xml:space="preserve">                    negotiatedRangeValue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1" w:name="l141"/>
      <w:r w:rsidRPr="00E735B9">
        <w:rPr>
          <w:rFonts w:ascii="Courier New" w:eastAsia="Times New Roman" w:hAnsi="Courier New" w:cs="Courier New"/>
          <w:color w:val="000000"/>
          <w:sz w:val="18"/>
          <w:szCs w:val="18"/>
          <w:lang w:bidi="ar-SA"/>
        </w:rPr>
        <w:t xml:space="preserve">141  </w:t>
      </w:r>
      <w:bookmarkEnd w:id="911"/>
      <w:r w:rsidRPr="00E735B9">
        <w:rPr>
          <w:rFonts w:ascii="Courier New" w:eastAsia="Times New Roman" w:hAnsi="Courier New" w:cs="Courier New"/>
          <w:color w:val="000000"/>
          <w:sz w:val="18"/>
          <w:szCs w:val="18"/>
          <w:lang w:bidi="ar-SA"/>
        </w:rPr>
        <w:t xml:space="preserve">                            .getMembershipFunction().setParameter(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totalCPU);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2" w:name="l142"/>
      <w:r w:rsidRPr="00E735B9">
        <w:rPr>
          <w:rFonts w:ascii="Courier New" w:eastAsia="Times New Roman" w:hAnsi="Courier New" w:cs="Courier New"/>
          <w:color w:val="000000"/>
          <w:sz w:val="18"/>
          <w:szCs w:val="18"/>
          <w:lang w:bidi="ar-SA"/>
        </w:rPr>
        <w:t xml:space="preserve">142  </w:t>
      </w:r>
      <w:bookmarkEnd w:id="912"/>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3" w:name="l143"/>
      <w:r w:rsidRPr="00E735B9">
        <w:rPr>
          <w:rFonts w:ascii="Courier New" w:eastAsia="Times New Roman" w:hAnsi="Courier New" w:cs="Courier New"/>
          <w:color w:val="000000"/>
          <w:sz w:val="18"/>
          <w:szCs w:val="18"/>
          <w:lang w:bidi="ar-SA"/>
        </w:rPr>
        <w:t xml:space="preserve">143  </w:t>
      </w:r>
      <w:bookmarkEnd w:id="91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4" w:name="l144"/>
      <w:r w:rsidRPr="00E735B9">
        <w:rPr>
          <w:rFonts w:ascii="Courier New" w:eastAsia="Times New Roman" w:hAnsi="Courier New" w:cs="Courier New"/>
          <w:color w:val="000000"/>
          <w:sz w:val="18"/>
          <w:szCs w:val="18"/>
          <w:lang w:bidi="ar-SA"/>
        </w:rPr>
        <w:t xml:space="preserve">144  </w:t>
      </w:r>
      <w:bookmarkEnd w:id="914"/>
      <w:r w:rsidRPr="00E735B9">
        <w:rPr>
          <w:rFonts w:ascii="Courier New" w:eastAsia="Times New Roman" w:hAnsi="Courier New" w:cs="Courier New"/>
          <w:color w:val="000000"/>
          <w:sz w:val="18"/>
          <w:szCs w:val="18"/>
          <w:lang w:bidi="ar-SA"/>
        </w:rPr>
        <w:t xml:space="preserve">                negotiatedRangeValue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5" w:name="l145"/>
      <w:r w:rsidRPr="00E735B9">
        <w:rPr>
          <w:rFonts w:ascii="Courier New" w:eastAsia="Times New Roman" w:hAnsi="Courier New" w:cs="Courier New"/>
          <w:color w:val="000000"/>
          <w:sz w:val="18"/>
          <w:szCs w:val="18"/>
          <w:lang w:bidi="ar-SA"/>
        </w:rPr>
        <w:t xml:space="preserve">145  </w:t>
      </w:r>
      <w:bookmarkEnd w:id="915"/>
      <w:r w:rsidRPr="00E735B9">
        <w:rPr>
          <w:rFonts w:ascii="Courier New" w:eastAsia="Times New Roman" w:hAnsi="Courier New" w:cs="Courier New"/>
          <w:color w:val="000000"/>
          <w:sz w:val="18"/>
          <w:szCs w:val="18"/>
          <w:lang w:bidi="ar-SA"/>
        </w:rPr>
        <w:t xml:space="preserve">                        .getMembershipFunction().setParameter(</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usedCPU + minRequestedCPU);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6" w:name="l146"/>
      <w:r w:rsidRPr="00E735B9">
        <w:rPr>
          <w:rFonts w:ascii="Courier New" w:eastAsia="Times New Roman" w:hAnsi="Courier New" w:cs="Courier New"/>
          <w:color w:val="000000"/>
          <w:sz w:val="18"/>
          <w:szCs w:val="18"/>
          <w:lang w:bidi="ar-SA"/>
        </w:rPr>
        <w:t xml:space="preserve">146  </w:t>
      </w:r>
      <w:bookmarkEnd w:id="916"/>
      <w:r w:rsidRPr="00E735B9">
        <w:rPr>
          <w:rFonts w:ascii="Courier New" w:eastAsia="Times New Roman" w:hAnsi="Courier New" w:cs="Courier New"/>
          <w:color w:val="000000"/>
          <w:sz w:val="18"/>
          <w:szCs w:val="18"/>
          <w:lang w:bidi="ar-SA"/>
        </w:rPr>
        <w:t xml:space="preserve">                negotiatedRangeValue.getMembershipFunction().setParameter(</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7" w:name="l147"/>
      <w:r w:rsidRPr="00E735B9">
        <w:rPr>
          <w:rFonts w:ascii="Courier New" w:eastAsia="Times New Roman" w:hAnsi="Courier New" w:cs="Courier New"/>
          <w:color w:val="000000"/>
          <w:sz w:val="18"/>
          <w:szCs w:val="18"/>
          <w:lang w:bidi="ar-SA"/>
        </w:rPr>
        <w:t xml:space="preserve">147  </w:t>
      </w:r>
      <w:bookmarkEnd w:id="91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8" w:name="l148"/>
      <w:r w:rsidRPr="00E735B9">
        <w:rPr>
          <w:rFonts w:ascii="Courier New" w:eastAsia="Times New Roman" w:hAnsi="Courier New" w:cs="Courier New"/>
          <w:color w:val="000000"/>
          <w:sz w:val="18"/>
          <w:szCs w:val="18"/>
          <w:lang w:bidi="ar-SA"/>
        </w:rPr>
        <w:t xml:space="preserve">148  </w:t>
      </w:r>
      <w:bookmarkEnd w:id="918"/>
      <w:r w:rsidRPr="00E735B9">
        <w:rPr>
          <w:rFonts w:ascii="Courier New" w:eastAsia="Times New Roman" w:hAnsi="Courier New" w:cs="Courier New"/>
          <w:color w:val="000000"/>
          <w:sz w:val="18"/>
          <w:szCs w:val="18"/>
          <w:lang w:bidi="ar-SA"/>
        </w:rPr>
        <w:t xml:space="preserve">                negotiatedRangeValue.getMembershipFunction().setParameter(</w:t>
      </w:r>
      <w:r w:rsidRPr="00E735B9">
        <w:rPr>
          <w:rFonts w:ascii="Courier New" w:eastAsia="Times New Roman" w:hAnsi="Courier New" w:cs="Courier New"/>
          <w:color w:val="0000FF"/>
          <w:sz w:val="18"/>
          <w:szCs w:val="18"/>
          <w:lang w:bidi="ar-SA"/>
        </w:rPr>
        <w:t>3</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9" w:name="l149"/>
      <w:r w:rsidRPr="00E735B9">
        <w:rPr>
          <w:rFonts w:ascii="Courier New" w:eastAsia="Times New Roman" w:hAnsi="Courier New" w:cs="Courier New"/>
          <w:color w:val="000000"/>
          <w:sz w:val="18"/>
          <w:szCs w:val="18"/>
          <w:lang w:bidi="ar-SA"/>
        </w:rPr>
        <w:t xml:space="preserve">149  </w:t>
      </w:r>
      <w:bookmarkEnd w:id="91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0" w:name="l150"/>
      <w:r w:rsidRPr="00E735B9">
        <w:rPr>
          <w:rFonts w:ascii="Courier New" w:eastAsia="Times New Roman" w:hAnsi="Courier New" w:cs="Courier New"/>
          <w:color w:val="000000"/>
          <w:sz w:val="18"/>
          <w:szCs w:val="18"/>
          <w:lang w:bidi="ar-SA"/>
        </w:rPr>
        <w:t xml:space="preserve">150  </w:t>
      </w:r>
      <w:bookmarkEnd w:id="920"/>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usedCPU + minRequestedCPU);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1" w:name="l151"/>
      <w:r w:rsidRPr="00E735B9">
        <w:rPr>
          <w:rFonts w:ascii="Courier New" w:eastAsia="Times New Roman" w:hAnsi="Courier New" w:cs="Courier New"/>
          <w:color w:val="000000"/>
          <w:sz w:val="18"/>
          <w:szCs w:val="18"/>
          <w:lang w:bidi="ar-SA"/>
        </w:rPr>
        <w:t xml:space="preserve">151  </w:t>
      </w:r>
      <w:bookmarkEnd w:id="921"/>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usedCPU + maxRequestedCPU);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2" w:name="l152"/>
      <w:r w:rsidRPr="00E735B9">
        <w:rPr>
          <w:rFonts w:ascii="Courier New" w:eastAsia="Times New Roman" w:hAnsi="Courier New" w:cs="Courier New"/>
          <w:color w:val="000000"/>
          <w:sz w:val="18"/>
          <w:szCs w:val="18"/>
          <w:lang w:bidi="ar-SA"/>
        </w:rPr>
        <w:t xml:space="preserve">152  </w:t>
      </w:r>
      <w:bookmarkEnd w:id="92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3" w:name="l153"/>
      <w:r w:rsidRPr="00E735B9">
        <w:rPr>
          <w:rFonts w:ascii="Courier New" w:eastAsia="Times New Roman" w:hAnsi="Courier New" w:cs="Courier New"/>
          <w:color w:val="000000"/>
          <w:sz w:val="18"/>
          <w:szCs w:val="18"/>
          <w:lang w:bidi="ar-SA"/>
        </w:rPr>
        <w:t xml:space="preserve">153  </w:t>
      </w:r>
      <w:bookmarkEnd w:id="923"/>
      <w:r w:rsidRPr="00E735B9">
        <w:rPr>
          <w:rFonts w:ascii="Courier New" w:eastAsia="Times New Roman" w:hAnsi="Courier New" w:cs="Courier New"/>
          <w:color w:val="000000"/>
          <w:sz w:val="18"/>
          <w:szCs w:val="18"/>
          <w:lang w:bidi="ar-SA"/>
        </w:rPr>
        <w:t xml:space="preserve">                serverValue.setMembershipFunction(serverCpuMembershipFunction);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4" w:name="l154"/>
      <w:r w:rsidRPr="00E735B9">
        <w:rPr>
          <w:rFonts w:ascii="Courier New" w:eastAsia="Times New Roman" w:hAnsi="Courier New" w:cs="Courier New"/>
          <w:color w:val="000000"/>
          <w:sz w:val="18"/>
          <w:szCs w:val="18"/>
          <w:lang w:bidi="ar-SA"/>
        </w:rPr>
        <w:t xml:space="preserve">154  </w:t>
      </w:r>
      <w:bookmarkEnd w:id="924"/>
      <w:r w:rsidRPr="00E735B9">
        <w:rPr>
          <w:rFonts w:ascii="Courier New" w:eastAsia="Times New Roman" w:hAnsi="Courier New" w:cs="Courier New"/>
          <w:color w:val="000000"/>
          <w:sz w:val="18"/>
          <w:szCs w:val="18"/>
          <w:lang w:bidi="ar-SA"/>
        </w:rPr>
        <w:t xml:space="preserve">                requestedValue.setMembershipFunction(requestedRangeMembershipFunction);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5" w:name="l155"/>
      <w:r w:rsidRPr="00E735B9">
        <w:rPr>
          <w:rFonts w:ascii="Courier New" w:eastAsia="Times New Roman" w:hAnsi="Courier New" w:cs="Courier New"/>
          <w:color w:val="000000"/>
          <w:sz w:val="18"/>
          <w:szCs w:val="18"/>
          <w:lang w:bidi="ar-SA"/>
        </w:rPr>
        <w:t xml:space="preserve">155  </w:t>
      </w:r>
      <w:bookmarkEnd w:id="92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6" w:name="l156"/>
      <w:r w:rsidRPr="00E735B9">
        <w:rPr>
          <w:rFonts w:ascii="Courier New" w:eastAsia="Times New Roman" w:hAnsi="Courier New" w:cs="Courier New"/>
          <w:color w:val="000000"/>
          <w:sz w:val="18"/>
          <w:szCs w:val="18"/>
          <w:lang w:bidi="ar-SA"/>
        </w:rPr>
        <w:t xml:space="preserve">156  </w:t>
      </w:r>
      <w:bookmarkEnd w:id="92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//serverAndRequested.setValue();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7" w:name="l157"/>
      <w:r w:rsidRPr="00E735B9">
        <w:rPr>
          <w:rFonts w:ascii="Courier New" w:eastAsia="Times New Roman" w:hAnsi="Courier New" w:cs="Courier New"/>
          <w:color w:val="000000"/>
          <w:sz w:val="18"/>
          <w:szCs w:val="18"/>
          <w:lang w:bidi="ar-SA"/>
        </w:rPr>
        <w:t xml:space="preserve">157  </w:t>
      </w:r>
      <w:bookmarkEnd w:id="927"/>
      <w:r w:rsidRPr="00E735B9">
        <w:rPr>
          <w:rFonts w:ascii="Courier New" w:eastAsia="Times New Roman" w:hAnsi="Courier New" w:cs="Courier New"/>
          <w:color w:val="000000"/>
          <w:sz w:val="18"/>
          <w:szCs w:val="18"/>
          <w:lang w:bidi="ar-SA"/>
        </w:rPr>
        <w:t xml:space="preserve">                serverAndRequested.setUniverseMin(maxCPU);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8" w:name="l158"/>
      <w:r w:rsidRPr="00E735B9">
        <w:rPr>
          <w:rFonts w:ascii="Courier New" w:eastAsia="Times New Roman" w:hAnsi="Courier New" w:cs="Courier New"/>
          <w:color w:val="000000"/>
          <w:sz w:val="18"/>
          <w:szCs w:val="18"/>
          <w:lang w:bidi="ar-SA"/>
        </w:rPr>
        <w:t xml:space="preserve">158  </w:t>
      </w:r>
      <w:bookmarkEnd w:id="928"/>
      <w:r w:rsidRPr="00E735B9">
        <w:rPr>
          <w:rFonts w:ascii="Courier New" w:eastAsia="Times New Roman" w:hAnsi="Courier New" w:cs="Courier New"/>
          <w:color w:val="000000"/>
          <w:sz w:val="18"/>
          <w:szCs w:val="18"/>
          <w:lang w:bidi="ar-SA"/>
        </w:rPr>
        <w:t xml:space="preserve">                serverAndRequested.setUniverseMax(totalCPU);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9" w:name="l159"/>
      <w:r w:rsidRPr="00E735B9">
        <w:rPr>
          <w:rFonts w:ascii="Courier New" w:eastAsia="Times New Roman" w:hAnsi="Courier New" w:cs="Courier New"/>
          <w:color w:val="000000"/>
          <w:sz w:val="18"/>
          <w:szCs w:val="18"/>
          <w:lang w:bidi="ar-SA"/>
        </w:rPr>
        <w:t xml:space="preserve">159  </w:t>
      </w:r>
      <w:bookmarkEnd w:id="92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0" w:name="l160"/>
      <w:r w:rsidRPr="00E735B9">
        <w:rPr>
          <w:rFonts w:ascii="Courier New" w:eastAsia="Times New Roman" w:hAnsi="Courier New" w:cs="Courier New"/>
          <w:color w:val="000000"/>
          <w:sz w:val="18"/>
          <w:szCs w:val="18"/>
          <w:lang w:bidi="ar-SA"/>
        </w:rPr>
        <w:t xml:space="preserve">160  </w:t>
      </w:r>
      <w:bookmarkEnd w:id="930"/>
      <w:r w:rsidRPr="00E735B9">
        <w:rPr>
          <w:rFonts w:ascii="Courier New" w:eastAsia="Times New Roman" w:hAnsi="Courier New" w:cs="Courier New"/>
          <w:color w:val="000000"/>
          <w:sz w:val="18"/>
          <w:szCs w:val="18"/>
          <w:lang w:bidi="ar-SA"/>
        </w:rPr>
        <w:t xml:space="preserve">                negotiatedRange.setUniverseMin(maxCPU);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1" w:name="l161"/>
      <w:r w:rsidRPr="00E735B9">
        <w:rPr>
          <w:rFonts w:ascii="Courier New" w:eastAsia="Times New Roman" w:hAnsi="Courier New" w:cs="Courier New"/>
          <w:color w:val="000000"/>
          <w:sz w:val="18"/>
          <w:szCs w:val="18"/>
          <w:lang w:bidi="ar-SA"/>
        </w:rPr>
        <w:t xml:space="preserve">161  </w:t>
      </w:r>
      <w:bookmarkEnd w:id="931"/>
      <w:r w:rsidRPr="00E735B9">
        <w:rPr>
          <w:rFonts w:ascii="Courier New" w:eastAsia="Times New Roman" w:hAnsi="Courier New" w:cs="Courier New"/>
          <w:color w:val="000000"/>
          <w:sz w:val="18"/>
          <w:szCs w:val="18"/>
          <w:lang w:bidi="ar-SA"/>
        </w:rPr>
        <w:t xml:space="preserve">                negotiatedRange.setUniverseMax(totalCPU);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2" w:name="l162"/>
      <w:r w:rsidRPr="00E735B9">
        <w:rPr>
          <w:rFonts w:ascii="Courier New" w:eastAsia="Times New Roman" w:hAnsi="Courier New" w:cs="Courier New"/>
          <w:color w:val="000000"/>
          <w:sz w:val="18"/>
          <w:szCs w:val="18"/>
          <w:lang w:bidi="ar-SA"/>
        </w:rPr>
        <w:t xml:space="preserve">162  </w:t>
      </w:r>
      <w:bookmarkEnd w:id="93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3" w:name="l163"/>
      <w:r w:rsidRPr="00E735B9">
        <w:rPr>
          <w:rFonts w:ascii="Courier New" w:eastAsia="Times New Roman" w:hAnsi="Courier New" w:cs="Courier New"/>
          <w:color w:val="000000"/>
          <w:sz w:val="18"/>
          <w:szCs w:val="18"/>
          <w:lang w:bidi="ar-SA"/>
        </w:rPr>
        <w:t xml:space="preserve">163  </w:t>
      </w:r>
      <w:bookmarkEnd w:id="93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//After modifying the output variable membership function a new FIS</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4" w:name="l164"/>
      <w:r w:rsidRPr="00E735B9">
        <w:rPr>
          <w:rFonts w:ascii="Courier New" w:eastAsia="Times New Roman" w:hAnsi="Courier New" w:cs="Courier New"/>
          <w:color w:val="000000"/>
          <w:sz w:val="18"/>
          <w:szCs w:val="18"/>
          <w:lang w:bidi="ar-SA"/>
        </w:rPr>
        <w:lastRenderedPageBreak/>
        <w:t xml:space="preserve">164  </w:t>
      </w:r>
      <w:bookmarkEnd w:id="93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 has to be created in order to evaluate the rules properly</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5" w:name="l165"/>
      <w:r w:rsidRPr="00E735B9">
        <w:rPr>
          <w:rFonts w:ascii="Courier New" w:eastAsia="Times New Roman" w:hAnsi="Courier New" w:cs="Courier New"/>
          <w:color w:val="000000"/>
          <w:sz w:val="18"/>
          <w:szCs w:val="18"/>
          <w:lang w:bidi="ar-SA"/>
        </w:rPr>
        <w:t xml:space="preserve">165  </w:t>
      </w:r>
      <w:bookmarkEnd w:id="93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//Otherwise the value from the FIS creation time is used for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6" w:name="l166"/>
      <w:r w:rsidRPr="00E735B9">
        <w:rPr>
          <w:rFonts w:ascii="Courier New" w:eastAsia="Times New Roman" w:hAnsi="Courier New" w:cs="Courier New"/>
          <w:color w:val="000000"/>
          <w:sz w:val="18"/>
          <w:szCs w:val="18"/>
          <w:lang w:bidi="ar-SA"/>
        </w:rPr>
        <w:t xml:space="preserve">166  </w:t>
      </w:r>
      <w:bookmarkEnd w:id="93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//deffuzification of the output variable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7" w:name="l167"/>
      <w:r w:rsidRPr="00E735B9">
        <w:rPr>
          <w:rFonts w:ascii="Courier New" w:eastAsia="Times New Roman" w:hAnsi="Courier New" w:cs="Courier New"/>
          <w:color w:val="000000"/>
          <w:sz w:val="18"/>
          <w:szCs w:val="18"/>
          <w:lang w:bidi="ar-SA"/>
        </w:rPr>
        <w:t xml:space="preserve">167  </w:t>
      </w:r>
      <w:bookmarkEnd w:id="937"/>
      <w:r w:rsidRPr="00E735B9">
        <w:rPr>
          <w:rFonts w:ascii="Courier New" w:eastAsia="Times New Roman" w:hAnsi="Courier New" w:cs="Courier New"/>
          <w:color w:val="000000"/>
          <w:sz w:val="18"/>
          <w:szCs w:val="18"/>
          <w:lang w:bidi="ar-SA"/>
        </w:rPr>
        <w:t xml:space="preserve">                FIS finalFuzzyInferenceSystem = </w:t>
      </w:r>
      <w:r w:rsidRPr="00E735B9">
        <w:rPr>
          <w:rFonts w:ascii="Courier New" w:eastAsia="Times New Roman" w:hAnsi="Courier New" w:cs="Courier New"/>
          <w:b/>
          <w:bCs/>
          <w:color w:val="000080"/>
          <w:sz w:val="18"/>
          <w:szCs w:val="18"/>
          <w:lang w:bidi="ar-SA"/>
        </w:rPr>
        <w:t>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8" w:name="l168"/>
      <w:r w:rsidRPr="00E735B9">
        <w:rPr>
          <w:rFonts w:ascii="Courier New" w:eastAsia="Times New Roman" w:hAnsi="Courier New" w:cs="Courier New"/>
          <w:color w:val="000000"/>
          <w:sz w:val="18"/>
          <w:szCs w:val="18"/>
          <w:lang w:bidi="ar-SA"/>
        </w:rPr>
        <w:t xml:space="preserve">168  </w:t>
      </w:r>
      <w:bookmarkEnd w:id="93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try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9" w:name="l169"/>
      <w:r w:rsidRPr="00E735B9">
        <w:rPr>
          <w:rFonts w:ascii="Courier New" w:eastAsia="Times New Roman" w:hAnsi="Courier New" w:cs="Courier New"/>
          <w:color w:val="000000"/>
          <w:sz w:val="18"/>
          <w:szCs w:val="18"/>
          <w:lang w:bidi="ar-SA"/>
        </w:rPr>
        <w:t xml:space="preserve">169  </w:t>
      </w:r>
      <w:bookmarkEnd w:id="939"/>
      <w:r w:rsidRPr="00E735B9">
        <w:rPr>
          <w:rFonts w:ascii="Courier New" w:eastAsia="Times New Roman" w:hAnsi="Courier New" w:cs="Courier New"/>
          <w:color w:val="000000"/>
          <w:sz w:val="18"/>
          <w:szCs w:val="18"/>
          <w:lang w:bidi="ar-SA"/>
        </w:rPr>
        <w:t xml:space="preserve">                    finalFuzzyInferenceSystem = FIS.createFromString(fis.toString(), </w:t>
      </w:r>
      <w:r w:rsidRPr="00E735B9">
        <w:rPr>
          <w:rFonts w:ascii="Courier New" w:eastAsia="Times New Roman" w:hAnsi="Courier New" w:cs="Courier New"/>
          <w:b/>
          <w:bCs/>
          <w:color w:val="000080"/>
          <w:sz w:val="18"/>
          <w:szCs w:val="18"/>
          <w:lang w:bidi="ar-SA"/>
        </w:rPr>
        <w:t>true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0" w:name="l170"/>
      <w:r w:rsidRPr="00E735B9">
        <w:rPr>
          <w:rFonts w:ascii="Courier New" w:eastAsia="Times New Roman" w:hAnsi="Courier New" w:cs="Courier New"/>
          <w:color w:val="000000"/>
          <w:sz w:val="18"/>
          <w:szCs w:val="18"/>
          <w:lang w:bidi="ar-SA"/>
        </w:rPr>
        <w:t xml:space="preserve">170  </w:t>
      </w:r>
      <w:bookmarkEnd w:id="940"/>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catch </w:t>
      </w:r>
      <w:r w:rsidRPr="00E735B9">
        <w:rPr>
          <w:rFonts w:ascii="Courier New" w:eastAsia="Times New Roman" w:hAnsi="Courier New" w:cs="Courier New"/>
          <w:color w:val="000000"/>
          <w:sz w:val="18"/>
          <w:szCs w:val="18"/>
          <w:lang w:bidi="ar-SA"/>
        </w:rPr>
        <w:t xml:space="preserve">(RecognitionException 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1" w:name="l171"/>
      <w:r w:rsidRPr="00E735B9">
        <w:rPr>
          <w:rFonts w:ascii="Courier New" w:eastAsia="Times New Roman" w:hAnsi="Courier New" w:cs="Courier New"/>
          <w:color w:val="000000"/>
          <w:sz w:val="18"/>
          <w:szCs w:val="18"/>
          <w:lang w:bidi="ar-SA"/>
        </w:rPr>
        <w:t xml:space="preserve">171  </w:t>
      </w:r>
      <w:bookmarkEnd w:id="941"/>
      <w:r w:rsidRPr="00E735B9">
        <w:rPr>
          <w:rFonts w:ascii="Courier New" w:eastAsia="Times New Roman" w:hAnsi="Courier New" w:cs="Courier New"/>
          <w:color w:val="000000"/>
          <w:sz w:val="18"/>
          <w:szCs w:val="18"/>
          <w:lang w:bidi="ar-SA"/>
        </w:rPr>
        <w:t xml:space="preserve">                    System.err.println(e.getMessage());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2" w:name="l172"/>
      <w:r w:rsidRPr="00E735B9">
        <w:rPr>
          <w:rFonts w:ascii="Courier New" w:eastAsia="Times New Roman" w:hAnsi="Courier New" w:cs="Courier New"/>
          <w:color w:val="000000"/>
          <w:sz w:val="18"/>
          <w:szCs w:val="18"/>
          <w:lang w:bidi="ar-SA"/>
        </w:rPr>
        <w:t xml:space="preserve">172  </w:t>
      </w:r>
      <w:bookmarkEnd w:id="942"/>
      <w:r w:rsidRPr="00E735B9">
        <w:rPr>
          <w:rFonts w:ascii="Courier New" w:eastAsia="Times New Roman" w:hAnsi="Courier New" w:cs="Courier New"/>
          <w:color w:val="000000"/>
          <w:sz w:val="18"/>
          <w:szCs w:val="18"/>
          <w:lang w:bidi="ar-SA"/>
        </w:rPr>
        <w:t xml:space="preserve">                    e.printStackTrace();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3" w:name="l173"/>
      <w:r w:rsidRPr="00E735B9">
        <w:rPr>
          <w:rFonts w:ascii="Courier New" w:eastAsia="Times New Roman" w:hAnsi="Courier New" w:cs="Courier New"/>
          <w:color w:val="000000"/>
          <w:sz w:val="18"/>
          <w:szCs w:val="18"/>
          <w:lang w:bidi="ar-SA"/>
        </w:rPr>
        <w:t xml:space="preserve">173  </w:t>
      </w:r>
      <w:bookmarkEnd w:id="94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 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4" w:name="l174"/>
      <w:r w:rsidRPr="00E735B9">
        <w:rPr>
          <w:rFonts w:ascii="Courier New" w:eastAsia="Times New Roman" w:hAnsi="Courier New" w:cs="Courier New"/>
          <w:color w:val="000000"/>
          <w:sz w:val="18"/>
          <w:szCs w:val="18"/>
          <w:lang w:bidi="ar-SA"/>
        </w:rPr>
        <w:t xml:space="preserve">174  </w:t>
      </w:r>
      <w:bookmarkEnd w:id="944"/>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5" w:name="l175"/>
      <w:r w:rsidRPr="00E735B9">
        <w:rPr>
          <w:rFonts w:ascii="Courier New" w:eastAsia="Times New Roman" w:hAnsi="Courier New" w:cs="Courier New"/>
          <w:color w:val="000000"/>
          <w:sz w:val="18"/>
          <w:szCs w:val="18"/>
          <w:lang w:bidi="ar-SA"/>
        </w:rPr>
        <w:t xml:space="preserve">175  </w:t>
      </w:r>
      <w:bookmarkEnd w:id="94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6" w:name="l176"/>
      <w:r w:rsidRPr="00E735B9">
        <w:rPr>
          <w:rFonts w:ascii="Courier New" w:eastAsia="Times New Roman" w:hAnsi="Courier New" w:cs="Courier New"/>
          <w:color w:val="000000"/>
          <w:sz w:val="18"/>
          <w:szCs w:val="18"/>
          <w:lang w:bidi="ar-SA"/>
        </w:rPr>
        <w:t xml:space="preserve">176  </w:t>
      </w:r>
      <w:bookmarkEnd w:id="94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7" w:name="l177"/>
      <w:r w:rsidRPr="00E735B9">
        <w:rPr>
          <w:rFonts w:ascii="Courier New" w:eastAsia="Times New Roman" w:hAnsi="Courier New" w:cs="Courier New"/>
          <w:color w:val="000000"/>
          <w:sz w:val="18"/>
          <w:szCs w:val="18"/>
          <w:lang w:bidi="ar-SA"/>
        </w:rPr>
        <w:t xml:space="preserve">177  </w:t>
      </w:r>
      <w:bookmarkEnd w:id="947"/>
      <w:r w:rsidRPr="00E735B9">
        <w:rPr>
          <w:rFonts w:ascii="Courier New" w:eastAsia="Times New Roman" w:hAnsi="Courier New" w:cs="Courier New"/>
          <w:color w:val="000000"/>
          <w:sz w:val="18"/>
          <w:szCs w:val="18"/>
          <w:lang w:bidi="ar-SA"/>
        </w:rPr>
        <w:t xml:space="preserve">                finalFuzzyInferenceSystem.setVariable(</w:t>
      </w:r>
      <w:r w:rsidRPr="00E735B9">
        <w:rPr>
          <w:rFonts w:ascii="Courier New" w:eastAsia="Times New Roman" w:hAnsi="Courier New" w:cs="Courier New"/>
          <w:b/>
          <w:bCs/>
          <w:color w:val="008000"/>
          <w:sz w:val="18"/>
          <w:szCs w:val="18"/>
          <w:lang w:bidi="ar-SA"/>
        </w:rPr>
        <w:t>"server_range"</w:t>
      </w:r>
      <w:r w:rsidRPr="00E735B9">
        <w:rPr>
          <w:rFonts w:ascii="Courier New" w:eastAsia="Times New Roman" w:hAnsi="Courier New" w:cs="Courier New"/>
          <w:color w:val="000000"/>
          <w:sz w:val="18"/>
          <w:szCs w:val="18"/>
          <w:lang w:bidi="ar-SA"/>
        </w:rPr>
        <w:t xml:space="preserve">, usedCPU + minRequestedCPU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8" w:name="l178"/>
      <w:r w:rsidRPr="00E735B9">
        <w:rPr>
          <w:rFonts w:ascii="Courier New" w:eastAsia="Times New Roman" w:hAnsi="Courier New" w:cs="Courier New"/>
          <w:color w:val="000000"/>
          <w:sz w:val="18"/>
          <w:szCs w:val="18"/>
          <w:lang w:bidi="ar-SA"/>
        </w:rPr>
        <w:t xml:space="preserve">178  </w:t>
      </w:r>
      <w:bookmarkEnd w:id="948"/>
      <w:r w:rsidRPr="00E735B9">
        <w:rPr>
          <w:rFonts w:ascii="Courier New" w:eastAsia="Times New Roman" w:hAnsi="Courier New" w:cs="Courier New"/>
          <w:color w:val="000000"/>
          <w:sz w:val="18"/>
          <w:szCs w:val="18"/>
          <w:lang w:bidi="ar-SA"/>
        </w:rPr>
        <w:t xml:space="preserve">                finalFuzzyInferenceSystem.setVariable(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usedCPU + minRequestedCPU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9" w:name="l179"/>
      <w:r w:rsidRPr="00E735B9">
        <w:rPr>
          <w:rFonts w:ascii="Courier New" w:eastAsia="Times New Roman" w:hAnsi="Courier New" w:cs="Courier New"/>
          <w:color w:val="000000"/>
          <w:sz w:val="18"/>
          <w:szCs w:val="18"/>
          <w:lang w:bidi="ar-SA"/>
        </w:rPr>
        <w:t xml:space="preserve">179  </w:t>
      </w:r>
      <w:bookmarkEnd w:id="94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0" w:name="l180"/>
      <w:r w:rsidRPr="00E735B9">
        <w:rPr>
          <w:rFonts w:ascii="Courier New" w:eastAsia="Times New Roman" w:hAnsi="Courier New" w:cs="Courier New"/>
          <w:color w:val="000000"/>
          <w:sz w:val="18"/>
          <w:szCs w:val="18"/>
          <w:lang w:bidi="ar-SA"/>
        </w:rPr>
        <w:t xml:space="preserve">180  </w:t>
      </w:r>
      <w:bookmarkEnd w:id="950"/>
      <w:r w:rsidRPr="00E735B9">
        <w:rPr>
          <w:rFonts w:ascii="Courier New" w:eastAsia="Times New Roman" w:hAnsi="Courier New" w:cs="Courier New"/>
          <w:color w:val="000000"/>
          <w:sz w:val="18"/>
          <w:szCs w:val="18"/>
          <w:lang w:bidi="ar-SA"/>
        </w:rPr>
        <w:t xml:space="preserve">                finalFuzzyInferenceSystem.evaluate();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1" w:name="l181"/>
      <w:r w:rsidRPr="00E735B9">
        <w:rPr>
          <w:rFonts w:ascii="Courier New" w:eastAsia="Times New Roman" w:hAnsi="Courier New" w:cs="Courier New"/>
          <w:color w:val="000000"/>
          <w:sz w:val="18"/>
          <w:szCs w:val="18"/>
          <w:lang w:bidi="ar-SA"/>
        </w:rPr>
        <w:t xml:space="preserve">181  </w:t>
      </w:r>
      <w:bookmarkEnd w:id="95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2" w:name="l182"/>
      <w:r w:rsidRPr="00E735B9">
        <w:rPr>
          <w:rFonts w:ascii="Courier New" w:eastAsia="Times New Roman" w:hAnsi="Courier New" w:cs="Courier New"/>
          <w:color w:val="000000"/>
          <w:sz w:val="18"/>
          <w:szCs w:val="18"/>
          <w:lang w:bidi="ar-SA"/>
        </w:rPr>
        <w:t xml:space="preserve">182  </w:t>
      </w:r>
      <w:bookmarkEnd w:id="952"/>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3" w:name="l183"/>
      <w:r w:rsidRPr="00E735B9">
        <w:rPr>
          <w:rFonts w:ascii="Courier New" w:eastAsia="Times New Roman" w:hAnsi="Courier New" w:cs="Courier New"/>
          <w:color w:val="000000"/>
          <w:sz w:val="18"/>
          <w:szCs w:val="18"/>
          <w:lang w:bidi="ar-SA"/>
        </w:rPr>
        <w:t xml:space="preserve">183  </w:t>
      </w:r>
      <w:bookmarkEnd w:id="953"/>
      <w:r w:rsidRPr="00E735B9">
        <w:rPr>
          <w:rFonts w:ascii="Courier New" w:eastAsia="Times New Roman" w:hAnsi="Courier New" w:cs="Courier New"/>
          <w:color w:val="000000"/>
          <w:sz w:val="18"/>
          <w:szCs w:val="18"/>
          <w:lang w:bidi="ar-SA"/>
        </w:rPr>
        <w:t xml:space="preserve">                        .setVariable(</w:t>
      </w:r>
      <w:r w:rsidRPr="00E735B9">
        <w:rPr>
          <w:rFonts w:ascii="Courier New" w:eastAsia="Times New Roman" w:hAnsi="Courier New" w:cs="Courier New"/>
          <w:b/>
          <w:bCs/>
          <w:color w:val="008000"/>
          <w:sz w:val="18"/>
          <w:szCs w:val="18"/>
          <w:lang w:bidi="ar-SA"/>
        </w:rPr>
        <w:t>"server_and_requested"</w:t>
      </w:r>
      <w:r w:rsidRPr="00E735B9">
        <w:rPr>
          <w:rFonts w:ascii="Courier New" w:eastAsia="Times New Roman" w:hAnsi="Courier New" w:cs="Courier New"/>
          <w:color w:val="000000"/>
          <w:sz w:val="18"/>
          <w:szCs w:val="18"/>
          <w:lang w:bidi="ar-SA"/>
        </w:rPr>
        <w:t xml:space="preserve">, usedCPU + maxRequestedCPU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4" w:name="l184"/>
      <w:r w:rsidRPr="00E735B9">
        <w:rPr>
          <w:rFonts w:ascii="Courier New" w:eastAsia="Times New Roman" w:hAnsi="Courier New" w:cs="Courier New"/>
          <w:color w:val="000000"/>
          <w:sz w:val="18"/>
          <w:szCs w:val="18"/>
          <w:lang w:bidi="ar-SA"/>
        </w:rPr>
        <w:t xml:space="preserve">184  </w:t>
      </w:r>
      <w:bookmarkEnd w:id="954"/>
      <w:r w:rsidRPr="00E735B9">
        <w:rPr>
          <w:rFonts w:ascii="Courier New" w:eastAsia="Times New Roman" w:hAnsi="Courier New" w:cs="Courier New"/>
          <w:color w:val="000000"/>
          <w:sz w:val="18"/>
          <w:szCs w:val="18"/>
          <w:lang w:bidi="ar-SA"/>
        </w:rPr>
        <w:t xml:space="preserve">                finalFuzzyInferenceSystem.evaluate();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5" w:name="l185"/>
      <w:r w:rsidRPr="00E735B9">
        <w:rPr>
          <w:rFonts w:ascii="Courier New" w:eastAsia="Times New Roman" w:hAnsi="Courier New" w:cs="Courier New"/>
          <w:color w:val="000000"/>
          <w:sz w:val="18"/>
          <w:szCs w:val="18"/>
          <w:lang w:bidi="ar-SA"/>
        </w:rPr>
        <w:t xml:space="preserve">185  </w:t>
      </w:r>
      <w:bookmarkEnd w:id="95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6" w:name="l186"/>
      <w:r w:rsidRPr="00E735B9">
        <w:rPr>
          <w:rFonts w:ascii="Courier New" w:eastAsia="Times New Roman" w:hAnsi="Courier New" w:cs="Courier New"/>
          <w:color w:val="000000"/>
          <w:sz w:val="18"/>
          <w:szCs w:val="18"/>
          <w:lang w:bidi="ar-SA"/>
        </w:rPr>
        <w:t xml:space="preserve">186  </w:t>
      </w:r>
      <w:bookmarkEnd w:id="95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double </w:t>
      </w:r>
      <w:r w:rsidRPr="00E735B9">
        <w:rPr>
          <w:rFonts w:ascii="Courier New" w:eastAsia="Times New Roman" w:hAnsi="Courier New" w:cs="Courier New"/>
          <w:color w:val="000000"/>
          <w:sz w:val="18"/>
          <w:szCs w:val="18"/>
          <w:lang w:bidi="ar-SA"/>
        </w:rPr>
        <w:t xml:space="preserve">negotiatedCPU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7" w:name="l187"/>
      <w:r w:rsidRPr="00E735B9">
        <w:rPr>
          <w:rFonts w:ascii="Courier New" w:eastAsia="Times New Roman" w:hAnsi="Courier New" w:cs="Courier New"/>
          <w:color w:val="000000"/>
          <w:sz w:val="18"/>
          <w:szCs w:val="18"/>
          <w:lang w:bidi="ar-SA"/>
        </w:rPr>
        <w:t xml:space="preserve">187  </w:t>
      </w:r>
      <w:bookmarkEnd w:id="957"/>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8" w:name="l188"/>
      <w:r w:rsidRPr="00E735B9">
        <w:rPr>
          <w:rFonts w:ascii="Courier New" w:eastAsia="Times New Roman" w:hAnsi="Courier New" w:cs="Courier New"/>
          <w:color w:val="000000"/>
          <w:sz w:val="18"/>
          <w:szCs w:val="18"/>
          <w:lang w:bidi="ar-SA"/>
        </w:rPr>
        <w:t xml:space="preserve">188  </w:t>
      </w:r>
      <w:bookmarkEnd w:id="958"/>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9" w:name="l189"/>
      <w:r w:rsidRPr="00E735B9">
        <w:rPr>
          <w:rFonts w:ascii="Courier New" w:eastAsia="Times New Roman" w:hAnsi="Courier New" w:cs="Courier New"/>
          <w:color w:val="000000"/>
          <w:sz w:val="18"/>
          <w:szCs w:val="18"/>
          <w:lang w:bidi="ar-SA"/>
        </w:rPr>
        <w:t xml:space="preserve">189  </w:t>
      </w:r>
      <w:bookmarkEnd w:id="959"/>
      <w:r w:rsidRPr="00E735B9">
        <w:rPr>
          <w:rFonts w:ascii="Courier New" w:eastAsia="Times New Roman" w:hAnsi="Courier New" w:cs="Courier New"/>
          <w:color w:val="000000"/>
          <w:sz w:val="18"/>
          <w:szCs w:val="18"/>
          <w:lang w:bidi="ar-SA"/>
        </w:rPr>
        <w:t xml:space="preserve">                                .getVariable(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0" w:name="l190"/>
      <w:r w:rsidRPr="00E735B9">
        <w:rPr>
          <w:rFonts w:ascii="Courier New" w:eastAsia="Times New Roman" w:hAnsi="Courier New" w:cs="Courier New"/>
          <w:color w:val="000000"/>
          <w:sz w:val="18"/>
          <w:szCs w:val="18"/>
          <w:lang w:bidi="ar-SA"/>
        </w:rPr>
        <w:t xml:space="preserve">190  </w:t>
      </w:r>
      <w:bookmarkEnd w:id="960"/>
      <w:r w:rsidRPr="00E735B9">
        <w:rPr>
          <w:rFonts w:ascii="Courier New" w:eastAsia="Times New Roman" w:hAnsi="Courier New" w:cs="Courier New"/>
          <w:color w:val="000000"/>
          <w:sz w:val="18"/>
          <w:szCs w:val="18"/>
          <w:lang w:bidi="ar-SA"/>
        </w:rPr>
        <w:t xml:space="preserve">                negotiatedValues.put(NEGOTIATED_CPU, negotiatedCPU - core.getUsed());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1" w:name="l191"/>
      <w:r w:rsidRPr="00E735B9">
        <w:rPr>
          <w:rFonts w:ascii="Courier New" w:eastAsia="Times New Roman" w:hAnsi="Courier New" w:cs="Courier New"/>
          <w:color w:val="000000"/>
          <w:sz w:val="18"/>
          <w:szCs w:val="18"/>
          <w:lang w:bidi="ar-SA"/>
        </w:rPr>
        <w:t xml:space="preserve">191  </w:t>
      </w:r>
      <w:bookmarkEnd w:id="96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2" w:name="l192"/>
      <w:r w:rsidRPr="00E735B9">
        <w:rPr>
          <w:rFonts w:ascii="Courier New" w:eastAsia="Times New Roman" w:hAnsi="Courier New" w:cs="Courier New"/>
          <w:color w:val="000000"/>
          <w:sz w:val="18"/>
          <w:szCs w:val="18"/>
          <w:lang w:bidi="ar-SA"/>
        </w:rPr>
        <w:t xml:space="preserve">192  </w:t>
      </w:r>
      <w:bookmarkEnd w:id="962"/>
      <w:r w:rsidRPr="00E735B9">
        <w:rPr>
          <w:rFonts w:ascii="Courier New" w:eastAsia="Times New Roman" w:hAnsi="Courier New" w:cs="Courier New"/>
          <w:color w:val="000000"/>
          <w:sz w:val="18"/>
          <w:szCs w:val="18"/>
          <w:lang w:bidi="ar-SA"/>
        </w:rPr>
        <w:t xml:space="preserve">                core.setMaxAcceptableValue(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3" w:name="l193"/>
      <w:r w:rsidRPr="00E735B9">
        <w:rPr>
          <w:rFonts w:ascii="Courier New" w:eastAsia="Times New Roman" w:hAnsi="Courier New" w:cs="Courier New"/>
          <w:color w:val="000000"/>
          <w:sz w:val="18"/>
          <w:szCs w:val="18"/>
          <w:lang w:bidi="ar-SA"/>
        </w:rPr>
        <w:t xml:space="preserve">193  </w:t>
      </w:r>
      <w:bookmarkEnd w:id="96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finalFuzzyInferenceSystem.getFunctionBlock(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4" w:name="l194"/>
      <w:r w:rsidRPr="00E735B9">
        <w:rPr>
          <w:rFonts w:ascii="Courier New" w:eastAsia="Times New Roman" w:hAnsi="Courier New" w:cs="Courier New"/>
          <w:color w:val="000000"/>
          <w:sz w:val="18"/>
          <w:szCs w:val="18"/>
          <w:lang w:bidi="ar-SA"/>
        </w:rPr>
        <w:t xml:space="preserve">194  </w:t>
      </w:r>
      <w:bookmarkEnd w:id="964"/>
      <w:r w:rsidRPr="00E735B9">
        <w:rPr>
          <w:rFonts w:ascii="Courier New" w:eastAsia="Times New Roman" w:hAnsi="Courier New" w:cs="Courier New"/>
          <w:color w:val="000000"/>
          <w:sz w:val="18"/>
          <w:szCs w:val="18"/>
          <w:lang w:bidi="ar-SA"/>
        </w:rPr>
        <w:t xml:space="preserve">                                .getVariable(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5" w:name="l195"/>
      <w:r w:rsidRPr="00E735B9">
        <w:rPr>
          <w:rFonts w:ascii="Courier New" w:eastAsia="Times New Roman" w:hAnsi="Courier New" w:cs="Courier New"/>
          <w:color w:val="000000"/>
          <w:sz w:val="18"/>
          <w:szCs w:val="18"/>
          <w:lang w:bidi="ar-SA"/>
        </w:rPr>
        <w:t xml:space="preserve">195  </w:t>
      </w:r>
      <w:bookmarkEnd w:id="96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6" w:name="l196"/>
      <w:r w:rsidRPr="00E735B9">
        <w:rPr>
          <w:rFonts w:ascii="Courier New" w:eastAsia="Times New Roman" w:hAnsi="Courier New" w:cs="Courier New"/>
          <w:color w:val="000000"/>
          <w:sz w:val="18"/>
          <w:szCs w:val="18"/>
          <w:lang w:bidi="ar-SA"/>
        </w:rPr>
        <w:t xml:space="preserve">196  </w:t>
      </w:r>
      <w:bookmarkEnd w:id="96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//only negotiate for requested number of cores</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7" w:name="l197"/>
      <w:r w:rsidRPr="00E735B9">
        <w:rPr>
          <w:rFonts w:ascii="Courier New" w:eastAsia="Times New Roman" w:hAnsi="Courier New" w:cs="Courier New"/>
          <w:color w:val="000000"/>
          <w:sz w:val="18"/>
          <w:szCs w:val="18"/>
          <w:lang w:bidi="ar-SA"/>
        </w:rPr>
        <w:t xml:space="preserve">197  </w:t>
      </w:r>
      <w:bookmarkEnd w:id="967"/>
      <w:r w:rsidRPr="00E735B9">
        <w:rPr>
          <w:rFonts w:ascii="Courier New" w:eastAsia="Times New Roman" w:hAnsi="Courier New" w:cs="Courier New"/>
          <w:color w:val="000000"/>
          <w:sz w:val="18"/>
          <w:szCs w:val="18"/>
          <w:lang w:bidi="ar-SA"/>
        </w:rPr>
        <w:t xml:space="preserve">                requestedCores--;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8" w:name="l198"/>
      <w:r w:rsidRPr="00E735B9">
        <w:rPr>
          <w:rFonts w:ascii="Courier New" w:eastAsia="Times New Roman" w:hAnsi="Courier New" w:cs="Courier New"/>
          <w:color w:val="000000"/>
          <w:sz w:val="18"/>
          <w:szCs w:val="18"/>
          <w:lang w:bidi="ar-SA"/>
        </w:rPr>
        <w:t xml:space="preserve">198  </w:t>
      </w:r>
      <w:bookmarkEnd w:id="96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(requestedCores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9" w:name="l199"/>
      <w:r w:rsidRPr="00E735B9">
        <w:rPr>
          <w:rFonts w:ascii="Courier New" w:eastAsia="Times New Roman" w:hAnsi="Courier New" w:cs="Courier New"/>
          <w:color w:val="000000"/>
          <w:sz w:val="18"/>
          <w:szCs w:val="18"/>
          <w:lang w:bidi="ar-SA"/>
        </w:rPr>
        <w:t xml:space="preserve">199  </w:t>
      </w:r>
      <w:bookmarkEnd w:id="96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break</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0" w:name="l200"/>
      <w:r w:rsidRPr="00E735B9">
        <w:rPr>
          <w:rFonts w:ascii="Courier New" w:eastAsia="Times New Roman" w:hAnsi="Courier New" w:cs="Courier New"/>
          <w:color w:val="000000"/>
          <w:sz w:val="18"/>
          <w:szCs w:val="18"/>
          <w:lang w:bidi="ar-SA"/>
        </w:rPr>
        <w:t xml:space="preserve">200  </w:t>
      </w:r>
      <w:bookmarkEnd w:id="970"/>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1" w:name="l201"/>
      <w:r w:rsidRPr="00E735B9">
        <w:rPr>
          <w:rFonts w:ascii="Courier New" w:eastAsia="Times New Roman" w:hAnsi="Courier New" w:cs="Courier New"/>
          <w:color w:val="000000"/>
          <w:sz w:val="18"/>
          <w:szCs w:val="18"/>
          <w:lang w:bidi="ar-SA"/>
        </w:rPr>
        <w:t xml:space="preserve">201  </w:t>
      </w:r>
      <w:bookmarkEnd w:id="971"/>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2" w:name="l202"/>
      <w:r w:rsidRPr="00E735B9">
        <w:rPr>
          <w:rFonts w:ascii="Courier New" w:eastAsia="Times New Roman" w:hAnsi="Courier New" w:cs="Courier New"/>
          <w:color w:val="000000"/>
          <w:sz w:val="18"/>
          <w:szCs w:val="18"/>
          <w:lang w:bidi="ar-SA"/>
        </w:rPr>
        <w:t xml:space="preserve">202  </w:t>
      </w:r>
      <w:bookmarkEnd w:id="972"/>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3" w:name="l203"/>
      <w:r w:rsidRPr="00E735B9">
        <w:rPr>
          <w:rFonts w:ascii="Courier New" w:eastAsia="Times New Roman" w:hAnsi="Courier New" w:cs="Courier New"/>
          <w:color w:val="000000"/>
          <w:sz w:val="18"/>
          <w:szCs w:val="18"/>
          <w:lang w:bidi="ar-SA"/>
        </w:rPr>
        <w:t xml:space="preserve">203  </w:t>
      </w:r>
      <w:bookmarkEnd w:id="97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4" w:name="l204"/>
      <w:r w:rsidRPr="00E735B9">
        <w:rPr>
          <w:rFonts w:ascii="Courier New" w:eastAsia="Times New Roman" w:hAnsi="Courier New" w:cs="Courier New"/>
          <w:color w:val="000000"/>
          <w:sz w:val="18"/>
          <w:szCs w:val="18"/>
          <w:lang w:bidi="ar-SA"/>
        </w:rPr>
        <w:t xml:space="preserve">204  </w:t>
      </w:r>
      <w:bookmarkEnd w:id="97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5" w:name="l205"/>
      <w:r w:rsidRPr="00E735B9">
        <w:rPr>
          <w:rFonts w:ascii="Courier New" w:eastAsia="Times New Roman" w:hAnsi="Courier New" w:cs="Courier New"/>
          <w:color w:val="000000"/>
          <w:sz w:val="18"/>
          <w:szCs w:val="18"/>
          <w:lang w:bidi="ar-SA"/>
        </w:rPr>
        <w:t xml:space="preserve">205  </w:t>
      </w:r>
      <w:bookmarkEnd w:id="97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maxMemory = memory.getMaxAcceptableValue();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6" w:name="l206"/>
      <w:r w:rsidRPr="00E735B9">
        <w:rPr>
          <w:rFonts w:ascii="Courier New" w:eastAsia="Times New Roman" w:hAnsi="Courier New" w:cs="Courier New"/>
          <w:color w:val="000000"/>
          <w:sz w:val="18"/>
          <w:szCs w:val="18"/>
          <w:lang w:bidi="ar-SA"/>
        </w:rPr>
        <w:t xml:space="preserve">206  </w:t>
      </w:r>
      <w:bookmarkEnd w:id="97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usedMemory = memory.getUsed();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7" w:name="l207"/>
      <w:r w:rsidRPr="00E735B9">
        <w:rPr>
          <w:rFonts w:ascii="Courier New" w:eastAsia="Times New Roman" w:hAnsi="Courier New" w:cs="Courier New"/>
          <w:color w:val="000000"/>
          <w:sz w:val="18"/>
          <w:szCs w:val="18"/>
          <w:lang w:bidi="ar-SA"/>
        </w:rPr>
        <w:t xml:space="preserve">207  </w:t>
      </w:r>
      <w:bookmarkEnd w:id="97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totalMemory = memory.getTotal();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8" w:name="l208"/>
      <w:r w:rsidRPr="00E735B9">
        <w:rPr>
          <w:rFonts w:ascii="Courier New" w:eastAsia="Times New Roman" w:hAnsi="Courier New" w:cs="Courier New"/>
          <w:color w:val="000000"/>
          <w:sz w:val="18"/>
          <w:szCs w:val="18"/>
          <w:lang w:bidi="ar-SA"/>
        </w:rPr>
        <w:t xml:space="preserve">208  </w:t>
      </w:r>
      <w:bookmarkEnd w:id="97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maxRequestedMemory = requestedTaskInfo.getMemoryMaxAcceptableValue();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9" w:name="l209"/>
      <w:r w:rsidRPr="00E735B9">
        <w:rPr>
          <w:rFonts w:ascii="Courier New" w:eastAsia="Times New Roman" w:hAnsi="Courier New" w:cs="Courier New"/>
          <w:color w:val="000000"/>
          <w:sz w:val="18"/>
          <w:szCs w:val="18"/>
          <w:lang w:bidi="ar-SA"/>
        </w:rPr>
        <w:t xml:space="preserve">209  </w:t>
      </w:r>
      <w:bookmarkEnd w:id="97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minRequestedMemory = requestedTaskInfo.getMemoryMinAcceptableValue();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0" w:name="l210"/>
      <w:r w:rsidRPr="00E735B9">
        <w:rPr>
          <w:rFonts w:ascii="Courier New" w:eastAsia="Times New Roman" w:hAnsi="Courier New" w:cs="Courier New"/>
          <w:color w:val="000000"/>
          <w:sz w:val="18"/>
          <w:szCs w:val="18"/>
          <w:lang w:bidi="ar-SA"/>
        </w:rPr>
        <w:t xml:space="preserve">210  </w:t>
      </w:r>
      <w:bookmarkEnd w:id="98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1" w:name="l211"/>
      <w:r w:rsidRPr="00E735B9">
        <w:rPr>
          <w:rFonts w:ascii="Courier New" w:eastAsia="Times New Roman" w:hAnsi="Courier New" w:cs="Courier New"/>
          <w:color w:val="000000"/>
          <w:sz w:val="18"/>
          <w:szCs w:val="18"/>
          <w:lang w:bidi="ar-SA"/>
        </w:rPr>
        <w:t xml:space="preserve">211  </w:t>
      </w:r>
      <w:bookmarkEnd w:id="98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//negotiate Memory max optimum 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2" w:name="l212"/>
      <w:r w:rsidRPr="00E735B9">
        <w:rPr>
          <w:rFonts w:ascii="Courier New" w:eastAsia="Times New Roman" w:hAnsi="Courier New" w:cs="Courier New"/>
          <w:color w:val="000000"/>
          <w:sz w:val="18"/>
          <w:szCs w:val="18"/>
          <w:lang w:bidi="ar-SA"/>
        </w:rPr>
        <w:t xml:space="preserve">212  </w:t>
      </w:r>
      <w:bookmarkEnd w:id="98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((maxMemory - usedMemory &lt; maxRequestedMemory)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3" w:name="l213"/>
      <w:r w:rsidRPr="00E735B9">
        <w:rPr>
          <w:rFonts w:ascii="Courier New" w:eastAsia="Times New Roman" w:hAnsi="Courier New" w:cs="Courier New"/>
          <w:color w:val="000000"/>
          <w:sz w:val="18"/>
          <w:szCs w:val="18"/>
          <w:lang w:bidi="ar-SA"/>
        </w:rPr>
        <w:t xml:space="preserve">213  </w:t>
      </w:r>
      <w:bookmarkEnd w:id="983"/>
      <w:r w:rsidRPr="00E735B9">
        <w:rPr>
          <w:rFonts w:ascii="Courier New" w:eastAsia="Times New Roman" w:hAnsi="Courier New" w:cs="Courier New"/>
          <w:color w:val="000000"/>
          <w:sz w:val="18"/>
          <w:szCs w:val="18"/>
          <w:lang w:bidi="ar-SA"/>
        </w:rPr>
        <w:t xml:space="preserve">                &amp;&amp; (minRequestedMemory &lt;= totalMemory - usedMemory)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4" w:name="l214"/>
      <w:r w:rsidRPr="00E735B9">
        <w:rPr>
          <w:rFonts w:ascii="Courier New" w:eastAsia="Times New Roman" w:hAnsi="Courier New" w:cs="Courier New"/>
          <w:color w:val="000000"/>
          <w:sz w:val="18"/>
          <w:szCs w:val="18"/>
          <w:lang w:bidi="ar-SA"/>
        </w:rPr>
        <w:t xml:space="preserve">214  </w:t>
      </w:r>
      <w:bookmarkEnd w:id="984"/>
      <w:r w:rsidRPr="00E735B9">
        <w:rPr>
          <w:rFonts w:ascii="Courier New" w:eastAsia="Times New Roman" w:hAnsi="Courier New" w:cs="Courier New"/>
          <w:color w:val="000000"/>
          <w:sz w:val="18"/>
          <w:szCs w:val="18"/>
          <w:lang w:bidi="ar-SA"/>
        </w:rPr>
        <w:t xml:space="preserve">                &amp;&amp; (maxMemory &lt; totalMemory))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5" w:name="l215"/>
      <w:r w:rsidRPr="00E735B9">
        <w:rPr>
          <w:rFonts w:ascii="Courier New" w:eastAsia="Times New Roman" w:hAnsi="Courier New" w:cs="Courier New"/>
          <w:color w:val="000000"/>
          <w:sz w:val="18"/>
          <w:szCs w:val="18"/>
          <w:lang w:bidi="ar-SA"/>
        </w:rPr>
        <w:t xml:space="preserve">215  </w:t>
      </w:r>
      <w:bookmarkEnd w:id="98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6" w:name="l216"/>
      <w:r w:rsidRPr="00E735B9">
        <w:rPr>
          <w:rFonts w:ascii="Courier New" w:eastAsia="Times New Roman" w:hAnsi="Courier New" w:cs="Courier New"/>
          <w:color w:val="000000"/>
          <w:sz w:val="18"/>
          <w:szCs w:val="18"/>
          <w:lang w:bidi="ar-SA"/>
        </w:rPr>
        <w:t xml:space="preserve">216  </w:t>
      </w:r>
      <w:bookmarkEnd w:id="98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7" w:name="l217"/>
      <w:r w:rsidRPr="00E735B9">
        <w:rPr>
          <w:rFonts w:ascii="Courier New" w:eastAsia="Times New Roman" w:hAnsi="Courier New" w:cs="Courier New"/>
          <w:color w:val="000000"/>
          <w:sz w:val="18"/>
          <w:szCs w:val="18"/>
          <w:lang w:bidi="ar-SA"/>
        </w:rPr>
        <w:t xml:space="preserve">217  </w:t>
      </w:r>
      <w:bookmarkEnd w:id="98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membership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8" w:name="l218"/>
      <w:r w:rsidRPr="00E735B9">
        <w:rPr>
          <w:rFonts w:ascii="Courier New" w:eastAsia="Times New Roman" w:hAnsi="Courier New" w:cs="Courier New"/>
          <w:color w:val="000000"/>
          <w:sz w:val="18"/>
          <w:szCs w:val="18"/>
          <w:lang w:bidi="ar-SA"/>
        </w:rPr>
        <w:t xml:space="preserve">218  </w:t>
      </w:r>
      <w:bookmarkEnd w:id="98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count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9" w:name="l219"/>
      <w:r w:rsidRPr="00E735B9">
        <w:rPr>
          <w:rFonts w:ascii="Courier New" w:eastAsia="Times New Roman" w:hAnsi="Courier New" w:cs="Courier New"/>
          <w:color w:val="000000"/>
          <w:sz w:val="18"/>
          <w:szCs w:val="18"/>
          <w:lang w:bidi="ar-SA"/>
        </w:rPr>
        <w:t xml:space="preserve">219  </w:t>
      </w:r>
      <w:bookmarkEnd w:id="989"/>
      <w:r w:rsidRPr="00E735B9">
        <w:rPr>
          <w:rFonts w:ascii="Courier New" w:eastAsia="Times New Roman" w:hAnsi="Courier New" w:cs="Courier New"/>
          <w:color w:val="000000"/>
          <w:sz w:val="18"/>
          <w:szCs w:val="18"/>
          <w:lang w:bidi="ar-SA"/>
        </w:rPr>
        <w:t xml:space="preserve">            Value[] serverValues;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0" w:name="l220"/>
      <w:r w:rsidRPr="00E735B9">
        <w:rPr>
          <w:rFonts w:ascii="Courier New" w:eastAsia="Times New Roman" w:hAnsi="Courier New" w:cs="Courier New"/>
          <w:color w:val="000000"/>
          <w:sz w:val="18"/>
          <w:szCs w:val="18"/>
          <w:lang w:bidi="ar-SA"/>
        </w:rPr>
        <w:t xml:space="preserve">220  </w:t>
      </w:r>
      <w:bookmarkEnd w:id="990"/>
      <w:r w:rsidRPr="00E735B9">
        <w:rPr>
          <w:rFonts w:ascii="Courier New" w:eastAsia="Times New Roman" w:hAnsi="Courier New" w:cs="Courier New"/>
          <w:color w:val="000000"/>
          <w:sz w:val="18"/>
          <w:szCs w:val="18"/>
          <w:lang w:bidi="ar-SA"/>
        </w:rPr>
        <w:t xml:space="preserve">            Value[]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1" w:name="l221"/>
      <w:r w:rsidRPr="00E735B9">
        <w:rPr>
          <w:rFonts w:ascii="Courier New" w:eastAsia="Times New Roman" w:hAnsi="Courier New" w:cs="Courier New"/>
          <w:color w:val="000000"/>
          <w:sz w:val="18"/>
          <w:szCs w:val="18"/>
          <w:lang w:bidi="ar-SA"/>
        </w:rPr>
        <w:lastRenderedPageBreak/>
        <w:t xml:space="preserve">221  </w:t>
      </w:r>
      <w:bookmarkEnd w:id="99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2" w:name="l222"/>
      <w:r w:rsidRPr="00E735B9">
        <w:rPr>
          <w:rFonts w:ascii="Courier New" w:eastAsia="Times New Roman" w:hAnsi="Courier New" w:cs="Courier New"/>
          <w:color w:val="000000"/>
          <w:sz w:val="18"/>
          <w:szCs w:val="18"/>
          <w:lang w:bidi="ar-SA"/>
        </w:rPr>
        <w:t xml:space="preserve">222  </w:t>
      </w:r>
      <w:bookmarkEnd w:id="99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negotiatedMemoryMaxRange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3" w:name="l223"/>
      <w:r w:rsidRPr="00E735B9">
        <w:rPr>
          <w:rFonts w:ascii="Courier New" w:eastAsia="Times New Roman" w:hAnsi="Courier New" w:cs="Courier New"/>
          <w:color w:val="000000"/>
          <w:sz w:val="18"/>
          <w:szCs w:val="18"/>
          <w:lang w:bidi="ar-SA"/>
        </w:rPr>
        <w:t xml:space="preserve">223  </w:t>
      </w:r>
      <w:bookmarkEnd w:id="993"/>
      <w:r w:rsidRPr="00E735B9">
        <w:rPr>
          <w:rFonts w:ascii="Courier New" w:eastAsia="Times New Roman" w:hAnsi="Courier New" w:cs="Courier New"/>
          <w:color w:val="000000"/>
          <w:sz w:val="18"/>
          <w:szCs w:val="18"/>
          <w:lang w:bidi="ar-SA"/>
        </w:rPr>
        <w:t xml:space="preserve">                    (totalMemory &gt; usedMemory + maxRequestedMemory)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4" w:name="l224"/>
      <w:r w:rsidRPr="00E735B9">
        <w:rPr>
          <w:rFonts w:ascii="Courier New" w:eastAsia="Times New Roman" w:hAnsi="Courier New" w:cs="Courier New"/>
          <w:color w:val="000000"/>
          <w:sz w:val="18"/>
          <w:szCs w:val="18"/>
          <w:lang w:bidi="ar-SA"/>
        </w:rPr>
        <w:t xml:space="preserve">224  </w:t>
      </w:r>
      <w:bookmarkEnd w:id="994"/>
      <w:r w:rsidRPr="00E735B9">
        <w:rPr>
          <w:rFonts w:ascii="Courier New" w:eastAsia="Times New Roman" w:hAnsi="Courier New" w:cs="Courier New"/>
          <w:color w:val="000000"/>
          <w:sz w:val="18"/>
          <w:szCs w:val="18"/>
          <w:lang w:bidi="ar-SA"/>
        </w:rPr>
        <w:t xml:space="preserve">                            usedMemory + maxRequestedMemory : totalMemory;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5" w:name="l225"/>
      <w:r w:rsidRPr="00E735B9">
        <w:rPr>
          <w:rFonts w:ascii="Courier New" w:eastAsia="Times New Roman" w:hAnsi="Courier New" w:cs="Courier New"/>
          <w:color w:val="000000"/>
          <w:sz w:val="18"/>
          <w:szCs w:val="18"/>
          <w:lang w:bidi="ar-SA"/>
        </w:rPr>
        <w:t xml:space="preserve">225  </w:t>
      </w:r>
      <w:bookmarkEnd w:id="99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6" w:name="l226"/>
      <w:r w:rsidRPr="00E735B9">
        <w:rPr>
          <w:rFonts w:ascii="Courier New" w:eastAsia="Times New Roman" w:hAnsi="Courier New" w:cs="Courier New"/>
          <w:color w:val="000000"/>
          <w:sz w:val="18"/>
          <w:szCs w:val="18"/>
          <w:lang w:bidi="ar-SA"/>
        </w:rPr>
        <w:t xml:space="preserve">226  </w:t>
      </w:r>
      <w:bookmarkEnd w:id="99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//convert available memory ranges in Value type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7" w:name="l227"/>
      <w:r w:rsidRPr="00E735B9">
        <w:rPr>
          <w:rFonts w:ascii="Courier New" w:eastAsia="Times New Roman" w:hAnsi="Courier New" w:cs="Courier New"/>
          <w:color w:val="000000"/>
          <w:sz w:val="18"/>
          <w:szCs w:val="18"/>
          <w:lang w:bidi="ar-SA"/>
        </w:rPr>
        <w:t xml:space="preserve">227  </w:t>
      </w:r>
      <w:bookmarkEnd w:id="997"/>
      <w:r w:rsidRPr="00E735B9">
        <w:rPr>
          <w:rFonts w:ascii="Courier New" w:eastAsia="Times New Roman" w:hAnsi="Courier New" w:cs="Courier New"/>
          <w:color w:val="000000"/>
          <w:sz w:val="18"/>
          <w:szCs w:val="18"/>
          <w:lang w:bidi="ar-SA"/>
        </w:rPr>
        <w:t xml:space="preserve">            values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 xml:space="preserve">[]{maxMemory, negotiatedMemoryMaxRange};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8" w:name="l228"/>
      <w:r w:rsidRPr="00E735B9">
        <w:rPr>
          <w:rFonts w:ascii="Courier New" w:eastAsia="Times New Roman" w:hAnsi="Courier New" w:cs="Courier New"/>
          <w:color w:val="000000"/>
          <w:sz w:val="18"/>
          <w:szCs w:val="18"/>
          <w:lang w:bidi="ar-SA"/>
        </w:rPr>
        <w:t xml:space="preserve">228  </w:t>
      </w:r>
      <w:bookmarkEnd w:id="998"/>
      <w:r w:rsidRPr="00E735B9">
        <w:rPr>
          <w:rFonts w:ascii="Courier New" w:eastAsia="Times New Roman" w:hAnsi="Courier New" w:cs="Courier New"/>
          <w:color w:val="000000"/>
          <w:sz w:val="18"/>
          <w:szCs w:val="18"/>
          <w:lang w:bidi="ar-SA"/>
        </w:rPr>
        <w:t xml:space="preserve">            count = values.length;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9" w:name="l229"/>
      <w:r w:rsidRPr="00E735B9">
        <w:rPr>
          <w:rFonts w:ascii="Courier New" w:eastAsia="Times New Roman" w:hAnsi="Courier New" w:cs="Courier New"/>
          <w:color w:val="000000"/>
          <w:sz w:val="18"/>
          <w:szCs w:val="18"/>
          <w:lang w:bidi="ar-SA"/>
        </w:rPr>
        <w:t xml:space="preserve">229  </w:t>
      </w:r>
      <w:bookmarkEnd w:id="999"/>
      <w:r w:rsidRPr="00E735B9">
        <w:rPr>
          <w:rFonts w:ascii="Courier New" w:eastAsia="Times New Roman" w:hAnsi="Courier New" w:cs="Courier New"/>
          <w:color w:val="000000"/>
          <w:sz w:val="18"/>
          <w:szCs w:val="18"/>
          <w:lang w:bidi="ar-SA"/>
        </w:rPr>
        <w:t xml:space="preserve">            serverValues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0" w:name="l230"/>
      <w:r w:rsidRPr="00E735B9">
        <w:rPr>
          <w:rFonts w:ascii="Courier New" w:eastAsia="Times New Roman" w:hAnsi="Courier New" w:cs="Courier New"/>
          <w:color w:val="000000"/>
          <w:sz w:val="18"/>
          <w:szCs w:val="18"/>
          <w:lang w:bidi="ar-SA"/>
        </w:rPr>
        <w:t xml:space="preserve">230  </w:t>
      </w:r>
      <w:bookmarkEnd w:id="1000"/>
      <w:r w:rsidRPr="00E735B9">
        <w:rPr>
          <w:rFonts w:ascii="Courier New" w:eastAsia="Times New Roman" w:hAnsi="Courier New" w:cs="Courier New"/>
          <w:color w:val="000000"/>
          <w:sz w:val="18"/>
          <w:szCs w:val="18"/>
          <w:lang w:bidi="ar-SA"/>
        </w:rPr>
        <w:t xml:space="preserve">            membershipValues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1" w:name="l231"/>
      <w:r w:rsidRPr="00E735B9">
        <w:rPr>
          <w:rFonts w:ascii="Courier New" w:eastAsia="Times New Roman" w:hAnsi="Courier New" w:cs="Courier New"/>
          <w:color w:val="000000"/>
          <w:sz w:val="18"/>
          <w:szCs w:val="18"/>
          <w:lang w:bidi="ar-SA"/>
        </w:rPr>
        <w:t xml:space="preserve">231  </w:t>
      </w:r>
      <w:bookmarkEnd w:id="100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i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i &lt; count; i++)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2" w:name="l232"/>
      <w:r w:rsidRPr="00E735B9">
        <w:rPr>
          <w:rFonts w:ascii="Courier New" w:eastAsia="Times New Roman" w:hAnsi="Courier New" w:cs="Courier New"/>
          <w:color w:val="000000"/>
          <w:sz w:val="18"/>
          <w:szCs w:val="18"/>
          <w:lang w:bidi="ar-SA"/>
        </w:rPr>
        <w:t xml:space="preserve">232  </w:t>
      </w:r>
      <w:bookmarkEnd w:id="1002"/>
      <w:r w:rsidRPr="00E735B9">
        <w:rPr>
          <w:rFonts w:ascii="Courier New" w:eastAsia="Times New Roman" w:hAnsi="Courier New" w:cs="Courier New"/>
          <w:color w:val="000000"/>
          <w:sz w:val="18"/>
          <w:szCs w:val="18"/>
          <w:lang w:bidi="ar-SA"/>
        </w:rPr>
        <w:t xml:space="preserve">                serverValues[i]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Value(values[i]);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3" w:name="l233"/>
      <w:r w:rsidRPr="00E735B9">
        <w:rPr>
          <w:rFonts w:ascii="Courier New" w:eastAsia="Times New Roman" w:hAnsi="Courier New" w:cs="Courier New"/>
          <w:color w:val="000000"/>
          <w:sz w:val="18"/>
          <w:szCs w:val="18"/>
          <w:lang w:bidi="ar-SA"/>
        </w:rPr>
        <w:t xml:space="preserve">233  </w:t>
      </w:r>
      <w:bookmarkEnd w:id="1003"/>
      <w:r w:rsidRPr="00E735B9">
        <w:rPr>
          <w:rFonts w:ascii="Courier New" w:eastAsia="Times New Roman" w:hAnsi="Courier New" w:cs="Courier New"/>
          <w:color w:val="000000"/>
          <w:sz w:val="18"/>
          <w:szCs w:val="18"/>
          <w:lang w:bidi="ar-SA"/>
        </w:rPr>
        <w:t xml:space="preserve">                membershipValues[i]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Value(membership[i]);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4" w:name="l234"/>
      <w:r w:rsidRPr="00E735B9">
        <w:rPr>
          <w:rFonts w:ascii="Courier New" w:eastAsia="Times New Roman" w:hAnsi="Courier New" w:cs="Courier New"/>
          <w:color w:val="000000"/>
          <w:sz w:val="18"/>
          <w:szCs w:val="18"/>
          <w:lang w:bidi="ar-SA"/>
        </w:rPr>
        <w:t xml:space="preserve">234  </w:t>
      </w:r>
      <w:bookmarkEnd w:id="1004"/>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5" w:name="l235"/>
      <w:r w:rsidRPr="00E735B9">
        <w:rPr>
          <w:rFonts w:ascii="Courier New" w:eastAsia="Times New Roman" w:hAnsi="Courier New" w:cs="Courier New"/>
          <w:color w:val="000000"/>
          <w:sz w:val="18"/>
          <w:szCs w:val="18"/>
          <w:lang w:bidi="ar-SA"/>
        </w:rPr>
        <w:t xml:space="preserve">235  </w:t>
      </w:r>
      <w:bookmarkEnd w:id="100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6" w:name="l236"/>
      <w:r w:rsidRPr="00E735B9">
        <w:rPr>
          <w:rFonts w:ascii="Courier New" w:eastAsia="Times New Roman" w:hAnsi="Courier New" w:cs="Courier New"/>
          <w:color w:val="000000"/>
          <w:sz w:val="18"/>
          <w:szCs w:val="18"/>
          <w:lang w:bidi="ar-SA"/>
        </w:rPr>
        <w:t xml:space="preserve">236  </w:t>
      </w:r>
      <w:bookmarkEnd w:id="100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//create a new membership function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7" w:name="l237"/>
      <w:r w:rsidRPr="00E735B9">
        <w:rPr>
          <w:rFonts w:ascii="Courier New" w:eastAsia="Times New Roman" w:hAnsi="Courier New" w:cs="Courier New"/>
          <w:color w:val="000000"/>
          <w:sz w:val="18"/>
          <w:szCs w:val="18"/>
          <w:lang w:bidi="ar-SA"/>
        </w:rPr>
        <w:t xml:space="preserve">237  </w:t>
      </w:r>
      <w:bookmarkEnd w:id="1007"/>
      <w:r w:rsidRPr="00E735B9">
        <w:rPr>
          <w:rFonts w:ascii="Courier New" w:eastAsia="Times New Roman" w:hAnsi="Courier New" w:cs="Courier New"/>
          <w:color w:val="000000"/>
          <w:sz w:val="18"/>
          <w:szCs w:val="18"/>
          <w:lang w:bidi="ar-SA"/>
        </w:rPr>
        <w:t xml:space="preserve">            MembershipFunction serverMemoryMembershipFunction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8" w:name="l238"/>
      <w:r w:rsidRPr="00E735B9">
        <w:rPr>
          <w:rFonts w:ascii="Courier New" w:eastAsia="Times New Roman" w:hAnsi="Courier New" w:cs="Courier New"/>
          <w:color w:val="000000"/>
          <w:sz w:val="18"/>
          <w:szCs w:val="18"/>
          <w:lang w:bidi="ar-SA"/>
        </w:rPr>
        <w:t xml:space="preserve">238  </w:t>
      </w:r>
      <w:bookmarkEnd w:id="100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MembershipFunctionPieceWiseLinear(serverValues,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9" w:name="l239"/>
      <w:r w:rsidRPr="00E735B9">
        <w:rPr>
          <w:rFonts w:ascii="Courier New" w:eastAsia="Times New Roman" w:hAnsi="Courier New" w:cs="Courier New"/>
          <w:color w:val="000000"/>
          <w:sz w:val="18"/>
          <w:szCs w:val="18"/>
          <w:lang w:bidi="ar-SA"/>
        </w:rPr>
        <w:t xml:space="preserve">239  </w:t>
      </w:r>
      <w:bookmarkEnd w:id="100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0" w:name="l240"/>
      <w:r w:rsidRPr="00E735B9">
        <w:rPr>
          <w:rFonts w:ascii="Courier New" w:eastAsia="Times New Roman" w:hAnsi="Courier New" w:cs="Courier New"/>
          <w:color w:val="000000"/>
          <w:sz w:val="18"/>
          <w:szCs w:val="18"/>
          <w:lang w:bidi="ar-SA"/>
        </w:rPr>
        <w:t xml:space="preserve">240  </w:t>
      </w:r>
      <w:bookmarkEnd w:id="101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//set the new membership function for the server_memory variable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1" w:name="l241"/>
      <w:r w:rsidRPr="00E735B9">
        <w:rPr>
          <w:rFonts w:ascii="Courier New" w:eastAsia="Times New Roman" w:hAnsi="Courier New" w:cs="Courier New"/>
          <w:color w:val="000000"/>
          <w:sz w:val="18"/>
          <w:szCs w:val="18"/>
          <w:lang w:bidi="ar-SA"/>
        </w:rPr>
        <w:t xml:space="preserve">241  </w:t>
      </w:r>
      <w:bookmarkEnd w:id="1011"/>
      <w:r w:rsidRPr="00E735B9">
        <w:rPr>
          <w:rFonts w:ascii="Courier New" w:eastAsia="Times New Roman" w:hAnsi="Courier New" w:cs="Courier New"/>
          <w:color w:val="000000"/>
          <w:sz w:val="18"/>
          <w:szCs w:val="18"/>
          <w:lang w:bidi="ar-SA"/>
        </w:rPr>
        <w:t xml:space="preserve">            serverRangeValue.setMembershipFunction(serverMemoryMembershipFunction);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2" w:name="l242"/>
      <w:r w:rsidRPr="00E735B9">
        <w:rPr>
          <w:rFonts w:ascii="Courier New" w:eastAsia="Times New Roman" w:hAnsi="Courier New" w:cs="Courier New"/>
          <w:color w:val="000000"/>
          <w:sz w:val="18"/>
          <w:szCs w:val="18"/>
          <w:lang w:bidi="ar-SA"/>
        </w:rPr>
        <w:t xml:space="preserve">242  </w:t>
      </w:r>
      <w:bookmarkEnd w:id="1012"/>
      <w:r w:rsidRPr="00E735B9">
        <w:rPr>
          <w:rFonts w:ascii="Courier New" w:eastAsia="Times New Roman" w:hAnsi="Courier New" w:cs="Courier New"/>
          <w:color w:val="000000"/>
          <w:sz w:val="18"/>
          <w:szCs w:val="18"/>
          <w:lang w:bidi="ar-SA"/>
        </w:rPr>
        <w:t xml:space="preserve">            negotiatedRangeValue.setMembershipFunction(serverMemoryMembershipFunction);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3" w:name="l243"/>
      <w:r w:rsidRPr="00E735B9">
        <w:rPr>
          <w:rFonts w:ascii="Courier New" w:eastAsia="Times New Roman" w:hAnsi="Courier New" w:cs="Courier New"/>
          <w:color w:val="000000"/>
          <w:sz w:val="18"/>
          <w:szCs w:val="18"/>
          <w:lang w:bidi="ar-SA"/>
        </w:rPr>
        <w:t xml:space="preserve">243  </w:t>
      </w:r>
      <w:bookmarkEnd w:id="101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4" w:name="l244"/>
      <w:r w:rsidRPr="00E735B9">
        <w:rPr>
          <w:rFonts w:ascii="Courier New" w:eastAsia="Times New Roman" w:hAnsi="Courier New" w:cs="Courier New"/>
          <w:color w:val="000000"/>
          <w:sz w:val="18"/>
          <w:szCs w:val="18"/>
          <w:lang w:bidi="ar-SA"/>
        </w:rPr>
        <w:t xml:space="preserve">244  </w:t>
      </w:r>
      <w:bookmarkEnd w:id="1014"/>
      <w:r w:rsidRPr="00E735B9">
        <w:rPr>
          <w:rFonts w:ascii="Courier New" w:eastAsia="Times New Roman" w:hAnsi="Courier New" w:cs="Courier New"/>
          <w:color w:val="000000"/>
          <w:sz w:val="18"/>
          <w:szCs w:val="18"/>
          <w:lang w:bidi="ar-SA"/>
        </w:rPr>
        <w:t xml:space="preserve">            serverRange.setValue(maxMemory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5" w:name="l245"/>
      <w:r w:rsidRPr="00E735B9">
        <w:rPr>
          <w:rFonts w:ascii="Courier New" w:eastAsia="Times New Roman" w:hAnsi="Courier New" w:cs="Courier New"/>
          <w:color w:val="000000"/>
          <w:sz w:val="18"/>
          <w:szCs w:val="18"/>
          <w:lang w:bidi="ar-SA"/>
        </w:rPr>
        <w:t xml:space="preserve">245  </w:t>
      </w:r>
      <w:bookmarkEnd w:id="1015"/>
      <w:r w:rsidRPr="00E735B9">
        <w:rPr>
          <w:rFonts w:ascii="Courier New" w:eastAsia="Times New Roman" w:hAnsi="Courier New" w:cs="Courier New"/>
          <w:color w:val="000000"/>
          <w:sz w:val="18"/>
          <w:szCs w:val="18"/>
          <w:lang w:bidi="ar-SA"/>
        </w:rPr>
        <w:t xml:space="preserve">            requestedRange.setValue(usedMemory + minRequestedMemory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6" w:name="l246"/>
      <w:r w:rsidRPr="00E735B9">
        <w:rPr>
          <w:rFonts w:ascii="Courier New" w:eastAsia="Times New Roman" w:hAnsi="Courier New" w:cs="Courier New"/>
          <w:color w:val="000000"/>
          <w:sz w:val="18"/>
          <w:szCs w:val="18"/>
          <w:lang w:bidi="ar-SA"/>
        </w:rPr>
        <w:t xml:space="preserve">246  </w:t>
      </w:r>
      <w:bookmarkEnd w:id="101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7" w:name="l247"/>
      <w:r w:rsidRPr="00E735B9">
        <w:rPr>
          <w:rFonts w:ascii="Courier New" w:eastAsia="Times New Roman" w:hAnsi="Courier New" w:cs="Courier New"/>
          <w:color w:val="000000"/>
          <w:sz w:val="18"/>
          <w:szCs w:val="18"/>
          <w:lang w:bidi="ar-SA"/>
        </w:rPr>
        <w:t xml:space="preserve">247  </w:t>
      </w:r>
      <w:bookmarkEnd w:id="1017"/>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usedMemory + minRequestedMemory);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8" w:name="l248"/>
      <w:r w:rsidRPr="00E735B9">
        <w:rPr>
          <w:rFonts w:ascii="Courier New" w:eastAsia="Times New Roman" w:hAnsi="Courier New" w:cs="Courier New"/>
          <w:color w:val="000000"/>
          <w:sz w:val="18"/>
          <w:szCs w:val="18"/>
          <w:lang w:bidi="ar-SA"/>
        </w:rPr>
        <w:t xml:space="preserve">248  </w:t>
      </w:r>
      <w:bookmarkEnd w:id="1018"/>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usedMemory + maxRequestedMemory);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9" w:name="l249"/>
      <w:r w:rsidRPr="00E735B9">
        <w:rPr>
          <w:rFonts w:ascii="Courier New" w:eastAsia="Times New Roman" w:hAnsi="Courier New" w:cs="Courier New"/>
          <w:color w:val="000000"/>
          <w:sz w:val="18"/>
          <w:szCs w:val="18"/>
          <w:lang w:bidi="ar-SA"/>
        </w:rPr>
        <w:t xml:space="preserve">249  </w:t>
      </w:r>
      <w:bookmarkEnd w:id="101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0" w:name="l250"/>
      <w:r w:rsidRPr="00E735B9">
        <w:rPr>
          <w:rFonts w:ascii="Courier New" w:eastAsia="Times New Roman" w:hAnsi="Courier New" w:cs="Courier New"/>
          <w:color w:val="000000"/>
          <w:sz w:val="18"/>
          <w:szCs w:val="18"/>
          <w:lang w:bidi="ar-SA"/>
        </w:rPr>
        <w:t xml:space="preserve">250  </w:t>
      </w:r>
      <w:bookmarkEnd w:id="1020"/>
      <w:r w:rsidRPr="00E735B9">
        <w:rPr>
          <w:rFonts w:ascii="Courier New" w:eastAsia="Times New Roman" w:hAnsi="Courier New" w:cs="Courier New"/>
          <w:color w:val="000000"/>
          <w:sz w:val="18"/>
          <w:szCs w:val="18"/>
          <w:lang w:bidi="ar-SA"/>
        </w:rPr>
        <w:t xml:space="preserve">            negotiatedRange.setUniverseMin(maxMemory);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1" w:name="l251"/>
      <w:r w:rsidRPr="00E735B9">
        <w:rPr>
          <w:rFonts w:ascii="Courier New" w:eastAsia="Times New Roman" w:hAnsi="Courier New" w:cs="Courier New"/>
          <w:color w:val="000000"/>
          <w:sz w:val="18"/>
          <w:szCs w:val="18"/>
          <w:lang w:bidi="ar-SA"/>
        </w:rPr>
        <w:t xml:space="preserve">251  </w:t>
      </w:r>
      <w:bookmarkEnd w:id="1021"/>
      <w:r w:rsidRPr="00E735B9">
        <w:rPr>
          <w:rFonts w:ascii="Courier New" w:eastAsia="Times New Roman" w:hAnsi="Courier New" w:cs="Courier New"/>
          <w:color w:val="000000"/>
          <w:sz w:val="18"/>
          <w:szCs w:val="18"/>
          <w:lang w:bidi="ar-SA"/>
        </w:rPr>
        <w:t xml:space="preserve">            negotiatedRange.setUniverseMax(totalMemory);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2" w:name="l252"/>
      <w:r w:rsidRPr="00E735B9">
        <w:rPr>
          <w:rFonts w:ascii="Courier New" w:eastAsia="Times New Roman" w:hAnsi="Courier New" w:cs="Courier New"/>
          <w:color w:val="000000"/>
          <w:sz w:val="18"/>
          <w:szCs w:val="18"/>
          <w:lang w:bidi="ar-SA"/>
        </w:rPr>
        <w:t xml:space="preserve">252  </w:t>
      </w:r>
      <w:bookmarkEnd w:id="1022"/>
      <w:r w:rsidRPr="00E735B9">
        <w:rPr>
          <w:rFonts w:ascii="Courier New" w:eastAsia="Times New Roman" w:hAnsi="Courier New" w:cs="Courier New"/>
          <w:color w:val="000000"/>
          <w:sz w:val="18"/>
          <w:szCs w:val="18"/>
          <w:lang w:bidi="ar-SA"/>
        </w:rPr>
        <w:t xml:space="preserve">            serverAndRequested.setUniverseMin(maxMemory);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3" w:name="l253"/>
      <w:r w:rsidRPr="00E735B9">
        <w:rPr>
          <w:rFonts w:ascii="Courier New" w:eastAsia="Times New Roman" w:hAnsi="Courier New" w:cs="Courier New"/>
          <w:color w:val="000000"/>
          <w:sz w:val="18"/>
          <w:szCs w:val="18"/>
          <w:lang w:bidi="ar-SA"/>
        </w:rPr>
        <w:t xml:space="preserve">253  </w:t>
      </w:r>
      <w:bookmarkEnd w:id="1023"/>
      <w:r w:rsidRPr="00E735B9">
        <w:rPr>
          <w:rFonts w:ascii="Courier New" w:eastAsia="Times New Roman" w:hAnsi="Courier New" w:cs="Courier New"/>
          <w:color w:val="000000"/>
          <w:sz w:val="18"/>
          <w:szCs w:val="18"/>
          <w:lang w:bidi="ar-SA"/>
        </w:rPr>
        <w:t xml:space="preserve">            serverAndRequested.setUniverseMax(totalMemory);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4" w:name="l254"/>
      <w:r w:rsidRPr="00E735B9">
        <w:rPr>
          <w:rFonts w:ascii="Courier New" w:eastAsia="Times New Roman" w:hAnsi="Courier New" w:cs="Courier New"/>
          <w:color w:val="000000"/>
          <w:sz w:val="18"/>
          <w:szCs w:val="18"/>
          <w:lang w:bidi="ar-SA"/>
        </w:rPr>
        <w:t xml:space="preserve">254  </w:t>
      </w:r>
      <w:bookmarkEnd w:id="102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5" w:name="l255"/>
      <w:r w:rsidRPr="00E735B9">
        <w:rPr>
          <w:rFonts w:ascii="Courier New" w:eastAsia="Times New Roman" w:hAnsi="Courier New" w:cs="Courier New"/>
          <w:color w:val="000000"/>
          <w:sz w:val="18"/>
          <w:szCs w:val="18"/>
          <w:lang w:bidi="ar-SA"/>
        </w:rPr>
        <w:t xml:space="preserve">255  </w:t>
      </w:r>
      <w:bookmarkEnd w:id="102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//After modifying the output variable membership function a</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6" w:name="l256"/>
      <w:r w:rsidRPr="00E735B9">
        <w:rPr>
          <w:rFonts w:ascii="Courier New" w:eastAsia="Times New Roman" w:hAnsi="Courier New" w:cs="Courier New"/>
          <w:color w:val="000000"/>
          <w:sz w:val="18"/>
          <w:szCs w:val="18"/>
          <w:lang w:bidi="ar-SA"/>
        </w:rPr>
        <w:t xml:space="preserve">256  </w:t>
      </w:r>
      <w:bookmarkEnd w:id="102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//new FIS has to be created in order to evaluate the rules properly</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7" w:name="l257"/>
      <w:r w:rsidRPr="00E735B9">
        <w:rPr>
          <w:rFonts w:ascii="Courier New" w:eastAsia="Times New Roman" w:hAnsi="Courier New" w:cs="Courier New"/>
          <w:color w:val="000000"/>
          <w:sz w:val="18"/>
          <w:szCs w:val="18"/>
          <w:lang w:bidi="ar-SA"/>
        </w:rPr>
        <w:t xml:space="preserve">257  </w:t>
      </w:r>
      <w:bookmarkEnd w:id="102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//Otherwise the value from the FIS creation time is used for deffuzification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8" w:name="l258"/>
      <w:r w:rsidRPr="00E735B9">
        <w:rPr>
          <w:rFonts w:ascii="Courier New" w:eastAsia="Times New Roman" w:hAnsi="Courier New" w:cs="Courier New"/>
          <w:color w:val="000000"/>
          <w:sz w:val="18"/>
          <w:szCs w:val="18"/>
          <w:lang w:bidi="ar-SA"/>
        </w:rPr>
        <w:t xml:space="preserve">258  </w:t>
      </w:r>
      <w:bookmarkEnd w:id="102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//of the output variable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9" w:name="l259"/>
      <w:r w:rsidRPr="00E735B9">
        <w:rPr>
          <w:rFonts w:ascii="Courier New" w:eastAsia="Times New Roman" w:hAnsi="Courier New" w:cs="Courier New"/>
          <w:color w:val="000000"/>
          <w:sz w:val="18"/>
          <w:szCs w:val="18"/>
          <w:lang w:bidi="ar-SA"/>
        </w:rPr>
        <w:t xml:space="preserve">259  </w:t>
      </w:r>
      <w:bookmarkEnd w:id="1029"/>
      <w:r w:rsidRPr="00E735B9">
        <w:rPr>
          <w:rFonts w:ascii="Courier New" w:eastAsia="Times New Roman" w:hAnsi="Courier New" w:cs="Courier New"/>
          <w:color w:val="000000"/>
          <w:sz w:val="18"/>
          <w:szCs w:val="18"/>
          <w:lang w:bidi="ar-SA"/>
        </w:rPr>
        <w:t xml:space="preserve">            FIS finalFuzzyInferenceSystem = </w:t>
      </w:r>
      <w:r w:rsidRPr="00E735B9">
        <w:rPr>
          <w:rFonts w:ascii="Courier New" w:eastAsia="Times New Roman" w:hAnsi="Courier New" w:cs="Courier New"/>
          <w:b/>
          <w:bCs/>
          <w:color w:val="000080"/>
          <w:sz w:val="18"/>
          <w:szCs w:val="18"/>
          <w:lang w:bidi="ar-SA"/>
        </w:rPr>
        <w:t>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0" w:name="l260"/>
      <w:r w:rsidRPr="00E735B9">
        <w:rPr>
          <w:rFonts w:ascii="Courier New" w:eastAsia="Times New Roman" w:hAnsi="Courier New" w:cs="Courier New"/>
          <w:color w:val="000000"/>
          <w:sz w:val="18"/>
          <w:szCs w:val="18"/>
          <w:lang w:bidi="ar-SA"/>
        </w:rPr>
        <w:t xml:space="preserve">260  </w:t>
      </w:r>
      <w:bookmarkEnd w:id="103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try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1" w:name="l261"/>
      <w:r w:rsidRPr="00E735B9">
        <w:rPr>
          <w:rFonts w:ascii="Courier New" w:eastAsia="Times New Roman" w:hAnsi="Courier New" w:cs="Courier New"/>
          <w:color w:val="000000"/>
          <w:sz w:val="18"/>
          <w:szCs w:val="18"/>
          <w:lang w:bidi="ar-SA"/>
        </w:rPr>
        <w:t xml:space="preserve">261  </w:t>
      </w:r>
      <w:bookmarkEnd w:id="1031"/>
      <w:r w:rsidRPr="00E735B9">
        <w:rPr>
          <w:rFonts w:ascii="Courier New" w:eastAsia="Times New Roman" w:hAnsi="Courier New" w:cs="Courier New"/>
          <w:color w:val="000000"/>
          <w:sz w:val="18"/>
          <w:szCs w:val="18"/>
          <w:lang w:bidi="ar-SA"/>
        </w:rPr>
        <w:t xml:space="preserve">                finalFuzzyInferenceSystem = FIS.createFromString(fis.toString(), </w:t>
      </w:r>
      <w:r w:rsidRPr="00E735B9">
        <w:rPr>
          <w:rFonts w:ascii="Courier New" w:eastAsia="Times New Roman" w:hAnsi="Courier New" w:cs="Courier New"/>
          <w:b/>
          <w:bCs/>
          <w:color w:val="000080"/>
          <w:sz w:val="18"/>
          <w:szCs w:val="18"/>
          <w:lang w:bidi="ar-SA"/>
        </w:rPr>
        <w:t>true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2" w:name="l262"/>
      <w:r w:rsidRPr="00E735B9">
        <w:rPr>
          <w:rFonts w:ascii="Courier New" w:eastAsia="Times New Roman" w:hAnsi="Courier New" w:cs="Courier New"/>
          <w:color w:val="000000"/>
          <w:sz w:val="18"/>
          <w:szCs w:val="18"/>
          <w:lang w:bidi="ar-SA"/>
        </w:rPr>
        <w:t xml:space="preserve">262  </w:t>
      </w:r>
      <w:bookmarkEnd w:id="1032"/>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catch </w:t>
      </w:r>
      <w:r w:rsidRPr="00E735B9">
        <w:rPr>
          <w:rFonts w:ascii="Courier New" w:eastAsia="Times New Roman" w:hAnsi="Courier New" w:cs="Courier New"/>
          <w:color w:val="000000"/>
          <w:sz w:val="18"/>
          <w:szCs w:val="18"/>
          <w:lang w:bidi="ar-SA"/>
        </w:rPr>
        <w:t xml:space="preserve">(RecognitionException 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3" w:name="l263"/>
      <w:r w:rsidRPr="00E735B9">
        <w:rPr>
          <w:rFonts w:ascii="Courier New" w:eastAsia="Times New Roman" w:hAnsi="Courier New" w:cs="Courier New"/>
          <w:color w:val="000000"/>
          <w:sz w:val="18"/>
          <w:szCs w:val="18"/>
          <w:lang w:bidi="ar-SA"/>
        </w:rPr>
        <w:t xml:space="preserve">263  </w:t>
      </w:r>
      <w:bookmarkEnd w:id="103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i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i &lt; count; i++)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4" w:name="l264"/>
      <w:r w:rsidRPr="00E735B9">
        <w:rPr>
          <w:rFonts w:ascii="Courier New" w:eastAsia="Times New Roman" w:hAnsi="Courier New" w:cs="Courier New"/>
          <w:color w:val="000000"/>
          <w:sz w:val="18"/>
          <w:szCs w:val="18"/>
          <w:lang w:bidi="ar-SA"/>
        </w:rPr>
        <w:t xml:space="preserve">264  </w:t>
      </w:r>
      <w:bookmarkEnd w:id="1034"/>
      <w:r w:rsidRPr="00E735B9">
        <w:rPr>
          <w:rFonts w:ascii="Courier New" w:eastAsia="Times New Roman" w:hAnsi="Courier New" w:cs="Courier New"/>
          <w:color w:val="000000"/>
          <w:sz w:val="18"/>
          <w:szCs w:val="18"/>
          <w:lang w:bidi="ar-SA"/>
        </w:rPr>
        <w:t xml:space="preserve">                    System.out.println(</w:t>
      </w:r>
      <w:r w:rsidRPr="00E735B9">
        <w:rPr>
          <w:rFonts w:ascii="Courier New" w:eastAsia="Times New Roman" w:hAnsi="Courier New" w:cs="Courier New"/>
          <w:b/>
          <w:bCs/>
          <w:color w:val="008000"/>
          <w:sz w:val="18"/>
          <w:szCs w:val="18"/>
          <w:lang w:bidi="ar-SA"/>
        </w:rPr>
        <w:t xml:space="preserve">"Server " </w:t>
      </w:r>
      <w:r w:rsidRPr="00E735B9">
        <w:rPr>
          <w:rFonts w:ascii="Courier New" w:eastAsia="Times New Roman" w:hAnsi="Courier New" w:cs="Courier New"/>
          <w:color w:val="000000"/>
          <w:sz w:val="18"/>
          <w:szCs w:val="18"/>
          <w:lang w:bidi="ar-SA"/>
        </w:rPr>
        <w:t xml:space="preserve">+ serverValues[i]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5" w:name="l265"/>
      <w:r w:rsidRPr="00E735B9">
        <w:rPr>
          <w:rFonts w:ascii="Courier New" w:eastAsia="Times New Roman" w:hAnsi="Courier New" w:cs="Courier New"/>
          <w:color w:val="000000"/>
          <w:sz w:val="18"/>
          <w:szCs w:val="18"/>
          <w:lang w:bidi="ar-SA"/>
        </w:rPr>
        <w:t xml:space="preserve">265  </w:t>
      </w:r>
      <w:bookmarkEnd w:id="1035"/>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8000"/>
          <w:sz w:val="18"/>
          <w:szCs w:val="18"/>
          <w:lang w:bidi="ar-SA"/>
        </w:rPr>
        <w:t xml:space="preserve">", Membership " </w:t>
      </w:r>
      <w:r w:rsidRPr="00E735B9">
        <w:rPr>
          <w:rFonts w:ascii="Courier New" w:eastAsia="Times New Roman" w:hAnsi="Courier New" w:cs="Courier New"/>
          <w:color w:val="000000"/>
          <w:sz w:val="18"/>
          <w:szCs w:val="18"/>
          <w:lang w:bidi="ar-SA"/>
        </w:rPr>
        <w:t xml:space="preserve">+ membershipValues[i]);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6" w:name="l266"/>
      <w:r w:rsidRPr="00E735B9">
        <w:rPr>
          <w:rFonts w:ascii="Courier New" w:eastAsia="Times New Roman" w:hAnsi="Courier New" w:cs="Courier New"/>
          <w:color w:val="000000"/>
          <w:sz w:val="18"/>
          <w:szCs w:val="18"/>
          <w:lang w:bidi="ar-SA"/>
        </w:rPr>
        <w:t xml:space="preserve">266  </w:t>
      </w:r>
      <w:bookmarkEnd w:id="1036"/>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7" w:name="l267"/>
      <w:r w:rsidRPr="00E735B9">
        <w:rPr>
          <w:rFonts w:ascii="Courier New" w:eastAsia="Times New Roman" w:hAnsi="Courier New" w:cs="Courier New"/>
          <w:color w:val="000000"/>
          <w:sz w:val="18"/>
          <w:szCs w:val="18"/>
          <w:lang w:bidi="ar-SA"/>
        </w:rPr>
        <w:t xml:space="preserve">267  </w:t>
      </w:r>
      <w:bookmarkEnd w:id="1037"/>
      <w:r w:rsidRPr="00E735B9">
        <w:rPr>
          <w:rFonts w:ascii="Courier New" w:eastAsia="Times New Roman" w:hAnsi="Courier New" w:cs="Courier New"/>
          <w:color w:val="000000"/>
          <w:sz w:val="18"/>
          <w:szCs w:val="18"/>
          <w:lang w:bidi="ar-SA"/>
        </w:rPr>
        <w:t xml:space="preserve">                System.err.println(e.getMessage());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8" w:name="l268"/>
      <w:r w:rsidRPr="00E735B9">
        <w:rPr>
          <w:rFonts w:ascii="Courier New" w:eastAsia="Times New Roman" w:hAnsi="Courier New" w:cs="Courier New"/>
          <w:color w:val="000000"/>
          <w:sz w:val="18"/>
          <w:szCs w:val="18"/>
          <w:lang w:bidi="ar-SA"/>
        </w:rPr>
        <w:t xml:space="preserve">268  </w:t>
      </w:r>
      <w:bookmarkEnd w:id="1038"/>
      <w:r w:rsidRPr="00E735B9">
        <w:rPr>
          <w:rFonts w:ascii="Courier New" w:eastAsia="Times New Roman" w:hAnsi="Courier New" w:cs="Courier New"/>
          <w:color w:val="000000"/>
          <w:sz w:val="18"/>
          <w:szCs w:val="18"/>
          <w:lang w:bidi="ar-SA"/>
        </w:rPr>
        <w:t xml:space="preserve">                e.printStackTrace();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9" w:name="l269"/>
      <w:r w:rsidRPr="00E735B9">
        <w:rPr>
          <w:rFonts w:ascii="Courier New" w:eastAsia="Times New Roman" w:hAnsi="Courier New" w:cs="Courier New"/>
          <w:color w:val="000000"/>
          <w:sz w:val="18"/>
          <w:szCs w:val="18"/>
          <w:lang w:bidi="ar-SA"/>
        </w:rPr>
        <w:t xml:space="preserve">269  </w:t>
      </w:r>
      <w:bookmarkEnd w:id="103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 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0" w:name="l270"/>
      <w:r w:rsidRPr="00E735B9">
        <w:rPr>
          <w:rFonts w:ascii="Courier New" w:eastAsia="Times New Roman" w:hAnsi="Courier New" w:cs="Courier New"/>
          <w:color w:val="000000"/>
          <w:sz w:val="18"/>
          <w:szCs w:val="18"/>
          <w:lang w:bidi="ar-SA"/>
        </w:rPr>
        <w:t xml:space="preserve">270  </w:t>
      </w:r>
      <w:bookmarkEnd w:id="1040"/>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1" w:name="l271"/>
      <w:r w:rsidRPr="00E735B9">
        <w:rPr>
          <w:rFonts w:ascii="Courier New" w:eastAsia="Times New Roman" w:hAnsi="Courier New" w:cs="Courier New"/>
          <w:color w:val="000000"/>
          <w:sz w:val="18"/>
          <w:szCs w:val="18"/>
          <w:lang w:bidi="ar-SA"/>
        </w:rPr>
        <w:t xml:space="preserve">271  </w:t>
      </w:r>
      <w:bookmarkEnd w:id="104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2" w:name="l272"/>
      <w:r w:rsidRPr="00E735B9">
        <w:rPr>
          <w:rFonts w:ascii="Courier New" w:eastAsia="Times New Roman" w:hAnsi="Courier New" w:cs="Courier New"/>
          <w:color w:val="000000"/>
          <w:sz w:val="18"/>
          <w:szCs w:val="18"/>
          <w:lang w:bidi="ar-SA"/>
        </w:rPr>
        <w:t xml:space="preserve">272  </w:t>
      </w:r>
      <w:bookmarkEnd w:id="104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3" w:name="l273"/>
      <w:r w:rsidRPr="00E735B9">
        <w:rPr>
          <w:rFonts w:ascii="Courier New" w:eastAsia="Times New Roman" w:hAnsi="Courier New" w:cs="Courier New"/>
          <w:color w:val="000000"/>
          <w:sz w:val="18"/>
          <w:szCs w:val="18"/>
          <w:lang w:bidi="ar-SA"/>
        </w:rPr>
        <w:t xml:space="preserve">273  </w:t>
      </w:r>
      <w:bookmarkEnd w:id="1043"/>
      <w:r w:rsidRPr="00E735B9">
        <w:rPr>
          <w:rFonts w:ascii="Courier New" w:eastAsia="Times New Roman" w:hAnsi="Courier New" w:cs="Courier New"/>
          <w:color w:val="000000"/>
          <w:sz w:val="18"/>
          <w:szCs w:val="18"/>
          <w:lang w:bidi="ar-SA"/>
        </w:rPr>
        <w:t xml:space="preserve">            finalFuzzyInferenceSystem.setVariable(</w:t>
      </w:r>
      <w:r w:rsidRPr="00E735B9">
        <w:rPr>
          <w:rFonts w:ascii="Courier New" w:eastAsia="Times New Roman" w:hAnsi="Courier New" w:cs="Courier New"/>
          <w:b/>
          <w:bCs/>
          <w:color w:val="008000"/>
          <w:sz w:val="18"/>
          <w:szCs w:val="18"/>
          <w:lang w:bidi="ar-SA"/>
        </w:rPr>
        <w:t>"server_range"</w:t>
      </w:r>
      <w:r w:rsidRPr="00E735B9">
        <w:rPr>
          <w:rFonts w:ascii="Courier New" w:eastAsia="Times New Roman" w:hAnsi="Courier New" w:cs="Courier New"/>
          <w:color w:val="000000"/>
          <w:sz w:val="18"/>
          <w:szCs w:val="18"/>
          <w:lang w:bidi="ar-SA"/>
        </w:rPr>
        <w:t xml:space="preserve">, usedMemory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4" w:name="l274"/>
      <w:r w:rsidRPr="00E735B9">
        <w:rPr>
          <w:rFonts w:ascii="Courier New" w:eastAsia="Times New Roman" w:hAnsi="Courier New" w:cs="Courier New"/>
          <w:color w:val="000000"/>
          <w:sz w:val="18"/>
          <w:szCs w:val="18"/>
          <w:lang w:bidi="ar-SA"/>
        </w:rPr>
        <w:t xml:space="preserve">274  </w:t>
      </w:r>
      <w:bookmarkEnd w:id="1044"/>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5" w:name="l275"/>
      <w:r w:rsidRPr="00E735B9">
        <w:rPr>
          <w:rFonts w:ascii="Courier New" w:eastAsia="Times New Roman" w:hAnsi="Courier New" w:cs="Courier New"/>
          <w:color w:val="000000"/>
          <w:sz w:val="18"/>
          <w:szCs w:val="18"/>
          <w:lang w:bidi="ar-SA"/>
        </w:rPr>
        <w:lastRenderedPageBreak/>
        <w:t xml:space="preserve">275  </w:t>
      </w:r>
      <w:bookmarkEnd w:id="1045"/>
      <w:r w:rsidRPr="00E735B9">
        <w:rPr>
          <w:rFonts w:ascii="Courier New" w:eastAsia="Times New Roman" w:hAnsi="Courier New" w:cs="Courier New"/>
          <w:color w:val="000000"/>
          <w:sz w:val="18"/>
          <w:szCs w:val="18"/>
          <w:lang w:bidi="ar-SA"/>
        </w:rPr>
        <w:t xml:space="preserve">                    .setVariable(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usedMemory + minRequestedMemory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6" w:name="l276"/>
      <w:r w:rsidRPr="00E735B9">
        <w:rPr>
          <w:rFonts w:ascii="Courier New" w:eastAsia="Times New Roman" w:hAnsi="Courier New" w:cs="Courier New"/>
          <w:color w:val="000000"/>
          <w:sz w:val="18"/>
          <w:szCs w:val="18"/>
          <w:lang w:bidi="ar-SA"/>
        </w:rPr>
        <w:t xml:space="preserve">276  </w:t>
      </w:r>
      <w:bookmarkEnd w:id="104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7" w:name="l277"/>
      <w:r w:rsidRPr="00E735B9">
        <w:rPr>
          <w:rFonts w:ascii="Courier New" w:eastAsia="Times New Roman" w:hAnsi="Courier New" w:cs="Courier New"/>
          <w:color w:val="000000"/>
          <w:sz w:val="18"/>
          <w:szCs w:val="18"/>
          <w:lang w:bidi="ar-SA"/>
        </w:rPr>
        <w:t xml:space="preserve">277  </w:t>
      </w:r>
      <w:bookmarkEnd w:id="104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8" w:name="l278"/>
      <w:r w:rsidRPr="00E735B9">
        <w:rPr>
          <w:rFonts w:ascii="Courier New" w:eastAsia="Times New Roman" w:hAnsi="Courier New" w:cs="Courier New"/>
          <w:color w:val="000000"/>
          <w:sz w:val="18"/>
          <w:szCs w:val="18"/>
          <w:lang w:bidi="ar-SA"/>
        </w:rPr>
        <w:t xml:space="preserve">278  </w:t>
      </w:r>
      <w:bookmarkEnd w:id="1048"/>
      <w:r w:rsidRPr="00E735B9">
        <w:rPr>
          <w:rFonts w:ascii="Courier New" w:eastAsia="Times New Roman" w:hAnsi="Courier New" w:cs="Courier New"/>
          <w:color w:val="000000"/>
          <w:sz w:val="18"/>
          <w:szCs w:val="18"/>
          <w:lang w:bidi="ar-SA"/>
        </w:rPr>
        <w:t xml:space="preserve">            finalFuzzyInferenceSystem.evaluate();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9" w:name="l279"/>
      <w:r w:rsidRPr="00E735B9">
        <w:rPr>
          <w:rFonts w:ascii="Courier New" w:eastAsia="Times New Roman" w:hAnsi="Courier New" w:cs="Courier New"/>
          <w:color w:val="000000"/>
          <w:sz w:val="18"/>
          <w:szCs w:val="18"/>
          <w:lang w:bidi="ar-SA"/>
        </w:rPr>
        <w:t xml:space="preserve">279  </w:t>
      </w:r>
      <w:bookmarkEnd w:id="104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0" w:name="l280"/>
      <w:r w:rsidRPr="00E735B9">
        <w:rPr>
          <w:rFonts w:ascii="Courier New" w:eastAsia="Times New Roman" w:hAnsi="Courier New" w:cs="Courier New"/>
          <w:color w:val="000000"/>
          <w:sz w:val="18"/>
          <w:szCs w:val="18"/>
          <w:lang w:bidi="ar-SA"/>
        </w:rPr>
        <w:t xml:space="preserve">280  </w:t>
      </w:r>
      <w:bookmarkEnd w:id="105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double </w:t>
      </w:r>
      <w:r w:rsidRPr="00E735B9">
        <w:rPr>
          <w:rFonts w:ascii="Courier New" w:eastAsia="Times New Roman" w:hAnsi="Courier New" w:cs="Courier New"/>
          <w:color w:val="000000"/>
          <w:sz w:val="18"/>
          <w:szCs w:val="18"/>
          <w:lang w:bidi="ar-SA"/>
        </w:rPr>
        <w:t xml:space="preserve">negotiatedMemory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1" w:name="l281"/>
      <w:r w:rsidRPr="00E735B9">
        <w:rPr>
          <w:rFonts w:ascii="Courier New" w:eastAsia="Times New Roman" w:hAnsi="Courier New" w:cs="Courier New"/>
          <w:color w:val="000000"/>
          <w:sz w:val="18"/>
          <w:szCs w:val="18"/>
          <w:lang w:bidi="ar-SA"/>
        </w:rPr>
        <w:t xml:space="preserve">281  </w:t>
      </w:r>
      <w:bookmarkEnd w:id="1051"/>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2" w:name="l282"/>
      <w:r w:rsidRPr="00E735B9">
        <w:rPr>
          <w:rFonts w:ascii="Courier New" w:eastAsia="Times New Roman" w:hAnsi="Courier New" w:cs="Courier New"/>
          <w:color w:val="000000"/>
          <w:sz w:val="18"/>
          <w:szCs w:val="18"/>
          <w:lang w:bidi="ar-SA"/>
        </w:rPr>
        <w:t xml:space="preserve">282  </w:t>
      </w:r>
      <w:bookmarkEnd w:id="1052"/>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3" w:name="l283"/>
      <w:r w:rsidRPr="00E735B9">
        <w:rPr>
          <w:rFonts w:ascii="Courier New" w:eastAsia="Times New Roman" w:hAnsi="Courier New" w:cs="Courier New"/>
          <w:color w:val="000000"/>
          <w:sz w:val="18"/>
          <w:szCs w:val="18"/>
          <w:lang w:bidi="ar-SA"/>
        </w:rPr>
        <w:t xml:space="preserve">283  </w:t>
      </w:r>
      <w:bookmarkEnd w:id="1053"/>
      <w:r w:rsidRPr="00E735B9">
        <w:rPr>
          <w:rFonts w:ascii="Courier New" w:eastAsia="Times New Roman" w:hAnsi="Courier New" w:cs="Courier New"/>
          <w:color w:val="000000"/>
          <w:sz w:val="18"/>
          <w:szCs w:val="18"/>
          <w:lang w:bidi="ar-SA"/>
        </w:rPr>
        <w:t xml:space="preserve">            negotiatedValues.put(NEGOTIATED_MEMORY, negotiatedMemory - memory.getUsed());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4" w:name="l284"/>
      <w:r w:rsidRPr="00E735B9">
        <w:rPr>
          <w:rFonts w:ascii="Courier New" w:eastAsia="Times New Roman" w:hAnsi="Courier New" w:cs="Courier New"/>
          <w:color w:val="000000"/>
          <w:sz w:val="18"/>
          <w:szCs w:val="18"/>
          <w:lang w:bidi="ar-SA"/>
        </w:rPr>
        <w:t xml:space="preserve">284  </w:t>
      </w:r>
      <w:bookmarkEnd w:id="105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5" w:name="l285"/>
      <w:r w:rsidRPr="00E735B9">
        <w:rPr>
          <w:rFonts w:ascii="Courier New" w:eastAsia="Times New Roman" w:hAnsi="Courier New" w:cs="Courier New"/>
          <w:color w:val="000000"/>
          <w:sz w:val="18"/>
          <w:szCs w:val="18"/>
          <w:lang w:bidi="ar-SA"/>
        </w:rPr>
        <w:t xml:space="preserve">285  </w:t>
      </w:r>
      <w:bookmarkEnd w:id="1055"/>
      <w:r w:rsidRPr="00E735B9">
        <w:rPr>
          <w:rFonts w:ascii="Courier New" w:eastAsia="Times New Roman" w:hAnsi="Courier New" w:cs="Courier New"/>
          <w:color w:val="000000"/>
          <w:sz w:val="18"/>
          <w:szCs w:val="18"/>
          <w:lang w:bidi="ar-SA"/>
        </w:rPr>
        <w:t xml:space="preserve">            memory.setMaxAcceptableValue(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6" w:name="l286"/>
      <w:r w:rsidRPr="00E735B9">
        <w:rPr>
          <w:rFonts w:ascii="Courier New" w:eastAsia="Times New Roman" w:hAnsi="Courier New" w:cs="Courier New"/>
          <w:color w:val="000000"/>
          <w:sz w:val="18"/>
          <w:szCs w:val="18"/>
          <w:lang w:bidi="ar-SA"/>
        </w:rPr>
        <w:t xml:space="preserve">286  </w:t>
      </w:r>
      <w:bookmarkEnd w:id="105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7" w:name="l287"/>
      <w:r w:rsidRPr="00E735B9">
        <w:rPr>
          <w:rFonts w:ascii="Courier New" w:eastAsia="Times New Roman" w:hAnsi="Courier New" w:cs="Courier New"/>
          <w:color w:val="000000"/>
          <w:sz w:val="18"/>
          <w:szCs w:val="18"/>
          <w:lang w:bidi="ar-SA"/>
        </w:rPr>
        <w:t xml:space="preserve">287  </w:t>
      </w:r>
      <w:bookmarkEnd w:id="1057"/>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8" w:name="l288"/>
      <w:r w:rsidRPr="00E735B9">
        <w:rPr>
          <w:rFonts w:ascii="Courier New" w:eastAsia="Times New Roman" w:hAnsi="Courier New" w:cs="Courier New"/>
          <w:color w:val="000000"/>
          <w:sz w:val="18"/>
          <w:szCs w:val="18"/>
          <w:lang w:bidi="ar-SA"/>
        </w:rPr>
        <w:t xml:space="preserve">288  </w:t>
      </w:r>
      <w:bookmarkEnd w:id="105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9" w:name="l289"/>
      <w:r w:rsidRPr="00E735B9">
        <w:rPr>
          <w:rFonts w:ascii="Courier New" w:eastAsia="Times New Roman" w:hAnsi="Courier New" w:cs="Courier New"/>
          <w:color w:val="000000"/>
          <w:sz w:val="18"/>
          <w:szCs w:val="18"/>
          <w:lang w:bidi="ar-SA"/>
        </w:rPr>
        <w:t xml:space="preserve">289  </w:t>
      </w:r>
      <w:bookmarkEnd w:id="1059"/>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0" w:name="l290"/>
      <w:r w:rsidRPr="00E735B9">
        <w:rPr>
          <w:rFonts w:ascii="Courier New" w:eastAsia="Times New Roman" w:hAnsi="Courier New" w:cs="Courier New"/>
          <w:color w:val="000000"/>
          <w:sz w:val="18"/>
          <w:szCs w:val="18"/>
          <w:lang w:bidi="ar-SA"/>
        </w:rPr>
        <w:t xml:space="preserve">290  </w:t>
      </w:r>
      <w:bookmarkEnd w:id="106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1" w:name="l291"/>
      <w:r w:rsidRPr="00E735B9">
        <w:rPr>
          <w:rFonts w:ascii="Courier New" w:eastAsia="Times New Roman" w:hAnsi="Courier New" w:cs="Courier New"/>
          <w:color w:val="000000"/>
          <w:sz w:val="18"/>
          <w:szCs w:val="18"/>
          <w:lang w:bidi="ar-SA"/>
        </w:rPr>
        <w:t xml:space="preserve">291  </w:t>
      </w:r>
      <w:bookmarkEnd w:id="106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maxStorage = storage.getMaxAcceptableValue();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2" w:name="l292"/>
      <w:r w:rsidRPr="00E735B9">
        <w:rPr>
          <w:rFonts w:ascii="Courier New" w:eastAsia="Times New Roman" w:hAnsi="Courier New" w:cs="Courier New"/>
          <w:color w:val="000000"/>
          <w:sz w:val="18"/>
          <w:szCs w:val="18"/>
          <w:lang w:bidi="ar-SA"/>
        </w:rPr>
        <w:t xml:space="preserve">292  </w:t>
      </w:r>
      <w:bookmarkEnd w:id="106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usedStorage = storage.getUsed();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3" w:name="l293"/>
      <w:r w:rsidRPr="00E735B9">
        <w:rPr>
          <w:rFonts w:ascii="Courier New" w:eastAsia="Times New Roman" w:hAnsi="Courier New" w:cs="Courier New"/>
          <w:color w:val="000000"/>
          <w:sz w:val="18"/>
          <w:szCs w:val="18"/>
          <w:lang w:bidi="ar-SA"/>
        </w:rPr>
        <w:t xml:space="preserve">293  </w:t>
      </w:r>
      <w:bookmarkEnd w:id="106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totalStorage = storage.getTotal();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4" w:name="l294"/>
      <w:r w:rsidRPr="00E735B9">
        <w:rPr>
          <w:rFonts w:ascii="Courier New" w:eastAsia="Times New Roman" w:hAnsi="Courier New" w:cs="Courier New"/>
          <w:color w:val="000000"/>
          <w:sz w:val="18"/>
          <w:szCs w:val="18"/>
          <w:lang w:bidi="ar-SA"/>
        </w:rPr>
        <w:t xml:space="preserve">294  </w:t>
      </w:r>
      <w:bookmarkEnd w:id="106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minRequestedStorage = requestedTaskInfo.getStorageMinAcceptableValue();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5" w:name="l295"/>
      <w:r w:rsidRPr="00E735B9">
        <w:rPr>
          <w:rFonts w:ascii="Courier New" w:eastAsia="Times New Roman" w:hAnsi="Courier New" w:cs="Courier New"/>
          <w:color w:val="000000"/>
          <w:sz w:val="18"/>
          <w:szCs w:val="18"/>
          <w:lang w:bidi="ar-SA"/>
        </w:rPr>
        <w:t xml:space="preserve">295  </w:t>
      </w:r>
      <w:bookmarkEnd w:id="106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maxRequestedStorage = requestedTaskInfo.getStorageMaxAcceptableValue();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6" w:name="l296"/>
      <w:r w:rsidRPr="00E735B9">
        <w:rPr>
          <w:rFonts w:ascii="Courier New" w:eastAsia="Times New Roman" w:hAnsi="Courier New" w:cs="Courier New"/>
          <w:color w:val="000000"/>
          <w:sz w:val="18"/>
          <w:szCs w:val="18"/>
          <w:lang w:bidi="ar-SA"/>
        </w:rPr>
        <w:t xml:space="preserve">296  </w:t>
      </w:r>
      <w:bookmarkEnd w:id="106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7" w:name="l297"/>
      <w:r w:rsidRPr="00E735B9">
        <w:rPr>
          <w:rFonts w:ascii="Courier New" w:eastAsia="Times New Roman" w:hAnsi="Courier New" w:cs="Courier New"/>
          <w:color w:val="000000"/>
          <w:sz w:val="18"/>
          <w:szCs w:val="18"/>
          <w:lang w:bidi="ar-SA"/>
        </w:rPr>
        <w:t xml:space="preserve">297  </w:t>
      </w:r>
      <w:bookmarkEnd w:id="106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//negotiate Storage max optimum 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8" w:name="l298"/>
      <w:r w:rsidRPr="00E735B9">
        <w:rPr>
          <w:rFonts w:ascii="Courier New" w:eastAsia="Times New Roman" w:hAnsi="Courier New" w:cs="Courier New"/>
          <w:color w:val="000000"/>
          <w:sz w:val="18"/>
          <w:szCs w:val="18"/>
          <w:lang w:bidi="ar-SA"/>
        </w:rPr>
        <w:t xml:space="preserve">298  </w:t>
      </w:r>
      <w:bookmarkEnd w:id="106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9" w:name="l299"/>
      <w:r w:rsidRPr="00E735B9">
        <w:rPr>
          <w:rFonts w:ascii="Courier New" w:eastAsia="Times New Roman" w:hAnsi="Courier New" w:cs="Courier New"/>
          <w:color w:val="000000"/>
          <w:sz w:val="18"/>
          <w:szCs w:val="18"/>
          <w:lang w:bidi="ar-SA"/>
        </w:rPr>
        <w:t xml:space="preserve">299  </w:t>
      </w:r>
      <w:bookmarkEnd w:id="106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((maxStorage - usedStorage &lt; maxRequestedStorage)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0" w:name="l300"/>
      <w:r w:rsidRPr="00E735B9">
        <w:rPr>
          <w:rFonts w:ascii="Courier New" w:eastAsia="Times New Roman" w:hAnsi="Courier New" w:cs="Courier New"/>
          <w:color w:val="000000"/>
          <w:sz w:val="18"/>
          <w:szCs w:val="18"/>
          <w:lang w:bidi="ar-SA"/>
        </w:rPr>
        <w:t xml:space="preserve">300  </w:t>
      </w:r>
      <w:bookmarkEnd w:id="1070"/>
      <w:r w:rsidRPr="00E735B9">
        <w:rPr>
          <w:rFonts w:ascii="Courier New" w:eastAsia="Times New Roman" w:hAnsi="Courier New" w:cs="Courier New"/>
          <w:color w:val="000000"/>
          <w:sz w:val="18"/>
          <w:szCs w:val="18"/>
          <w:lang w:bidi="ar-SA"/>
        </w:rPr>
        <w:t xml:space="preserve">                &amp;&amp; (minRequestedStorage &lt;= totalStorage - usedStorage)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1" w:name="l301"/>
      <w:r w:rsidRPr="00E735B9">
        <w:rPr>
          <w:rFonts w:ascii="Courier New" w:eastAsia="Times New Roman" w:hAnsi="Courier New" w:cs="Courier New"/>
          <w:color w:val="000000"/>
          <w:sz w:val="18"/>
          <w:szCs w:val="18"/>
          <w:lang w:bidi="ar-SA"/>
        </w:rPr>
        <w:t xml:space="preserve">301  </w:t>
      </w:r>
      <w:bookmarkEnd w:id="1071"/>
      <w:r w:rsidRPr="00E735B9">
        <w:rPr>
          <w:rFonts w:ascii="Courier New" w:eastAsia="Times New Roman" w:hAnsi="Courier New" w:cs="Courier New"/>
          <w:color w:val="000000"/>
          <w:sz w:val="18"/>
          <w:szCs w:val="18"/>
          <w:lang w:bidi="ar-SA"/>
        </w:rPr>
        <w:t xml:space="preserve">                &amp;&amp; (maxStorage &lt; totalStorage))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2" w:name="l302"/>
      <w:r w:rsidRPr="00E735B9">
        <w:rPr>
          <w:rFonts w:ascii="Courier New" w:eastAsia="Times New Roman" w:hAnsi="Courier New" w:cs="Courier New"/>
          <w:color w:val="000000"/>
          <w:sz w:val="18"/>
          <w:szCs w:val="18"/>
          <w:lang w:bidi="ar-SA"/>
        </w:rPr>
        <w:t xml:space="preserve">302  </w:t>
      </w:r>
      <w:bookmarkEnd w:id="107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3" w:name="l303"/>
      <w:r w:rsidRPr="00E735B9">
        <w:rPr>
          <w:rFonts w:ascii="Courier New" w:eastAsia="Times New Roman" w:hAnsi="Courier New" w:cs="Courier New"/>
          <w:color w:val="000000"/>
          <w:sz w:val="18"/>
          <w:szCs w:val="18"/>
          <w:lang w:bidi="ar-SA"/>
        </w:rPr>
        <w:t xml:space="preserve">303  </w:t>
      </w:r>
      <w:bookmarkEnd w:id="107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4" w:name="l304"/>
      <w:r w:rsidRPr="00E735B9">
        <w:rPr>
          <w:rFonts w:ascii="Courier New" w:eastAsia="Times New Roman" w:hAnsi="Courier New" w:cs="Courier New"/>
          <w:color w:val="000000"/>
          <w:sz w:val="18"/>
          <w:szCs w:val="18"/>
          <w:lang w:bidi="ar-SA"/>
        </w:rPr>
        <w:t xml:space="preserve">304  </w:t>
      </w:r>
      <w:bookmarkEnd w:id="107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membership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5" w:name="l305"/>
      <w:r w:rsidRPr="00E735B9">
        <w:rPr>
          <w:rFonts w:ascii="Courier New" w:eastAsia="Times New Roman" w:hAnsi="Courier New" w:cs="Courier New"/>
          <w:color w:val="000000"/>
          <w:sz w:val="18"/>
          <w:szCs w:val="18"/>
          <w:lang w:bidi="ar-SA"/>
        </w:rPr>
        <w:t xml:space="preserve">305  </w:t>
      </w:r>
      <w:bookmarkEnd w:id="107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count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6" w:name="l306"/>
      <w:r w:rsidRPr="00E735B9">
        <w:rPr>
          <w:rFonts w:ascii="Courier New" w:eastAsia="Times New Roman" w:hAnsi="Courier New" w:cs="Courier New"/>
          <w:color w:val="000000"/>
          <w:sz w:val="18"/>
          <w:szCs w:val="18"/>
          <w:lang w:bidi="ar-SA"/>
        </w:rPr>
        <w:t xml:space="preserve">306  </w:t>
      </w:r>
      <w:bookmarkEnd w:id="1076"/>
      <w:r w:rsidRPr="00E735B9">
        <w:rPr>
          <w:rFonts w:ascii="Courier New" w:eastAsia="Times New Roman" w:hAnsi="Courier New" w:cs="Courier New"/>
          <w:color w:val="000000"/>
          <w:sz w:val="18"/>
          <w:szCs w:val="18"/>
          <w:lang w:bidi="ar-SA"/>
        </w:rPr>
        <w:t xml:space="preserve">            Value[] serverValues;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7" w:name="l307"/>
      <w:r w:rsidRPr="00E735B9">
        <w:rPr>
          <w:rFonts w:ascii="Courier New" w:eastAsia="Times New Roman" w:hAnsi="Courier New" w:cs="Courier New"/>
          <w:color w:val="000000"/>
          <w:sz w:val="18"/>
          <w:szCs w:val="18"/>
          <w:lang w:bidi="ar-SA"/>
        </w:rPr>
        <w:t xml:space="preserve">307  </w:t>
      </w:r>
      <w:bookmarkEnd w:id="1077"/>
      <w:r w:rsidRPr="00E735B9">
        <w:rPr>
          <w:rFonts w:ascii="Courier New" w:eastAsia="Times New Roman" w:hAnsi="Courier New" w:cs="Courier New"/>
          <w:color w:val="000000"/>
          <w:sz w:val="18"/>
          <w:szCs w:val="18"/>
          <w:lang w:bidi="ar-SA"/>
        </w:rPr>
        <w:t xml:space="preserve">            Value[]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8" w:name="l308"/>
      <w:r w:rsidRPr="00E735B9">
        <w:rPr>
          <w:rFonts w:ascii="Courier New" w:eastAsia="Times New Roman" w:hAnsi="Courier New" w:cs="Courier New"/>
          <w:color w:val="000000"/>
          <w:sz w:val="18"/>
          <w:szCs w:val="18"/>
          <w:lang w:bidi="ar-SA"/>
        </w:rPr>
        <w:t xml:space="preserve">308  </w:t>
      </w:r>
      <w:bookmarkEnd w:id="107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9" w:name="l309"/>
      <w:r w:rsidRPr="00E735B9">
        <w:rPr>
          <w:rFonts w:ascii="Courier New" w:eastAsia="Times New Roman" w:hAnsi="Courier New" w:cs="Courier New"/>
          <w:color w:val="000000"/>
          <w:sz w:val="18"/>
          <w:szCs w:val="18"/>
          <w:lang w:bidi="ar-SA"/>
        </w:rPr>
        <w:t xml:space="preserve">309  </w:t>
      </w:r>
      <w:bookmarkEnd w:id="107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negotiatedStorageMaxRange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0" w:name="l310"/>
      <w:r w:rsidRPr="00E735B9">
        <w:rPr>
          <w:rFonts w:ascii="Courier New" w:eastAsia="Times New Roman" w:hAnsi="Courier New" w:cs="Courier New"/>
          <w:color w:val="000000"/>
          <w:sz w:val="18"/>
          <w:szCs w:val="18"/>
          <w:lang w:bidi="ar-SA"/>
        </w:rPr>
        <w:t xml:space="preserve">310  </w:t>
      </w:r>
      <w:bookmarkEnd w:id="1080"/>
      <w:r w:rsidRPr="00E735B9">
        <w:rPr>
          <w:rFonts w:ascii="Courier New" w:eastAsia="Times New Roman" w:hAnsi="Courier New" w:cs="Courier New"/>
          <w:color w:val="000000"/>
          <w:sz w:val="18"/>
          <w:szCs w:val="18"/>
          <w:lang w:bidi="ar-SA"/>
        </w:rPr>
        <w:t xml:space="preserve">                    (totalStorage &gt; usedStorage + maxRequestedStorage)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1" w:name="l311"/>
      <w:r w:rsidRPr="00E735B9">
        <w:rPr>
          <w:rFonts w:ascii="Courier New" w:eastAsia="Times New Roman" w:hAnsi="Courier New" w:cs="Courier New"/>
          <w:color w:val="000000"/>
          <w:sz w:val="18"/>
          <w:szCs w:val="18"/>
          <w:lang w:bidi="ar-SA"/>
        </w:rPr>
        <w:t xml:space="preserve">311  </w:t>
      </w:r>
      <w:bookmarkEnd w:id="1081"/>
      <w:r w:rsidRPr="00E735B9">
        <w:rPr>
          <w:rFonts w:ascii="Courier New" w:eastAsia="Times New Roman" w:hAnsi="Courier New" w:cs="Courier New"/>
          <w:color w:val="000000"/>
          <w:sz w:val="18"/>
          <w:szCs w:val="18"/>
          <w:lang w:bidi="ar-SA"/>
        </w:rPr>
        <w:t xml:space="preserve">                            usedStorage + maxRequestedStorage : totalStorage;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2" w:name="l312"/>
      <w:r w:rsidRPr="00E735B9">
        <w:rPr>
          <w:rFonts w:ascii="Courier New" w:eastAsia="Times New Roman" w:hAnsi="Courier New" w:cs="Courier New"/>
          <w:color w:val="000000"/>
          <w:sz w:val="18"/>
          <w:szCs w:val="18"/>
          <w:lang w:bidi="ar-SA"/>
        </w:rPr>
        <w:t xml:space="preserve">312  </w:t>
      </w:r>
      <w:bookmarkEnd w:id="108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3" w:name="l313"/>
      <w:r w:rsidRPr="00E735B9">
        <w:rPr>
          <w:rFonts w:ascii="Courier New" w:eastAsia="Times New Roman" w:hAnsi="Courier New" w:cs="Courier New"/>
          <w:color w:val="000000"/>
          <w:sz w:val="18"/>
          <w:szCs w:val="18"/>
          <w:lang w:bidi="ar-SA"/>
        </w:rPr>
        <w:t xml:space="preserve">313  </w:t>
      </w:r>
      <w:bookmarkEnd w:id="108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//convert available Storage ranges in Value type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4" w:name="l314"/>
      <w:r w:rsidRPr="00E735B9">
        <w:rPr>
          <w:rFonts w:ascii="Courier New" w:eastAsia="Times New Roman" w:hAnsi="Courier New" w:cs="Courier New"/>
          <w:color w:val="000000"/>
          <w:sz w:val="18"/>
          <w:szCs w:val="18"/>
          <w:lang w:bidi="ar-SA"/>
        </w:rPr>
        <w:t xml:space="preserve">314  </w:t>
      </w:r>
      <w:bookmarkEnd w:id="1084"/>
      <w:r w:rsidRPr="00E735B9">
        <w:rPr>
          <w:rFonts w:ascii="Courier New" w:eastAsia="Times New Roman" w:hAnsi="Courier New" w:cs="Courier New"/>
          <w:color w:val="000000"/>
          <w:sz w:val="18"/>
          <w:szCs w:val="18"/>
          <w:lang w:bidi="ar-SA"/>
        </w:rPr>
        <w:t xml:space="preserve">            values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 xml:space="preserve">[]{maxStorage, negotiatedStorageMaxRange};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5" w:name="l315"/>
      <w:r w:rsidRPr="00E735B9">
        <w:rPr>
          <w:rFonts w:ascii="Courier New" w:eastAsia="Times New Roman" w:hAnsi="Courier New" w:cs="Courier New"/>
          <w:color w:val="000000"/>
          <w:sz w:val="18"/>
          <w:szCs w:val="18"/>
          <w:lang w:bidi="ar-SA"/>
        </w:rPr>
        <w:t xml:space="preserve">315  </w:t>
      </w:r>
      <w:bookmarkEnd w:id="1085"/>
      <w:r w:rsidRPr="00E735B9">
        <w:rPr>
          <w:rFonts w:ascii="Courier New" w:eastAsia="Times New Roman" w:hAnsi="Courier New" w:cs="Courier New"/>
          <w:color w:val="000000"/>
          <w:sz w:val="18"/>
          <w:szCs w:val="18"/>
          <w:lang w:bidi="ar-SA"/>
        </w:rPr>
        <w:t xml:space="preserve">            count = values.length;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6" w:name="l316"/>
      <w:r w:rsidRPr="00E735B9">
        <w:rPr>
          <w:rFonts w:ascii="Courier New" w:eastAsia="Times New Roman" w:hAnsi="Courier New" w:cs="Courier New"/>
          <w:color w:val="000000"/>
          <w:sz w:val="18"/>
          <w:szCs w:val="18"/>
          <w:lang w:bidi="ar-SA"/>
        </w:rPr>
        <w:t xml:space="preserve">316  </w:t>
      </w:r>
      <w:bookmarkEnd w:id="1086"/>
      <w:r w:rsidRPr="00E735B9">
        <w:rPr>
          <w:rFonts w:ascii="Courier New" w:eastAsia="Times New Roman" w:hAnsi="Courier New" w:cs="Courier New"/>
          <w:color w:val="000000"/>
          <w:sz w:val="18"/>
          <w:szCs w:val="18"/>
          <w:lang w:bidi="ar-SA"/>
        </w:rPr>
        <w:t xml:space="preserve">            serverValues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7" w:name="l317"/>
      <w:r w:rsidRPr="00E735B9">
        <w:rPr>
          <w:rFonts w:ascii="Courier New" w:eastAsia="Times New Roman" w:hAnsi="Courier New" w:cs="Courier New"/>
          <w:color w:val="000000"/>
          <w:sz w:val="18"/>
          <w:szCs w:val="18"/>
          <w:lang w:bidi="ar-SA"/>
        </w:rPr>
        <w:t xml:space="preserve">317  </w:t>
      </w:r>
      <w:bookmarkEnd w:id="1087"/>
      <w:r w:rsidRPr="00E735B9">
        <w:rPr>
          <w:rFonts w:ascii="Courier New" w:eastAsia="Times New Roman" w:hAnsi="Courier New" w:cs="Courier New"/>
          <w:color w:val="000000"/>
          <w:sz w:val="18"/>
          <w:szCs w:val="18"/>
          <w:lang w:bidi="ar-SA"/>
        </w:rPr>
        <w:t xml:space="preserve">            membershipValues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8" w:name="l318"/>
      <w:r w:rsidRPr="00E735B9">
        <w:rPr>
          <w:rFonts w:ascii="Courier New" w:eastAsia="Times New Roman" w:hAnsi="Courier New" w:cs="Courier New"/>
          <w:color w:val="000000"/>
          <w:sz w:val="18"/>
          <w:szCs w:val="18"/>
          <w:lang w:bidi="ar-SA"/>
        </w:rPr>
        <w:t xml:space="preserve">318  </w:t>
      </w:r>
      <w:bookmarkEnd w:id="108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i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i &lt; count; i++)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9" w:name="l319"/>
      <w:r w:rsidRPr="00E735B9">
        <w:rPr>
          <w:rFonts w:ascii="Courier New" w:eastAsia="Times New Roman" w:hAnsi="Courier New" w:cs="Courier New"/>
          <w:color w:val="000000"/>
          <w:sz w:val="18"/>
          <w:szCs w:val="18"/>
          <w:lang w:bidi="ar-SA"/>
        </w:rPr>
        <w:t xml:space="preserve">319  </w:t>
      </w:r>
      <w:bookmarkEnd w:id="1089"/>
      <w:r w:rsidRPr="00E735B9">
        <w:rPr>
          <w:rFonts w:ascii="Courier New" w:eastAsia="Times New Roman" w:hAnsi="Courier New" w:cs="Courier New"/>
          <w:color w:val="000000"/>
          <w:sz w:val="18"/>
          <w:szCs w:val="18"/>
          <w:lang w:bidi="ar-SA"/>
        </w:rPr>
        <w:t xml:space="preserve">                serverValues[i]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Value(values[i]);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0" w:name="l320"/>
      <w:r w:rsidRPr="00E735B9">
        <w:rPr>
          <w:rFonts w:ascii="Courier New" w:eastAsia="Times New Roman" w:hAnsi="Courier New" w:cs="Courier New"/>
          <w:color w:val="000000"/>
          <w:sz w:val="18"/>
          <w:szCs w:val="18"/>
          <w:lang w:bidi="ar-SA"/>
        </w:rPr>
        <w:t xml:space="preserve">320  </w:t>
      </w:r>
      <w:bookmarkEnd w:id="1090"/>
      <w:r w:rsidRPr="00E735B9">
        <w:rPr>
          <w:rFonts w:ascii="Courier New" w:eastAsia="Times New Roman" w:hAnsi="Courier New" w:cs="Courier New"/>
          <w:color w:val="000000"/>
          <w:sz w:val="18"/>
          <w:szCs w:val="18"/>
          <w:lang w:bidi="ar-SA"/>
        </w:rPr>
        <w:t xml:space="preserve">                membershipValues[i]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Value(membership[i]);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1" w:name="l321"/>
      <w:r w:rsidRPr="00E735B9">
        <w:rPr>
          <w:rFonts w:ascii="Courier New" w:eastAsia="Times New Roman" w:hAnsi="Courier New" w:cs="Courier New"/>
          <w:color w:val="000000"/>
          <w:sz w:val="18"/>
          <w:szCs w:val="18"/>
          <w:lang w:bidi="ar-SA"/>
        </w:rPr>
        <w:t xml:space="preserve">321  </w:t>
      </w:r>
      <w:bookmarkEnd w:id="1091"/>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2" w:name="l322"/>
      <w:r w:rsidRPr="00E735B9">
        <w:rPr>
          <w:rFonts w:ascii="Courier New" w:eastAsia="Times New Roman" w:hAnsi="Courier New" w:cs="Courier New"/>
          <w:color w:val="000000"/>
          <w:sz w:val="18"/>
          <w:szCs w:val="18"/>
          <w:lang w:bidi="ar-SA"/>
        </w:rPr>
        <w:t xml:space="preserve">322  </w:t>
      </w:r>
      <w:bookmarkEnd w:id="109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3" w:name="l323"/>
      <w:r w:rsidRPr="00E735B9">
        <w:rPr>
          <w:rFonts w:ascii="Courier New" w:eastAsia="Times New Roman" w:hAnsi="Courier New" w:cs="Courier New"/>
          <w:color w:val="000000"/>
          <w:sz w:val="18"/>
          <w:szCs w:val="18"/>
          <w:lang w:bidi="ar-SA"/>
        </w:rPr>
        <w:t xml:space="preserve">323  </w:t>
      </w:r>
      <w:bookmarkEnd w:id="109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//create a new membership function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4" w:name="l324"/>
      <w:r w:rsidRPr="00E735B9">
        <w:rPr>
          <w:rFonts w:ascii="Courier New" w:eastAsia="Times New Roman" w:hAnsi="Courier New" w:cs="Courier New"/>
          <w:color w:val="000000"/>
          <w:sz w:val="18"/>
          <w:szCs w:val="18"/>
          <w:lang w:bidi="ar-SA"/>
        </w:rPr>
        <w:t xml:space="preserve">324  </w:t>
      </w:r>
      <w:bookmarkEnd w:id="109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5" w:name="l325"/>
      <w:r w:rsidRPr="00E735B9">
        <w:rPr>
          <w:rFonts w:ascii="Courier New" w:eastAsia="Times New Roman" w:hAnsi="Courier New" w:cs="Courier New"/>
          <w:color w:val="000000"/>
          <w:sz w:val="18"/>
          <w:szCs w:val="18"/>
          <w:lang w:bidi="ar-SA"/>
        </w:rPr>
        <w:t xml:space="preserve">325  </w:t>
      </w:r>
      <w:bookmarkEnd w:id="1095"/>
      <w:r w:rsidRPr="00E735B9">
        <w:rPr>
          <w:rFonts w:ascii="Courier New" w:eastAsia="Times New Roman" w:hAnsi="Courier New" w:cs="Courier New"/>
          <w:color w:val="000000"/>
          <w:sz w:val="18"/>
          <w:szCs w:val="18"/>
          <w:lang w:bidi="ar-SA"/>
        </w:rPr>
        <w:t xml:space="preserve">            MembershipFunction serverStorageMembershipFunction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6" w:name="l326"/>
      <w:r w:rsidRPr="00E735B9">
        <w:rPr>
          <w:rFonts w:ascii="Courier New" w:eastAsia="Times New Roman" w:hAnsi="Courier New" w:cs="Courier New"/>
          <w:color w:val="000000"/>
          <w:sz w:val="18"/>
          <w:szCs w:val="18"/>
          <w:lang w:bidi="ar-SA"/>
        </w:rPr>
        <w:t xml:space="preserve">326  </w:t>
      </w:r>
      <w:bookmarkEnd w:id="109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MembershipFunctionPieceWiseLinear(serverValues,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7" w:name="l327"/>
      <w:r w:rsidRPr="00E735B9">
        <w:rPr>
          <w:rFonts w:ascii="Courier New" w:eastAsia="Times New Roman" w:hAnsi="Courier New" w:cs="Courier New"/>
          <w:color w:val="000000"/>
          <w:sz w:val="18"/>
          <w:szCs w:val="18"/>
          <w:lang w:bidi="ar-SA"/>
        </w:rPr>
        <w:t xml:space="preserve">327  </w:t>
      </w:r>
      <w:bookmarkEnd w:id="109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8" w:name="l328"/>
      <w:r w:rsidRPr="00E735B9">
        <w:rPr>
          <w:rFonts w:ascii="Courier New" w:eastAsia="Times New Roman" w:hAnsi="Courier New" w:cs="Courier New"/>
          <w:color w:val="000000"/>
          <w:sz w:val="18"/>
          <w:szCs w:val="18"/>
          <w:lang w:bidi="ar-SA"/>
        </w:rPr>
        <w:t xml:space="preserve">328  </w:t>
      </w:r>
      <w:bookmarkEnd w:id="109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//set the new membership function for the server_storage variable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9" w:name="l329"/>
      <w:r w:rsidRPr="00E735B9">
        <w:rPr>
          <w:rFonts w:ascii="Courier New" w:eastAsia="Times New Roman" w:hAnsi="Courier New" w:cs="Courier New"/>
          <w:color w:val="000000"/>
          <w:sz w:val="18"/>
          <w:szCs w:val="18"/>
          <w:lang w:bidi="ar-SA"/>
        </w:rPr>
        <w:t xml:space="preserve">329  </w:t>
      </w:r>
      <w:bookmarkEnd w:id="1099"/>
      <w:r w:rsidRPr="00E735B9">
        <w:rPr>
          <w:rFonts w:ascii="Courier New" w:eastAsia="Times New Roman" w:hAnsi="Courier New" w:cs="Courier New"/>
          <w:color w:val="000000"/>
          <w:sz w:val="18"/>
          <w:szCs w:val="18"/>
          <w:lang w:bidi="ar-SA"/>
        </w:rPr>
        <w:t xml:space="preserve">            serverRangeValue.setMembershipFunction(serverStorageMembershipFunction);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0" w:name="l330"/>
      <w:r w:rsidRPr="00E735B9">
        <w:rPr>
          <w:rFonts w:ascii="Courier New" w:eastAsia="Times New Roman" w:hAnsi="Courier New" w:cs="Courier New"/>
          <w:color w:val="000000"/>
          <w:sz w:val="18"/>
          <w:szCs w:val="18"/>
          <w:lang w:bidi="ar-SA"/>
        </w:rPr>
        <w:lastRenderedPageBreak/>
        <w:t xml:space="preserve">330  </w:t>
      </w:r>
      <w:bookmarkEnd w:id="1100"/>
      <w:r w:rsidRPr="00E735B9">
        <w:rPr>
          <w:rFonts w:ascii="Courier New" w:eastAsia="Times New Roman" w:hAnsi="Courier New" w:cs="Courier New"/>
          <w:color w:val="000000"/>
          <w:sz w:val="18"/>
          <w:szCs w:val="18"/>
          <w:lang w:bidi="ar-SA"/>
        </w:rPr>
        <w:t xml:space="preserve">            negotiatedRangeValue.setMembershipFunction(serverStorageMembershipFunction);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1" w:name="l331"/>
      <w:r w:rsidRPr="00E735B9">
        <w:rPr>
          <w:rFonts w:ascii="Courier New" w:eastAsia="Times New Roman" w:hAnsi="Courier New" w:cs="Courier New"/>
          <w:color w:val="000000"/>
          <w:sz w:val="18"/>
          <w:szCs w:val="18"/>
          <w:lang w:bidi="ar-SA"/>
        </w:rPr>
        <w:t xml:space="preserve">331  </w:t>
      </w:r>
      <w:bookmarkEnd w:id="110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2" w:name="l332"/>
      <w:r w:rsidRPr="00E735B9">
        <w:rPr>
          <w:rFonts w:ascii="Courier New" w:eastAsia="Times New Roman" w:hAnsi="Courier New" w:cs="Courier New"/>
          <w:color w:val="000000"/>
          <w:sz w:val="18"/>
          <w:szCs w:val="18"/>
          <w:lang w:bidi="ar-SA"/>
        </w:rPr>
        <w:t xml:space="preserve">332  </w:t>
      </w:r>
      <w:bookmarkEnd w:id="1102"/>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usedStorage + minRequestedStorage);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3" w:name="l333"/>
      <w:r w:rsidRPr="00E735B9">
        <w:rPr>
          <w:rFonts w:ascii="Courier New" w:eastAsia="Times New Roman" w:hAnsi="Courier New" w:cs="Courier New"/>
          <w:color w:val="000000"/>
          <w:sz w:val="18"/>
          <w:szCs w:val="18"/>
          <w:lang w:bidi="ar-SA"/>
        </w:rPr>
        <w:t xml:space="preserve">333  </w:t>
      </w:r>
      <w:bookmarkEnd w:id="1103"/>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usedStorage + maxRequestedStorage);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4" w:name="l334"/>
      <w:r w:rsidRPr="00E735B9">
        <w:rPr>
          <w:rFonts w:ascii="Courier New" w:eastAsia="Times New Roman" w:hAnsi="Courier New" w:cs="Courier New"/>
          <w:color w:val="000000"/>
          <w:sz w:val="18"/>
          <w:szCs w:val="18"/>
          <w:lang w:bidi="ar-SA"/>
        </w:rPr>
        <w:t xml:space="preserve">334  </w:t>
      </w:r>
      <w:bookmarkEnd w:id="110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5" w:name="l335"/>
      <w:r w:rsidRPr="00E735B9">
        <w:rPr>
          <w:rFonts w:ascii="Courier New" w:eastAsia="Times New Roman" w:hAnsi="Courier New" w:cs="Courier New"/>
          <w:color w:val="000000"/>
          <w:sz w:val="18"/>
          <w:szCs w:val="18"/>
          <w:lang w:bidi="ar-SA"/>
        </w:rPr>
        <w:t xml:space="preserve">335  </w:t>
      </w:r>
      <w:bookmarkEnd w:id="1105"/>
      <w:r w:rsidRPr="00E735B9">
        <w:rPr>
          <w:rFonts w:ascii="Courier New" w:eastAsia="Times New Roman" w:hAnsi="Courier New" w:cs="Courier New"/>
          <w:color w:val="000000"/>
          <w:sz w:val="18"/>
          <w:szCs w:val="18"/>
          <w:lang w:bidi="ar-SA"/>
        </w:rPr>
        <w:t xml:space="preserve">            negotiatedRange.setUniverseMin(maxStorage);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6" w:name="l336"/>
      <w:r w:rsidRPr="00E735B9">
        <w:rPr>
          <w:rFonts w:ascii="Courier New" w:eastAsia="Times New Roman" w:hAnsi="Courier New" w:cs="Courier New"/>
          <w:color w:val="000000"/>
          <w:sz w:val="18"/>
          <w:szCs w:val="18"/>
          <w:lang w:bidi="ar-SA"/>
        </w:rPr>
        <w:t xml:space="preserve">336  </w:t>
      </w:r>
      <w:bookmarkEnd w:id="1106"/>
      <w:r w:rsidRPr="00E735B9">
        <w:rPr>
          <w:rFonts w:ascii="Courier New" w:eastAsia="Times New Roman" w:hAnsi="Courier New" w:cs="Courier New"/>
          <w:color w:val="000000"/>
          <w:sz w:val="18"/>
          <w:szCs w:val="18"/>
          <w:lang w:bidi="ar-SA"/>
        </w:rPr>
        <w:t xml:space="preserve">            negotiatedRange.setUniverseMax(totalStorage);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7" w:name="l337"/>
      <w:r w:rsidRPr="00E735B9">
        <w:rPr>
          <w:rFonts w:ascii="Courier New" w:eastAsia="Times New Roman" w:hAnsi="Courier New" w:cs="Courier New"/>
          <w:color w:val="000000"/>
          <w:sz w:val="18"/>
          <w:szCs w:val="18"/>
          <w:lang w:bidi="ar-SA"/>
        </w:rPr>
        <w:t xml:space="preserve">337  </w:t>
      </w:r>
      <w:bookmarkEnd w:id="110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8" w:name="l338"/>
      <w:r w:rsidRPr="00E735B9">
        <w:rPr>
          <w:rFonts w:ascii="Courier New" w:eastAsia="Times New Roman" w:hAnsi="Courier New" w:cs="Courier New"/>
          <w:color w:val="000000"/>
          <w:sz w:val="18"/>
          <w:szCs w:val="18"/>
          <w:lang w:bidi="ar-SA"/>
        </w:rPr>
        <w:t xml:space="preserve">338  </w:t>
      </w:r>
      <w:bookmarkEnd w:id="1108"/>
      <w:r w:rsidRPr="00E735B9">
        <w:rPr>
          <w:rFonts w:ascii="Courier New" w:eastAsia="Times New Roman" w:hAnsi="Courier New" w:cs="Courier New"/>
          <w:color w:val="000000"/>
          <w:sz w:val="18"/>
          <w:szCs w:val="18"/>
          <w:lang w:bidi="ar-SA"/>
        </w:rPr>
        <w:t xml:space="preserve">            serverAndRequested.setUniverseMin(maxStorage);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9" w:name="l339"/>
      <w:r w:rsidRPr="00E735B9">
        <w:rPr>
          <w:rFonts w:ascii="Courier New" w:eastAsia="Times New Roman" w:hAnsi="Courier New" w:cs="Courier New"/>
          <w:color w:val="000000"/>
          <w:sz w:val="18"/>
          <w:szCs w:val="18"/>
          <w:lang w:bidi="ar-SA"/>
        </w:rPr>
        <w:t xml:space="preserve">339  </w:t>
      </w:r>
      <w:bookmarkEnd w:id="1109"/>
      <w:r w:rsidRPr="00E735B9">
        <w:rPr>
          <w:rFonts w:ascii="Courier New" w:eastAsia="Times New Roman" w:hAnsi="Courier New" w:cs="Courier New"/>
          <w:color w:val="000000"/>
          <w:sz w:val="18"/>
          <w:szCs w:val="18"/>
          <w:lang w:bidi="ar-SA"/>
        </w:rPr>
        <w:t xml:space="preserve">            serverAndRequested.setUniverseMax(totalStorage);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0" w:name="l340"/>
      <w:r w:rsidRPr="00E735B9">
        <w:rPr>
          <w:rFonts w:ascii="Courier New" w:eastAsia="Times New Roman" w:hAnsi="Courier New" w:cs="Courier New"/>
          <w:color w:val="000000"/>
          <w:sz w:val="18"/>
          <w:szCs w:val="18"/>
          <w:lang w:bidi="ar-SA"/>
        </w:rPr>
        <w:t xml:space="preserve">340  </w:t>
      </w:r>
      <w:bookmarkEnd w:id="111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1" w:name="l341"/>
      <w:r w:rsidRPr="00E735B9">
        <w:rPr>
          <w:rFonts w:ascii="Courier New" w:eastAsia="Times New Roman" w:hAnsi="Courier New" w:cs="Courier New"/>
          <w:color w:val="000000"/>
          <w:sz w:val="18"/>
          <w:szCs w:val="18"/>
          <w:lang w:bidi="ar-SA"/>
        </w:rPr>
        <w:t xml:space="preserve">341  </w:t>
      </w:r>
      <w:bookmarkEnd w:id="111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//After modifying the output variable's membership function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2" w:name="l342"/>
      <w:r w:rsidRPr="00E735B9">
        <w:rPr>
          <w:rFonts w:ascii="Courier New" w:eastAsia="Times New Roman" w:hAnsi="Courier New" w:cs="Courier New"/>
          <w:color w:val="000000"/>
          <w:sz w:val="18"/>
          <w:szCs w:val="18"/>
          <w:lang w:bidi="ar-SA"/>
        </w:rPr>
        <w:t xml:space="preserve">342  </w:t>
      </w:r>
      <w:bookmarkEnd w:id="111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//a new FIS has to be created in order to evaluate the rules properly</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3" w:name="l343"/>
      <w:r w:rsidRPr="00E735B9">
        <w:rPr>
          <w:rFonts w:ascii="Courier New" w:eastAsia="Times New Roman" w:hAnsi="Courier New" w:cs="Courier New"/>
          <w:color w:val="000000"/>
          <w:sz w:val="18"/>
          <w:szCs w:val="18"/>
          <w:lang w:bidi="ar-SA"/>
        </w:rPr>
        <w:t xml:space="preserve">343  </w:t>
      </w:r>
      <w:bookmarkEnd w:id="111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//Otherwise the value from the FIS creation time is used for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4" w:name="l344"/>
      <w:r w:rsidRPr="00E735B9">
        <w:rPr>
          <w:rFonts w:ascii="Courier New" w:eastAsia="Times New Roman" w:hAnsi="Courier New" w:cs="Courier New"/>
          <w:color w:val="000000"/>
          <w:sz w:val="18"/>
          <w:szCs w:val="18"/>
          <w:lang w:bidi="ar-SA"/>
        </w:rPr>
        <w:t xml:space="preserve">344  </w:t>
      </w:r>
      <w:bookmarkEnd w:id="111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 deffuzification of the output variable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5" w:name="l345"/>
      <w:r w:rsidRPr="00E735B9">
        <w:rPr>
          <w:rFonts w:ascii="Courier New" w:eastAsia="Times New Roman" w:hAnsi="Courier New" w:cs="Courier New"/>
          <w:color w:val="000000"/>
          <w:sz w:val="18"/>
          <w:szCs w:val="18"/>
          <w:lang w:bidi="ar-SA"/>
        </w:rPr>
        <w:t xml:space="preserve">345  </w:t>
      </w:r>
      <w:bookmarkEnd w:id="1115"/>
      <w:r w:rsidRPr="00E735B9">
        <w:rPr>
          <w:rFonts w:ascii="Courier New" w:eastAsia="Times New Roman" w:hAnsi="Courier New" w:cs="Courier New"/>
          <w:color w:val="000000"/>
          <w:sz w:val="18"/>
          <w:szCs w:val="18"/>
          <w:lang w:bidi="ar-SA"/>
        </w:rPr>
        <w:t xml:space="preserve">            FIS finalFuzzyInferenceSystem = </w:t>
      </w:r>
      <w:r w:rsidRPr="00E735B9">
        <w:rPr>
          <w:rFonts w:ascii="Courier New" w:eastAsia="Times New Roman" w:hAnsi="Courier New" w:cs="Courier New"/>
          <w:b/>
          <w:bCs/>
          <w:color w:val="000080"/>
          <w:sz w:val="18"/>
          <w:szCs w:val="18"/>
          <w:lang w:bidi="ar-SA"/>
        </w:rPr>
        <w:t>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6" w:name="l346"/>
      <w:r w:rsidRPr="00E735B9">
        <w:rPr>
          <w:rFonts w:ascii="Courier New" w:eastAsia="Times New Roman" w:hAnsi="Courier New" w:cs="Courier New"/>
          <w:color w:val="000000"/>
          <w:sz w:val="18"/>
          <w:szCs w:val="18"/>
          <w:lang w:bidi="ar-SA"/>
        </w:rPr>
        <w:t xml:space="preserve">346  </w:t>
      </w:r>
      <w:bookmarkEnd w:id="111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try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7" w:name="l347"/>
      <w:r w:rsidRPr="00E735B9">
        <w:rPr>
          <w:rFonts w:ascii="Courier New" w:eastAsia="Times New Roman" w:hAnsi="Courier New" w:cs="Courier New"/>
          <w:color w:val="000000"/>
          <w:sz w:val="18"/>
          <w:szCs w:val="18"/>
          <w:lang w:bidi="ar-SA"/>
        </w:rPr>
        <w:t xml:space="preserve">347  </w:t>
      </w:r>
      <w:bookmarkEnd w:id="1117"/>
      <w:r w:rsidRPr="00E735B9">
        <w:rPr>
          <w:rFonts w:ascii="Courier New" w:eastAsia="Times New Roman" w:hAnsi="Courier New" w:cs="Courier New"/>
          <w:color w:val="000000"/>
          <w:sz w:val="18"/>
          <w:szCs w:val="18"/>
          <w:lang w:bidi="ar-SA"/>
        </w:rPr>
        <w:t xml:space="preserve">                finalFuzzyInferenceSystem = FIS.createFromString(fis.toString(), </w:t>
      </w:r>
      <w:r w:rsidRPr="00E735B9">
        <w:rPr>
          <w:rFonts w:ascii="Courier New" w:eastAsia="Times New Roman" w:hAnsi="Courier New" w:cs="Courier New"/>
          <w:b/>
          <w:bCs/>
          <w:color w:val="000080"/>
          <w:sz w:val="18"/>
          <w:szCs w:val="18"/>
          <w:lang w:bidi="ar-SA"/>
        </w:rPr>
        <w:t>true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8" w:name="l348"/>
      <w:r w:rsidRPr="00E735B9">
        <w:rPr>
          <w:rFonts w:ascii="Courier New" w:eastAsia="Times New Roman" w:hAnsi="Courier New" w:cs="Courier New"/>
          <w:color w:val="000000"/>
          <w:sz w:val="18"/>
          <w:szCs w:val="18"/>
          <w:lang w:bidi="ar-SA"/>
        </w:rPr>
        <w:t xml:space="preserve">348  </w:t>
      </w:r>
      <w:bookmarkEnd w:id="1118"/>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catch </w:t>
      </w:r>
      <w:r w:rsidRPr="00E735B9">
        <w:rPr>
          <w:rFonts w:ascii="Courier New" w:eastAsia="Times New Roman" w:hAnsi="Courier New" w:cs="Courier New"/>
          <w:color w:val="000000"/>
          <w:sz w:val="18"/>
          <w:szCs w:val="18"/>
          <w:lang w:bidi="ar-SA"/>
        </w:rPr>
        <w:t xml:space="preserve">(RecognitionException 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9" w:name="l349"/>
      <w:r w:rsidRPr="00E735B9">
        <w:rPr>
          <w:rFonts w:ascii="Courier New" w:eastAsia="Times New Roman" w:hAnsi="Courier New" w:cs="Courier New"/>
          <w:color w:val="000000"/>
          <w:sz w:val="18"/>
          <w:szCs w:val="18"/>
          <w:lang w:bidi="ar-SA"/>
        </w:rPr>
        <w:t xml:space="preserve">349  </w:t>
      </w:r>
      <w:bookmarkEnd w:id="1119"/>
      <w:r w:rsidRPr="00E735B9">
        <w:rPr>
          <w:rFonts w:ascii="Courier New" w:eastAsia="Times New Roman" w:hAnsi="Courier New" w:cs="Courier New"/>
          <w:color w:val="000000"/>
          <w:sz w:val="18"/>
          <w:szCs w:val="18"/>
          <w:lang w:bidi="ar-SA"/>
        </w:rPr>
        <w:t xml:space="preserve">                System.err.println(e.getMessage());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0" w:name="l350"/>
      <w:r w:rsidRPr="00E735B9">
        <w:rPr>
          <w:rFonts w:ascii="Courier New" w:eastAsia="Times New Roman" w:hAnsi="Courier New" w:cs="Courier New"/>
          <w:color w:val="000000"/>
          <w:sz w:val="18"/>
          <w:szCs w:val="18"/>
          <w:lang w:bidi="ar-SA"/>
        </w:rPr>
        <w:t xml:space="preserve">350  </w:t>
      </w:r>
      <w:bookmarkEnd w:id="1120"/>
      <w:r w:rsidRPr="00E735B9">
        <w:rPr>
          <w:rFonts w:ascii="Courier New" w:eastAsia="Times New Roman" w:hAnsi="Courier New" w:cs="Courier New"/>
          <w:color w:val="000000"/>
          <w:sz w:val="18"/>
          <w:szCs w:val="18"/>
          <w:lang w:bidi="ar-SA"/>
        </w:rPr>
        <w:t xml:space="preserve">                e.printStackTrace();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1" w:name="l351"/>
      <w:r w:rsidRPr="00E735B9">
        <w:rPr>
          <w:rFonts w:ascii="Courier New" w:eastAsia="Times New Roman" w:hAnsi="Courier New" w:cs="Courier New"/>
          <w:color w:val="000000"/>
          <w:sz w:val="18"/>
          <w:szCs w:val="18"/>
          <w:lang w:bidi="ar-SA"/>
        </w:rPr>
        <w:t xml:space="preserve">351  </w:t>
      </w:r>
      <w:bookmarkEnd w:id="112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 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2" w:name="l352"/>
      <w:r w:rsidRPr="00E735B9">
        <w:rPr>
          <w:rFonts w:ascii="Courier New" w:eastAsia="Times New Roman" w:hAnsi="Courier New" w:cs="Courier New"/>
          <w:color w:val="000000"/>
          <w:sz w:val="18"/>
          <w:szCs w:val="18"/>
          <w:lang w:bidi="ar-SA"/>
        </w:rPr>
        <w:t xml:space="preserve">352  </w:t>
      </w:r>
      <w:bookmarkEnd w:id="1122"/>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3" w:name="l353"/>
      <w:r w:rsidRPr="00E735B9">
        <w:rPr>
          <w:rFonts w:ascii="Courier New" w:eastAsia="Times New Roman" w:hAnsi="Courier New" w:cs="Courier New"/>
          <w:color w:val="000000"/>
          <w:sz w:val="18"/>
          <w:szCs w:val="18"/>
          <w:lang w:bidi="ar-SA"/>
        </w:rPr>
        <w:t xml:space="preserve">353  </w:t>
      </w:r>
      <w:bookmarkEnd w:id="112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4" w:name="l354"/>
      <w:r w:rsidRPr="00E735B9">
        <w:rPr>
          <w:rFonts w:ascii="Courier New" w:eastAsia="Times New Roman" w:hAnsi="Courier New" w:cs="Courier New"/>
          <w:color w:val="000000"/>
          <w:sz w:val="18"/>
          <w:szCs w:val="18"/>
          <w:lang w:bidi="ar-SA"/>
        </w:rPr>
        <w:t xml:space="preserve">354  </w:t>
      </w:r>
      <w:bookmarkEnd w:id="112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5" w:name="l355"/>
      <w:r w:rsidRPr="00E735B9">
        <w:rPr>
          <w:rFonts w:ascii="Courier New" w:eastAsia="Times New Roman" w:hAnsi="Courier New" w:cs="Courier New"/>
          <w:color w:val="000000"/>
          <w:sz w:val="18"/>
          <w:szCs w:val="18"/>
          <w:lang w:bidi="ar-SA"/>
        </w:rPr>
        <w:t xml:space="preserve">355  </w:t>
      </w:r>
      <w:bookmarkEnd w:id="1125"/>
      <w:r w:rsidRPr="00E735B9">
        <w:rPr>
          <w:rFonts w:ascii="Courier New" w:eastAsia="Times New Roman" w:hAnsi="Courier New" w:cs="Courier New"/>
          <w:color w:val="000000"/>
          <w:sz w:val="18"/>
          <w:szCs w:val="18"/>
          <w:lang w:bidi="ar-SA"/>
        </w:rPr>
        <w:t xml:space="preserve">            finalFuzzyInferenceSystem.setVariable(</w:t>
      </w:r>
      <w:r w:rsidRPr="00E735B9">
        <w:rPr>
          <w:rFonts w:ascii="Courier New" w:eastAsia="Times New Roman" w:hAnsi="Courier New" w:cs="Courier New"/>
          <w:b/>
          <w:bCs/>
          <w:color w:val="008000"/>
          <w:sz w:val="18"/>
          <w:szCs w:val="18"/>
          <w:lang w:bidi="ar-SA"/>
        </w:rPr>
        <w:t>"server_range"</w:t>
      </w:r>
      <w:r w:rsidRPr="00E735B9">
        <w:rPr>
          <w:rFonts w:ascii="Courier New" w:eastAsia="Times New Roman" w:hAnsi="Courier New" w:cs="Courier New"/>
          <w:color w:val="000000"/>
          <w:sz w:val="18"/>
          <w:szCs w:val="18"/>
          <w:lang w:bidi="ar-SA"/>
        </w:rPr>
        <w:t xml:space="preserve">, usedStorage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6" w:name="l356"/>
      <w:r w:rsidRPr="00E735B9">
        <w:rPr>
          <w:rFonts w:ascii="Courier New" w:eastAsia="Times New Roman" w:hAnsi="Courier New" w:cs="Courier New"/>
          <w:color w:val="000000"/>
          <w:sz w:val="18"/>
          <w:szCs w:val="18"/>
          <w:lang w:bidi="ar-SA"/>
        </w:rPr>
        <w:t xml:space="preserve">356  </w:t>
      </w:r>
      <w:bookmarkEnd w:id="1126"/>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7" w:name="l357"/>
      <w:r w:rsidRPr="00E735B9">
        <w:rPr>
          <w:rFonts w:ascii="Courier New" w:eastAsia="Times New Roman" w:hAnsi="Courier New" w:cs="Courier New"/>
          <w:color w:val="000000"/>
          <w:sz w:val="18"/>
          <w:szCs w:val="18"/>
          <w:lang w:bidi="ar-SA"/>
        </w:rPr>
        <w:t xml:space="preserve">357  </w:t>
      </w:r>
      <w:bookmarkEnd w:id="1127"/>
      <w:r w:rsidRPr="00E735B9">
        <w:rPr>
          <w:rFonts w:ascii="Courier New" w:eastAsia="Times New Roman" w:hAnsi="Courier New" w:cs="Courier New"/>
          <w:color w:val="000000"/>
          <w:sz w:val="18"/>
          <w:szCs w:val="18"/>
          <w:lang w:bidi="ar-SA"/>
        </w:rPr>
        <w:t xml:space="preserve">                    .setVariable(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usedStorage + minRequestedStorage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8" w:name="l358"/>
      <w:r w:rsidRPr="00E735B9">
        <w:rPr>
          <w:rFonts w:ascii="Courier New" w:eastAsia="Times New Roman" w:hAnsi="Courier New" w:cs="Courier New"/>
          <w:color w:val="000000"/>
          <w:sz w:val="18"/>
          <w:szCs w:val="18"/>
          <w:lang w:bidi="ar-SA"/>
        </w:rPr>
        <w:t xml:space="preserve">358  </w:t>
      </w:r>
      <w:bookmarkEnd w:id="112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9" w:name="l359"/>
      <w:r w:rsidRPr="00E735B9">
        <w:rPr>
          <w:rFonts w:ascii="Courier New" w:eastAsia="Times New Roman" w:hAnsi="Courier New" w:cs="Courier New"/>
          <w:color w:val="000000"/>
          <w:sz w:val="18"/>
          <w:szCs w:val="18"/>
          <w:lang w:bidi="ar-SA"/>
        </w:rPr>
        <w:t xml:space="preserve">359  </w:t>
      </w:r>
      <w:bookmarkEnd w:id="1129"/>
      <w:r w:rsidRPr="00E735B9">
        <w:rPr>
          <w:rFonts w:ascii="Courier New" w:eastAsia="Times New Roman" w:hAnsi="Courier New" w:cs="Courier New"/>
          <w:color w:val="000000"/>
          <w:sz w:val="18"/>
          <w:szCs w:val="18"/>
          <w:lang w:bidi="ar-SA"/>
        </w:rPr>
        <w:t xml:space="preserve">            finalFuzzyInferenceSystem.evaluate();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0" w:name="l360"/>
      <w:r w:rsidRPr="00E735B9">
        <w:rPr>
          <w:rFonts w:ascii="Courier New" w:eastAsia="Times New Roman" w:hAnsi="Courier New" w:cs="Courier New"/>
          <w:color w:val="000000"/>
          <w:sz w:val="18"/>
          <w:szCs w:val="18"/>
          <w:lang w:bidi="ar-SA"/>
        </w:rPr>
        <w:t xml:space="preserve">360  </w:t>
      </w:r>
      <w:bookmarkEnd w:id="113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1" w:name="l361"/>
      <w:r w:rsidRPr="00E735B9">
        <w:rPr>
          <w:rFonts w:ascii="Courier New" w:eastAsia="Times New Roman" w:hAnsi="Courier New" w:cs="Courier New"/>
          <w:color w:val="000000"/>
          <w:sz w:val="18"/>
          <w:szCs w:val="18"/>
          <w:lang w:bidi="ar-SA"/>
        </w:rPr>
        <w:t xml:space="preserve">361  </w:t>
      </w:r>
      <w:bookmarkEnd w:id="113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double </w:t>
      </w:r>
      <w:r w:rsidRPr="00E735B9">
        <w:rPr>
          <w:rFonts w:ascii="Courier New" w:eastAsia="Times New Roman" w:hAnsi="Courier New" w:cs="Courier New"/>
          <w:color w:val="000000"/>
          <w:sz w:val="18"/>
          <w:szCs w:val="18"/>
          <w:lang w:bidi="ar-SA"/>
        </w:rPr>
        <w:t xml:space="preserve">negotiatedStorage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2" w:name="l362"/>
      <w:r w:rsidRPr="00E735B9">
        <w:rPr>
          <w:rFonts w:ascii="Courier New" w:eastAsia="Times New Roman" w:hAnsi="Courier New" w:cs="Courier New"/>
          <w:color w:val="000000"/>
          <w:sz w:val="18"/>
          <w:szCs w:val="18"/>
          <w:lang w:bidi="ar-SA"/>
        </w:rPr>
        <w:t xml:space="preserve">362  </w:t>
      </w:r>
      <w:bookmarkEnd w:id="1132"/>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3" w:name="l363"/>
      <w:r w:rsidRPr="00E735B9">
        <w:rPr>
          <w:rFonts w:ascii="Courier New" w:eastAsia="Times New Roman" w:hAnsi="Courier New" w:cs="Courier New"/>
          <w:color w:val="000000"/>
          <w:sz w:val="18"/>
          <w:szCs w:val="18"/>
          <w:lang w:bidi="ar-SA"/>
        </w:rPr>
        <w:t xml:space="preserve">363  </w:t>
      </w:r>
      <w:bookmarkEnd w:id="1133"/>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4" w:name="l364"/>
      <w:r w:rsidRPr="00E735B9">
        <w:rPr>
          <w:rFonts w:ascii="Courier New" w:eastAsia="Times New Roman" w:hAnsi="Courier New" w:cs="Courier New"/>
          <w:color w:val="000000"/>
          <w:sz w:val="18"/>
          <w:szCs w:val="18"/>
          <w:lang w:bidi="ar-SA"/>
        </w:rPr>
        <w:t xml:space="preserve">364  </w:t>
      </w:r>
      <w:bookmarkEnd w:id="1134"/>
      <w:r w:rsidRPr="00E735B9">
        <w:rPr>
          <w:rFonts w:ascii="Courier New" w:eastAsia="Times New Roman" w:hAnsi="Courier New" w:cs="Courier New"/>
          <w:color w:val="000000"/>
          <w:sz w:val="18"/>
          <w:szCs w:val="18"/>
          <w:lang w:bidi="ar-SA"/>
        </w:rPr>
        <w:t xml:space="preserve">                            .getVariable(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5" w:name="l365"/>
      <w:r w:rsidRPr="00E735B9">
        <w:rPr>
          <w:rFonts w:ascii="Courier New" w:eastAsia="Times New Roman" w:hAnsi="Courier New" w:cs="Courier New"/>
          <w:color w:val="000000"/>
          <w:sz w:val="18"/>
          <w:szCs w:val="18"/>
          <w:lang w:bidi="ar-SA"/>
        </w:rPr>
        <w:t xml:space="preserve">365  </w:t>
      </w:r>
      <w:bookmarkEnd w:id="1135"/>
      <w:r w:rsidRPr="00E735B9">
        <w:rPr>
          <w:rFonts w:ascii="Courier New" w:eastAsia="Times New Roman" w:hAnsi="Courier New" w:cs="Courier New"/>
          <w:color w:val="000000"/>
          <w:sz w:val="18"/>
          <w:szCs w:val="18"/>
          <w:lang w:bidi="ar-SA"/>
        </w:rPr>
        <w:t xml:space="preserve">            negotiatedValues.put(NEGOTIATED_STORAGE, negotiatedStorage - storage.getUsed());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6" w:name="l366"/>
      <w:r w:rsidRPr="00E735B9">
        <w:rPr>
          <w:rFonts w:ascii="Courier New" w:eastAsia="Times New Roman" w:hAnsi="Courier New" w:cs="Courier New"/>
          <w:color w:val="000000"/>
          <w:sz w:val="18"/>
          <w:szCs w:val="18"/>
          <w:lang w:bidi="ar-SA"/>
        </w:rPr>
        <w:t xml:space="preserve">366  </w:t>
      </w:r>
      <w:bookmarkEnd w:id="1136"/>
      <w:r w:rsidRPr="00E735B9">
        <w:rPr>
          <w:rFonts w:ascii="Courier New" w:eastAsia="Times New Roman" w:hAnsi="Courier New" w:cs="Courier New"/>
          <w:color w:val="000000"/>
          <w:sz w:val="18"/>
          <w:szCs w:val="18"/>
          <w:lang w:bidi="ar-SA"/>
        </w:rPr>
        <w:t xml:space="preserve">            System.out.println(</w:t>
      </w:r>
      <w:r w:rsidRPr="00E735B9">
        <w:rPr>
          <w:rFonts w:ascii="Courier New" w:eastAsia="Times New Roman" w:hAnsi="Courier New" w:cs="Courier New"/>
          <w:b/>
          <w:bCs/>
          <w:color w:val="008000"/>
          <w:sz w:val="18"/>
          <w:szCs w:val="18"/>
          <w:lang w:bidi="ar-SA"/>
        </w:rPr>
        <w:t xml:space="preserve">"Negotiated for " </w:t>
      </w:r>
      <w:r w:rsidRPr="00E735B9">
        <w:rPr>
          <w:rFonts w:ascii="Courier New" w:eastAsia="Times New Roman" w:hAnsi="Courier New" w:cs="Courier New"/>
          <w:color w:val="000000"/>
          <w:sz w:val="18"/>
          <w:szCs w:val="18"/>
          <w:lang w:bidi="ar-SA"/>
        </w:rPr>
        <w:t xml:space="preserve">+ storage.getLocalName()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7" w:name="l367"/>
      <w:r w:rsidRPr="00E735B9">
        <w:rPr>
          <w:rFonts w:ascii="Courier New" w:eastAsia="Times New Roman" w:hAnsi="Courier New" w:cs="Courier New"/>
          <w:color w:val="000000"/>
          <w:sz w:val="18"/>
          <w:szCs w:val="18"/>
          <w:lang w:bidi="ar-SA"/>
        </w:rPr>
        <w:t xml:space="preserve">367  </w:t>
      </w:r>
      <w:bookmarkEnd w:id="1137"/>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8000"/>
          <w:sz w:val="18"/>
          <w:szCs w:val="18"/>
          <w:lang w:bidi="ar-SA"/>
        </w:rPr>
        <w:t xml:space="preserve">" from " </w:t>
      </w:r>
      <w:r w:rsidRPr="00E735B9">
        <w:rPr>
          <w:rFonts w:ascii="Courier New" w:eastAsia="Times New Roman" w:hAnsi="Courier New" w:cs="Courier New"/>
          <w:color w:val="000000"/>
          <w:sz w:val="18"/>
          <w:szCs w:val="18"/>
          <w:lang w:bidi="ar-SA"/>
        </w:rPr>
        <w:t xml:space="preserve">+ storage.getMaxAcceptableValue()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8" w:name="l368"/>
      <w:r w:rsidRPr="00E735B9">
        <w:rPr>
          <w:rFonts w:ascii="Courier New" w:eastAsia="Times New Roman" w:hAnsi="Courier New" w:cs="Courier New"/>
          <w:color w:val="000000"/>
          <w:sz w:val="18"/>
          <w:szCs w:val="18"/>
          <w:lang w:bidi="ar-SA"/>
        </w:rPr>
        <w:t xml:space="preserve">368  </w:t>
      </w:r>
      <w:bookmarkEnd w:id="113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8000"/>
          <w:sz w:val="18"/>
          <w:szCs w:val="18"/>
          <w:lang w:bidi="ar-SA"/>
        </w:rPr>
        <w:t xml:space="preserve">" to " </w:t>
      </w:r>
      <w:r w:rsidRPr="00E735B9">
        <w:rPr>
          <w:rFonts w:ascii="Courier New" w:eastAsia="Times New Roman" w:hAnsi="Courier New" w:cs="Courier New"/>
          <w:color w:val="000000"/>
          <w:sz w:val="18"/>
          <w:szCs w:val="18"/>
          <w:lang w:bidi="ar-SA"/>
        </w:rPr>
        <w:t xml:space="preserve">+ negotiatedStorage);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9" w:name="l369"/>
      <w:r w:rsidRPr="00E735B9">
        <w:rPr>
          <w:rFonts w:ascii="Courier New" w:eastAsia="Times New Roman" w:hAnsi="Courier New" w:cs="Courier New"/>
          <w:color w:val="000000"/>
          <w:sz w:val="18"/>
          <w:szCs w:val="18"/>
          <w:lang w:bidi="ar-SA"/>
        </w:rPr>
        <w:t xml:space="preserve">369  </w:t>
      </w:r>
      <w:bookmarkEnd w:id="1139"/>
      <w:r w:rsidRPr="00E735B9">
        <w:rPr>
          <w:rFonts w:ascii="Courier New" w:eastAsia="Times New Roman" w:hAnsi="Courier New" w:cs="Courier New"/>
          <w:color w:val="000000"/>
          <w:sz w:val="18"/>
          <w:szCs w:val="18"/>
          <w:lang w:bidi="ar-SA"/>
        </w:rPr>
        <w:t xml:space="preserve">            storage.setMaxAcceptableValue(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0" w:name="l370"/>
      <w:r w:rsidRPr="00E735B9">
        <w:rPr>
          <w:rFonts w:ascii="Courier New" w:eastAsia="Times New Roman" w:hAnsi="Courier New" w:cs="Courier New"/>
          <w:color w:val="000000"/>
          <w:sz w:val="18"/>
          <w:szCs w:val="18"/>
          <w:lang w:bidi="ar-SA"/>
        </w:rPr>
        <w:t xml:space="preserve">370  </w:t>
      </w:r>
      <w:bookmarkEnd w:id="114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1" w:name="l371"/>
      <w:r w:rsidRPr="00E735B9">
        <w:rPr>
          <w:rFonts w:ascii="Courier New" w:eastAsia="Times New Roman" w:hAnsi="Courier New" w:cs="Courier New"/>
          <w:color w:val="000000"/>
          <w:sz w:val="18"/>
          <w:szCs w:val="18"/>
          <w:lang w:bidi="ar-SA"/>
        </w:rPr>
        <w:t xml:space="preserve">371  </w:t>
      </w:r>
      <w:bookmarkEnd w:id="1141"/>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2" w:name="l372"/>
      <w:r w:rsidRPr="00E735B9">
        <w:rPr>
          <w:rFonts w:ascii="Courier New" w:eastAsia="Times New Roman" w:hAnsi="Courier New" w:cs="Courier New"/>
          <w:color w:val="000000"/>
          <w:sz w:val="18"/>
          <w:szCs w:val="18"/>
          <w:lang w:bidi="ar-SA"/>
        </w:rPr>
        <w:t xml:space="preserve">372  </w:t>
      </w:r>
      <w:bookmarkEnd w:id="1142"/>
      <w:r w:rsidRPr="00E735B9">
        <w:rPr>
          <w:rFonts w:ascii="Courier New" w:eastAsia="Times New Roman" w:hAnsi="Courier New" w:cs="Courier New"/>
          <w:color w:val="000000"/>
          <w:sz w:val="18"/>
          <w:szCs w:val="18"/>
          <w:lang w:bidi="ar-SA"/>
        </w:rPr>
        <w:t xml:space="preserve">                            .getVariable(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3" w:name="l373"/>
      <w:r w:rsidRPr="00E735B9">
        <w:rPr>
          <w:rFonts w:ascii="Courier New" w:eastAsia="Times New Roman" w:hAnsi="Courier New" w:cs="Courier New"/>
          <w:color w:val="000000"/>
          <w:sz w:val="18"/>
          <w:szCs w:val="18"/>
          <w:lang w:bidi="ar-SA"/>
        </w:rPr>
        <w:t xml:space="preserve">373  </w:t>
      </w:r>
      <w:bookmarkEnd w:id="1143"/>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4" w:name="l374"/>
      <w:r w:rsidRPr="00E735B9">
        <w:rPr>
          <w:rFonts w:ascii="Courier New" w:eastAsia="Times New Roman" w:hAnsi="Courier New" w:cs="Courier New"/>
          <w:color w:val="000000"/>
          <w:sz w:val="18"/>
          <w:szCs w:val="18"/>
          <w:lang w:bidi="ar-SA"/>
        </w:rPr>
        <w:t xml:space="preserve">374  </w:t>
      </w:r>
      <w:bookmarkEnd w:id="114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5" w:name="l375"/>
      <w:r w:rsidRPr="00E735B9">
        <w:rPr>
          <w:rFonts w:ascii="Courier New" w:eastAsia="Times New Roman" w:hAnsi="Courier New" w:cs="Courier New"/>
          <w:color w:val="000000"/>
          <w:sz w:val="18"/>
          <w:szCs w:val="18"/>
          <w:lang w:bidi="ar-SA"/>
        </w:rPr>
        <w:t xml:space="preserve">375  </w:t>
      </w:r>
      <w:bookmarkEnd w:id="114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return </w:t>
      </w:r>
      <w:r w:rsidRPr="00E735B9">
        <w:rPr>
          <w:rFonts w:ascii="Courier New" w:eastAsia="Times New Roman" w:hAnsi="Courier New" w:cs="Courier New"/>
          <w:color w:val="000000"/>
          <w:sz w:val="18"/>
          <w:szCs w:val="18"/>
          <w:lang w:bidi="ar-SA"/>
        </w:rPr>
        <w:t xml:space="preserve">negotiatedValues;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6" w:name="l376"/>
      <w:r w:rsidRPr="00E735B9">
        <w:rPr>
          <w:rFonts w:ascii="Courier New" w:eastAsia="Times New Roman" w:hAnsi="Courier New" w:cs="Courier New"/>
          <w:color w:val="000000"/>
          <w:sz w:val="18"/>
          <w:szCs w:val="18"/>
          <w:lang w:bidi="ar-SA"/>
        </w:rPr>
        <w:t xml:space="preserve">376  </w:t>
      </w:r>
      <w:bookmarkEnd w:id="1146"/>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7" w:name="l377"/>
      <w:r w:rsidRPr="00E735B9">
        <w:rPr>
          <w:rFonts w:ascii="Courier New" w:eastAsia="Times New Roman" w:hAnsi="Courier New" w:cs="Courier New"/>
          <w:color w:val="000000"/>
          <w:sz w:val="18"/>
          <w:szCs w:val="18"/>
          <w:lang w:bidi="ar-SA"/>
        </w:rPr>
        <w:t xml:space="preserve">377  </w:t>
      </w:r>
      <w:bookmarkEnd w:id="1147"/>
      <w:r w:rsidRPr="00E735B9">
        <w:rPr>
          <w:rFonts w:ascii="Courier New" w:eastAsia="Times New Roman" w:hAnsi="Courier New" w:cs="Courier New"/>
          <w:color w:val="000000"/>
          <w:sz w:val="18"/>
          <w:szCs w:val="18"/>
          <w:lang w:bidi="ar-SA"/>
        </w:rPr>
        <w:t xml:space="preserve">} </w:t>
      </w:r>
    </w:p>
    <w:p w:rsidR="000D5909" w:rsidRPr="00E735B9" w:rsidRDefault="000D5909"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E44ED4"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sz w:val="20"/>
          <w:szCs w:val="20"/>
          <w:lang w:bidi="ar-SA"/>
        </w:rPr>
      </w:pPr>
    </w:p>
    <w:p w:rsidR="00E44ED4"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sz w:val="20"/>
          <w:szCs w:val="20"/>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E44ED4" w:rsidRPr="00E44ED4" w:rsidTr="00E44ED4">
        <w:trPr>
          <w:tblCellSpacing w:w="0" w:type="dxa"/>
        </w:trPr>
        <w:tc>
          <w:tcPr>
            <w:tcW w:w="0" w:type="auto"/>
            <w:shd w:val="clear" w:color="auto" w:fill="C0C0C0"/>
            <w:vAlign w:val="center"/>
            <w:hideMark/>
          </w:tcPr>
          <w:p w:rsidR="00E44ED4" w:rsidRPr="00E44ED4" w:rsidRDefault="00E44ED4" w:rsidP="008C600E">
            <w:pPr>
              <w:pStyle w:val="Heading2"/>
              <w:jc w:val="center"/>
              <w:rPr>
                <w:rFonts w:eastAsia="Times New Roman" w:cs="Times New Roman"/>
                <w:lang w:bidi="ar-SA"/>
              </w:rPr>
            </w:pPr>
            <w:bookmarkStart w:id="1148" w:name="_Toc264798615"/>
            <w:bookmarkStart w:id="1149" w:name="_Toc264737247"/>
            <w:bookmarkStart w:id="1150" w:name="_Toc264918525"/>
            <w:r w:rsidRPr="00E44ED4">
              <w:rPr>
                <w:rFonts w:eastAsia="Times New Roman"/>
                <w:lang w:bidi="ar-SA"/>
              </w:rPr>
              <w:t>ServerInfoSAXHandler.java</w:t>
            </w:r>
            <w:bookmarkEnd w:id="1148"/>
            <w:bookmarkEnd w:id="1149"/>
            <w:bookmarkEnd w:id="1150"/>
          </w:p>
        </w:tc>
      </w:tr>
    </w:tbl>
    <w:p w:rsidR="00E44ED4" w:rsidRPr="00E44ED4"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    </w:t>
      </w:r>
      <w:r w:rsidRPr="00E401C1">
        <w:rPr>
          <w:rFonts w:ascii="Courier New" w:eastAsia="Times New Roman" w:hAnsi="Courier New" w:cs="Courier New"/>
          <w:b/>
          <w:bCs/>
          <w:color w:val="000080"/>
          <w:sz w:val="18"/>
          <w:szCs w:val="18"/>
          <w:lang w:bidi="ar-SA"/>
        </w:rPr>
        <w:t xml:space="preserve">package </w:t>
      </w:r>
      <w:r w:rsidRPr="00E401C1">
        <w:rPr>
          <w:rFonts w:ascii="Courier New" w:eastAsia="Times New Roman" w:hAnsi="Courier New" w:cs="Courier New"/>
          <w:color w:val="000000"/>
          <w:sz w:val="18"/>
          <w:szCs w:val="18"/>
          <w:lang w:bidi="ar-SA"/>
        </w:rPr>
        <w:t xml:space="preserve">contextawaremodel.worldInterface.datacenterInterface.xmlParsers;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2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3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contextawaremodel.worldInterface.dtos.ServerDto;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contextawaremodel.worldInterface.dtos.StorageDto;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org.xml.sax.Attributes;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org.xml.sax.SAXException;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org.xml.sax.helpers.DefaultHandler;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java.text.NumberFormat;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java.text.ParseException;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java.util.ArrayList;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java.util.List;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14   </w:t>
      </w:r>
      <w:r w:rsidRPr="00E401C1">
        <w:rPr>
          <w:rFonts w:ascii="Courier New" w:eastAsia="Times New Roman" w:hAnsi="Courier New" w:cs="Courier New"/>
          <w:i/>
          <w:iCs/>
          <w:color w:val="80808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15   </w:t>
      </w:r>
      <w:r w:rsidRPr="00E401C1">
        <w:rPr>
          <w:rFonts w:ascii="Courier New" w:eastAsia="Times New Roman" w:hAnsi="Courier New" w:cs="Courier New"/>
          <w:i/>
          <w:iCs/>
          <w:color w:val="808080"/>
          <w:sz w:val="18"/>
          <w:szCs w:val="18"/>
          <w:lang w:bidi="ar-SA"/>
        </w:rPr>
        <w:t xml:space="preserve"> * Class used to parse the XML returned by the Server Monitor C# endpoint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16   </w:t>
      </w:r>
      <w:r w:rsidRPr="00E401C1">
        <w:rPr>
          <w:rFonts w:ascii="Courier New" w:eastAsia="Times New Roman" w:hAnsi="Courier New" w:cs="Courier New"/>
          <w:i/>
          <w:iCs/>
          <w:color w:val="808080"/>
          <w:sz w:val="18"/>
          <w:szCs w:val="18"/>
          <w:lang w:bidi="ar-SA"/>
        </w:rPr>
        <w:t xml:space="preserve"> * and construct a ServerDto object from that information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   </w:t>
      </w:r>
      <w:r w:rsidRPr="00E401C1">
        <w:rPr>
          <w:rFonts w:ascii="Courier New" w:eastAsia="Times New Roman" w:hAnsi="Courier New" w:cs="Courier New"/>
          <w:i/>
          <w:iCs/>
          <w:color w:val="808080"/>
          <w:sz w:val="18"/>
          <w:szCs w:val="18"/>
          <w:lang w:bidi="ar-SA"/>
        </w:rPr>
        <w:t xml:space="preserve">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   </w:t>
      </w:r>
      <w:r w:rsidRPr="00E401C1">
        <w:rPr>
          <w:rFonts w:ascii="Courier New" w:eastAsia="Times New Roman" w:hAnsi="Courier New" w:cs="Courier New"/>
          <w:b/>
          <w:bCs/>
          <w:color w:val="000080"/>
          <w:sz w:val="18"/>
          <w:szCs w:val="18"/>
          <w:lang w:bidi="ar-SA"/>
        </w:rPr>
        <w:t xml:space="preserve">public class </w:t>
      </w:r>
      <w:r w:rsidRPr="00E401C1">
        <w:rPr>
          <w:rFonts w:ascii="Courier New" w:eastAsia="Times New Roman" w:hAnsi="Courier New" w:cs="Courier New"/>
          <w:color w:val="000000"/>
          <w:sz w:val="18"/>
          <w:szCs w:val="18"/>
          <w:lang w:bidi="ar-SA"/>
        </w:rPr>
        <w:t xml:space="preserve">ServerInfoSAXHandler </w:t>
      </w:r>
      <w:r w:rsidRPr="00E401C1">
        <w:rPr>
          <w:rFonts w:ascii="Courier New" w:eastAsia="Times New Roman" w:hAnsi="Courier New" w:cs="Courier New"/>
          <w:b/>
          <w:bCs/>
          <w:color w:val="000080"/>
          <w:sz w:val="18"/>
          <w:szCs w:val="18"/>
          <w:lang w:bidi="ar-SA"/>
        </w:rPr>
        <w:t xml:space="preserve">extends </w:t>
      </w:r>
      <w:r w:rsidRPr="00E401C1">
        <w:rPr>
          <w:rFonts w:ascii="Courier New" w:eastAsia="Times New Roman" w:hAnsi="Courier New" w:cs="Courier New"/>
          <w:color w:val="000000"/>
          <w:sz w:val="18"/>
          <w:szCs w:val="18"/>
          <w:lang w:bidi="ar-SA"/>
        </w:rPr>
        <w:t xml:space="preserve">DefaultHandler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19       </w:t>
      </w:r>
      <w:r w:rsidRPr="00E401C1">
        <w:rPr>
          <w:rFonts w:ascii="Courier New" w:eastAsia="Times New Roman" w:hAnsi="Courier New" w:cs="Courier New"/>
          <w:i/>
          <w:iCs/>
          <w:color w:val="80808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20   </w:t>
      </w:r>
      <w:r w:rsidRPr="00E401C1">
        <w:rPr>
          <w:rFonts w:ascii="Courier New" w:eastAsia="Times New Roman" w:hAnsi="Courier New" w:cs="Courier New"/>
          <w:i/>
          <w:iCs/>
          <w:color w:val="808080"/>
          <w:sz w:val="18"/>
          <w:szCs w:val="18"/>
          <w:lang w:bidi="ar-SA"/>
        </w:rPr>
        <w:t xml:space="preserve">   XML  Example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21   </w:t>
      </w:r>
      <w:r w:rsidRPr="00E401C1">
        <w:rPr>
          <w:rFonts w:ascii="Courier New" w:eastAsia="Times New Roman" w:hAnsi="Courier New" w:cs="Courier New"/>
          <w:i/>
          <w:iCs/>
          <w:color w:val="808080"/>
          <w:sz w:val="18"/>
          <w:szCs w:val="18"/>
          <w:lang w:bidi="ar-SA"/>
        </w:rPr>
        <w:t xml:space="preserve">   &lt;ServerInfo xmlns="http://www.SelfOptimizingDatacenter.edu/"&gt;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22   </w:t>
      </w:r>
      <w:r w:rsidRPr="00E401C1">
        <w:rPr>
          <w:rFonts w:ascii="Courier New" w:eastAsia="Times New Roman" w:hAnsi="Courier New" w:cs="Courier New"/>
          <w:i/>
          <w:iCs/>
          <w:color w:val="808080"/>
          <w:sz w:val="18"/>
          <w:szCs w:val="18"/>
          <w:lang w:bidi="ar-SA"/>
        </w:rPr>
        <w:t xml:space="preserve">        &lt;TotalCPU&gt;int&lt;/TotalCPU&gt;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23   </w:t>
      </w:r>
      <w:r w:rsidRPr="00E401C1">
        <w:rPr>
          <w:rFonts w:ascii="Courier New" w:eastAsia="Times New Roman" w:hAnsi="Courier New" w:cs="Courier New"/>
          <w:i/>
          <w:iCs/>
          <w:color w:val="808080"/>
          <w:sz w:val="18"/>
          <w:szCs w:val="18"/>
          <w:lang w:bidi="ar-SA"/>
        </w:rPr>
        <w:t xml:space="preserve">        &lt;CoreCount&gt;int&lt;/CoreCount&gt;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24   </w:t>
      </w:r>
      <w:r w:rsidRPr="00E401C1">
        <w:rPr>
          <w:rFonts w:ascii="Courier New" w:eastAsia="Times New Roman" w:hAnsi="Courier New" w:cs="Courier New"/>
          <w:i/>
          <w:iCs/>
          <w:color w:val="808080"/>
          <w:sz w:val="18"/>
          <w:szCs w:val="18"/>
          <w:lang w:bidi="ar-SA"/>
        </w:rPr>
        <w:t xml:space="preserve">        &lt;FreeCPU&gt;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25   </w:t>
      </w:r>
      <w:r w:rsidRPr="00E401C1">
        <w:rPr>
          <w:rFonts w:ascii="Courier New" w:eastAsia="Times New Roman" w:hAnsi="Courier New" w:cs="Courier New"/>
          <w:i/>
          <w:iCs/>
          <w:color w:val="808080"/>
          <w:sz w:val="18"/>
          <w:szCs w:val="18"/>
          <w:lang w:bidi="ar-SA"/>
        </w:rPr>
        <w:t xml:space="preserve">            &lt;int&gt;int&lt;/int&gt;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26   </w:t>
      </w:r>
      <w:r w:rsidRPr="00E401C1">
        <w:rPr>
          <w:rFonts w:ascii="Courier New" w:eastAsia="Times New Roman" w:hAnsi="Courier New" w:cs="Courier New"/>
          <w:i/>
          <w:iCs/>
          <w:color w:val="808080"/>
          <w:sz w:val="18"/>
          <w:szCs w:val="18"/>
          <w:lang w:bidi="ar-SA"/>
        </w:rPr>
        <w:t xml:space="preserve">            &lt;int&gt;int&lt;/int&gt;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27   </w:t>
      </w:r>
      <w:r w:rsidRPr="00E401C1">
        <w:rPr>
          <w:rFonts w:ascii="Courier New" w:eastAsia="Times New Roman" w:hAnsi="Courier New" w:cs="Courier New"/>
          <w:i/>
          <w:iCs/>
          <w:color w:val="808080"/>
          <w:sz w:val="18"/>
          <w:szCs w:val="18"/>
          <w:lang w:bidi="ar-SA"/>
        </w:rPr>
        <w:t xml:space="preserve">        &lt;/FreeCPU&gt;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28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29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30   </w:t>
      </w:r>
      <w:r w:rsidRPr="00E401C1">
        <w:rPr>
          <w:rFonts w:ascii="Courier New" w:eastAsia="Times New Roman" w:hAnsi="Courier New" w:cs="Courier New"/>
          <w:i/>
          <w:iCs/>
          <w:color w:val="808080"/>
          <w:sz w:val="18"/>
          <w:szCs w:val="18"/>
          <w:lang w:bidi="ar-SA"/>
        </w:rPr>
        <w:t xml:space="preserve">                &lt;Name&gt;string&lt;/Name&gt;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31   </w:t>
      </w:r>
      <w:r w:rsidRPr="00E401C1">
        <w:rPr>
          <w:rFonts w:ascii="Courier New" w:eastAsia="Times New Roman" w:hAnsi="Courier New" w:cs="Courier New"/>
          <w:i/>
          <w:iCs/>
          <w:color w:val="808080"/>
          <w:sz w:val="18"/>
          <w:szCs w:val="18"/>
          <w:lang w:bidi="ar-SA"/>
        </w:rPr>
        <w:t xml:space="preserve">                &lt;Size&gt;int&lt;/Size&gt;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32   </w:t>
      </w:r>
      <w:r w:rsidRPr="00E401C1">
        <w:rPr>
          <w:rFonts w:ascii="Courier New" w:eastAsia="Times New Roman" w:hAnsi="Courier New" w:cs="Courier New"/>
          <w:i/>
          <w:iCs/>
          <w:color w:val="808080"/>
          <w:sz w:val="18"/>
          <w:szCs w:val="18"/>
          <w:lang w:bidi="ar-SA"/>
        </w:rPr>
        <w:t xml:space="preserve">                &lt;FreeSpace&gt;int&lt;/FreeSpace&gt;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33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34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35   </w:t>
      </w:r>
      <w:r w:rsidRPr="00E401C1">
        <w:rPr>
          <w:rFonts w:ascii="Courier New" w:eastAsia="Times New Roman" w:hAnsi="Courier New" w:cs="Courier New"/>
          <w:i/>
          <w:iCs/>
          <w:color w:val="808080"/>
          <w:sz w:val="18"/>
          <w:szCs w:val="18"/>
          <w:lang w:bidi="ar-SA"/>
        </w:rPr>
        <w:t xml:space="preserve">                &lt;Name&gt;string&lt;/Name&gt;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36   </w:t>
      </w:r>
      <w:r w:rsidRPr="00E401C1">
        <w:rPr>
          <w:rFonts w:ascii="Courier New" w:eastAsia="Times New Roman" w:hAnsi="Courier New" w:cs="Courier New"/>
          <w:i/>
          <w:iCs/>
          <w:color w:val="808080"/>
          <w:sz w:val="18"/>
          <w:szCs w:val="18"/>
          <w:lang w:bidi="ar-SA"/>
        </w:rPr>
        <w:t xml:space="preserve">                &lt;Size&gt;int&lt;/Size&gt;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37   </w:t>
      </w:r>
      <w:r w:rsidRPr="00E401C1">
        <w:rPr>
          <w:rFonts w:ascii="Courier New" w:eastAsia="Times New Roman" w:hAnsi="Courier New" w:cs="Courier New"/>
          <w:i/>
          <w:iCs/>
          <w:color w:val="808080"/>
          <w:sz w:val="18"/>
          <w:szCs w:val="18"/>
          <w:lang w:bidi="ar-SA"/>
        </w:rPr>
        <w:t xml:space="preserve">                &lt;FreeSpace&gt;int&lt;/FreeSpace&gt;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38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39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40   </w:t>
      </w:r>
      <w:r w:rsidRPr="00E401C1">
        <w:rPr>
          <w:rFonts w:ascii="Courier New" w:eastAsia="Times New Roman" w:hAnsi="Courier New" w:cs="Courier New"/>
          <w:i/>
          <w:iCs/>
          <w:color w:val="808080"/>
          <w:sz w:val="18"/>
          <w:szCs w:val="18"/>
          <w:lang w:bidi="ar-SA"/>
        </w:rPr>
        <w:t xml:space="preserve">        &lt;TotalMemory&gt;int&lt;/TotalMemory&gt;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41   </w:t>
      </w:r>
      <w:r w:rsidRPr="00E401C1">
        <w:rPr>
          <w:rFonts w:ascii="Courier New" w:eastAsia="Times New Roman" w:hAnsi="Courier New" w:cs="Courier New"/>
          <w:i/>
          <w:iCs/>
          <w:color w:val="808080"/>
          <w:sz w:val="18"/>
          <w:szCs w:val="18"/>
          <w:lang w:bidi="ar-SA"/>
        </w:rPr>
        <w:t xml:space="preserve">        &lt;FreeMemory&gt;int&lt;/FreeMemory&gt;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42   </w:t>
      </w:r>
      <w:r w:rsidRPr="00E401C1">
        <w:rPr>
          <w:rFonts w:ascii="Courier New" w:eastAsia="Times New Roman" w:hAnsi="Courier New" w:cs="Courier New"/>
          <w:i/>
          <w:iCs/>
          <w:color w:val="808080"/>
          <w:sz w:val="18"/>
          <w:szCs w:val="18"/>
          <w:lang w:bidi="ar-SA"/>
        </w:rPr>
        <w:t xml:space="preserve">    &lt;/ServerInfo&gt;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43   </w:t>
      </w:r>
      <w:r w:rsidRPr="00E401C1">
        <w:rPr>
          <w:rFonts w:ascii="Courier New" w:eastAsia="Times New Roman" w:hAnsi="Courier New" w:cs="Courier New"/>
          <w:i/>
          <w:iCs/>
          <w:color w:val="808080"/>
          <w:sz w:val="18"/>
          <w:szCs w:val="18"/>
          <w:lang w:bidi="ar-SA"/>
        </w:rPr>
        <w:t xml:space="preserve">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44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TOTAL_CPU = </w:t>
      </w:r>
      <w:r w:rsidRPr="00E401C1">
        <w:rPr>
          <w:rFonts w:ascii="Courier New" w:eastAsia="Times New Roman" w:hAnsi="Courier New" w:cs="Courier New"/>
          <w:b/>
          <w:bCs/>
          <w:color w:val="008000"/>
          <w:sz w:val="18"/>
          <w:szCs w:val="18"/>
          <w:lang w:bidi="ar-SA"/>
        </w:rPr>
        <w:t>"TotalCPU"</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45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CORE_COUNT = </w:t>
      </w:r>
      <w:r w:rsidRPr="00E401C1">
        <w:rPr>
          <w:rFonts w:ascii="Courier New" w:eastAsia="Times New Roman" w:hAnsi="Courier New" w:cs="Courier New"/>
          <w:b/>
          <w:bCs/>
          <w:color w:val="008000"/>
          <w:sz w:val="18"/>
          <w:szCs w:val="18"/>
          <w:lang w:bidi="ar-SA"/>
        </w:rPr>
        <w:t>"CoreCount"</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46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47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FREE_CPU = </w:t>
      </w:r>
      <w:r w:rsidRPr="00E401C1">
        <w:rPr>
          <w:rFonts w:ascii="Courier New" w:eastAsia="Times New Roman" w:hAnsi="Courier New" w:cs="Courier New"/>
          <w:b/>
          <w:bCs/>
          <w:color w:val="008000"/>
          <w:sz w:val="18"/>
          <w:szCs w:val="18"/>
          <w:lang w:bidi="ar-SA"/>
        </w:rPr>
        <w:t>"FreeCPU"</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48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FREE_CPU_VAL = </w:t>
      </w:r>
      <w:r w:rsidRPr="00E401C1">
        <w:rPr>
          <w:rFonts w:ascii="Courier New" w:eastAsia="Times New Roman" w:hAnsi="Courier New" w:cs="Courier New"/>
          <w:b/>
          <w:bCs/>
          <w:color w:val="008000"/>
          <w:sz w:val="18"/>
          <w:szCs w:val="18"/>
          <w:lang w:bidi="ar-SA"/>
        </w:rPr>
        <w:t>"int"</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49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50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STORAGE = </w:t>
      </w:r>
      <w:r w:rsidRPr="00E401C1">
        <w:rPr>
          <w:rFonts w:ascii="Courier New" w:eastAsia="Times New Roman" w:hAnsi="Courier New" w:cs="Courier New"/>
          <w:b/>
          <w:bCs/>
          <w:color w:val="008000"/>
          <w:sz w:val="18"/>
          <w:szCs w:val="18"/>
          <w:lang w:bidi="ar-SA"/>
        </w:rPr>
        <w:t>"Storage"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51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STORAGE_NAME = </w:t>
      </w:r>
      <w:r w:rsidRPr="00E401C1">
        <w:rPr>
          <w:rFonts w:ascii="Courier New" w:eastAsia="Times New Roman" w:hAnsi="Courier New" w:cs="Courier New"/>
          <w:b/>
          <w:bCs/>
          <w:color w:val="008000"/>
          <w:sz w:val="18"/>
          <w:szCs w:val="18"/>
          <w:lang w:bidi="ar-SA"/>
        </w:rPr>
        <w:t>"Name"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52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STORAGE_SIZE = </w:t>
      </w:r>
      <w:r w:rsidRPr="00E401C1">
        <w:rPr>
          <w:rFonts w:ascii="Courier New" w:eastAsia="Times New Roman" w:hAnsi="Courier New" w:cs="Courier New"/>
          <w:b/>
          <w:bCs/>
          <w:color w:val="008000"/>
          <w:sz w:val="18"/>
          <w:szCs w:val="18"/>
          <w:lang w:bidi="ar-SA"/>
        </w:rPr>
        <w:t>"Size"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53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STORAGE_FREE_SPACE = </w:t>
      </w:r>
      <w:r w:rsidRPr="00E401C1">
        <w:rPr>
          <w:rFonts w:ascii="Courier New" w:eastAsia="Times New Roman" w:hAnsi="Courier New" w:cs="Courier New"/>
          <w:b/>
          <w:bCs/>
          <w:color w:val="008000"/>
          <w:sz w:val="18"/>
          <w:szCs w:val="18"/>
          <w:lang w:bidi="ar-SA"/>
        </w:rPr>
        <w:t>"FreeSpace"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54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55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TOTAL_MEMORY = </w:t>
      </w:r>
      <w:r w:rsidRPr="00E401C1">
        <w:rPr>
          <w:rFonts w:ascii="Courier New" w:eastAsia="Times New Roman" w:hAnsi="Courier New" w:cs="Courier New"/>
          <w:b/>
          <w:bCs/>
          <w:color w:val="008000"/>
          <w:sz w:val="18"/>
          <w:szCs w:val="18"/>
          <w:lang w:bidi="ar-SA"/>
        </w:rPr>
        <w:t>"TotalMemory"</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56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FREE_MEMORY = </w:t>
      </w:r>
      <w:r w:rsidRPr="00E401C1">
        <w:rPr>
          <w:rFonts w:ascii="Courier New" w:eastAsia="Times New Roman" w:hAnsi="Courier New" w:cs="Courier New"/>
          <w:b/>
          <w:bCs/>
          <w:color w:val="008000"/>
          <w:sz w:val="18"/>
          <w:szCs w:val="18"/>
          <w:lang w:bidi="ar-SA"/>
        </w:rPr>
        <w:t>"FreeMemory"</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57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58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inTotalCPU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59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inCoreCount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60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inFreeCPUVal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61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62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inStorageName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lastRenderedPageBreak/>
        <w:t xml:space="preserve">63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inStorageSize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64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inStorageFreeSpace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65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66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inTotalMemory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67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inFreeMemory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68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69       </w:t>
      </w:r>
      <w:r w:rsidRPr="00E401C1">
        <w:rPr>
          <w:rFonts w:ascii="Courier New" w:eastAsia="Times New Roman" w:hAnsi="Courier New" w:cs="Courier New"/>
          <w:b/>
          <w:bCs/>
          <w:color w:val="000080"/>
          <w:sz w:val="18"/>
          <w:szCs w:val="18"/>
          <w:lang w:bidi="ar-SA"/>
        </w:rPr>
        <w:t xml:space="preserve">private </w:t>
      </w:r>
      <w:r w:rsidRPr="00E401C1">
        <w:rPr>
          <w:rFonts w:ascii="Courier New" w:eastAsia="Times New Roman" w:hAnsi="Courier New" w:cs="Courier New"/>
          <w:color w:val="000000"/>
          <w:sz w:val="18"/>
          <w:szCs w:val="18"/>
          <w:lang w:bidi="ar-SA"/>
        </w:rPr>
        <w:t xml:space="preserve">String text;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70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71       </w:t>
      </w:r>
      <w:r w:rsidRPr="00E401C1">
        <w:rPr>
          <w:rFonts w:ascii="Courier New" w:eastAsia="Times New Roman" w:hAnsi="Courier New" w:cs="Courier New"/>
          <w:b/>
          <w:bCs/>
          <w:color w:val="000080"/>
          <w:sz w:val="18"/>
          <w:szCs w:val="18"/>
          <w:lang w:bidi="ar-SA"/>
        </w:rPr>
        <w:t xml:space="preserve">private final </w:t>
      </w:r>
      <w:r w:rsidRPr="00E401C1">
        <w:rPr>
          <w:rFonts w:ascii="Courier New" w:eastAsia="Times New Roman" w:hAnsi="Courier New" w:cs="Courier New"/>
          <w:color w:val="000000"/>
          <w:sz w:val="18"/>
          <w:szCs w:val="18"/>
          <w:lang w:bidi="ar-SA"/>
        </w:rPr>
        <w:t xml:space="preserve">NumberFormat numberFormat = NumberFormat.getIntegerInstance();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72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73       ServerDto serverDto;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74       List&lt;Integer&gt; freeCPUValues;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75       List&lt;StorageDto&gt; storageInfo;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76       StorageDto currentStorage;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77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78       </w:t>
      </w:r>
      <w:r w:rsidRPr="00E401C1">
        <w:rPr>
          <w:rFonts w:ascii="Courier New" w:eastAsia="Times New Roman" w:hAnsi="Courier New" w:cs="Courier New"/>
          <w:b/>
          <w:bCs/>
          <w:color w:val="000080"/>
          <w:sz w:val="18"/>
          <w:szCs w:val="18"/>
          <w:lang w:bidi="ar-SA"/>
        </w:rPr>
        <w:t xml:space="preserve">public </w:t>
      </w:r>
      <w:r w:rsidRPr="00E401C1">
        <w:rPr>
          <w:rFonts w:ascii="Courier New" w:eastAsia="Times New Roman" w:hAnsi="Courier New" w:cs="Courier New"/>
          <w:color w:val="000000"/>
          <w:sz w:val="18"/>
          <w:szCs w:val="18"/>
          <w:lang w:bidi="ar-SA"/>
        </w:rPr>
        <w:t xml:space="preserve">ServerInfoSAXHandler()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79           serverDto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ServerDto();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80           freeCPUValues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ArrayList&lt;Integer&gt;();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81           storageInfo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ArrayList&lt;StorageDto&gt;();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82           text = </w:t>
      </w:r>
      <w:r w:rsidRPr="00E401C1">
        <w:rPr>
          <w:rFonts w:ascii="Courier New" w:eastAsia="Times New Roman" w:hAnsi="Courier New" w:cs="Courier New"/>
          <w:b/>
          <w:bCs/>
          <w:color w:val="008000"/>
          <w:sz w:val="18"/>
          <w:szCs w:val="18"/>
          <w:lang w:bidi="ar-SA"/>
        </w:rPr>
        <w:t>""</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83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84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85       </w:t>
      </w:r>
      <w:r w:rsidRPr="00E401C1">
        <w:rPr>
          <w:rFonts w:ascii="Courier New" w:eastAsia="Times New Roman" w:hAnsi="Courier New" w:cs="Courier New"/>
          <w:b/>
          <w:bCs/>
          <w:color w:val="000080"/>
          <w:sz w:val="18"/>
          <w:szCs w:val="18"/>
          <w:lang w:bidi="ar-SA"/>
        </w:rPr>
        <w:t xml:space="preserve">public </w:t>
      </w:r>
      <w:r w:rsidRPr="00E401C1">
        <w:rPr>
          <w:rFonts w:ascii="Courier New" w:eastAsia="Times New Roman" w:hAnsi="Courier New" w:cs="Courier New"/>
          <w:color w:val="000000"/>
          <w:sz w:val="18"/>
          <w:szCs w:val="18"/>
          <w:lang w:bidi="ar-SA"/>
        </w:rPr>
        <w:t xml:space="preserve">ServerDto getServerDto()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86           serverDto.setStorage(storageInfo);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87           </w:t>
      </w:r>
      <w:r w:rsidRPr="00E401C1">
        <w:rPr>
          <w:rFonts w:ascii="Courier New" w:eastAsia="Times New Roman" w:hAnsi="Courier New" w:cs="Courier New"/>
          <w:b/>
          <w:bCs/>
          <w:color w:val="000080"/>
          <w:sz w:val="18"/>
          <w:szCs w:val="18"/>
          <w:lang w:bidi="ar-SA"/>
        </w:rPr>
        <w:t xml:space="preserve">return </w:t>
      </w:r>
      <w:r w:rsidRPr="00E401C1">
        <w:rPr>
          <w:rFonts w:ascii="Courier New" w:eastAsia="Times New Roman" w:hAnsi="Courier New" w:cs="Courier New"/>
          <w:color w:val="000000"/>
          <w:sz w:val="18"/>
          <w:szCs w:val="18"/>
          <w:lang w:bidi="ar-SA"/>
        </w:rPr>
        <w:t xml:space="preserve">serverDto;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88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89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90       @Override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91       </w:t>
      </w:r>
      <w:r w:rsidRPr="00E401C1">
        <w:rPr>
          <w:rFonts w:ascii="Courier New" w:eastAsia="Times New Roman" w:hAnsi="Courier New" w:cs="Courier New"/>
          <w:b/>
          <w:bCs/>
          <w:color w:val="000080"/>
          <w:sz w:val="18"/>
          <w:szCs w:val="18"/>
          <w:lang w:bidi="ar-SA"/>
        </w:rPr>
        <w:t xml:space="preserve">public void </w:t>
      </w:r>
      <w:r w:rsidRPr="00E401C1">
        <w:rPr>
          <w:rFonts w:ascii="Courier New" w:eastAsia="Times New Roman" w:hAnsi="Courier New" w:cs="Courier New"/>
          <w:color w:val="000000"/>
          <w:sz w:val="18"/>
          <w:szCs w:val="18"/>
          <w:lang w:bidi="ar-SA"/>
        </w:rPr>
        <w:t xml:space="preserve">startElement(String uri, String localName, String qName, Attributes attributes)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92               </w:t>
      </w:r>
      <w:r w:rsidRPr="00E401C1">
        <w:rPr>
          <w:rFonts w:ascii="Courier New" w:eastAsia="Times New Roman" w:hAnsi="Courier New" w:cs="Courier New"/>
          <w:b/>
          <w:bCs/>
          <w:color w:val="000080"/>
          <w:sz w:val="18"/>
          <w:szCs w:val="18"/>
          <w:lang w:bidi="ar-SA"/>
        </w:rPr>
        <w:t xml:space="preserve">throws </w:t>
      </w:r>
      <w:r w:rsidRPr="00E401C1">
        <w:rPr>
          <w:rFonts w:ascii="Courier New" w:eastAsia="Times New Roman" w:hAnsi="Courier New" w:cs="Courier New"/>
          <w:color w:val="000000"/>
          <w:sz w:val="18"/>
          <w:szCs w:val="18"/>
          <w:lang w:bidi="ar-SA"/>
        </w:rPr>
        <w:t xml:space="preserve">SAXException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93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94           </w:t>
      </w:r>
      <w:r w:rsidRPr="00E401C1">
        <w:rPr>
          <w:rFonts w:ascii="Courier New" w:eastAsia="Times New Roman" w:hAnsi="Courier New" w:cs="Courier New"/>
          <w:b/>
          <w:bCs/>
          <w:color w:val="000080"/>
          <w:sz w:val="18"/>
          <w:szCs w:val="18"/>
          <w:lang w:bidi="ar-SA"/>
        </w:rPr>
        <w:t xml:space="preserve">if </w:t>
      </w:r>
      <w:r w:rsidRPr="00E401C1">
        <w:rPr>
          <w:rFonts w:ascii="Courier New" w:eastAsia="Times New Roman" w:hAnsi="Courier New" w:cs="Courier New"/>
          <w:color w:val="000000"/>
          <w:sz w:val="18"/>
          <w:szCs w:val="18"/>
          <w:lang w:bidi="ar-SA"/>
        </w:rPr>
        <w:t xml:space="preserve">(localName.equals(TOTAL_CPU))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95               inTotalCPU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96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(localName.equals(CORE_COUNT))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97               inCoreCount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98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(localName.equals(FREE_CPU))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99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100              currentStorage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StorageDto();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101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(localName.equals(TOTAL_MEMORY))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102              inTotalMemory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103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(localName.equals(FREE_MEMORY))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104              inFreeMemory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105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(localName.equals(FREE_CPU_VAL))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106              inFreeCPUVal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107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(localName.equals(STORAGE_NAME))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108              inStorageName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109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(localName.equals(STORAGE_SIZE))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110              inStorageSize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111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(localName.equals(STORAGE_FREE_SPACE))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112              inStorageFreeSpace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113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114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115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116      </w:t>
      </w:r>
      <w:r w:rsidRPr="00E401C1">
        <w:rPr>
          <w:rFonts w:ascii="Courier New" w:eastAsia="Times New Roman" w:hAnsi="Courier New" w:cs="Courier New"/>
          <w:b/>
          <w:bCs/>
          <w:color w:val="000080"/>
          <w:sz w:val="18"/>
          <w:szCs w:val="18"/>
          <w:lang w:bidi="ar-SA"/>
        </w:rPr>
        <w:t xml:space="preserve">public void </w:t>
      </w:r>
      <w:r w:rsidRPr="00E401C1">
        <w:rPr>
          <w:rFonts w:ascii="Courier New" w:eastAsia="Times New Roman" w:hAnsi="Courier New" w:cs="Courier New"/>
          <w:color w:val="000000"/>
          <w:sz w:val="18"/>
          <w:szCs w:val="18"/>
          <w:lang w:bidi="ar-SA"/>
        </w:rPr>
        <w:t xml:space="preserve">endElement(String namespaceURI, String localName, String qualifiedName)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117              </w:t>
      </w:r>
      <w:r w:rsidRPr="00E401C1">
        <w:rPr>
          <w:rFonts w:ascii="Courier New" w:eastAsia="Times New Roman" w:hAnsi="Courier New" w:cs="Courier New"/>
          <w:b/>
          <w:bCs/>
          <w:color w:val="000080"/>
          <w:sz w:val="18"/>
          <w:szCs w:val="18"/>
          <w:lang w:bidi="ar-SA"/>
        </w:rPr>
        <w:t xml:space="preserve">throws </w:t>
      </w:r>
      <w:r w:rsidRPr="00E401C1">
        <w:rPr>
          <w:rFonts w:ascii="Courier New" w:eastAsia="Times New Roman" w:hAnsi="Courier New" w:cs="Courier New"/>
          <w:color w:val="000000"/>
          <w:sz w:val="18"/>
          <w:szCs w:val="18"/>
          <w:lang w:bidi="ar-SA"/>
        </w:rPr>
        <w:t xml:space="preserve">SAXException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118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119          </w:t>
      </w:r>
      <w:r w:rsidRPr="00E401C1">
        <w:rPr>
          <w:rFonts w:ascii="Courier New" w:eastAsia="Times New Roman" w:hAnsi="Courier New" w:cs="Courier New"/>
          <w:b/>
          <w:bCs/>
          <w:color w:val="000080"/>
          <w:sz w:val="18"/>
          <w:szCs w:val="18"/>
          <w:lang w:bidi="ar-SA"/>
        </w:rPr>
        <w:t xml:space="preserve">if </w:t>
      </w:r>
      <w:r w:rsidRPr="00E401C1">
        <w:rPr>
          <w:rFonts w:ascii="Courier New" w:eastAsia="Times New Roman" w:hAnsi="Courier New" w:cs="Courier New"/>
          <w:color w:val="000000"/>
          <w:sz w:val="18"/>
          <w:szCs w:val="18"/>
          <w:lang w:bidi="ar-SA"/>
        </w:rPr>
        <w:t xml:space="preserve">(localName.equals(TOTAL_CPU))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120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121                  serverDto.setTotalCPU(numberFormat.parse(text).intValue());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122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123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lastRenderedPageBreak/>
        <w:t xml:space="preserve">124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125              inTotalCPU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126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(localName.equals(CORE_COUNT))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127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128                  serverDto.setCoreCount(numberFormat.parse(text).intValue());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129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130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131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132              inCoreCount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133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(localName.equals(FREE_CPU))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134              serverDto.setFreeCPU(freeCPUValues);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135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(localName.equals(FREE_CPU_VAL))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136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137                  freeCPUValues.add(numberFormat.parse(text).intValue());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138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139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140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141              inFreeCPUVal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142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143              storageInfo.add(currentStorage);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144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(localName.equals(TOTAL_MEMORY))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145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146                  serverDto.setTotalMemory(numberFormat.parse(text).intValue());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147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148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149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150              inTotalMemory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151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(localName.equals(FREE_MEMORY))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152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153                  serverDto.setFreeMemory(numberFormat.parse(text).intValue());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154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155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156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157              inFreeMemory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158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(localName.equals(STORAGE_NAME))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159              inStorageName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160              currentStorage.setName(text);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161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(localName.equals(STORAGE_SIZE))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162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163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164                  currentStorage.setSize(numberFormat.parse(text).intValue());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165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166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167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168              inStorageSize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169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(localName.equals(STORAGE_FREE_SPACE))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170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171                  currentStorage.setFreeSpace(numberFormat.parse(text).intValue());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172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173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174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175              inStorageFreeSpace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176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177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178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179      </w:t>
      </w:r>
      <w:r w:rsidRPr="00E401C1">
        <w:rPr>
          <w:rFonts w:ascii="Courier New" w:eastAsia="Times New Roman" w:hAnsi="Courier New" w:cs="Courier New"/>
          <w:b/>
          <w:bCs/>
          <w:color w:val="000080"/>
          <w:sz w:val="18"/>
          <w:szCs w:val="18"/>
          <w:lang w:bidi="ar-SA"/>
        </w:rPr>
        <w:t xml:space="preserve">public void </w:t>
      </w:r>
      <w:r w:rsidRPr="00E401C1">
        <w:rPr>
          <w:rFonts w:ascii="Courier New" w:eastAsia="Times New Roman" w:hAnsi="Courier New" w:cs="Courier New"/>
          <w:color w:val="000000"/>
          <w:sz w:val="18"/>
          <w:szCs w:val="18"/>
          <w:lang w:bidi="ar-SA"/>
        </w:rPr>
        <w:t>characters(</w:t>
      </w:r>
      <w:r w:rsidRPr="00E401C1">
        <w:rPr>
          <w:rFonts w:ascii="Courier New" w:eastAsia="Times New Roman" w:hAnsi="Courier New" w:cs="Courier New"/>
          <w:b/>
          <w:bCs/>
          <w:color w:val="000080"/>
          <w:sz w:val="18"/>
          <w:szCs w:val="18"/>
          <w:lang w:bidi="ar-SA"/>
        </w:rPr>
        <w:t>char</w:t>
      </w:r>
      <w:r w:rsidRPr="00E401C1">
        <w:rPr>
          <w:rFonts w:ascii="Courier New" w:eastAsia="Times New Roman" w:hAnsi="Courier New" w:cs="Courier New"/>
          <w:color w:val="000000"/>
          <w:sz w:val="18"/>
          <w:szCs w:val="18"/>
          <w:lang w:bidi="ar-SA"/>
        </w:rPr>
        <w:t xml:space="preserve">[] ch, </w:t>
      </w:r>
      <w:r w:rsidRPr="00E401C1">
        <w:rPr>
          <w:rFonts w:ascii="Courier New" w:eastAsia="Times New Roman" w:hAnsi="Courier New" w:cs="Courier New"/>
          <w:b/>
          <w:bCs/>
          <w:color w:val="000080"/>
          <w:sz w:val="18"/>
          <w:szCs w:val="18"/>
          <w:lang w:bidi="ar-SA"/>
        </w:rPr>
        <w:t xml:space="preserve">int </w:t>
      </w:r>
      <w:r w:rsidRPr="00E401C1">
        <w:rPr>
          <w:rFonts w:ascii="Courier New" w:eastAsia="Times New Roman" w:hAnsi="Courier New" w:cs="Courier New"/>
          <w:color w:val="000000"/>
          <w:sz w:val="18"/>
          <w:szCs w:val="18"/>
          <w:lang w:bidi="ar-SA"/>
        </w:rPr>
        <w:t xml:space="preserve">start, </w:t>
      </w:r>
      <w:r w:rsidRPr="00E401C1">
        <w:rPr>
          <w:rFonts w:ascii="Courier New" w:eastAsia="Times New Roman" w:hAnsi="Courier New" w:cs="Courier New"/>
          <w:b/>
          <w:bCs/>
          <w:color w:val="000080"/>
          <w:sz w:val="18"/>
          <w:szCs w:val="18"/>
          <w:lang w:bidi="ar-SA"/>
        </w:rPr>
        <w:t xml:space="preserve">int </w:t>
      </w:r>
      <w:r w:rsidRPr="00E401C1">
        <w:rPr>
          <w:rFonts w:ascii="Courier New" w:eastAsia="Times New Roman" w:hAnsi="Courier New" w:cs="Courier New"/>
          <w:color w:val="000000"/>
          <w:sz w:val="18"/>
          <w:szCs w:val="18"/>
          <w:lang w:bidi="ar-SA"/>
        </w:rPr>
        <w:t xml:space="preserve">length) </w:t>
      </w:r>
      <w:r w:rsidRPr="00E401C1">
        <w:rPr>
          <w:rFonts w:ascii="Courier New" w:eastAsia="Times New Roman" w:hAnsi="Courier New" w:cs="Courier New"/>
          <w:b/>
          <w:bCs/>
          <w:color w:val="000080"/>
          <w:sz w:val="18"/>
          <w:szCs w:val="18"/>
          <w:lang w:bidi="ar-SA"/>
        </w:rPr>
        <w:t xml:space="preserve">throws </w:t>
      </w:r>
      <w:r w:rsidRPr="00E401C1">
        <w:rPr>
          <w:rFonts w:ascii="Courier New" w:eastAsia="Times New Roman" w:hAnsi="Courier New" w:cs="Courier New"/>
          <w:color w:val="000000"/>
          <w:sz w:val="18"/>
          <w:szCs w:val="18"/>
          <w:lang w:bidi="ar-SA"/>
        </w:rPr>
        <w:t xml:space="preserve">SAXException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180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181          </w:t>
      </w:r>
      <w:r w:rsidRPr="00E401C1">
        <w:rPr>
          <w:rFonts w:ascii="Courier New" w:eastAsia="Times New Roman" w:hAnsi="Courier New" w:cs="Courier New"/>
          <w:b/>
          <w:bCs/>
          <w:color w:val="000080"/>
          <w:sz w:val="18"/>
          <w:szCs w:val="18"/>
          <w:lang w:bidi="ar-SA"/>
        </w:rPr>
        <w:t xml:space="preserve">if </w:t>
      </w:r>
      <w:r w:rsidRPr="00E401C1">
        <w:rPr>
          <w:rFonts w:ascii="Courier New" w:eastAsia="Times New Roman" w:hAnsi="Courier New" w:cs="Courier New"/>
          <w:color w:val="000000"/>
          <w:sz w:val="18"/>
          <w:szCs w:val="18"/>
          <w:lang w:bidi="ar-SA"/>
        </w:rPr>
        <w:t xml:space="preserve">(inTotalCPU || inCoreCount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182                  || inFreeCPUVal || inTotalMemory || inFreeMemory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183                  || inStorageName || inStorageFreeSpace || inStorageSize)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184              text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String(ch, start, length);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185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lastRenderedPageBreak/>
        <w:t xml:space="preserve">186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187  } </w:t>
      </w:r>
    </w:p>
    <w:p w:rsidR="00E44ED4" w:rsidRPr="00E44ED4"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r w:rsidRPr="00E401C1">
        <w:rPr>
          <w:rFonts w:ascii="Courier New" w:eastAsia="Times New Roman" w:hAnsi="Courier New" w:cs="Courier New"/>
          <w:color w:val="000000"/>
          <w:sz w:val="18"/>
          <w:szCs w:val="18"/>
          <w:lang w:bidi="ar-SA"/>
        </w:rPr>
        <w:t xml:space="preserve">188  </w:t>
      </w:r>
    </w:p>
    <w:p w:rsidR="00E44ED4" w:rsidRDefault="00E44ED4" w:rsidP="00E401F9">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E735B9" w:rsidRPr="00E735B9" w:rsidTr="00E735B9">
        <w:trPr>
          <w:tblCellSpacing w:w="0" w:type="dxa"/>
        </w:trPr>
        <w:tc>
          <w:tcPr>
            <w:tcW w:w="0" w:type="auto"/>
            <w:shd w:val="clear" w:color="auto" w:fill="C0C0C0"/>
            <w:vAlign w:val="center"/>
            <w:hideMark/>
          </w:tcPr>
          <w:p w:rsidR="00E735B9" w:rsidRPr="00E735B9" w:rsidRDefault="00E735B9" w:rsidP="008C600E">
            <w:pPr>
              <w:pStyle w:val="Heading2"/>
              <w:jc w:val="center"/>
              <w:rPr>
                <w:rFonts w:eastAsia="Times New Roman" w:cs="Times New Roman"/>
                <w:lang w:bidi="ar-SA"/>
              </w:rPr>
            </w:pPr>
            <w:bookmarkStart w:id="1151" w:name="_Toc264798616"/>
            <w:bookmarkStart w:id="1152" w:name="_Toc264737248"/>
            <w:bookmarkStart w:id="1153" w:name="_Toc264918526"/>
            <w:r w:rsidRPr="00E735B9">
              <w:rPr>
                <w:rFonts w:eastAsia="Times New Roman"/>
                <w:lang w:bidi="ar-SA"/>
              </w:rPr>
              <w:t>ResourceMonitorPlotter.java</w:t>
            </w:r>
            <w:bookmarkEnd w:id="1151"/>
            <w:bookmarkEnd w:id="1152"/>
            <w:bookmarkEnd w:id="1153"/>
          </w:p>
        </w:tc>
      </w:tr>
    </w:tbl>
    <w:p w:rsidR="00E735B9" w:rsidRPr="00E735B9"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    </w:t>
      </w:r>
      <w:r w:rsidRPr="00E20045">
        <w:rPr>
          <w:rFonts w:ascii="Courier New" w:eastAsia="Times New Roman" w:hAnsi="Courier New" w:cs="Courier New"/>
          <w:b/>
          <w:bCs/>
          <w:color w:val="000080"/>
          <w:sz w:val="18"/>
          <w:szCs w:val="18"/>
          <w:lang w:bidi="ar-SA"/>
        </w:rPr>
        <w:t xml:space="preserve">package </w:t>
      </w:r>
      <w:r w:rsidRPr="00E20045">
        <w:rPr>
          <w:rFonts w:ascii="Courier New" w:eastAsia="Times New Roman" w:hAnsi="Courier New" w:cs="Courier New"/>
          <w:color w:val="000000"/>
          <w:sz w:val="18"/>
          <w:szCs w:val="18"/>
          <w:lang w:bidi="ar-SA"/>
        </w:rPr>
        <w:t xml:space="preserve">contextawaremodel.gui.resourceMonitor.resourceMonitorPlotter;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3    </w:t>
      </w:r>
      <w:r w:rsidRPr="00E20045">
        <w:rPr>
          <w:rFonts w:ascii="Courier New" w:eastAsia="Times New Roman" w:hAnsi="Courier New" w:cs="Courier New"/>
          <w:b/>
          <w:bCs/>
          <w:color w:val="000080"/>
          <w:sz w:val="18"/>
          <w:szCs w:val="18"/>
          <w:lang w:bidi="ar-SA"/>
        </w:rPr>
        <w:t xml:space="preserve">import </w:t>
      </w:r>
      <w:r w:rsidRPr="00E20045">
        <w:rPr>
          <w:rFonts w:ascii="Courier New" w:eastAsia="Times New Roman" w:hAnsi="Courier New" w:cs="Courier New"/>
          <w:color w:val="000000"/>
          <w:sz w:val="18"/>
          <w:szCs w:val="18"/>
          <w:lang w:bidi="ar-SA"/>
        </w:rPr>
        <w:t xml:space="preserve">javax.swing.*;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4    </w:t>
      </w:r>
      <w:r w:rsidRPr="00E20045">
        <w:rPr>
          <w:rFonts w:ascii="Courier New" w:eastAsia="Times New Roman" w:hAnsi="Courier New" w:cs="Courier New"/>
          <w:b/>
          <w:bCs/>
          <w:color w:val="000080"/>
          <w:sz w:val="18"/>
          <w:szCs w:val="18"/>
          <w:lang w:bidi="ar-SA"/>
        </w:rPr>
        <w:t xml:space="preserve">import </w:t>
      </w:r>
      <w:r w:rsidRPr="00E20045">
        <w:rPr>
          <w:rFonts w:ascii="Courier New" w:eastAsia="Times New Roman" w:hAnsi="Courier New" w:cs="Courier New"/>
          <w:color w:val="000000"/>
          <w:sz w:val="18"/>
          <w:szCs w:val="18"/>
          <w:lang w:bidi="ar-SA"/>
        </w:rPr>
        <w:t xml:space="preserve">java.awt.*;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5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20045">
        <w:rPr>
          <w:rFonts w:ascii="Courier New" w:eastAsia="Times New Roman" w:hAnsi="Courier New" w:cs="Courier New"/>
          <w:color w:val="000000"/>
          <w:sz w:val="18"/>
          <w:szCs w:val="18"/>
          <w:lang w:bidi="ar-SA"/>
        </w:rPr>
        <w:t xml:space="preserve">6    </w:t>
      </w:r>
      <w:r w:rsidRPr="00E20045">
        <w:rPr>
          <w:rFonts w:ascii="Courier New" w:eastAsia="Times New Roman" w:hAnsi="Courier New" w:cs="Courier New"/>
          <w:i/>
          <w:iCs/>
          <w:color w:val="808080"/>
          <w:sz w:val="18"/>
          <w:szCs w:val="18"/>
          <w:lang w:bidi="ar-SA"/>
        </w:rPr>
        <w:t xml:space="preserv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20045">
        <w:rPr>
          <w:rFonts w:ascii="Courier New" w:eastAsia="Times New Roman" w:hAnsi="Courier New" w:cs="Courier New"/>
          <w:color w:val="000000"/>
          <w:sz w:val="18"/>
          <w:szCs w:val="18"/>
          <w:lang w:bidi="ar-SA"/>
        </w:rPr>
        <w:t xml:space="preserve">7    </w:t>
      </w:r>
      <w:r w:rsidRPr="00E20045">
        <w:rPr>
          <w:rFonts w:ascii="Courier New" w:eastAsia="Times New Roman" w:hAnsi="Courier New" w:cs="Courier New"/>
          <w:i/>
          <w:iCs/>
          <w:color w:val="808080"/>
          <w:sz w:val="18"/>
          <w:szCs w:val="18"/>
          <w:lang w:bidi="ar-SA"/>
        </w:rPr>
        <w:t xml:space="preserve"> * Abstract class used as base class for any graphical resource monitor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8    </w:t>
      </w:r>
      <w:r w:rsidRPr="00E20045">
        <w:rPr>
          <w:rFonts w:ascii="Courier New" w:eastAsia="Times New Roman" w:hAnsi="Courier New" w:cs="Courier New"/>
          <w:i/>
          <w:iCs/>
          <w:color w:val="808080"/>
          <w:sz w:val="18"/>
          <w:szCs w:val="18"/>
          <w:lang w:bidi="ar-SA"/>
        </w:rPr>
        <w:t xml:space="preserve"> */</w:t>
      </w:r>
      <w:r w:rsidRPr="00E20045">
        <w:rPr>
          <w:rFonts w:ascii="Courier New" w:eastAsia="Times New Roman" w:hAnsi="Courier New" w:cs="Courier New"/>
          <w:color w:val="000000"/>
          <w:sz w:val="18"/>
          <w:szCs w:val="18"/>
          <w:lang w:bidi="ar-SA"/>
        </w:rPr>
        <w:t xml:space="preserv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9    </w:t>
      </w:r>
      <w:r w:rsidRPr="00E20045">
        <w:rPr>
          <w:rFonts w:ascii="Courier New" w:eastAsia="Times New Roman" w:hAnsi="Courier New" w:cs="Courier New"/>
          <w:b/>
          <w:bCs/>
          <w:color w:val="000080"/>
          <w:sz w:val="18"/>
          <w:szCs w:val="18"/>
          <w:lang w:bidi="ar-SA"/>
        </w:rPr>
        <w:t xml:space="preserve">public abstract class </w:t>
      </w:r>
      <w:r w:rsidRPr="00E20045">
        <w:rPr>
          <w:rFonts w:ascii="Courier New" w:eastAsia="Times New Roman" w:hAnsi="Courier New" w:cs="Courier New"/>
          <w:color w:val="000000"/>
          <w:sz w:val="18"/>
          <w:szCs w:val="18"/>
          <w:lang w:bidi="ar-SA"/>
        </w:rPr>
        <w:t xml:space="preserve">ResourceMonitorPlotter {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10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11       </w:t>
      </w:r>
      <w:r w:rsidRPr="00E20045">
        <w:rPr>
          <w:rFonts w:ascii="Courier New" w:eastAsia="Times New Roman" w:hAnsi="Courier New" w:cs="Courier New"/>
          <w:b/>
          <w:bCs/>
          <w:color w:val="000080"/>
          <w:sz w:val="18"/>
          <w:szCs w:val="18"/>
          <w:lang w:bidi="ar-SA"/>
        </w:rPr>
        <w:t xml:space="preserve">protected </w:t>
      </w:r>
      <w:r w:rsidRPr="00E20045">
        <w:rPr>
          <w:rFonts w:ascii="Courier New" w:eastAsia="Times New Roman" w:hAnsi="Courier New" w:cs="Courier New"/>
          <w:color w:val="000000"/>
          <w:sz w:val="18"/>
          <w:szCs w:val="18"/>
          <w:lang w:bidi="ar-SA"/>
        </w:rPr>
        <w:t xml:space="preserve">String resourceName;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12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13       </w:t>
      </w:r>
      <w:r w:rsidRPr="00E20045">
        <w:rPr>
          <w:rFonts w:ascii="Courier New" w:eastAsia="Times New Roman" w:hAnsi="Courier New" w:cs="Courier New"/>
          <w:b/>
          <w:bCs/>
          <w:color w:val="000080"/>
          <w:sz w:val="18"/>
          <w:szCs w:val="18"/>
          <w:lang w:bidi="ar-SA"/>
        </w:rPr>
        <w:t xml:space="preserve">protected static final </w:t>
      </w:r>
      <w:r w:rsidRPr="00E20045">
        <w:rPr>
          <w:rFonts w:ascii="Courier New" w:eastAsia="Times New Roman" w:hAnsi="Courier New" w:cs="Courier New"/>
          <w:color w:val="000000"/>
          <w:sz w:val="18"/>
          <w:szCs w:val="18"/>
          <w:lang w:bidi="ar-SA"/>
        </w:rPr>
        <w:t xml:space="preserve">Font LABEL_FONT = </w:t>
      </w:r>
      <w:r w:rsidRPr="00E20045">
        <w:rPr>
          <w:rFonts w:ascii="Courier New" w:eastAsia="Times New Roman" w:hAnsi="Courier New" w:cs="Courier New"/>
          <w:b/>
          <w:bCs/>
          <w:color w:val="000080"/>
          <w:sz w:val="18"/>
          <w:szCs w:val="18"/>
          <w:lang w:bidi="ar-SA"/>
        </w:rPr>
        <w:t xml:space="preserve">new </w:t>
      </w:r>
      <w:r w:rsidRPr="00E20045">
        <w:rPr>
          <w:rFonts w:ascii="Courier New" w:eastAsia="Times New Roman" w:hAnsi="Courier New" w:cs="Courier New"/>
          <w:color w:val="000000"/>
          <w:sz w:val="18"/>
          <w:szCs w:val="18"/>
          <w:lang w:bidi="ar-SA"/>
        </w:rPr>
        <w:t>Font(</w:t>
      </w:r>
      <w:r w:rsidRPr="00E20045">
        <w:rPr>
          <w:rFonts w:ascii="Courier New" w:eastAsia="Times New Roman" w:hAnsi="Courier New" w:cs="Courier New"/>
          <w:b/>
          <w:bCs/>
          <w:color w:val="008000"/>
          <w:sz w:val="18"/>
          <w:szCs w:val="18"/>
          <w:lang w:bidi="ar-SA"/>
        </w:rPr>
        <w:t>"sherif"</w:t>
      </w:r>
      <w:r w:rsidRPr="00E20045">
        <w:rPr>
          <w:rFonts w:ascii="Courier New" w:eastAsia="Times New Roman" w:hAnsi="Courier New" w:cs="Courier New"/>
          <w:color w:val="000000"/>
          <w:sz w:val="18"/>
          <w:szCs w:val="18"/>
          <w:lang w:bidi="ar-SA"/>
        </w:rPr>
        <w:t xml:space="preserve">, Font.BOLD, </w:t>
      </w:r>
      <w:r w:rsidRPr="00E20045">
        <w:rPr>
          <w:rFonts w:ascii="Courier New" w:eastAsia="Times New Roman" w:hAnsi="Courier New" w:cs="Courier New"/>
          <w:color w:val="0000FF"/>
          <w:sz w:val="18"/>
          <w:szCs w:val="18"/>
          <w:lang w:bidi="ar-SA"/>
        </w:rPr>
        <w:t>15</w:t>
      </w:r>
      <w:r w:rsidRPr="00E20045">
        <w:rPr>
          <w:rFonts w:ascii="Courier New" w:eastAsia="Times New Roman" w:hAnsi="Courier New" w:cs="Courier New"/>
          <w:color w:val="000000"/>
          <w:sz w:val="18"/>
          <w:szCs w:val="18"/>
          <w:lang w:bidi="ar-SA"/>
        </w:rPr>
        <w:t xml:space="preserv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14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15       </w:t>
      </w:r>
      <w:r w:rsidRPr="00E20045">
        <w:rPr>
          <w:rFonts w:ascii="Courier New" w:eastAsia="Times New Roman" w:hAnsi="Courier New" w:cs="Courier New"/>
          <w:b/>
          <w:bCs/>
          <w:color w:val="000080"/>
          <w:sz w:val="18"/>
          <w:szCs w:val="18"/>
          <w:lang w:bidi="ar-SA"/>
        </w:rPr>
        <w:t xml:space="preserve">protected </w:t>
      </w:r>
      <w:r w:rsidRPr="00E20045">
        <w:rPr>
          <w:rFonts w:ascii="Courier New" w:eastAsia="Times New Roman" w:hAnsi="Courier New" w:cs="Courier New"/>
          <w:color w:val="000000"/>
          <w:sz w:val="18"/>
          <w:szCs w:val="18"/>
          <w:lang w:bidi="ar-SA"/>
        </w:rPr>
        <w:t xml:space="preserve">JPanel graphPanel;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16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17       </w:t>
      </w:r>
      <w:r w:rsidRPr="00E20045">
        <w:rPr>
          <w:rFonts w:ascii="Courier New" w:eastAsia="Times New Roman" w:hAnsi="Courier New" w:cs="Courier New"/>
          <w:b/>
          <w:bCs/>
          <w:color w:val="000080"/>
          <w:sz w:val="18"/>
          <w:szCs w:val="18"/>
          <w:lang w:bidi="ar-SA"/>
        </w:rPr>
        <w:t xml:space="preserve">protected </w:t>
      </w:r>
      <w:r w:rsidRPr="00E20045">
        <w:rPr>
          <w:rFonts w:ascii="Courier New" w:eastAsia="Times New Roman" w:hAnsi="Courier New" w:cs="Courier New"/>
          <w:color w:val="000000"/>
          <w:sz w:val="18"/>
          <w:szCs w:val="18"/>
          <w:lang w:bidi="ar-SA"/>
        </w:rPr>
        <w:t xml:space="preserve">ResourceMonitorPlotter(String resourceName) {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18           </w:t>
      </w:r>
      <w:r w:rsidRPr="00E20045">
        <w:rPr>
          <w:rFonts w:ascii="Courier New" w:eastAsia="Times New Roman" w:hAnsi="Courier New" w:cs="Courier New"/>
          <w:b/>
          <w:bCs/>
          <w:color w:val="000080"/>
          <w:sz w:val="18"/>
          <w:szCs w:val="18"/>
          <w:lang w:bidi="ar-SA"/>
        </w:rPr>
        <w:t>this</w:t>
      </w:r>
      <w:r w:rsidRPr="00E20045">
        <w:rPr>
          <w:rFonts w:ascii="Courier New" w:eastAsia="Times New Roman" w:hAnsi="Courier New" w:cs="Courier New"/>
          <w:color w:val="000000"/>
          <w:sz w:val="18"/>
          <w:szCs w:val="18"/>
          <w:lang w:bidi="ar-SA"/>
        </w:rPr>
        <w:t xml:space="preserve">.resourceName = resourceName;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19           graphPanel = </w:t>
      </w:r>
      <w:r w:rsidRPr="00E20045">
        <w:rPr>
          <w:rFonts w:ascii="Courier New" w:eastAsia="Times New Roman" w:hAnsi="Courier New" w:cs="Courier New"/>
          <w:b/>
          <w:bCs/>
          <w:color w:val="000080"/>
          <w:sz w:val="18"/>
          <w:szCs w:val="18"/>
          <w:lang w:bidi="ar-SA"/>
        </w:rPr>
        <w:t xml:space="preserve">new </w:t>
      </w:r>
      <w:r w:rsidRPr="00E20045">
        <w:rPr>
          <w:rFonts w:ascii="Courier New" w:eastAsia="Times New Roman" w:hAnsi="Courier New" w:cs="Courier New"/>
          <w:color w:val="000000"/>
          <w:sz w:val="18"/>
          <w:szCs w:val="18"/>
          <w:lang w:bidi="ar-SA"/>
        </w:rPr>
        <w:t xml:space="preserve">JPanel();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20       }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21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22       </w:t>
      </w:r>
      <w:r w:rsidRPr="00E20045">
        <w:rPr>
          <w:rFonts w:ascii="Courier New" w:eastAsia="Times New Roman" w:hAnsi="Courier New" w:cs="Courier New"/>
          <w:b/>
          <w:bCs/>
          <w:color w:val="000080"/>
          <w:sz w:val="18"/>
          <w:szCs w:val="18"/>
          <w:lang w:bidi="ar-SA"/>
        </w:rPr>
        <w:t xml:space="preserve">public abstract void </w:t>
      </w:r>
      <w:r w:rsidRPr="00E20045">
        <w:rPr>
          <w:rFonts w:ascii="Courier New" w:eastAsia="Times New Roman" w:hAnsi="Courier New" w:cs="Courier New"/>
          <w:color w:val="000000"/>
          <w:sz w:val="18"/>
          <w:szCs w:val="18"/>
          <w:lang w:bidi="ar-SA"/>
        </w:rPr>
        <w:t xml:space="preserve">setCurrentValue(Object currentValue);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23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24       </w:t>
      </w:r>
      <w:r w:rsidRPr="00E20045">
        <w:rPr>
          <w:rFonts w:ascii="Courier New" w:eastAsia="Times New Roman" w:hAnsi="Courier New" w:cs="Courier New"/>
          <w:b/>
          <w:bCs/>
          <w:color w:val="000080"/>
          <w:sz w:val="18"/>
          <w:szCs w:val="18"/>
          <w:lang w:bidi="ar-SA"/>
        </w:rPr>
        <w:t xml:space="preserve">protected abstract void </w:t>
      </w:r>
      <w:r w:rsidRPr="00E20045">
        <w:rPr>
          <w:rFonts w:ascii="Courier New" w:eastAsia="Times New Roman" w:hAnsi="Courier New" w:cs="Courier New"/>
          <w:color w:val="000000"/>
          <w:sz w:val="18"/>
          <w:szCs w:val="18"/>
          <w:lang w:bidi="ar-SA"/>
        </w:rPr>
        <w:t>setup(</w:t>
      </w:r>
      <w:r w:rsidRPr="00E20045">
        <w:rPr>
          <w:rFonts w:ascii="Courier New" w:eastAsia="Times New Roman" w:hAnsi="Courier New" w:cs="Courier New"/>
          <w:b/>
          <w:bCs/>
          <w:color w:val="000080"/>
          <w:sz w:val="18"/>
          <w:szCs w:val="18"/>
          <w:lang w:bidi="ar-SA"/>
        </w:rPr>
        <w:t xml:space="preserve">int </w:t>
      </w:r>
      <w:r w:rsidRPr="00E20045">
        <w:rPr>
          <w:rFonts w:ascii="Courier New" w:eastAsia="Times New Roman" w:hAnsi="Courier New" w:cs="Courier New"/>
          <w:color w:val="000000"/>
          <w:sz w:val="18"/>
          <w:szCs w:val="18"/>
          <w:lang w:bidi="ar-SA"/>
        </w:rPr>
        <w:t xml:space="preserve">minimumValue, </w:t>
      </w:r>
      <w:r w:rsidRPr="00E20045">
        <w:rPr>
          <w:rFonts w:ascii="Courier New" w:eastAsia="Times New Roman" w:hAnsi="Courier New" w:cs="Courier New"/>
          <w:b/>
          <w:bCs/>
          <w:color w:val="000080"/>
          <w:sz w:val="18"/>
          <w:szCs w:val="18"/>
          <w:lang w:bidi="ar-SA"/>
        </w:rPr>
        <w:t xml:space="preserve">int </w:t>
      </w:r>
      <w:r w:rsidRPr="00E20045">
        <w:rPr>
          <w:rFonts w:ascii="Courier New" w:eastAsia="Times New Roman" w:hAnsi="Courier New" w:cs="Courier New"/>
          <w:color w:val="000000"/>
          <w:sz w:val="18"/>
          <w:szCs w:val="18"/>
          <w:lang w:bidi="ar-SA"/>
        </w:rPr>
        <w:t xml:space="preserve">maximumValue);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25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26       </w:t>
      </w:r>
      <w:r w:rsidRPr="00E20045">
        <w:rPr>
          <w:rFonts w:ascii="Courier New" w:eastAsia="Times New Roman" w:hAnsi="Courier New" w:cs="Courier New"/>
          <w:b/>
          <w:bCs/>
          <w:color w:val="000080"/>
          <w:sz w:val="18"/>
          <w:szCs w:val="18"/>
          <w:lang w:bidi="ar-SA"/>
        </w:rPr>
        <w:t xml:space="preserve">public </w:t>
      </w:r>
      <w:r w:rsidRPr="00E20045">
        <w:rPr>
          <w:rFonts w:ascii="Courier New" w:eastAsia="Times New Roman" w:hAnsi="Courier New" w:cs="Courier New"/>
          <w:color w:val="000000"/>
          <w:sz w:val="18"/>
          <w:szCs w:val="18"/>
          <w:lang w:bidi="ar-SA"/>
        </w:rPr>
        <w:t xml:space="preserve">JPanel getGraphPanel() {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27           </w:t>
      </w:r>
      <w:r w:rsidRPr="00E20045">
        <w:rPr>
          <w:rFonts w:ascii="Courier New" w:eastAsia="Times New Roman" w:hAnsi="Courier New" w:cs="Courier New"/>
          <w:b/>
          <w:bCs/>
          <w:color w:val="000080"/>
          <w:sz w:val="18"/>
          <w:szCs w:val="18"/>
          <w:lang w:bidi="ar-SA"/>
        </w:rPr>
        <w:t xml:space="preserve">return </w:t>
      </w:r>
      <w:r w:rsidRPr="00E20045">
        <w:rPr>
          <w:rFonts w:ascii="Courier New" w:eastAsia="Times New Roman" w:hAnsi="Courier New" w:cs="Courier New"/>
          <w:color w:val="000000"/>
          <w:sz w:val="18"/>
          <w:szCs w:val="18"/>
          <w:lang w:bidi="ar-SA"/>
        </w:rPr>
        <w:t xml:space="preserve">graphPanel;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28       }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29   } </w:t>
      </w:r>
    </w:p>
    <w:p w:rsidR="00E735B9" w:rsidRPr="00E735B9"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r w:rsidRPr="00E20045">
        <w:rPr>
          <w:rFonts w:ascii="Courier New" w:eastAsia="Times New Roman" w:hAnsi="Courier New" w:cs="Courier New"/>
          <w:color w:val="000000"/>
          <w:sz w:val="18"/>
          <w:szCs w:val="18"/>
          <w:lang w:bidi="ar-SA"/>
        </w:rPr>
        <w:t xml:space="preserve">30   </w:t>
      </w:r>
    </w:p>
    <w:p w:rsidR="00E735B9" w:rsidRDefault="00E735B9" w:rsidP="00E401F9">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05763D" w:rsidRPr="0005763D" w:rsidTr="0005763D">
        <w:trPr>
          <w:tblCellSpacing w:w="0" w:type="dxa"/>
        </w:trPr>
        <w:tc>
          <w:tcPr>
            <w:tcW w:w="0" w:type="auto"/>
            <w:shd w:val="clear" w:color="auto" w:fill="C0C0C0"/>
            <w:vAlign w:val="center"/>
            <w:hideMark/>
          </w:tcPr>
          <w:p w:rsidR="0005763D" w:rsidRPr="0005763D" w:rsidRDefault="0005763D" w:rsidP="008C600E">
            <w:pPr>
              <w:pStyle w:val="Heading2"/>
              <w:jc w:val="center"/>
              <w:rPr>
                <w:rFonts w:eastAsia="Times New Roman" w:cs="Times New Roman"/>
                <w:lang w:bidi="ar-SA"/>
              </w:rPr>
            </w:pPr>
            <w:bookmarkStart w:id="1154" w:name="_Toc264798617"/>
            <w:bookmarkStart w:id="1155" w:name="_Toc264737249"/>
            <w:bookmarkStart w:id="1156" w:name="_Toc264918527"/>
            <w:r w:rsidRPr="0005763D">
              <w:rPr>
                <w:rFonts w:eastAsia="Times New Roman"/>
                <w:lang w:bidi="ar-SA"/>
              </w:rPr>
              <w:t>ResourceMonitorPieChartPlotter.java</w:t>
            </w:r>
            <w:bookmarkEnd w:id="1154"/>
            <w:bookmarkEnd w:id="1155"/>
            <w:bookmarkEnd w:id="1156"/>
          </w:p>
        </w:tc>
      </w:tr>
    </w:tbl>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    </w:t>
      </w:r>
      <w:r w:rsidRPr="0005763D">
        <w:rPr>
          <w:rFonts w:ascii="Courier New" w:eastAsia="Times New Roman" w:hAnsi="Courier New" w:cs="Courier New"/>
          <w:b/>
          <w:bCs/>
          <w:color w:val="000080"/>
          <w:sz w:val="18"/>
          <w:szCs w:val="18"/>
          <w:lang w:bidi="ar-SA"/>
        </w:rPr>
        <w:t xml:space="preserve">package </w:t>
      </w:r>
      <w:r w:rsidRPr="0005763D">
        <w:rPr>
          <w:rFonts w:ascii="Courier New" w:eastAsia="Times New Roman" w:hAnsi="Courier New" w:cs="Courier New"/>
          <w:color w:val="000000"/>
          <w:sz w:val="18"/>
          <w:szCs w:val="18"/>
          <w:lang w:bidi="ar-SA"/>
        </w:rPr>
        <w:t xml:space="preserve">contextawaremodel.gui.resourceMonitor.resourceMonitorPlotter.impl;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contextawaremodel.gui.resourceMonitor.resourceMonitorPlotter.ResourceMonitorPlotter;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org.jfree.chart.ChartFactory;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org.jfree.chart.ChartPanel;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org.jfree.chart.JFreeChart;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org.jfree.chart.plot.PiePlot;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org.jfree.data.general.DefaultPieDataset;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9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10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java.awt.*;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11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java.util.Map;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12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java.util.Random;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13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14   </w:t>
      </w:r>
      <w:r w:rsidRPr="0005763D">
        <w:rPr>
          <w:rFonts w:ascii="Courier New" w:eastAsia="Times New Roman" w:hAnsi="Courier New" w:cs="Courier New"/>
          <w:i/>
          <w:iCs/>
          <w:color w:val="80808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15   </w:t>
      </w:r>
      <w:r w:rsidRPr="0005763D">
        <w:rPr>
          <w:rFonts w:ascii="Courier New" w:eastAsia="Times New Roman" w:hAnsi="Courier New" w:cs="Courier New"/>
          <w:i/>
          <w:iCs/>
          <w:color w:val="808080"/>
          <w:sz w:val="18"/>
          <w:szCs w:val="18"/>
          <w:lang w:bidi="ar-SA"/>
        </w:rPr>
        <w:t xml:space="preserve"> * Pie chart used for displaying the resources used by each task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16   </w:t>
      </w:r>
      <w:r w:rsidRPr="0005763D">
        <w:rPr>
          <w:rFonts w:ascii="Courier New" w:eastAsia="Times New Roman" w:hAnsi="Courier New" w:cs="Courier New"/>
          <w:i/>
          <w:iCs/>
          <w:color w:val="808080"/>
          <w:sz w:val="18"/>
          <w:szCs w:val="18"/>
          <w:lang w:bidi="ar-SA"/>
        </w:rPr>
        <w:t xml:space="preserve"> * on a server </w:t>
      </w:r>
      <w:r w:rsidR="001223CF" w:rsidRPr="0005763D">
        <w:rPr>
          <w:rFonts w:ascii="Courier New" w:eastAsia="Times New Roman" w:hAnsi="Courier New" w:cs="Courier New"/>
          <w:i/>
          <w:iCs/>
          <w:color w:val="808080"/>
          <w:sz w:val="18"/>
          <w:szCs w:val="18"/>
          <w:lang w:bidi="ar-SA"/>
        </w:rPr>
        <w:t>together</w:t>
      </w:r>
      <w:r w:rsidRPr="0005763D">
        <w:rPr>
          <w:rFonts w:ascii="Courier New" w:eastAsia="Times New Roman" w:hAnsi="Courier New" w:cs="Courier New"/>
          <w:i/>
          <w:iCs/>
          <w:color w:val="808080"/>
          <w:sz w:val="18"/>
          <w:szCs w:val="18"/>
          <w:lang w:bidi="ar-SA"/>
        </w:rPr>
        <w:t xml:space="preserve"> with the OS used and Free amount under the form of pie slices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lastRenderedPageBreak/>
        <w:t xml:space="preserve">17   </w:t>
      </w:r>
      <w:r w:rsidRPr="0005763D">
        <w:rPr>
          <w:rFonts w:ascii="Courier New" w:eastAsia="Times New Roman" w:hAnsi="Courier New" w:cs="Courier New"/>
          <w:i/>
          <w:iCs/>
          <w:color w:val="808080"/>
          <w:sz w:val="18"/>
          <w:szCs w:val="18"/>
          <w:lang w:bidi="ar-SA"/>
        </w:rPr>
        <w:t xml:space="preserve"> */</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18   </w:t>
      </w:r>
      <w:r w:rsidRPr="0005763D">
        <w:rPr>
          <w:rFonts w:ascii="Courier New" w:eastAsia="Times New Roman" w:hAnsi="Courier New" w:cs="Courier New"/>
          <w:b/>
          <w:bCs/>
          <w:color w:val="000080"/>
          <w:sz w:val="18"/>
          <w:szCs w:val="18"/>
          <w:lang w:bidi="ar-SA"/>
        </w:rPr>
        <w:t xml:space="preserve">public class </w:t>
      </w:r>
      <w:r w:rsidRPr="0005763D">
        <w:rPr>
          <w:rFonts w:ascii="Courier New" w:eastAsia="Times New Roman" w:hAnsi="Courier New" w:cs="Courier New"/>
          <w:color w:val="000000"/>
          <w:sz w:val="18"/>
          <w:szCs w:val="18"/>
          <w:lang w:bidi="ar-SA"/>
        </w:rPr>
        <w:t xml:space="preserve">ResourceMonitorPieChartPlotter </w:t>
      </w:r>
      <w:r w:rsidRPr="0005763D">
        <w:rPr>
          <w:rFonts w:ascii="Courier New" w:eastAsia="Times New Roman" w:hAnsi="Courier New" w:cs="Courier New"/>
          <w:b/>
          <w:bCs/>
          <w:color w:val="000080"/>
          <w:sz w:val="18"/>
          <w:szCs w:val="18"/>
          <w:lang w:bidi="ar-SA"/>
        </w:rPr>
        <w:t xml:space="preserve">extends </w:t>
      </w:r>
      <w:r w:rsidRPr="0005763D">
        <w:rPr>
          <w:rFonts w:ascii="Courier New" w:eastAsia="Times New Roman" w:hAnsi="Courier New" w:cs="Courier New"/>
          <w:color w:val="000000"/>
          <w:sz w:val="18"/>
          <w:szCs w:val="18"/>
          <w:lang w:bidi="ar-SA"/>
        </w:rPr>
        <w:t xml:space="preserve">ResourceMonitorPlotter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19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20       </w:t>
      </w:r>
      <w:r w:rsidRPr="0005763D">
        <w:rPr>
          <w:rFonts w:ascii="Courier New" w:eastAsia="Times New Roman" w:hAnsi="Courier New" w:cs="Courier New"/>
          <w:b/>
          <w:bCs/>
          <w:color w:val="000080"/>
          <w:sz w:val="18"/>
          <w:szCs w:val="18"/>
          <w:lang w:bidi="ar-SA"/>
        </w:rPr>
        <w:t xml:space="preserve">private </w:t>
      </w:r>
      <w:r w:rsidRPr="0005763D">
        <w:rPr>
          <w:rFonts w:ascii="Courier New" w:eastAsia="Times New Roman" w:hAnsi="Courier New" w:cs="Courier New"/>
          <w:color w:val="000000"/>
          <w:sz w:val="18"/>
          <w:szCs w:val="18"/>
          <w:lang w:bidi="ar-SA"/>
        </w:rPr>
        <w:t xml:space="preserve">JFreeChart chart;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21       </w:t>
      </w:r>
      <w:r w:rsidRPr="0005763D">
        <w:rPr>
          <w:rFonts w:ascii="Courier New" w:eastAsia="Times New Roman" w:hAnsi="Courier New" w:cs="Courier New"/>
          <w:b/>
          <w:bCs/>
          <w:color w:val="000080"/>
          <w:sz w:val="18"/>
          <w:szCs w:val="18"/>
          <w:lang w:bidi="ar-SA"/>
        </w:rPr>
        <w:t xml:space="preserve">private </w:t>
      </w:r>
      <w:r w:rsidRPr="0005763D">
        <w:rPr>
          <w:rFonts w:ascii="Courier New" w:eastAsia="Times New Roman" w:hAnsi="Courier New" w:cs="Courier New"/>
          <w:color w:val="000000"/>
          <w:sz w:val="18"/>
          <w:szCs w:val="18"/>
          <w:lang w:bidi="ar-SA"/>
        </w:rPr>
        <w:t xml:space="preserve">Random random;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22       </w:t>
      </w:r>
      <w:r w:rsidRPr="0005763D">
        <w:rPr>
          <w:rFonts w:ascii="Courier New" w:eastAsia="Times New Roman" w:hAnsi="Courier New" w:cs="Courier New"/>
          <w:b/>
          <w:bCs/>
          <w:color w:val="000080"/>
          <w:sz w:val="18"/>
          <w:szCs w:val="18"/>
          <w:lang w:bidi="ar-SA"/>
        </w:rPr>
        <w:t xml:space="preserve">private int </w:t>
      </w:r>
      <w:r w:rsidRPr="0005763D">
        <w:rPr>
          <w:rFonts w:ascii="Courier New" w:eastAsia="Times New Roman" w:hAnsi="Courier New" w:cs="Courier New"/>
          <w:color w:val="000000"/>
          <w:sz w:val="18"/>
          <w:szCs w:val="18"/>
          <w:lang w:bidi="ar-SA"/>
        </w:rPr>
        <w:t xml:space="preserve">oldDatasetSize = </w:t>
      </w:r>
      <w:r w:rsidRPr="0005763D">
        <w:rPr>
          <w:rFonts w:ascii="Courier New" w:eastAsia="Times New Roman" w:hAnsi="Courier New" w:cs="Courier New"/>
          <w:color w:val="0000FF"/>
          <w:sz w:val="18"/>
          <w:szCs w:val="18"/>
          <w:lang w:bidi="ar-SA"/>
        </w:rPr>
        <w:t>0</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23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24       </w:t>
      </w:r>
      <w:r w:rsidRPr="0005763D">
        <w:rPr>
          <w:rFonts w:ascii="Courier New" w:eastAsia="Times New Roman" w:hAnsi="Courier New" w:cs="Courier New"/>
          <w:b/>
          <w:bCs/>
          <w:color w:val="000080"/>
          <w:sz w:val="18"/>
          <w:szCs w:val="18"/>
          <w:lang w:bidi="ar-SA"/>
        </w:rPr>
        <w:t xml:space="preserve">public </w:t>
      </w:r>
      <w:r w:rsidRPr="0005763D">
        <w:rPr>
          <w:rFonts w:ascii="Courier New" w:eastAsia="Times New Roman" w:hAnsi="Courier New" w:cs="Courier New"/>
          <w:color w:val="000000"/>
          <w:sz w:val="18"/>
          <w:szCs w:val="18"/>
          <w:lang w:bidi="ar-SA"/>
        </w:rPr>
        <w:t xml:space="preserve">ResourceMonitorPieChartPlotter(String resourceName, </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minimumValue, </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maximumValue)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25           </w:t>
      </w:r>
      <w:r w:rsidRPr="0005763D">
        <w:rPr>
          <w:rFonts w:ascii="Courier New" w:eastAsia="Times New Roman" w:hAnsi="Courier New" w:cs="Courier New"/>
          <w:b/>
          <w:bCs/>
          <w:color w:val="000080"/>
          <w:sz w:val="18"/>
          <w:szCs w:val="18"/>
          <w:lang w:bidi="ar-SA"/>
        </w:rPr>
        <w:t>super</w:t>
      </w:r>
      <w:r w:rsidRPr="0005763D">
        <w:rPr>
          <w:rFonts w:ascii="Courier New" w:eastAsia="Times New Roman" w:hAnsi="Courier New" w:cs="Courier New"/>
          <w:color w:val="000000"/>
          <w:sz w:val="18"/>
          <w:szCs w:val="18"/>
          <w:lang w:bidi="ar-SA"/>
        </w:rPr>
        <w:t xml:space="preserve">(resourceName);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26           random =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 xml:space="preserve">Random();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27           setup(minimumValue, maximumValue);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28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29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30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31       </w:t>
      </w:r>
      <w:r w:rsidRPr="0005763D">
        <w:rPr>
          <w:rFonts w:ascii="Courier New" w:eastAsia="Times New Roman" w:hAnsi="Courier New" w:cs="Courier New"/>
          <w:i/>
          <w:iCs/>
          <w:color w:val="80808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32   </w:t>
      </w:r>
      <w:r w:rsidRPr="0005763D">
        <w:rPr>
          <w:rFonts w:ascii="Courier New" w:eastAsia="Times New Roman" w:hAnsi="Courier New" w:cs="Courier New"/>
          <w:i/>
          <w:iCs/>
          <w:color w:val="808080"/>
          <w:sz w:val="18"/>
          <w:szCs w:val="18"/>
          <w:lang w:bidi="ar-SA"/>
        </w:rPr>
        <w:t xml:space="preserve">     * </w:t>
      </w:r>
      <w:r w:rsidRPr="0005763D">
        <w:rPr>
          <w:rFonts w:ascii="Courier New" w:eastAsia="Times New Roman" w:hAnsi="Courier New" w:cs="Courier New"/>
          <w:b/>
          <w:bCs/>
          <w:i/>
          <w:iCs/>
          <w:color w:val="808080"/>
          <w:sz w:val="18"/>
          <w:szCs w:val="18"/>
          <w:lang w:bidi="ar-SA"/>
        </w:rPr>
        <w:t xml:space="preserve">@param </w:t>
      </w:r>
      <w:r w:rsidRPr="0005763D">
        <w:rPr>
          <w:rFonts w:ascii="Courier New" w:eastAsia="Times New Roman" w:hAnsi="Courier New" w:cs="Courier New"/>
          <w:i/>
          <w:iCs/>
          <w:color w:val="808080"/>
          <w:sz w:val="18"/>
          <w:szCs w:val="18"/>
          <w:lang w:bidi="ar-SA"/>
        </w:rPr>
        <w:t xml:space="preserve">currentValue Map&lt;Integer,String&gt; representing &lt;value,label&gt; pairs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33   </w:t>
      </w:r>
      <w:r w:rsidRPr="0005763D">
        <w:rPr>
          <w:rFonts w:ascii="Courier New" w:eastAsia="Times New Roman" w:hAnsi="Courier New" w:cs="Courier New"/>
          <w:i/>
          <w:iCs/>
          <w:color w:val="808080"/>
          <w:sz w:val="18"/>
          <w:szCs w:val="18"/>
          <w:lang w:bidi="ar-SA"/>
        </w:rPr>
        <w:t xml:space="preserve">     */</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34       @Override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35       </w:t>
      </w:r>
      <w:r w:rsidRPr="0005763D">
        <w:rPr>
          <w:rFonts w:ascii="Courier New" w:eastAsia="Times New Roman" w:hAnsi="Courier New" w:cs="Courier New"/>
          <w:b/>
          <w:bCs/>
          <w:color w:val="000080"/>
          <w:sz w:val="18"/>
          <w:szCs w:val="18"/>
          <w:lang w:bidi="ar-SA"/>
        </w:rPr>
        <w:t xml:space="preserve">public void </w:t>
      </w:r>
      <w:r w:rsidRPr="0005763D">
        <w:rPr>
          <w:rFonts w:ascii="Courier New" w:eastAsia="Times New Roman" w:hAnsi="Courier New" w:cs="Courier New"/>
          <w:color w:val="000000"/>
          <w:sz w:val="18"/>
          <w:szCs w:val="18"/>
          <w:lang w:bidi="ar-SA"/>
        </w:rPr>
        <w:t xml:space="preserve">setCurrentValue(Object currentValue)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36           DefaultPieDataset dataset =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 xml:space="preserve">DefaultPieDataset();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37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38           Map&lt;String, Integer&gt; values = (Map&lt;String, Integer&gt;) currentValue;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39           </w:t>
      </w:r>
      <w:r w:rsidRPr="0005763D">
        <w:rPr>
          <w:rFonts w:ascii="Courier New" w:eastAsia="Times New Roman" w:hAnsi="Courier New" w:cs="Courier New"/>
          <w:b/>
          <w:bCs/>
          <w:color w:val="000080"/>
          <w:sz w:val="18"/>
          <w:szCs w:val="18"/>
          <w:lang w:bidi="ar-SA"/>
        </w:rPr>
        <w:t xml:space="preserve">for </w:t>
      </w:r>
      <w:r w:rsidRPr="0005763D">
        <w:rPr>
          <w:rFonts w:ascii="Courier New" w:eastAsia="Times New Roman" w:hAnsi="Courier New" w:cs="Courier New"/>
          <w:color w:val="000000"/>
          <w:sz w:val="18"/>
          <w:szCs w:val="18"/>
          <w:lang w:bidi="ar-SA"/>
        </w:rPr>
        <w:t xml:space="preserve">(Map.Entry&lt;String, Integer&gt; entry : values.entrySet())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40               dataset.setValue(entry.getKey(), entry.getValue());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41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42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43           PiePlot plot = (PiePlot) chart.getPlot();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44           plot.setDataset(dataset);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45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46           </w:t>
      </w:r>
      <w:r w:rsidRPr="0005763D">
        <w:rPr>
          <w:rFonts w:ascii="Courier New" w:eastAsia="Times New Roman" w:hAnsi="Courier New" w:cs="Courier New"/>
          <w:b/>
          <w:bCs/>
          <w:color w:val="000080"/>
          <w:sz w:val="18"/>
          <w:szCs w:val="18"/>
          <w:lang w:bidi="ar-SA"/>
        </w:rPr>
        <w:t xml:space="preserve">if </w:t>
      </w:r>
      <w:r w:rsidRPr="0005763D">
        <w:rPr>
          <w:rFonts w:ascii="Courier New" w:eastAsia="Times New Roman" w:hAnsi="Courier New" w:cs="Courier New"/>
          <w:color w:val="000000"/>
          <w:sz w:val="18"/>
          <w:szCs w:val="18"/>
          <w:lang w:bidi="ar-SA"/>
        </w:rPr>
        <w:t xml:space="preserve">(values.size() == oldDatasetSize)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47               </w:t>
      </w:r>
      <w:r w:rsidRPr="0005763D">
        <w:rPr>
          <w:rFonts w:ascii="Courier New" w:eastAsia="Times New Roman" w:hAnsi="Courier New" w:cs="Courier New"/>
          <w:b/>
          <w:bCs/>
          <w:color w:val="000080"/>
          <w:sz w:val="18"/>
          <w:szCs w:val="18"/>
          <w:lang w:bidi="ar-SA"/>
        </w:rPr>
        <w:t>return</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48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49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50           oldDatasetSize = values.size();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51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52           plot.setSectionPaint(dataset.getIndex(</w:t>
      </w:r>
      <w:r w:rsidRPr="0005763D">
        <w:rPr>
          <w:rFonts w:ascii="Courier New" w:eastAsia="Times New Roman" w:hAnsi="Courier New" w:cs="Courier New"/>
          <w:b/>
          <w:bCs/>
          <w:color w:val="008000"/>
          <w:sz w:val="18"/>
          <w:szCs w:val="18"/>
          <w:lang w:bidi="ar-SA"/>
        </w:rPr>
        <w:t>"Free"</w:t>
      </w:r>
      <w:r w:rsidRPr="0005763D">
        <w:rPr>
          <w:rFonts w:ascii="Courier New" w:eastAsia="Times New Roman" w:hAnsi="Courier New" w:cs="Courier New"/>
          <w:color w:val="000000"/>
          <w:sz w:val="18"/>
          <w:szCs w:val="18"/>
          <w:lang w:bidi="ar-SA"/>
        </w:rPr>
        <w:t xml:space="preserve">), Color.BLUE);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53           plot.setSectionPaint(dataset.getIndex(</w:t>
      </w:r>
      <w:r w:rsidRPr="0005763D">
        <w:rPr>
          <w:rFonts w:ascii="Courier New" w:eastAsia="Times New Roman" w:hAnsi="Courier New" w:cs="Courier New"/>
          <w:b/>
          <w:bCs/>
          <w:color w:val="008000"/>
          <w:sz w:val="18"/>
          <w:szCs w:val="18"/>
          <w:lang w:bidi="ar-SA"/>
        </w:rPr>
        <w:t>"OS"</w:t>
      </w:r>
      <w:r w:rsidRPr="0005763D">
        <w:rPr>
          <w:rFonts w:ascii="Courier New" w:eastAsia="Times New Roman" w:hAnsi="Courier New" w:cs="Courier New"/>
          <w:color w:val="000000"/>
          <w:sz w:val="18"/>
          <w:szCs w:val="18"/>
          <w:lang w:bidi="ar-SA"/>
        </w:rPr>
        <w:t xml:space="preserve">), Color.BLACK);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54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55           </w:t>
      </w:r>
      <w:r w:rsidRPr="0005763D">
        <w:rPr>
          <w:rFonts w:ascii="Courier New" w:eastAsia="Times New Roman" w:hAnsi="Courier New" w:cs="Courier New"/>
          <w:b/>
          <w:bCs/>
          <w:color w:val="000080"/>
          <w:sz w:val="18"/>
          <w:szCs w:val="18"/>
          <w:lang w:bidi="ar-SA"/>
        </w:rPr>
        <w:t xml:space="preserve">for </w:t>
      </w:r>
      <w:r w:rsidRPr="0005763D">
        <w:rPr>
          <w:rFonts w:ascii="Courier New" w:eastAsia="Times New Roman" w:hAnsi="Courier New" w:cs="Courier New"/>
          <w:color w:val="000000"/>
          <w:sz w:val="18"/>
          <w:szCs w:val="18"/>
          <w:lang w:bidi="ar-SA"/>
        </w:rPr>
        <w:t>(</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i = </w:t>
      </w:r>
      <w:r w:rsidRPr="0005763D">
        <w:rPr>
          <w:rFonts w:ascii="Courier New" w:eastAsia="Times New Roman" w:hAnsi="Courier New" w:cs="Courier New"/>
          <w:color w:val="0000FF"/>
          <w:sz w:val="18"/>
          <w:szCs w:val="18"/>
          <w:lang w:bidi="ar-SA"/>
        </w:rPr>
        <w:t>0</w:t>
      </w:r>
      <w:r w:rsidRPr="0005763D">
        <w:rPr>
          <w:rFonts w:ascii="Courier New" w:eastAsia="Times New Roman" w:hAnsi="Courier New" w:cs="Courier New"/>
          <w:color w:val="000000"/>
          <w:sz w:val="18"/>
          <w:szCs w:val="18"/>
          <w:lang w:bidi="ar-SA"/>
        </w:rPr>
        <w:t xml:space="preserve">; i &lt; values.size(); i++)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56               plot.setExplodePercent(i, </w:t>
      </w:r>
      <w:r w:rsidRPr="0005763D">
        <w:rPr>
          <w:rFonts w:ascii="Courier New" w:eastAsia="Times New Roman" w:hAnsi="Courier New" w:cs="Courier New"/>
          <w:color w:val="0000FF"/>
          <w:sz w:val="18"/>
          <w:szCs w:val="18"/>
          <w:lang w:bidi="ar-SA"/>
        </w:rPr>
        <w:t>0.025</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57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58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59           </w:t>
      </w:r>
      <w:r w:rsidRPr="0005763D">
        <w:rPr>
          <w:rFonts w:ascii="Courier New" w:eastAsia="Times New Roman" w:hAnsi="Courier New" w:cs="Courier New"/>
          <w:i/>
          <w:iCs/>
          <w:color w:val="80808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60   </w:t>
      </w:r>
      <w:r w:rsidRPr="0005763D">
        <w:rPr>
          <w:rFonts w:ascii="Courier New" w:eastAsia="Times New Roman" w:hAnsi="Courier New" w:cs="Courier New"/>
          <w:i/>
          <w:iCs/>
          <w:color w:val="808080"/>
          <w:sz w:val="18"/>
          <w:szCs w:val="18"/>
          <w:lang w:bidi="ar-SA"/>
        </w:rPr>
        <w:t xml:space="preserve">         * Find the representation pie slices different than OS and Free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61   </w:t>
      </w:r>
      <w:r w:rsidRPr="0005763D">
        <w:rPr>
          <w:rFonts w:ascii="Courier New" w:eastAsia="Times New Roman" w:hAnsi="Courier New" w:cs="Courier New"/>
          <w:i/>
          <w:iCs/>
          <w:color w:val="808080"/>
          <w:sz w:val="18"/>
          <w:szCs w:val="18"/>
          <w:lang w:bidi="ar-SA"/>
        </w:rPr>
        <w:t xml:space="preserve">         * and assign random colours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62   </w:t>
      </w:r>
      <w:r w:rsidRPr="0005763D">
        <w:rPr>
          <w:rFonts w:ascii="Courier New" w:eastAsia="Times New Roman" w:hAnsi="Courier New" w:cs="Courier New"/>
          <w:i/>
          <w:iCs/>
          <w:color w:val="808080"/>
          <w:sz w:val="18"/>
          <w:szCs w:val="18"/>
          <w:lang w:bidi="ar-SA"/>
        </w:rPr>
        <w:t xml:space="preserve">         */</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63           </w:t>
      </w:r>
      <w:r w:rsidRPr="0005763D">
        <w:rPr>
          <w:rFonts w:ascii="Courier New" w:eastAsia="Times New Roman" w:hAnsi="Courier New" w:cs="Courier New"/>
          <w:b/>
          <w:bCs/>
          <w:color w:val="000080"/>
          <w:sz w:val="18"/>
          <w:szCs w:val="18"/>
          <w:lang w:bidi="ar-SA"/>
        </w:rPr>
        <w:t xml:space="preserve">for </w:t>
      </w:r>
      <w:r w:rsidRPr="0005763D">
        <w:rPr>
          <w:rFonts w:ascii="Courier New" w:eastAsia="Times New Roman" w:hAnsi="Courier New" w:cs="Courier New"/>
          <w:color w:val="000000"/>
          <w:sz w:val="18"/>
          <w:szCs w:val="18"/>
          <w:lang w:bidi="ar-SA"/>
        </w:rPr>
        <w:t xml:space="preserve">(Object key : dataset.getKeys())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64               </w:t>
      </w:r>
      <w:r w:rsidRPr="0005763D">
        <w:rPr>
          <w:rFonts w:ascii="Courier New" w:eastAsia="Times New Roman" w:hAnsi="Courier New" w:cs="Courier New"/>
          <w:b/>
          <w:bCs/>
          <w:color w:val="000080"/>
          <w:sz w:val="18"/>
          <w:szCs w:val="18"/>
          <w:lang w:bidi="ar-SA"/>
        </w:rPr>
        <w:t xml:space="preserve">if </w:t>
      </w:r>
      <w:r w:rsidRPr="0005763D">
        <w:rPr>
          <w:rFonts w:ascii="Courier New" w:eastAsia="Times New Roman" w:hAnsi="Courier New" w:cs="Courier New"/>
          <w:color w:val="000000"/>
          <w:sz w:val="18"/>
          <w:szCs w:val="18"/>
          <w:lang w:bidi="ar-SA"/>
        </w:rPr>
        <w:t>(!key.equals(</w:t>
      </w:r>
      <w:r w:rsidRPr="0005763D">
        <w:rPr>
          <w:rFonts w:ascii="Courier New" w:eastAsia="Times New Roman" w:hAnsi="Courier New" w:cs="Courier New"/>
          <w:b/>
          <w:bCs/>
          <w:color w:val="008000"/>
          <w:sz w:val="18"/>
          <w:szCs w:val="18"/>
          <w:lang w:bidi="ar-SA"/>
        </w:rPr>
        <w:t>"Free"</w:t>
      </w:r>
      <w:r w:rsidRPr="0005763D">
        <w:rPr>
          <w:rFonts w:ascii="Courier New" w:eastAsia="Times New Roman" w:hAnsi="Courier New" w:cs="Courier New"/>
          <w:color w:val="000000"/>
          <w:sz w:val="18"/>
          <w:szCs w:val="18"/>
          <w:lang w:bidi="ar-SA"/>
        </w:rPr>
        <w:t>) &amp;&amp; !key.equals(</w:t>
      </w:r>
      <w:r w:rsidRPr="0005763D">
        <w:rPr>
          <w:rFonts w:ascii="Courier New" w:eastAsia="Times New Roman" w:hAnsi="Courier New" w:cs="Courier New"/>
          <w:b/>
          <w:bCs/>
          <w:color w:val="008000"/>
          <w:sz w:val="18"/>
          <w:szCs w:val="18"/>
          <w:lang w:bidi="ar-SA"/>
        </w:rPr>
        <w:t>"OS"</w:t>
      </w:r>
      <w:r w:rsidRPr="0005763D">
        <w:rPr>
          <w:rFonts w:ascii="Courier New" w:eastAsia="Times New Roman" w:hAnsi="Courier New" w:cs="Courier New"/>
          <w:color w:val="000000"/>
          <w:sz w:val="18"/>
          <w:szCs w:val="18"/>
          <w:lang w:bidi="ar-SA"/>
        </w:rPr>
        <w:t xml:space="preserve">))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65                   plot.setSectionPaint(dataset.getIndex((String) key),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66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Color(</w:t>
      </w:r>
      <w:r w:rsidRPr="0005763D">
        <w:rPr>
          <w:rFonts w:ascii="Courier New" w:eastAsia="Times New Roman" w:hAnsi="Courier New" w:cs="Courier New"/>
          <w:color w:val="0000FF"/>
          <w:sz w:val="18"/>
          <w:szCs w:val="18"/>
          <w:lang w:bidi="ar-SA"/>
        </w:rPr>
        <w:t xml:space="preserve">25 </w:t>
      </w:r>
      <w:r w:rsidRPr="0005763D">
        <w:rPr>
          <w:rFonts w:ascii="Courier New" w:eastAsia="Times New Roman" w:hAnsi="Courier New" w:cs="Courier New"/>
          <w:color w:val="000000"/>
          <w:sz w:val="18"/>
          <w:szCs w:val="18"/>
          <w:lang w:bidi="ar-SA"/>
        </w:rPr>
        <w:t>+ random.nextInt(</w:t>
      </w:r>
      <w:r w:rsidRPr="0005763D">
        <w:rPr>
          <w:rFonts w:ascii="Courier New" w:eastAsia="Times New Roman" w:hAnsi="Courier New" w:cs="Courier New"/>
          <w:color w:val="0000FF"/>
          <w:sz w:val="18"/>
          <w:szCs w:val="18"/>
          <w:lang w:bidi="ar-SA"/>
        </w:rPr>
        <w:t>230</w:t>
      </w:r>
      <w:r w:rsidRPr="0005763D">
        <w:rPr>
          <w:rFonts w:ascii="Courier New" w:eastAsia="Times New Roman" w:hAnsi="Courier New" w:cs="Courier New"/>
          <w:color w:val="000000"/>
          <w:sz w:val="18"/>
          <w:szCs w:val="18"/>
          <w:lang w:bidi="ar-SA"/>
        </w:rPr>
        <w:t xml:space="preserve">), </w:t>
      </w:r>
      <w:r w:rsidRPr="0005763D">
        <w:rPr>
          <w:rFonts w:ascii="Courier New" w:eastAsia="Times New Roman" w:hAnsi="Courier New" w:cs="Courier New"/>
          <w:color w:val="0000FF"/>
          <w:sz w:val="18"/>
          <w:szCs w:val="18"/>
          <w:lang w:bidi="ar-SA"/>
        </w:rPr>
        <w:t xml:space="preserve">25 </w:t>
      </w:r>
      <w:r w:rsidRPr="0005763D">
        <w:rPr>
          <w:rFonts w:ascii="Courier New" w:eastAsia="Times New Roman" w:hAnsi="Courier New" w:cs="Courier New"/>
          <w:color w:val="000000"/>
          <w:sz w:val="18"/>
          <w:szCs w:val="18"/>
          <w:lang w:bidi="ar-SA"/>
        </w:rPr>
        <w:t>+ random.nextInt(</w:t>
      </w:r>
      <w:r w:rsidRPr="0005763D">
        <w:rPr>
          <w:rFonts w:ascii="Courier New" w:eastAsia="Times New Roman" w:hAnsi="Courier New" w:cs="Courier New"/>
          <w:color w:val="0000FF"/>
          <w:sz w:val="18"/>
          <w:szCs w:val="18"/>
          <w:lang w:bidi="ar-SA"/>
        </w:rPr>
        <w:t>230</w:t>
      </w:r>
      <w:r w:rsidRPr="0005763D">
        <w:rPr>
          <w:rFonts w:ascii="Courier New" w:eastAsia="Times New Roman" w:hAnsi="Courier New" w:cs="Courier New"/>
          <w:color w:val="000000"/>
          <w:sz w:val="18"/>
          <w:szCs w:val="18"/>
          <w:lang w:bidi="ar-SA"/>
        </w:rPr>
        <w:t xml:space="preserve">), </w:t>
      </w:r>
      <w:r w:rsidRPr="0005763D">
        <w:rPr>
          <w:rFonts w:ascii="Courier New" w:eastAsia="Times New Roman" w:hAnsi="Courier New" w:cs="Courier New"/>
          <w:color w:val="0000FF"/>
          <w:sz w:val="18"/>
          <w:szCs w:val="18"/>
          <w:lang w:bidi="ar-SA"/>
        </w:rPr>
        <w:t>25</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67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68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69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70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71       @Override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72       </w:t>
      </w:r>
      <w:r w:rsidRPr="0005763D">
        <w:rPr>
          <w:rFonts w:ascii="Courier New" w:eastAsia="Times New Roman" w:hAnsi="Courier New" w:cs="Courier New"/>
          <w:b/>
          <w:bCs/>
          <w:color w:val="000080"/>
          <w:sz w:val="18"/>
          <w:szCs w:val="18"/>
          <w:lang w:bidi="ar-SA"/>
        </w:rPr>
        <w:t xml:space="preserve">protected void </w:t>
      </w:r>
      <w:r w:rsidRPr="0005763D">
        <w:rPr>
          <w:rFonts w:ascii="Courier New" w:eastAsia="Times New Roman" w:hAnsi="Courier New" w:cs="Courier New"/>
          <w:color w:val="000000"/>
          <w:sz w:val="18"/>
          <w:szCs w:val="18"/>
          <w:lang w:bidi="ar-SA"/>
        </w:rPr>
        <w:t>setup(</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minimumValue, </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maximumValue)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73           DefaultPieDataset dataset =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 xml:space="preserve">DefaultPieDataset();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74           chart = ChartFactory.createPieChart(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75                   resourceName,        </w:t>
      </w:r>
      <w:r w:rsidRPr="0005763D">
        <w:rPr>
          <w:rFonts w:ascii="Courier New" w:eastAsia="Times New Roman" w:hAnsi="Courier New" w:cs="Courier New"/>
          <w:i/>
          <w:iCs/>
          <w:color w:val="808080"/>
          <w:sz w:val="18"/>
          <w:szCs w:val="18"/>
          <w:lang w:bidi="ar-SA"/>
        </w:rPr>
        <w:t>// chart title</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76                   dataset,             </w:t>
      </w:r>
      <w:r w:rsidRPr="0005763D">
        <w:rPr>
          <w:rFonts w:ascii="Courier New" w:eastAsia="Times New Roman" w:hAnsi="Courier New" w:cs="Courier New"/>
          <w:i/>
          <w:iCs/>
          <w:color w:val="808080"/>
          <w:sz w:val="18"/>
          <w:szCs w:val="18"/>
          <w:lang w:bidi="ar-SA"/>
        </w:rPr>
        <w:t>// data</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77                   </w:t>
      </w:r>
      <w:r w:rsidRPr="0005763D">
        <w:rPr>
          <w:rFonts w:ascii="Courier New" w:eastAsia="Times New Roman" w:hAnsi="Courier New" w:cs="Courier New"/>
          <w:b/>
          <w:bCs/>
          <w:color w:val="000080"/>
          <w:sz w:val="18"/>
          <w:szCs w:val="18"/>
          <w:lang w:bidi="ar-SA"/>
        </w:rPr>
        <w:t>false</w:t>
      </w:r>
      <w:r w:rsidRPr="0005763D">
        <w:rPr>
          <w:rFonts w:ascii="Courier New" w:eastAsia="Times New Roman" w:hAnsi="Courier New" w:cs="Courier New"/>
          <w:color w:val="000000"/>
          <w:sz w:val="18"/>
          <w:szCs w:val="18"/>
          <w:lang w:bidi="ar-SA"/>
        </w:rPr>
        <w:t xml:space="preserve">,               </w:t>
      </w:r>
      <w:r w:rsidRPr="0005763D">
        <w:rPr>
          <w:rFonts w:ascii="Courier New" w:eastAsia="Times New Roman" w:hAnsi="Courier New" w:cs="Courier New"/>
          <w:i/>
          <w:iCs/>
          <w:color w:val="808080"/>
          <w:sz w:val="18"/>
          <w:szCs w:val="18"/>
          <w:lang w:bidi="ar-SA"/>
        </w:rPr>
        <w:t>// include legend</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lastRenderedPageBreak/>
        <w:t xml:space="preserve">78                   </w:t>
      </w:r>
      <w:r w:rsidRPr="0005763D">
        <w:rPr>
          <w:rFonts w:ascii="Courier New" w:eastAsia="Times New Roman" w:hAnsi="Courier New" w:cs="Courier New"/>
          <w:b/>
          <w:bCs/>
          <w:color w:val="000080"/>
          <w:sz w:val="18"/>
          <w:szCs w:val="18"/>
          <w:lang w:bidi="ar-SA"/>
        </w:rPr>
        <w:t>true</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79                   </w:t>
      </w:r>
      <w:r w:rsidRPr="0005763D">
        <w:rPr>
          <w:rFonts w:ascii="Courier New" w:eastAsia="Times New Roman" w:hAnsi="Courier New" w:cs="Courier New"/>
          <w:b/>
          <w:bCs/>
          <w:color w:val="000080"/>
          <w:sz w:val="18"/>
          <w:szCs w:val="18"/>
          <w:lang w:bidi="ar-SA"/>
        </w:rPr>
        <w:t>false</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80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81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82           PiePlot plot = (PiePlot) chart.getPlot();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83           plot.setLabelFont(LABEL_FONT);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84           plot.setNoDataMessage(</w:t>
      </w:r>
      <w:r w:rsidRPr="0005763D">
        <w:rPr>
          <w:rFonts w:ascii="Courier New" w:eastAsia="Times New Roman" w:hAnsi="Courier New" w:cs="Courier New"/>
          <w:b/>
          <w:bCs/>
          <w:color w:val="008000"/>
          <w:sz w:val="18"/>
          <w:szCs w:val="18"/>
          <w:lang w:bidi="ar-SA"/>
        </w:rPr>
        <w:t>"No data available"</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85           graphPanel =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 xml:space="preserve">ChartPanel(chart);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86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87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r w:rsidRPr="0005763D">
        <w:rPr>
          <w:rFonts w:ascii="Courier New" w:eastAsia="Times New Roman" w:hAnsi="Courier New" w:cs="Courier New"/>
          <w:color w:val="000000"/>
          <w:sz w:val="18"/>
          <w:szCs w:val="18"/>
          <w:lang w:bidi="ar-SA"/>
        </w:rPr>
        <w:t xml:space="preserve">88   </w:t>
      </w:r>
    </w:p>
    <w:p w:rsidR="00E20045" w:rsidRDefault="00E20045" w:rsidP="00E401F9">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1223CF" w:rsidRPr="001223CF" w:rsidTr="001223CF">
        <w:trPr>
          <w:tblCellSpacing w:w="0" w:type="dxa"/>
        </w:trPr>
        <w:tc>
          <w:tcPr>
            <w:tcW w:w="0" w:type="auto"/>
            <w:shd w:val="clear" w:color="auto" w:fill="C0C0C0"/>
            <w:vAlign w:val="center"/>
            <w:hideMark/>
          </w:tcPr>
          <w:p w:rsidR="001223CF" w:rsidRPr="001223CF" w:rsidRDefault="001223CF" w:rsidP="008C600E">
            <w:pPr>
              <w:pStyle w:val="Heading2"/>
              <w:jc w:val="center"/>
              <w:rPr>
                <w:rFonts w:eastAsia="Times New Roman" w:cs="Times New Roman"/>
                <w:lang w:bidi="ar-SA"/>
              </w:rPr>
            </w:pPr>
            <w:bookmarkStart w:id="1157" w:name="_Toc264798618"/>
            <w:bookmarkStart w:id="1158" w:name="_Toc264737250"/>
            <w:bookmarkStart w:id="1159" w:name="_Toc264918528"/>
            <w:r w:rsidRPr="001223CF">
              <w:rPr>
                <w:rFonts w:eastAsia="Times New Roman"/>
                <w:lang w:bidi="ar-SA"/>
              </w:rPr>
              <w:t>X3DAgent.java</w:t>
            </w:r>
            <w:bookmarkEnd w:id="1157"/>
            <w:bookmarkEnd w:id="1158"/>
            <w:bookmarkEnd w:id="1159"/>
          </w:p>
        </w:tc>
      </w:tr>
    </w:tbl>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1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    </w:t>
      </w:r>
      <w:r w:rsidRPr="001223CF">
        <w:rPr>
          <w:rFonts w:ascii="Courier New" w:eastAsia="Times New Roman" w:hAnsi="Courier New" w:cs="Courier New"/>
          <w:i/>
          <w:iCs/>
          <w:color w:val="808080"/>
          <w:sz w:val="18"/>
          <w:szCs w:val="18"/>
          <w:lang w:bidi="ar-SA"/>
        </w:rPr>
        <w:t xml:space="preserve"> * Agent used for creating 3D context representations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    </w:t>
      </w:r>
      <w:r w:rsidRPr="001223CF">
        <w:rPr>
          <w:rFonts w:ascii="Courier New" w:eastAsia="Times New Roman" w:hAnsi="Courier New" w:cs="Courier New"/>
          <w:b/>
          <w:bCs/>
          <w:color w:val="000080"/>
          <w:sz w:val="18"/>
          <w:szCs w:val="18"/>
          <w:lang w:bidi="ar-SA"/>
        </w:rPr>
        <w:t xml:space="preserve">package </w:t>
      </w:r>
      <w:r w:rsidRPr="001223CF">
        <w:rPr>
          <w:rFonts w:ascii="Courier New" w:eastAsia="Times New Roman" w:hAnsi="Courier New" w:cs="Courier New"/>
          <w:color w:val="000000"/>
          <w:sz w:val="18"/>
          <w:szCs w:val="18"/>
          <w:lang w:bidi="ar-SA"/>
        </w:rPr>
        <w:t xml:space="preserve">contextawaremodel.agents;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contextawaremodel.GlobalVars;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contextawaremodel.agents.behaviours.BasicX3DBehaviour;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jade.core.Agent;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org.web3d.x3d.sai.*;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javax.swing.*;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java.awt.*;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java.awt.event.ActionEvent;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java.awt.event.ActionListener;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java.util.ArrayList;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java.util.HashMap;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java.util.Map;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   </w:t>
      </w:r>
      <w:r w:rsidRPr="001223CF">
        <w:rPr>
          <w:rFonts w:ascii="Courier New" w:eastAsia="Times New Roman" w:hAnsi="Courier New" w:cs="Courier New"/>
          <w:b/>
          <w:bCs/>
          <w:color w:val="000080"/>
          <w:sz w:val="18"/>
          <w:szCs w:val="18"/>
          <w:lang w:bidi="ar-SA"/>
        </w:rPr>
        <w:t xml:space="preserve">public class </w:t>
      </w:r>
      <w:r w:rsidRPr="001223CF">
        <w:rPr>
          <w:rFonts w:ascii="Courier New" w:eastAsia="Times New Roman" w:hAnsi="Courier New" w:cs="Courier New"/>
          <w:color w:val="000000"/>
          <w:sz w:val="18"/>
          <w:szCs w:val="18"/>
          <w:lang w:bidi="ar-SA"/>
        </w:rPr>
        <w:t xml:space="preserve">X3DAgent </w:t>
      </w:r>
      <w:r w:rsidRPr="001223CF">
        <w:rPr>
          <w:rFonts w:ascii="Courier New" w:eastAsia="Times New Roman" w:hAnsi="Courier New" w:cs="Courier New"/>
          <w:b/>
          <w:bCs/>
          <w:color w:val="000080"/>
          <w:sz w:val="18"/>
          <w:szCs w:val="18"/>
          <w:lang w:bidi="ar-SA"/>
        </w:rPr>
        <w:t xml:space="preserve">extends </w:t>
      </w:r>
      <w:r w:rsidRPr="001223CF">
        <w:rPr>
          <w:rFonts w:ascii="Courier New" w:eastAsia="Times New Roman" w:hAnsi="Courier New" w:cs="Courier New"/>
          <w:color w:val="000000"/>
          <w:sz w:val="18"/>
          <w:szCs w:val="18"/>
          <w:lang w:bidi="ar-SA"/>
        </w:rPr>
        <w:t xml:space="preserve">Agent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ADD_TASK_COMMAND = </w:t>
      </w:r>
      <w:r w:rsidRPr="001223CF">
        <w:rPr>
          <w:rFonts w:ascii="Courier New" w:eastAsia="Times New Roman" w:hAnsi="Courier New" w:cs="Courier New"/>
          <w:b/>
          <w:bCs/>
          <w:color w:val="008000"/>
          <w:sz w:val="18"/>
          <w:szCs w:val="18"/>
          <w:lang w:bidi="ar-SA"/>
        </w:rPr>
        <w:t>"addTask"</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22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REMOVE_TASK_COMMAND = </w:t>
      </w:r>
      <w:r w:rsidRPr="001223CF">
        <w:rPr>
          <w:rFonts w:ascii="Courier New" w:eastAsia="Times New Roman" w:hAnsi="Courier New" w:cs="Courier New"/>
          <w:b/>
          <w:bCs/>
          <w:color w:val="008000"/>
          <w:sz w:val="18"/>
          <w:szCs w:val="18"/>
          <w:lang w:bidi="ar-SA"/>
        </w:rPr>
        <w:t>"removeTask"</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23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MOVE_TASK_COMMAND = </w:t>
      </w:r>
      <w:r w:rsidRPr="001223CF">
        <w:rPr>
          <w:rFonts w:ascii="Courier New" w:eastAsia="Times New Roman" w:hAnsi="Courier New" w:cs="Courier New"/>
          <w:b/>
          <w:bCs/>
          <w:color w:val="008000"/>
          <w:sz w:val="18"/>
          <w:szCs w:val="18"/>
          <w:lang w:bidi="ar-SA"/>
        </w:rPr>
        <w:t>"moveTask"</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SEND_SERVER_TO_LOW_POWER_COMMAND = </w:t>
      </w:r>
      <w:r w:rsidRPr="001223CF">
        <w:rPr>
          <w:rFonts w:ascii="Courier New" w:eastAsia="Times New Roman" w:hAnsi="Courier New" w:cs="Courier New"/>
          <w:b/>
          <w:bCs/>
          <w:color w:val="008000"/>
          <w:sz w:val="18"/>
          <w:szCs w:val="18"/>
          <w:lang w:bidi="ar-SA"/>
        </w:rPr>
        <w:t>"sendToLowPower"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25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WAKE_UP_SERVER_COMMAND = </w:t>
      </w:r>
      <w:r w:rsidRPr="001223CF">
        <w:rPr>
          <w:rFonts w:ascii="Courier New" w:eastAsia="Times New Roman" w:hAnsi="Courier New" w:cs="Courier New"/>
          <w:b/>
          <w:bCs/>
          <w:color w:val="008000"/>
          <w:sz w:val="18"/>
          <w:szCs w:val="18"/>
          <w:lang w:bidi="ar-SA"/>
        </w:rPr>
        <w:t>"wakeUpServer"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SET_TEMPERATURE_COMMAND = </w:t>
      </w:r>
      <w:r w:rsidRPr="001223CF">
        <w:rPr>
          <w:rFonts w:ascii="Courier New" w:eastAsia="Times New Roman" w:hAnsi="Courier New" w:cs="Courier New"/>
          <w:b/>
          <w:bCs/>
          <w:color w:val="008000"/>
          <w:sz w:val="18"/>
          <w:szCs w:val="18"/>
          <w:lang w:bidi="ar-SA"/>
        </w:rPr>
        <w:t>"setTemperature"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SET_HUMIDITY_COMMAND = </w:t>
      </w:r>
      <w:r w:rsidRPr="001223CF">
        <w:rPr>
          <w:rFonts w:ascii="Courier New" w:eastAsia="Times New Roman" w:hAnsi="Courier New" w:cs="Courier New"/>
          <w:b/>
          <w:bCs/>
          <w:color w:val="008000"/>
          <w:sz w:val="18"/>
          <w:szCs w:val="18"/>
          <w:lang w:bidi="ar-SA"/>
        </w:rPr>
        <w:t>"setHumidity"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       </w:t>
      </w:r>
      <w:r w:rsidRPr="001223CF">
        <w:rPr>
          <w:rFonts w:ascii="Courier New" w:eastAsia="Times New Roman" w:hAnsi="Courier New" w:cs="Courier New"/>
          <w:b/>
          <w:bCs/>
          <w:color w:val="000080"/>
          <w:sz w:val="18"/>
          <w:szCs w:val="18"/>
          <w:lang w:bidi="ar-SA"/>
        </w:rPr>
        <w:t xml:space="preserve">public static final float </w:t>
      </w:r>
      <w:r w:rsidRPr="001223CF">
        <w:rPr>
          <w:rFonts w:ascii="Courier New" w:eastAsia="Times New Roman" w:hAnsi="Courier New" w:cs="Courier New"/>
          <w:color w:val="000000"/>
          <w:sz w:val="18"/>
          <w:szCs w:val="18"/>
          <w:lang w:bidi="ar-SA"/>
        </w:rPr>
        <w:t xml:space="preserve">POWER_METER_LABEL_TRANSLATION = </w:t>
      </w:r>
      <w:r w:rsidRPr="001223CF">
        <w:rPr>
          <w:rFonts w:ascii="Courier New" w:eastAsia="Times New Roman" w:hAnsi="Courier New" w:cs="Courier New"/>
          <w:color w:val="0000FF"/>
          <w:sz w:val="18"/>
          <w:szCs w:val="18"/>
          <w:lang w:bidi="ar-SA"/>
        </w:rPr>
        <w:t>0.7f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       </w:t>
      </w:r>
      <w:r w:rsidRPr="001223CF">
        <w:rPr>
          <w:rFonts w:ascii="Courier New" w:eastAsia="Times New Roman" w:hAnsi="Courier New" w:cs="Courier New"/>
          <w:b/>
          <w:bCs/>
          <w:color w:val="000080"/>
          <w:sz w:val="18"/>
          <w:szCs w:val="18"/>
          <w:lang w:bidi="ar-SA"/>
        </w:rPr>
        <w:t xml:space="preserve">public static final float </w:t>
      </w:r>
      <w:r w:rsidRPr="001223CF">
        <w:rPr>
          <w:rFonts w:ascii="Courier New" w:eastAsia="Times New Roman" w:hAnsi="Courier New" w:cs="Courier New"/>
          <w:color w:val="000000"/>
          <w:sz w:val="18"/>
          <w:szCs w:val="18"/>
          <w:lang w:bidi="ar-SA"/>
        </w:rPr>
        <w:t xml:space="preserve">SENSOR_LABEL_TRANSLATION = </w:t>
      </w:r>
      <w:r w:rsidRPr="001223CF">
        <w:rPr>
          <w:rFonts w:ascii="Courier New" w:eastAsia="Times New Roman" w:hAnsi="Courier New" w:cs="Courier New"/>
          <w:color w:val="0000FF"/>
          <w:sz w:val="18"/>
          <w:szCs w:val="18"/>
          <w:lang w:bidi="ar-SA"/>
        </w:rPr>
        <w:t>0.4f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SENSOR_LABEL_COLOR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0.5f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TASK_LABEL_COLOR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POWER_LABEL_COLOR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0.6f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ACTIVE_WIRE_COLOR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0.6f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ACTIVE_SERVER_COLOR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0.3451f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0.7804f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0.8824f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INACTIVE_SERVER_COLOR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0.5f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0.5f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0.5f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39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40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JFrame frame;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42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X3DScene mainScene;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43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ArrayList&lt;X3DNode&gt; taskLabels;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 xml:space="preserve">44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Map&lt;String, X3DNode&gt; tasks;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45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Map&lt;String, MFString&gt; objectLabels;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46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ArrayList&lt;String&gt; wiresIndexes;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48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Timer changeWiresBackTimer;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49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Timer fanAnimationTimer;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50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Timer sensorAnimationTimer;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51       </w:t>
      </w:r>
      <w:r w:rsidRPr="001223CF">
        <w:rPr>
          <w:rFonts w:ascii="Courier New" w:eastAsia="Times New Roman" w:hAnsi="Courier New" w:cs="Courier New"/>
          <w:b/>
          <w:bCs/>
          <w:color w:val="000080"/>
          <w:sz w:val="18"/>
          <w:szCs w:val="18"/>
          <w:lang w:bidi="ar-SA"/>
        </w:rPr>
        <w:t xml:space="preserve">private float </w:t>
      </w:r>
      <w:r w:rsidRPr="001223CF">
        <w:rPr>
          <w:rFonts w:ascii="Courier New" w:eastAsia="Times New Roman" w:hAnsi="Courier New" w:cs="Courier New"/>
          <w:color w:val="000000"/>
          <w:sz w:val="18"/>
          <w:szCs w:val="18"/>
          <w:lang w:bidi="ar-SA"/>
        </w:rPr>
        <w:t xml:space="preserve">fanIncrement = </w:t>
      </w:r>
      <w:r w:rsidRPr="001223CF">
        <w:rPr>
          <w:rFonts w:ascii="Courier New" w:eastAsia="Times New Roman" w:hAnsi="Courier New" w:cs="Courier New"/>
          <w:color w:val="0000FF"/>
          <w:sz w:val="18"/>
          <w:szCs w:val="18"/>
          <w:lang w:bidi="ar-SA"/>
        </w:rPr>
        <w:t>0.1f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52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ExternalBrowser x3dBrowser;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53       </w:t>
      </w:r>
      <w:r w:rsidRPr="001223CF">
        <w:rPr>
          <w:rFonts w:ascii="Courier New" w:eastAsia="Times New Roman" w:hAnsi="Courier New" w:cs="Courier New"/>
          <w:b/>
          <w:bCs/>
          <w:color w:val="000080"/>
          <w:sz w:val="18"/>
          <w:szCs w:val="18"/>
          <w:lang w:bidi="ar-SA"/>
        </w:rPr>
        <w:t xml:space="preserve">private int </w:t>
      </w:r>
      <w:r w:rsidRPr="001223CF">
        <w:rPr>
          <w:rFonts w:ascii="Courier New" w:eastAsia="Times New Roman" w:hAnsi="Courier New" w:cs="Courier New"/>
          <w:color w:val="000000"/>
          <w:sz w:val="18"/>
          <w:szCs w:val="18"/>
          <w:lang w:bidi="ar-SA"/>
        </w:rPr>
        <w:t xml:space="preserve">activeServersNo = </w:t>
      </w:r>
      <w:r w:rsidRPr="001223CF">
        <w:rPr>
          <w:rFonts w:ascii="Courier New" w:eastAsia="Times New Roman" w:hAnsi="Courier New" w:cs="Courier New"/>
          <w:color w:val="0000FF"/>
          <w:sz w:val="18"/>
          <w:szCs w:val="18"/>
          <w:lang w:bidi="ar-SA"/>
        </w:rPr>
        <w:t>6</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55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X3DNode attentionArow;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56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X3DNode inverseAttentionArow;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58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ActionListener sensorsAnimationListener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59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60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61               X3DNode sensor_1 = mainScene.getNamedNode(</w:t>
      </w:r>
      <w:r w:rsidRPr="001223CF">
        <w:rPr>
          <w:rFonts w:ascii="Courier New" w:eastAsia="Times New Roman" w:hAnsi="Courier New" w:cs="Courier New"/>
          <w:b/>
          <w:bCs/>
          <w:color w:val="008000"/>
          <w:sz w:val="18"/>
          <w:szCs w:val="18"/>
          <w:lang w:bidi="ar-SA"/>
        </w:rPr>
        <w:t>"SensorTube_01_XFORM"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62               X3DNode sensor_2 = mainScene.getNamedNode(</w:t>
      </w:r>
      <w:r w:rsidRPr="001223CF">
        <w:rPr>
          <w:rFonts w:ascii="Courier New" w:eastAsia="Times New Roman" w:hAnsi="Courier New" w:cs="Courier New"/>
          <w:b/>
          <w:bCs/>
          <w:color w:val="008000"/>
          <w:sz w:val="18"/>
          <w:szCs w:val="18"/>
          <w:lang w:bidi="ar-SA"/>
        </w:rPr>
        <w:t>"SensorTube_02_XFORM"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63               SFRotation rotation_1 = (SFRotation) sensor_1.getField(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64               SFRotation rotation_2 = (SFRotation) sensor_2.getField(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65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66               rotation_1.getValue(values);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67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68               rotation_1.setValue(values);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69               </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temp =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70               rotation_2.getValue(values);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71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 temp;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72               rotation_2.setValue(values);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73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74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77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ActionListener fanAnimationListener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79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80               X3DNode fan = mainScene.getNamedNode(</w:t>
      </w:r>
      <w:r w:rsidRPr="001223CF">
        <w:rPr>
          <w:rFonts w:ascii="Courier New" w:eastAsia="Times New Roman" w:hAnsi="Courier New" w:cs="Courier New"/>
          <w:b/>
          <w:bCs/>
          <w:color w:val="008000"/>
          <w:sz w:val="18"/>
          <w:szCs w:val="18"/>
          <w:lang w:bidi="ar-SA"/>
        </w:rPr>
        <w:t>"Fan_XFORM"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81               SFRotation rotation = (SFRotation) fan.getField(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82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83               rotation.getValue(values);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84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 fanIncrement;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85               rotation.setValue(values);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86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87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89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setFanSpeed(</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 xml:space="preserve">speed)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90           fanIncrement = speed;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91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94       @Override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95       </w:t>
      </w:r>
      <w:r w:rsidRPr="001223CF">
        <w:rPr>
          <w:rFonts w:ascii="Courier New" w:eastAsia="Times New Roman" w:hAnsi="Courier New" w:cs="Courier New"/>
          <w:b/>
          <w:bCs/>
          <w:color w:val="000080"/>
          <w:sz w:val="18"/>
          <w:szCs w:val="18"/>
          <w:lang w:bidi="ar-SA"/>
        </w:rPr>
        <w:t xml:space="preserve">protected void </w:t>
      </w:r>
      <w:r w:rsidRPr="001223CF">
        <w:rPr>
          <w:rFonts w:ascii="Courier New" w:eastAsia="Times New Roman" w:hAnsi="Courier New" w:cs="Courier New"/>
          <w:color w:val="000000"/>
          <w:sz w:val="18"/>
          <w:szCs w:val="18"/>
          <w:lang w:bidi="ar-SA"/>
        </w:rPr>
        <w:t xml:space="preserve">takeDown()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96           </w:t>
      </w:r>
      <w:r w:rsidRPr="001223CF">
        <w:rPr>
          <w:rFonts w:ascii="Courier New" w:eastAsia="Times New Roman" w:hAnsi="Courier New" w:cs="Courier New"/>
          <w:b/>
          <w:bCs/>
          <w:color w:val="000080"/>
          <w:sz w:val="18"/>
          <w:szCs w:val="18"/>
          <w:lang w:bidi="ar-SA"/>
        </w:rPr>
        <w:t>super</w:t>
      </w:r>
      <w:r w:rsidRPr="001223CF">
        <w:rPr>
          <w:rFonts w:ascii="Courier New" w:eastAsia="Times New Roman" w:hAnsi="Courier New" w:cs="Courier New"/>
          <w:color w:val="000000"/>
          <w:sz w:val="18"/>
          <w:szCs w:val="18"/>
          <w:lang w:bidi="ar-SA"/>
        </w:rPr>
        <w:t xml:space="preserve">.takeDown();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97           frame.setVisible(</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98           frame.dispose();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99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101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102  </w:t>
      </w:r>
      <w:r w:rsidRPr="001223CF">
        <w:rPr>
          <w:rFonts w:ascii="Courier New" w:eastAsia="Times New Roman" w:hAnsi="Courier New" w:cs="Courier New"/>
          <w:i/>
          <w:iCs/>
          <w:color w:val="808080"/>
          <w:sz w:val="18"/>
          <w:szCs w:val="18"/>
          <w:lang w:bidi="ar-SA"/>
        </w:rPr>
        <w:t xml:space="preserve">     * Method called when the agent is created.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103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104      @Override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105      </w:t>
      </w:r>
      <w:r w:rsidRPr="001223CF">
        <w:rPr>
          <w:rFonts w:ascii="Courier New" w:eastAsia="Times New Roman" w:hAnsi="Courier New" w:cs="Courier New"/>
          <w:b/>
          <w:bCs/>
          <w:color w:val="000080"/>
          <w:sz w:val="18"/>
          <w:szCs w:val="18"/>
          <w:lang w:bidi="ar-SA"/>
        </w:rPr>
        <w:t xml:space="preserve">protected void </w:t>
      </w:r>
      <w:r w:rsidRPr="001223CF">
        <w:rPr>
          <w:rFonts w:ascii="Courier New" w:eastAsia="Times New Roman" w:hAnsi="Courier New" w:cs="Courier New"/>
          <w:color w:val="000000"/>
          <w:sz w:val="18"/>
          <w:szCs w:val="18"/>
          <w:lang w:bidi="ar-SA"/>
        </w:rPr>
        <w:t xml:space="preserve">setup()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107          System.out.println(</w:t>
      </w:r>
      <w:r w:rsidRPr="001223CF">
        <w:rPr>
          <w:rFonts w:ascii="Courier New" w:eastAsia="Times New Roman" w:hAnsi="Courier New" w:cs="Courier New"/>
          <w:b/>
          <w:bCs/>
          <w:color w:val="008000"/>
          <w:sz w:val="18"/>
          <w:szCs w:val="18"/>
          <w:lang w:bidi="ar-SA"/>
        </w:rPr>
        <w:t>"[X3DAgent] : Hellooo !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108          frame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JFrame(</w:t>
      </w:r>
      <w:r w:rsidRPr="001223CF">
        <w:rPr>
          <w:rFonts w:ascii="Courier New" w:eastAsia="Times New Roman" w:hAnsi="Courier New" w:cs="Courier New"/>
          <w:b/>
          <w:bCs/>
          <w:color w:val="008000"/>
          <w:sz w:val="18"/>
          <w:szCs w:val="18"/>
          <w:lang w:bidi="ar-SA"/>
        </w:rPr>
        <w:t>"X3D vizualization"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109          frame.setDefaultCloseOperation(JFrame.DISPOSE_ON_CLOSE);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110          Container contentPane = frame.getContentPane();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112          </w:t>
      </w:r>
      <w:r w:rsidRPr="001223CF">
        <w:rPr>
          <w:rFonts w:ascii="Courier New" w:eastAsia="Times New Roman" w:hAnsi="Courier New" w:cs="Courier New"/>
          <w:i/>
          <w:iCs/>
          <w:color w:val="808080"/>
          <w:sz w:val="18"/>
          <w:szCs w:val="18"/>
          <w:lang w:bidi="ar-SA"/>
        </w:rPr>
        <w:t>// Setup browser parameters</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113          HashMap requestedParameters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HashMap();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114          requestedParameters.put(</w:t>
      </w:r>
      <w:r w:rsidRPr="001223CF">
        <w:rPr>
          <w:rFonts w:ascii="Courier New" w:eastAsia="Times New Roman" w:hAnsi="Courier New" w:cs="Courier New"/>
          <w:b/>
          <w:bCs/>
          <w:color w:val="008000"/>
          <w:sz w:val="18"/>
          <w:szCs w:val="18"/>
          <w:lang w:bidi="ar-SA"/>
        </w:rPr>
        <w:t>"Xj3D_ShowConsole"</w:t>
      </w:r>
      <w:r w:rsidRPr="001223CF">
        <w:rPr>
          <w:rFonts w:ascii="Courier New" w:eastAsia="Times New Roman" w:hAnsi="Courier New" w:cs="Courier New"/>
          <w:color w:val="000000"/>
          <w:sz w:val="18"/>
          <w:szCs w:val="18"/>
          <w:lang w:bidi="ar-SA"/>
        </w:rPr>
        <w:t xml:space="preserve">, Boolean.FALSE);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115          requestedParameters.put(</w:t>
      </w:r>
      <w:r w:rsidRPr="001223CF">
        <w:rPr>
          <w:rFonts w:ascii="Courier New" w:eastAsia="Times New Roman" w:hAnsi="Courier New" w:cs="Courier New"/>
          <w:b/>
          <w:bCs/>
          <w:color w:val="008000"/>
          <w:sz w:val="18"/>
          <w:szCs w:val="18"/>
          <w:lang w:bidi="ar-SA"/>
        </w:rPr>
        <w:t>"Xj3D_FPSShown"</w:t>
      </w:r>
      <w:r w:rsidRPr="001223CF">
        <w:rPr>
          <w:rFonts w:ascii="Courier New" w:eastAsia="Times New Roman" w:hAnsi="Courier New" w:cs="Courier New"/>
          <w:color w:val="000000"/>
          <w:sz w:val="18"/>
          <w:szCs w:val="18"/>
          <w:lang w:bidi="ar-SA"/>
        </w:rPr>
        <w:t xml:space="preserve">, Boolean.TRUE);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116          requestedParameters.put(</w:t>
      </w:r>
      <w:r w:rsidRPr="001223CF">
        <w:rPr>
          <w:rFonts w:ascii="Courier New" w:eastAsia="Times New Roman" w:hAnsi="Courier New" w:cs="Courier New"/>
          <w:b/>
          <w:bCs/>
          <w:color w:val="008000"/>
          <w:sz w:val="18"/>
          <w:szCs w:val="18"/>
          <w:lang w:bidi="ar-SA"/>
        </w:rPr>
        <w:t>"Xj3D_NavbarShown"</w:t>
      </w:r>
      <w:r w:rsidRPr="001223CF">
        <w:rPr>
          <w:rFonts w:ascii="Courier New" w:eastAsia="Times New Roman" w:hAnsi="Courier New" w:cs="Courier New"/>
          <w:color w:val="000000"/>
          <w:sz w:val="18"/>
          <w:szCs w:val="18"/>
          <w:lang w:bidi="ar-SA"/>
        </w:rPr>
        <w:t xml:space="preserve">, Boolean.TRUE);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118          </w:t>
      </w:r>
      <w:r w:rsidRPr="001223CF">
        <w:rPr>
          <w:rFonts w:ascii="Courier New" w:eastAsia="Times New Roman" w:hAnsi="Courier New" w:cs="Courier New"/>
          <w:i/>
          <w:iCs/>
          <w:color w:val="808080"/>
          <w:sz w:val="18"/>
          <w:szCs w:val="18"/>
          <w:lang w:bidi="ar-SA"/>
        </w:rPr>
        <w:t>// Create an SAI component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119          X3DComponent x3dComp = BrowserFactory.createX3DComponent(requestedParameters);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121          taskLabels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ArrayList&lt;X3DNode&gt;();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122          objectLabels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HashMap&lt;String, MFString&gt;();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123          tasks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HashMap&lt;String, X3DNode&gt;();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124          wiresIndexes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ArrayList&lt;String&gt;();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126          frame.setSize(</w:t>
      </w:r>
      <w:r w:rsidRPr="001223CF">
        <w:rPr>
          <w:rFonts w:ascii="Courier New" w:eastAsia="Times New Roman" w:hAnsi="Courier New" w:cs="Courier New"/>
          <w:color w:val="0000FF"/>
          <w:sz w:val="18"/>
          <w:szCs w:val="18"/>
          <w:lang w:bidi="ar-SA"/>
        </w:rPr>
        <w:t>500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500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127          frame.setVisible(</w:t>
      </w:r>
      <w:r w:rsidRPr="001223CF">
        <w:rPr>
          <w:rFonts w:ascii="Courier New" w:eastAsia="Times New Roman" w:hAnsi="Courier New" w:cs="Courier New"/>
          <w:b/>
          <w:bCs/>
          <w:color w:val="000080"/>
          <w:sz w:val="18"/>
          <w:szCs w:val="18"/>
          <w:lang w:bidi="ar-SA"/>
        </w:rPr>
        <w:t>true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129          </w:t>
      </w:r>
      <w:r w:rsidRPr="001223CF">
        <w:rPr>
          <w:rFonts w:ascii="Courier New" w:eastAsia="Times New Roman" w:hAnsi="Courier New" w:cs="Courier New"/>
          <w:i/>
          <w:iCs/>
          <w:color w:val="808080"/>
          <w:sz w:val="18"/>
          <w:szCs w:val="18"/>
          <w:lang w:bidi="ar-SA"/>
        </w:rPr>
        <w:t>// Add the component to the UI</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130          JComponent x3dPanel = (JComponent) x3dComp.getImplementation();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131          contentPane.add(x3dPanel, BorderLayout.CENTER);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133          </w:t>
      </w:r>
      <w:r w:rsidRPr="001223CF">
        <w:rPr>
          <w:rFonts w:ascii="Courier New" w:eastAsia="Times New Roman" w:hAnsi="Courier New" w:cs="Courier New"/>
          <w:i/>
          <w:iCs/>
          <w:color w:val="808080"/>
          <w:sz w:val="18"/>
          <w:szCs w:val="18"/>
          <w:lang w:bidi="ar-SA"/>
        </w:rPr>
        <w:t>// Get an external browser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134          x3dBrowser = x3dComp.getBrowser();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136          </w:t>
      </w:r>
      <w:r w:rsidRPr="001223CF">
        <w:rPr>
          <w:rFonts w:ascii="Courier New" w:eastAsia="Times New Roman" w:hAnsi="Courier New" w:cs="Courier New"/>
          <w:b/>
          <w:bCs/>
          <w:color w:val="000080"/>
          <w:sz w:val="18"/>
          <w:szCs w:val="18"/>
          <w:lang w:bidi="ar-SA"/>
        </w:rPr>
        <w:t xml:space="preserve">boolean </w:t>
      </w:r>
      <w:r w:rsidRPr="001223CF">
        <w:rPr>
          <w:rFonts w:ascii="Courier New" w:eastAsia="Times New Roman" w:hAnsi="Courier New" w:cs="Courier New"/>
          <w:color w:val="000000"/>
          <w:sz w:val="18"/>
          <w:szCs w:val="18"/>
          <w:lang w:bidi="ar-SA"/>
        </w:rPr>
        <w:t xml:space="preserve">useXj3D = </w:t>
      </w:r>
      <w:r w:rsidRPr="001223CF">
        <w:rPr>
          <w:rFonts w:ascii="Courier New" w:eastAsia="Times New Roman" w:hAnsi="Courier New" w:cs="Courier New"/>
          <w:b/>
          <w:bCs/>
          <w:color w:val="000080"/>
          <w:sz w:val="18"/>
          <w:szCs w:val="18"/>
          <w:lang w:bidi="ar-SA"/>
        </w:rPr>
        <w:t>true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138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(x3dBrowser.getName().indexOf(</w:t>
      </w:r>
      <w:r w:rsidRPr="001223CF">
        <w:rPr>
          <w:rFonts w:ascii="Courier New" w:eastAsia="Times New Roman" w:hAnsi="Courier New" w:cs="Courier New"/>
          <w:b/>
          <w:bCs/>
          <w:color w:val="008000"/>
          <w:sz w:val="18"/>
          <w:szCs w:val="18"/>
          <w:lang w:bidi="ar-SA"/>
        </w:rPr>
        <w:t>"Xj3D"</w:t>
      </w:r>
      <w:r w:rsidRPr="001223CF">
        <w:rPr>
          <w:rFonts w:ascii="Courier New" w:eastAsia="Times New Roman" w:hAnsi="Courier New" w:cs="Courier New"/>
          <w:color w:val="000000"/>
          <w:sz w:val="18"/>
          <w:szCs w:val="18"/>
          <w:lang w:bidi="ar-SA"/>
        </w:rPr>
        <w:t xml:space="preserve">) &lt;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139              System.out.println(</w:t>
      </w:r>
      <w:r w:rsidRPr="001223CF">
        <w:rPr>
          <w:rFonts w:ascii="Courier New" w:eastAsia="Times New Roman" w:hAnsi="Courier New" w:cs="Courier New"/>
          <w:b/>
          <w:bCs/>
          <w:color w:val="008000"/>
          <w:sz w:val="18"/>
          <w:szCs w:val="18"/>
          <w:lang w:bidi="ar-SA"/>
        </w:rPr>
        <w:t>"Not running on Xj3D, extended functions disabled"</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140              useXj3D = </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141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144          </w:t>
      </w:r>
      <w:r w:rsidRPr="001223CF">
        <w:rPr>
          <w:rFonts w:ascii="Courier New" w:eastAsia="Times New Roman" w:hAnsi="Courier New" w:cs="Courier New"/>
          <w:i/>
          <w:iCs/>
          <w:color w:val="808080"/>
          <w:sz w:val="18"/>
          <w:szCs w:val="18"/>
          <w:lang w:bidi="ar-SA"/>
        </w:rPr>
        <w:t>// Create an X3D scene by loading a file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145          mainScene = x3dBrowser.createX3DFromURL(</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String[]{GlobalVars.X3D_SCENE_FILE});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147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(mainScene == </w:t>
      </w:r>
      <w:r w:rsidRPr="001223CF">
        <w:rPr>
          <w:rFonts w:ascii="Courier New" w:eastAsia="Times New Roman" w:hAnsi="Courier New" w:cs="Courier New"/>
          <w:b/>
          <w:bCs/>
          <w:color w:val="000080"/>
          <w:sz w:val="18"/>
          <w:szCs w:val="18"/>
          <w:lang w:bidi="ar-SA"/>
        </w:rPr>
        <w:t>null</w:t>
      </w:r>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148              System.err.println(</w:t>
      </w:r>
      <w:r w:rsidRPr="001223CF">
        <w:rPr>
          <w:rFonts w:ascii="Courier New" w:eastAsia="Times New Roman" w:hAnsi="Courier New" w:cs="Courier New"/>
          <w:b/>
          <w:bCs/>
          <w:color w:val="008000"/>
          <w:sz w:val="18"/>
          <w:szCs w:val="18"/>
          <w:lang w:bidi="ar-SA"/>
        </w:rPr>
        <w:t xml:space="preserve">"X3D file " </w:t>
      </w:r>
      <w:r w:rsidRPr="001223CF">
        <w:rPr>
          <w:rFonts w:ascii="Courier New" w:eastAsia="Times New Roman" w:hAnsi="Courier New" w:cs="Courier New"/>
          <w:color w:val="000000"/>
          <w:sz w:val="18"/>
          <w:szCs w:val="18"/>
          <w:lang w:bidi="ar-SA"/>
        </w:rPr>
        <w:t xml:space="preserve">+ GlobalVars.X3D_SCENE_FILE + </w:t>
      </w:r>
      <w:r w:rsidRPr="001223CF">
        <w:rPr>
          <w:rFonts w:ascii="Courier New" w:eastAsia="Times New Roman" w:hAnsi="Courier New" w:cs="Courier New"/>
          <w:b/>
          <w:bCs/>
          <w:color w:val="008000"/>
          <w:sz w:val="18"/>
          <w:szCs w:val="18"/>
          <w:lang w:bidi="ar-SA"/>
        </w:rPr>
        <w:t>" not found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149              </w:t>
      </w:r>
      <w:r w:rsidRPr="001223CF">
        <w:rPr>
          <w:rFonts w:ascii="Courier New" w:eastAsia="Times New Roman" w:hAnsi="Courier New" w:cs="Courier New"/>
          <w:b/>
          <w:bCs/>
          <w:color w:val="000080"/>
          <w:sz w:val="18"/>
          <w:szCs w:val="18"/>
          <w:lang w:bidi="ar-SA"/>
        </w:rPr>
        <w:t>return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150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152          </w:t>
      </w:r>
      <w:r w:rsidRPr="001223CF">
        <w:rPr>
          <w:rFonts w:ascii="Courier New" w:eastAsia="Times New Roman" w:hAnsi="Courier New" w:cs="Courier New"/>
          <w:i/>
          <w:iCs/>
          <w:color w:val="808080"/>
          <w:sz w:val="18"/>
          <w:szCs w:val="18"/>
          <w:lang w:bidi="ar-SA"/>
        </w:rPr>
        <w:t>// Replace the current world with the new one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153          x3dBrowser.replaceWorld(mainScene);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155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(!useXj3D)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156              </w:t>
      </w:r>
      <w:r w:rsidRPr="001223CF">
        <w:rPr>
          <w:rFonts w:ascii="Courier New" w:eastAsia="Times New Roman" w:hAnsi="Courier New" w:cs="Courier New"/>
          <w:b/>
          <w:bCs/>
          <w:color w:val="000080"/>
          <w:sz w:val="18"/>
          <w:szCs w:val="18"/>
          <w:lang w:bidi="ar-SA"/>
        </w:rPr>
        <w:t>return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157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159          attentionArow = mainScene.getNamedNode(</w:t>
      </w:r>
      <w:r w:rsidRPr="001223CF">
        <w:rPr>
          <w:rFonts w:ascii="Courier New" w:eastAsia="Times New Roman" w:hAnsi="Courier New" w:cs="Courier New"/>
          <w:b/>
          <w:bCs/>
          <w:color w:val="008000"/>
          <w:sz w:val="18"/>
          <w:szCs w:val="18"/>
          <w:lang w:bidi="ar-SA"/>
        </w:rPr>
        <w:t>"AttentionArrow_XFORM"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160          inverseAttentionArow = mainScene.getNamedNode(</w:t>
      </w:r>
      <w:r w:rsidRPr="001223CF">
        <w:rPr>
          <w:rFonts w:ascii="Courier New" w:eastAsia="Times New Roman" w:hAnsi="Courier New" w:cs="Courier New"/>
          <w:b/>
          <w:bCs/>
          <w:color w:val="008000"/>
          <w:sz w:val="18"/>
          <w:szCs w:val="18"/>
          <w:lang w:bidi="ar-SA"/>
        </w:rPr>
        <w:t>"InverseAttentionArrow_XFORM"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162          </w:t>
      </w:r>
      <w:r w:rsidRPr="001223CF">
        <w:rPr>
          <w:rFonts w:ascii="Courier New" w:eastAsia="Times New Roman" w:hAnsi="Courier New" w:cs="Courier New"/>
          <w:i/>
          <w:iCs/>
          <w:color w:val="808080"/>
          <w:sz w:val="18"/>
          <w:szCs w:val="18"/>
          <w:lang w:bidi="ar-SA"/>
        </w:rPr>
        <w:t>//spin the UTCN crest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163          ActionListener actionListener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 xml:space="preserve">165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166                  X3DNode sigla = mainScene.getNamedNode(</w:t>
      </w:r>
      <w:r w:rsidRPr="001223CF">
        <w:rPr>
          <w:rFonts w:ascii="Courier New" w:eastAsia="Times New Roman" w:hAnsi="Courier New" w:cs="Courier New"/>
          <w:b/>
          <w:bCs/>
          <w:color w:val="008000"/>
          <w:sz w:val="18"/>
          <w:szCs w:val="18"/>
          <w:lang w:bidi="ar-SA"/>
        </w:rPr>
        <w:t>"Sigla_UTCN_XFORM"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167                  X3DNode tube = mainScene.getNamedNode(</w:t>
      </w:r>
      <w:r w:rsidRPr="001223CF">
        <w:rPr>
          <w:rFonts w:ascii="Courier New" w:eastAsia="Times New Roman" w:hAnsi="Courier New" w:cs="Courier New"/>
          <w:b/>
          <w:bCs/>
          <w:color w:val="008000"/>
          <w:sz w:val="18"/>
          <w:szCs w:val="18"/>
          <w:lang w:bidi="ar-SA"/>
        </w:rPr>
        <w:t>"Server_0_tube_XFORM"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169                  SFRotation rotation = (SFRotation) sigla.getField(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170                  SFRotation rotationTube = (SFRotation) tube.getField(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172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173                  rotation.getValue(values);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174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176                  rotation.setValue(values);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177                  rotationTube.setValue(values);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178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179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182          Timer 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50</w:t>
      </w:r>
      <w:r w:rsidRPr="001223CF">
        <w:rPr>
          <w:rFonts w:ascii="Courier New" w:eastAsia="Times New Roman" w:hAnsi="Courier New" w:cs="Courier New"/>
          <w:color w:val="000000"/>
          <w:sz w:val="18"/>
          <w:szCs w:val="18"/>
          <w:lang w:bidi="ar-SA"/>
        </w:rPr>
        <w:t xml:space="preserve">, actionListener);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183          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185          </w:t>
      </w:r>
      <w:r w:rsidRPr="001223CF">
        <w:rPr>
          <w:rFonts w:ascii="Courier New" w:eastAsia="Times New Roman" w:hAnsi="Courier New" w:cs="Courier New"/>
          <w:b/>
          <w:bCs/>
          <w:color w:val="000080"/>
          <w:sz w:val="18"/>
          <w:szCs w:val="18"/>
          <w:lang w:bidi="ar-SA"/>
        </w:rPr>
        <w:t xml:space="preserve">for </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b/>
          <w:bCs/>
          <w:color w:val="000080"/>
          <w:sz w:val="18"/>
          <w:szCs w:val="18"/>
          <w:lang w:bidi="ar-SA"/>
        </w:rPr>
        <w:t xml:space="preserve">int </w:t>
      </w:r>
      <w:r w:rsidRPr="001223CF">
        <w:rPr>
          <w:rFonts w:ascii="Courier New" w:eastAsia="Times New Roman" w:hAnsi="Courier New" w:cs="Courier New"/>
          <w:color w:val="000000"/>
          <w:sz w:val="18"/>
          <w:szCs w:val="18"/>
          <w:lang w:bidi="ar-SA"/>
        </w:rPr>
        <w:t xml:space="preserve">i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i &lt;= </w:t>
      </w:r>
      <w:r w:rsidRPr="001223CF">
        <w:rPr>
          <w:rFonts w:ascii="Courier New" w:eastAsia="Times New Roman" w:hAnsi="Courier New" w:cs="Courier New"/>
          <w:color w:val="0000FF"/>
          <w:sz w:val="18"/>
          <w:szCs w:val="18"/>
          <w:lang w:bidi="ar-SA"/>
        </w:rPr>
        <w:t>5</w:t>
      </w:r>
      <w:r w:rsidRPr="001223CF">
        <w:rPr>
          <w:rFonts w:ascii="Courier New" w:eastAsia="Times New Roman" w:hAnsi="Courier New" w:cs="Courier New"/>
          <w:color w:val="000000"/>
          <w:sz w:val="18"/>
          <w:szCs w:val="18"/>
          <w:lang w:bidi="ar-SA"/>
        </w:rPr>
        <w:t xml:space="preserve">; i++)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186              addObjectLabel(</w:t>
      </w:r>
      <w:r w:rsidRPr="001223CF">
        <w:rPr>
          <w:rFonts w:ascii="Courier New" w:eastAsia="Times New Roman" w:hAnsi="Courier New" w:cs="Courier New"/>
          <w:b/>
          <w:bCs/>
          <w:color w:val="008000"/>
          <w:sz w:val="18"/>
          <w:szCs w:val="18"/>
          <w:lang w:bidi="ar-SA"/>
        </w:rPr>
        <w:t xml:space="preserve">"Watts: " </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 xml:space="preserve">1 </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 xml:space="preserve">"PowerMeterGroup_0" </w:t>
      </w:r>
      <w:r w:rsidRPr="001223CF">
        <w:rPr>
          <w:rFonts w:ascii="Courier New" w:eastAsia="Times New Roman" w:hAnsi="Courier New" w:cs="Courier New"/>
          <w:color w:val="000000"/>
          <w:sz w:val="18"/>
          <w:szCs w:val="18"/>
          <w:lang w:bidi="ar-SA"/>
        </w:rPr>
        <w:t xml:space="preserve">+ i,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187                      POWER_LABEL_COLOR, POWER_METER_LABEL_TRANSLATION);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188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189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191          fanAnimationTimer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100</w:t>
      </w:r>
      <w:r w:rsidRPr="001223CF">
        <w:rPr>
          <w:rFonts w:ascii="Courier New" w:eastAsia="Times New Roman" w:hAnsi="Courier New" w:cs="Courier New"/>
          <w:color w:val="000000"/>
          <w:sz w:val="18"/>
          <w:szCs w:val="18"/>
          <w:lang w:bidi="ar-SA"/>
        </w:rPr>
        <w:t xml:space="preserve">, fanAnimationListener);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193          sensorAnimationTimer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50</w:t>
      </w:r>
      <w:r w:rsidRPr="001223CF">
        <w:rPr>
          <w:rFonts w:ascii="Courier New" w:eastAsia="Times New Roman" w:hAnsi="Courier New" w:cs="Courier New"/>
          <w:color w:val="000000"/>
          <w:sz w:val="18"/>
          <w:szCs w:val="18"/>
          <w:lang w:bidi="ar-SA"/>
        </w:rPr>
        <w:t xml:space="preserve">, sensorsAnimationListener);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194          sensorAnimationTimer.start();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196          addObjectLabel(</w:t>
      </w:r>
      <w:r w:rsidRPr="001223CF">
        <w:rPr>
          <w:rFonts w:ascii="Courier New" w:eastAsia="Times New Roman" w:hAnsi="Courier New" w:cs="Courier New"/>
          <w:b/>
          <w:bCs/>
          <w:color w:val="008000"/>
          <w:sz w:val="18"/>
          <w:szCs w:val="18"/>
          <w:lang w:bidi="ar-SA"/>
        </w:rPr>
        <w:t>"Temperature : 32"</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"SensorSphere_01"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197                  SENSOR_LABEL_COLOR, SENSOR_LABEL_TRANSLATION);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198          addObjectLabel(</w:t>
      </w:r>
      <w:r w:rsidRPr="001223CF">
        <w:rPr>
          <w:rFonts w:ascii="Courier New" w:eastAsia="Times New Roman" w:hAnsi="Courier New" w:cs="Courier New"/>
          <w:b/>
          <w:bCs/>
          <w:color w:val="008000"/>
          <w:sz w:val="18"/>
          <w:szCs w:val="18"/>
          <w:lang w:bidi="ar-SA"/>
        </w:rPr>
        <w:t>"Humidity : 21"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"SensorSphere_02"</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199                  SENSOR_LABEL_COLOR, SENSOR_LABEL_TRANSLATION);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201          </w:t>
      </w:r>
      <w:r w:rsidRPr="001223CF">
        <w:rPr>
          <w:rFonts w:ascii="Courier New" w:eastAsia="Times New Roman" w:hAnsi="Courier New" w:cs="Courier New"/>
          <w:b/>
          <w:bCs/>
          <w:color w:val="000080"/>
          <w:sz w:val="18"/>
          <w:szCs w:val="18"/>
          <w:lang w:bidi="ar-SA"/>
        </w:rPr>
        <w:t>final float</w:t>
      </w:r>
      <w:r w:rsidRPr="001223CF">
        <w:rPr>
          <w:rFonts w:ascii="Courier New" w:eastAsia="Times New Roman" w:hAnsi="Courier New" w:cs="Courier New"/>
          <w:color w:val="000000"/>
          <w:sz w:val="18"/>
          <w:szCs w:val="18"/>
          <w:lang w:bidi="ar-SA"/>
        </w:rPr>
        <w:t xml:space="preserve">[] initialWireColor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0.8784f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0.5608f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0.3412f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203          ActionListener setWiresColorBack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205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206                  </w:t>
      </w:r>
      <w:r w:rsidRPr="001223CF">
        <w:rPr>
          <w:rFonts w:ascii="Courier New" w:eastAsia="Times New Roman" w:hAnsi="Courier New" w:cs="Courier New"/>
          <w:b/>
          <w:bCs/>
          <w:color w:val="000080"/>
          <w:sz w:val="18"/>
          <w:szCs w:val="18"/>
          <w:lang w:bidi="ar-SA"/>
        </w:rPr>
        <w:t xml:space="preserve">for </w:t>
      </w:r>
      <w:r w:rsidRPr="001223CF">
        <w:rPr>
          <w:rFonts w:ascii="Courier New" w:eastAsia="Times New Roman" w:hAnsi="Courier New" w:cs="Courier New"/>
          <w:color w:val="000000"/>
          <w:sz w:val="18"/>
          <w:szCs w:val="18"/>
          <w:lang w:bidi="ar-SA"/>
        </w:rPr>
        <w:t xml:space="preserve">(String index : wiresIndexes)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207                      setWireColor(index, initialWireColor);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208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209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210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212          changeWiresBackTimer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400</w:t>
      </w:r>
      <w:r w:rsidRPr="001223CF">
        <w:rPr>
          <w:rFonts w:ascii="Courier New" w:eastAsia="Times New Roman" w:hAnsi="Courier New" w:cs="Courier New"/>
          <w:color w:val="000000"/>
          <w:sz w:val="18"/>
          <w:szCs w:val="18"/>
          <w:lang w:bidi="ar-SA"/>
        </w:rPr>
        <w:t xml:space="preserve">, setWiresColorBack);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213          changeWiresBackTimer.start();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215          addBehaviour(</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BasicX3DBehaviour(</w:t>
      </w:r>
      <w:r w:rsidRPr="001223CF">
        <w:rPr>
          <w:rFonts w:ascii="Courier New" w:eastAsia="Times New Roman" w:hAnsi="Courier New" w:cs="Courier New"/>
          <w:b/>
          <w:bCs/>
          <w:color w:val="000080"/>
          <w:sz w:val="18"/>
          <w:szCs w:val="18"/>
          <w:lang w:bidi="ar-SA"/>
        </w:rPr>
        <w:t>this</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217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219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220  </w:t>
      </w:r>
      <w:r w:rsidRPr="001223CF">
        <w:rPr>
          <w:rFonts w:ascii="Courier New" w:eastAsia="Times New Roman" w:hAnsi="Courier New" w:cs="Courier New"/>
          <w:i/>
          <w:iCs/>
          <w:color w:val="808080"/>
          <w:sz w:val="18"/>
          <w:szCs w:val="18"/>
          <w:lang w:bidi="ar-SA"/>
        </w:rPr>
        <w:t xml:space="preserve">     * Sets the color of the wire associated to server serverName to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221  </w:t>
      </w:r>
      <w:r w:rsidRPr="001223CF">
        <w:rPr>
          <w:rFonts w:ascii="Courier New" w:eastAsia="Times New Roman" w:hAnsi="Courier New" w:cs="Courier New"/>
          <w:i/>
          <w:iCs/>
          <w:color w:val="808080"/>
          <w:sz w:val="18"/>
          <w:szCs w:val="18"/>
          <w:lang w:bidi="ar-SA"/>
        </w:rPr>
        <w:t xml:space="preserve">     * the specified 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222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serverName the server the wire is connected to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223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color the new color of the wire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224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225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setWireColor(String serverName,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color)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226          String[] elements = serverName.split(</w:t>
      </w:r>
      <w:r w:rsidRPr="001223CF">
        <w:rPr>
          <w:rFonts w:ascii="Courier New" w:eastAsia="Times New Roman" w:hAnsi="Courier New" w:cs="Courier New"/>
          <w:b/>
          <w:bCs/>
          <w:color w:val="008000"/>
          <w:sz w:val="18"/>
          <w:szCs w:val="18"/>
          <w:lang w:bidi="ar-SA"/>
        </w:rPr>
        <w:t>"_"</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227          X3DNode material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228                  mainScene.getNamedNode(</w:t>
      </w:r>
      <w:r w:rsidRPr="001223CF">
        <w:rPr>
          <w:rFonts w:ascii="Courier New" w:eastAsia="Times New Roman" w:hAnsi="Courier New" w:cs="Courier New"/>
          <w:b/>
          <w:bCs/>
          <w:color w:val="008000"/>
          <w:sz w:val="18"/>
          <w:szCs w:val="18"/>
          <w:lang w:bidi="ar-SA"/>
        </w:rPr>
        <w:t xml:space="preserve">"Wire_0" </w:t>
      </w:r>
      <w:r w:rsidRPr="001223CF">
        <w:rPr>
          <w:rFonts w:ascii="Courier New" w:eastAsia="Times New Roman" w:hAnsi="Courier New" w:cs="Courier New"/>
          <w:color w:val="000000"/>
          <w:sz w:val="18"/>
          <w:szCs w:val="18"/>
          <w:lang w:bidi="ar-SA"/>
        </w:rPr>
        <w:t>+ Integer.parseInt(elements[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"_MAT"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229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230          diffuseColor.setValue(color);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231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232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233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234  </w:t>
      </w:r>
      <w:r w:rsidRPr="001223CF">
        <w:rPr>
          <w:rFonts w:ascii="Courier New" w:eastAsia="Times New Roman" w:hAnsi="Courier New" w:cs="Courier New"/>
          <w:i/>
          <w:iCs/>
          <w:color w:val="808080"/>
          <w:sz w:val="18"/>
          <w:szCs w:val="18"/>
          <w:lang w:bidi="ar-SA"/>
        </w:rPr>
        <w:t xml:space="preserve">     * Adds a text label to the other side of the object. The side initially not visible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235  </w:t>
      </w:r>
      <w:r w:rsidRPr="001223CF">
        <w:rPr>
          <w:rFonts w:ascii="Courier New" w:eastAsia="Times New Roman" w:hAnsi="Courier New" w:cs="Courier New"/>
          <w:i/>
          <w:iCs/>
          <w:color w:val="808080"/>
          <w:sz w:val="18"/>
          <w:szCs w:val="18"/>
          <w:lang w:bidi="ar-SA"/>
        </w:rPr>
        <w:t xml:space="preserve">     * when the scene is loaded.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236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textLabel the label of the object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237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objectName the name of the X3D node to which the label is applied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238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color the color of the 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239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translation the translation of the text relative to the object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240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241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addInverseObjectLabel(String textLabel, String objectName,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242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color, </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 xml:space="preserve">translation)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244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(!objectLabels.containsKey(objectName + </w:t>
      </w:r>
      <w:r w:rsidRPr="001223CF">
        <w:rPr>
          <w:rFonts w:ascii="Courier New" w:eastAsia="Times New Roman" w:hAnsi="Courier New" w:cs="Courier New"/>
          <w:b/>
          <w:bCs/>
          <w:color w:val="008000"/>
          <w:sz w:val="18"/>
          <w:szCs w:val="18"/>
          <w:lang w:bidi="ar-SA"/>
        </w:rPr>
        <w:t>"_Inverse"</w:t>
      </w:r>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246              X3DNode transform = mainScene.createNode(</w:t>
      </w:r>
      <w:r w:rsidRPr="001223CF">
        <w:rPr>
          <w:rFonts w:ascii="Courier New" w:eastAsia="Times New Roman" w:hAnsi="Courier New" w:cs="Courier New"/>
          <w:b/>
          <w:bCs/>
          <w:color w:val="008000"/>
          <w:sz w:val="18"/>
          <w:szCs w:val="18"/>
          <w:lang w:bidi="ar-SA"/>
        </w:rPr>
        <w:t>"Transform"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248              X3DNode shape = mainScene.createNode(</w:t>
      </w:r>
      <w:r w:rsidRPr="001223CF">
        <w:rPr>
          <w:rFonts w:ascii="Courier New" w:eastAsia="Times New Roman" w:hAnsi="Courier New" w:cs="Courier New"/>
          <w:b/>
          <w:bCs/>
          <w:color w:val="008000"/>
          <w:sz w:val="18"/>
          <w:szCs w:val="18"/>
          <w:lang w:bidi="ar-SA"/>
        </w:rPr>
        <w:t>"Shape"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249              X3DNode label = mainScene.createNode(</w:t>
      </w:r>
      <w:r w:rsidRPr="001223CF">
        <w:rPr>
          <w:rFonts w:ascii="Courier New" w:eastAsia="Times New Roman" w:hAnsi="Courier New" w:cs="Courier New"/>
          <w:b/>
          <w:bCs/>
          <w:color w:val="008000"/>
          <w:sz w:val="18"/>
          <w:szCs w:val="18"/>
          <w:lang w:bidi="ar-SA"/>
        </w:rPr>
        <w:t>"Text"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250              X3DNode appearance = mainScene.createNode(</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251              X3DNode material = mainScene.createNode(</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252              X3DNode fontStyle = mainScene.createNode(</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253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254              MFString justify = (MFString) fontStyle.getField(</w:t>
      </w:r>
      <w:r w:rsidRPr="001223CF">
        <w:rPr>
          <w:rFonts w:ascii="Courier New" w:eastAsia="Times New Roman" w:hAnsi="Courier New" w:cs="Courier New"/>
          <w:b/>
          <w:bCs/>
          <w:color w:val="008000"/>
          <w:sz w:val="18"/>
          <w:szCs w:val="18"/>
          <w:lang w:bidi="ar-SA"/>
        </w:rPr>
        <w:t>"justify"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255              SFFloat size = (SFFloat) fontStyle.getField(</w:t>
      </w:r>
      <w:r w:rsidRPr="001223CF">
        <w:rPr>
          <w:rFonts w:ascii="Courier New" w:eastAsia="Times New Roman" w:hAnsi="Courier New" w:cs="Courier New"/>
          <w:b/>
          <w:bCs/>
          <w:color w:val="008000"/>
          <w:sz w:val="18"/>
          <w:szCs w:val="18"/>
          <w:lang w:bidi="ar-SA"/>
        </w:rPr>
        <w:t>"size"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256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257              justify.set1Value(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258              justify.set1Value(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259              size.setValue(</w:t>
      </w:r>
      <w:r w:rsidRPr="001223CF">
        <w:rPr>
          <w:rFonts w:ascii="Courier New" w:eastAsia="Times New Roman" w:hAnsi="Courier New" w:cs="Courier New"/>
          <w:color w:val="0000FF"/>
          <w:sz w:val="18"/>
          <w:szCs w:val="18"/>
          <w:lang w:bidi="ar-SA"/>
        </w:rPr>
        <w:t>0.15f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260              SFNode fontStyleAttribute = (SFNode) label.getField(</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261              fontStyleAttribute.setValue(fontStyle);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263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264              SFFloat ambientIntensity = (SFFloat) material.getField(</w:t>
      </w:r>
      <w:r w:rsidRPr="001223CF">
        <w:rPr>
          <w:rFonts w:ascii="Courier New" w:eastAsia="Times New Roman" w:hAnsi="Courier New" w:cs="Courier New"/>
          <w:b/>
          <w:bCs/>
          <w:color w:val="008000"/>
          <w:sz w:val="18"/>
          <w:szCs w:val="18"/>
          <w:lang w:bidi="ar-SA"/>
        </w:rPr>
        <w:t>"ambientIntensity"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266              diffuseColor.setValue(color);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267              ambientIntensity.setValue(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269              SFNode appearanceMaterial = (SFNode) appearance.getField(</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270              appearanceMaterial.setValue(material);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272              SFNode shapeAppearance = (SFNode) shape.getField(</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273              shapeAppearance.setValue(appearance);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275              MFString string = (MFString) label.getField(</w:t>
      </w:r>
      <w:r w:rsidRPr="001223CF">
        <w:rPr>
          <w:rFonts w:ascii="Courier New" w:eastAsia="Times New Roman" w:hAnsi="Courier New" w:cs="Courier New"/>
          <w:b/>
          <w:bCs/>
          <w:color w:val="008000"/>
          <w:sz w:val="18"/>
          <w:szCs w:val="18"/>
          <w:lang w:bidi="ar-SA"/>
        </w:rPr>
        <w:t>"string"</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276              string.clear();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277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279              SFNode shapeGeometry = (SFNode) shape.getField(</w:t>
      </w:r>
      <w:r w:rsidRPr="001223CF">
        <w:rPr>
          <w:rFonts w:ascii="Courier New" w:eastAsia="Times New Roman" w:hAnsi="Courier New" w:cs="Courier New"/>
          <w:b/>
          <w:bCs/>
          <w:color w:val="008000"/>
          <w:sz w:val="18"/>
          <w:szCs w:val="18"/>
          <w:lang w:bidi="ar-SA"/>
        </w:rPr>
        <w:t>"geometry"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280              shapeGeometry.setValue(label);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282              MFNode newTransformChildren = (MFNode) 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283              newTransformChildren.append(shape);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285              SFVec3f serverTranslation = (SFVec3f) 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 xml:space="preserve">286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288              X3DNode powerMeter = mainScene.getNamedNode(objectName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289              SFVec3f powerMeterTranslation = (SFVec3f) powerMeter.getField(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290              powerMeterTranslation.getValue(translationValues);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291              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0.2</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292              translationValues[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294              serverTranslation.setValue(translationValues);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296              SFRotation serverRotation = (SFRotation) 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297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298              serverRotation.setValue(rotationValues);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299              mainScene.addRootNode(transform);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300              objectLabels.put(objectName + </w:t>
      </w:r>
      <w:r w:rsidRPr="001223CF">
        <w:rPr>
          <w:rFonts w:ascii="Courier New" w:eastAsia="Times New Roman" w:hAnsi="Courier New" w:cs="Courier New"/>
          <w:b/>
          <w:bCs/>
          <w:color w:val="008000"/>
          <w:sz w:val="18"/>
          <w:szCs w:val="18"/>
          <w:lang w:bidi="ar-SA"/>
        </w:rPr>
        <w:t>"_Inverse"</w:t>
      </w:r>
      <w:r w:rsidRPr="001223CF">
        <w:rPr>
          <w:rFonts w:ascii="Courier New" w:eastAsia="Times New Roman" w:hAnsi="Courier New" w:cs="Courier New"/>
          <w:color w:val="000000"/>
          <w:sz w:val="18"/>
          <w:szCs w:val="18"/>
          <w:lang w:bidi="ar-SA"/>
        </w:rPr>
        <w:t xml:space="preserve">, string);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301          } </w:t>
      </w:r>
      <w:r w:rsidRPr="001223CF">
        <w:rPr>
          <w:rFonts w:ascii="Courier New" w:eastAsia="Times New Roman" w:hAnsi="Courier New" w:cs="Courier New"/>
          <w:b/>
          <w:bCs/>
          <w:color w:val="000080"/>
          <w:sz w:val="18"/>
          <w:szCs w:val="18"/>
          <w:lang w:bidi="ar-SA"/>
        </w:rPr>
        <w:t xml:space="preserve">else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302              MFString string = objectLabels.get(objectName + </w:t>
      </w:r>
      <w:r w:rsidRPr="001223CF">
        <w:rPr>
          <w:rFonts w:ascii="Courier New" w:eastAsia="Times New Roman" w:hAnsi="Courier New" w:cs="Courier New"/>
          <w:b/>
          <w:bCs/>
          <w:color w:val="008000"/>
          <w:sz w:val="18"/>
          <w:szCs w:val="18"/>
          <w:lang w:bidi="ar-SA"/>
        </w:rPr>
        <w:t>"_Inverse"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303              </w:t>
      </w:r>
      <w:r w:rsidRPr="001223CF">
        <w:rPr>
          <w:rFonts w:ascii="Courier New" w:eastAsia="Times New Roman" w:hAnsi="Courier New" w:cs="Courier New"/>
          <w:i/>
          <w:iCs/>
          <w:color w:val="808080"/>
          <w:sz w:val="18"/>
          <w:szCs w:val="18"/>
          <w:lang w:bidi="ar-SA"/>
        </w:rPr>
        <w:t>//string.clear();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304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(string.size() ==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305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306              } </w:t>
      </w:r>
      <w:r w:rsidRPr="001223CF">
        <w:rPr>
          <w:rFonts w:ascii="Courier New" w:eastAsia="Times New Roman" w:hAnsi="Courier New" w:cs="Courier New"/>
          <w:b/>
          <w:bCs/>
          <w:color w:val="000080"/>
          <w:sz w:val="18"/>
          <w:szCs w:val="18"/>
          <w:lang w:bidi="ar-SA"/>
        </w:rPr>
        <w:t xml:space="preserve">else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307                  string.set1Value(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308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309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310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311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312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313  </w:t>
      </w:r>
      <w:r w:rsidRPr="001223CF">
        <w:rPr>
          <w:rFonts w:ascii="Courier New" w:eastAsia="Times New Roman" w:hAnsi="Courier New" w:cs="Courier New"/>
          <w:i/>
          <w:iCs/>
          <w:color w:val="808080"/>
          <w:sz w:val="18"/>
          <w:szCs w:val="18"/>
          <w:lang w:bidi="ar-SA"/>
        </w:rPr>
        <w:t xml:space="preserve">     * Adds a text label to the visible side of the object. The side initially visible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314  </w:t>
      </w:r>
      <w:r w:rsidRPr="001223CF">
        <w:rPr>
          <w:rFonts w:ascii="Courier New" w:eastAsia="Times New Roman" w:hAnsi="Courier New" w:cs="Courier New"/>
          <w:i/>
          <w:iCs/>
          <w:color w:val="808080"/>
          <w:sz w:val="18"/>
          <w:szCs w:val="18"/>
          <w:lang w:bidi="ar-SA"/>
        </w:rPr>
        <w:t xml:space="preserve">     * when the scene is loaded.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315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textLabel the label of the object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316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objectName the name of the X3D node to which the label is applied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317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color the color of the 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318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translation the translation of the text relative to the object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319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320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addObjectLabel(String textLabel, String objectName,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321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color, </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 xml:space="preserve">translation)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323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(!objectLabels.containsKey(objectName))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324              X3DNode transform = mainScene.createNode(</w:t>
      </w:r>
      <w:r w:rsidRPr="001223CF">
        <w:rPr>
          <w:rFonts w:ascii="Courier New" w:eastAsia="Times New Roman" w:hAnsi="Courier New" w:cs="Courier New"/>
          <w:b/>
          <w:bCs/>
          <w:color w:val="008000"/>
          <w:sz w:val="18"/>
          <w:szCs w:val="18"/>
          <w:lang w:bidi="ar-SA"/>
        </w:rPr>
        <w:t>"Transform"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325              X3DNode shape = mainScene.createNode(</w:t>
      </w:r>
      <w:r w:rsidRPr="001223CF">
        <w:rPr>
          <w:rFonts w:ascii="Courier New" w:eastAsia="Times New Roman" w:hAnsi="Courier New" w:cs="Courier New"/>
          <w:b/>
          <w:bCs/>
          <w:color w:val="008000"/>
          <w:sz w:val="18"/>
          <w:szCs w:val="18"/>
          <w:lang w:bidi="ar-SA"/>
        </w:rPr>
        <w:t>"Shape"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326              X3DNode label = mainScene.createNode(</w:t>
      </w:r>
      <w:r w:rsidRPr="001223CF">
        <w:rPr>
          <w:rFonts w:ascii="Courier New" w:eastAsia="Times New Roman" w:hAnsi="Courier New" w:cs="Courier New"/>
          <w:b/>
          <w:bCs/>
          <w:color w:val="008000"/>
          <w:sz w:val="18"/>
          <w:szCs w:val="18"/>
          <w:lang w:bidi="ar-SA"/>
        </w:rPr>
        <w:t>"Text"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327              X3DNode appearance = mainScene.createNode(</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328              X3DNode material = mainScene.createNode(</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329              X3DNode fontStyle = mainScene.createNode(</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331              MFString justify = (MFString) fontStyle.getField(</w:t>
      </w:r>
      <w:r w:rsidRPr="001223CF">
        <w:rPr>
          <w:rFonts w:ascii="Courier New" w:eastAsia="Times New Roman" w:hAnsi="Courier New" w:cs="Courier New"/>
          <w:b/>
          <w:bCs/>
          <w:color w:val="008000"/>
          <w:sz w:val="18"/>
          <w:szCs w:val="18"/>
          <w:lang w:bidi="ar-SA"/>
        </w:rPr>
        <w:t>"justify"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332              SFFloat size = (SFFloat) fontStyle.getField(</w:t>
      </w:r>
      <w:r w:rsidRPr="001223CF">
        <w:rPr>
          <w:rFonts w:ascii="Courier New" w:eastAsia="Times New Roman" w:hAnsi="Courier New" w:cs="Courier New"/>
          <w:b/>
          <w:bCs/>
          <w:color w:val="008000"/>
          <w:sz w:val="18"/>
          <w:szCs w:val="18"/>
          <w:lang w:bidi="ar-SA"/>
        </w:rPr>
        <w:t>"size"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334              justify.set1Value(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335              justify.set1Value(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336              size.setValue(</w:t>
      </w:r>
      <w:r w:rsidRPr="001223CF">
        <w:rPr>
          <w:rFonts w:ascii="Courier New" w:eastAsia="Times New Roman" w:hAnsi="Courier New" w:cs="Courier New"/>
          <w:color w:val="0000FF"/>
          <w:sz w:val="18"/>
          <w:szCs w:val="18"/>
          <w:lang w:bidi="ar-SA"/>
        </w:rPr>
        <w:t>0.15f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337              SFNode fontStyleAttribute = (SFNode) label.getField(</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338              fontStyleAttribute.setValue(fontStyle);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339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340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341              SFFloat ambientIntensity = (SFFloat) material.getField(</w:t>
      </w:r>
      <w:r w:rsidRPr="001223CF">
        <w:rPr>
          <w:rFonts w:ascii="Courier New" w:eastAsia="Times New Roman" w:hAnsi="Courier New" w:cs="Courier New"/>
          <w:b/>
          <w:bCs/>
          <w:color w:val="008000"/>
          <w:sz w:val="18"/>
          <w:szCs w:val="18"/>
          <w:lang w:bidi="ar-SA"/>
        </w:rPr>
        <w:t>"ambientIntensity"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343              diffuseColor.setValue(color);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344              ambientIntensity.setValue(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 xml:space="preserve">345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346              SFNode appearanceMaterial = (SFNode) appearance.getField(</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347              appearanceMaterial.setValue(material);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349              SFNode shapeAppearance = (SFNode) shape.getField(</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350              shapeAppearance.setValue(appearance);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352              MFString string = (MFString) label.getField(</w:t>
      </w:r>
      <w:r w:rsidRPr="001223CF">
        <w:rPr>
          <w:rFonts w:ascii="Courier New" w:eastAsia="Times New Roman" w:hAnsi="Courier New" w:cs="Courier New"/>
          <w:b/>
          <w:bCs/>
          <w:color w:val="008000"/>
          <w:sz w:val="18"/>
          <w:szCs w:val="18"/>
          <w:lang w:bidi="ar-SA"/>
        </w:rPr>
        <w:t>"string"</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353              string.clear();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354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356              SFNode shapeGeometry = (SFNode) shape.getField(</w:t>
      </w:r>
      <w:r w:rsidRPr="001223CF">
        <w:rPr>
          <w:rFonts w:ascii="Courier New" w:eastAsia="Times New Roman" w:hAnsi="Courier New" w:cs="Courier New"/>
          <w:b/>
          <w:bCs/>
          <w:color w:val="008000"/>
          <w:sz w:val="18"/>
          <w:szCs w:val="18"/>
          <w:lang w:bidi="ar-SA"/>
        </w:rPr>
        <w:t>"geometry"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357              shapeGeometry.setValue(label);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359              MFNode newTransformChildren = (MFNode) 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360              newTransformChildren.append(shape);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362              SFVec3f serverTranslation = (SFVec3f) 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363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365              X3DNode powerMeter = mainScene.getNamedNode(objectName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366              SFVec3f powerMeterTranslation = (SFVec3f) powerMeter.getField(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367              powerMeterTranslation.getValue(translationValues);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368              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0.2</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369              translationValues[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371              serverTranslation.setValue(translationValues);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373              SFRotation serverRotation = (SFRotation) 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374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3f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375              serverRotation.setValue(rotationValues);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377              mainScene.addRootNode(transform);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0" w:name="l378"/>
      <w:r w:rsidRPr="001223CF">
        <w:rPr>
          <w:rFonts w:ascii="Courier New" w:eastAsia="Times New Roman" w:hAnsi="Courier New" w:cs="Courier New"/>
          <w:color w:val="000000"/>
          <w:sz w:val="18"/>
          <w:szCs w:val="18"/>
          <w:lang w:bidi="ar-SA"/>
        </w:rPr>
        <w:t xml:space="preserve">378  </w:t>
      </w:r>
      <w:bookmarkEnd w:id="1160"/>
      <w:r w:rsidRPr="001223CF">
        <w:rPr>
          <w:rFonts w:ascii="Courier New" w:eastAsia="Times New Roman" w:hAnsi="Courier New" w:cs="Courier New"/>
          <w:color w:val="000000"/>
          <w:sz w:val="18"/>
          <w:szCs w:val="18"/>
          <w:lang w:bidi="ar-SA"/>
        </w:rPr>
        <w:t xml:space="preserve">            objectLabels.put(objectName, string);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1" w:name="l379"/>
      <w:r w:rsidRPr="001223CF">
        <w:rPr>
          <w:rFonts w:ascii="Courier New" w:eastAsia="Times New Roman" w:hAnsi="Courier New" w:cs="Courier New"/>
          <w:color w:val="000000"/>
          <w:sz w:val="18"/>
          <w:szCs w:val="18"/>
          <w:lang w:bidi="ar-SA"/>
        </w:rPr>
        <w:t xml:space="preserve">379  </w:t>
      </w:r>
      <w:bookmarkEnd w:id="1161"/>
      <w:r w:rsidRPr="001223CF">
        <w:rPr>
          <w:rFonts w:ascii="Courier New" w:eastAsia="Times New Roman" w:hAnsi="Courier New" w:cs="Courier New"/>
          <w:color w:val="000000"/>
          <w:sz w:val="18"/>
          <w:szCs w:val="18"/>
          <w:lang w:bidi="ar-SA"/>
        </w:rPr>
        <w:t xml:space="preserve">            addInverseObjectLabel(textLabel, objectName, color, 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2" w:name="l380"/>
      <w:r w:rsidRPr="001223CF">
        <w:rPr>
          <w:rFonts w:ascii="Courier New" w:eastAsia="Times New Roman" w:hAnsi="Courier New" w:cs="Courier New"/>
          <w:color w:val="000000"/>
          <w:sz w:val="18"/>
          <w:szCs w:val="18"/>
          <w:lang w:bidi="ar-SA"/>
        </w:rPr>
        <w:t xml:space="preserve">380  </w:t>
      </w:r>
      <w:bookmarkEnd w:id="1162"/>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0080"/>
          <w:sz w:val="18"/>
          <w:szCs w:val="18"/>
          <w:lang w:bidi="ar-SA"/>
        </w:rPr>
        <w:t xml:space="preserve">else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3" w:name="l381"/>
      <w:r w:rsidRPr="001223CF">
        <w:rPr>
          <w:rFonts w:ascii="Courier New" w:eastAsia="Times New Roman" w:hAnsi="Courier New" w:cs="Courier New"/>
          <w:color w:val="000000"/>
          <w:sz w:val="18"/>
          <w:szCs w:val="18"/>
          <w:lang w:bidi="ar-SA"/>
        </w:rPr>
        <w:t xml:space="preserve">381  </w:t>
      </w:r>
      <w:bookmarkEnd w:id="1163"/>
      <w:r w:rsidRPr="001223CF">
        <w:rPr>
          <w:rFonts w:ascii="Courier New" w:eastAsia="Times New Roman" w:hAnsi="Courier New" w:cs="Courier New"/>
          <w:color w:val="000000"/>
          <w:sz w:val="18"/>
          <w:szCs w:val="18"/>
          <w:lang w:bidi="ar-SA"/>
        </w:rPr>
        <w:t xml:space="preserve">            MFString string = objectLabels.get(objectName);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4" w:name="l382"/>
      <w:r w:rsidRPr="001223CF">
        <w:rPr>
          <w:rFonts w:ascii="Courier New" w:eastAsia="Times New Roman" w:hAnsi="Courier New" w:cs="Courier New"/>
          <w:color w:val="000000"/>
          <w:sz w:val="18"/>
          <w:szCs w:val="18"/>
          <w:lang w:bidi="ar-SA"/>
        </w:rPr>
        <w:t xml:space="preserve">382  </w:t>
      </w:r>
      <w:bookmarkEnd w:id="1164"/>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(string.size() ==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5" w:name="l383"/>
      <w:r w:rsidRPr="001223CF">
        <w:rPr>
          <w:rFonts w:ascii="Courier New" w:eastAsia="Times New Roman" w:hAnsi="Courier New" w:cs="Courier New"/>
          <w:color w:val="000000"/>
          <w:sz w:val="18"/>
          <w:szCs w:val="18"/>
          <w:lang w:bidi="ar-SA"/>
        </w:rPr>
        <w:t xml:space="preserve">383  </w:t>
      </w:r>
      <w:bookmarkEnd w:id="1165"/>
      <w:r w:rsidRPr="001223CF">
        <w:rPr>
          <w:rFonts w:ascii="Courier New" w:eastAsia="Times New Roman" w:hAnsi="Courier New" w:cs="Courier New"/>
          <w:color w:val="000000"/>
          <w:sz w:val="18"/>
          <w:szCs w:val="18"/>
          <w:lang w:bidi="ar-SA"/>
        </w:rPr>
        <w:t xml:space="preserve">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6" w:name="l384"/>
      <w:r w:rsidRPr="001223CF">
        <w:rPr>
          <w:rFonts w:ascii="Courier New" w:eastAsia="Times New Roman" w:hAnsi="Courier New" w:cs="Courier New"/>
          <w:color w:val="000000"/>
          <w:sz w:val="18"/>
          <w:szCs w:val="18"/>
          <w:lang w:bidi="ar-SA"/>
        </w:rPr>
        <w:t xml:space="preserve">384  </w:t>
      </w:r>
      <w:bookmarkEnd w:id="1166"/>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0080"/>
          <w:sz w:val="18"/>
          <w:szCs w:val="18"/>
          <w:lang w:bidi="ar-SA"/>
        </w:rPr>
        <w:t xml:space="preserve">else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7" w:name="l385"/>
      <w:r w:rsidRPr="001223CF">
        <w:rPr>
          <w:rFonts w:ascii="Courier New" w:eastAsia="Times New Roman" w:hAnsi="Courier New" w:cs="Courier New"/>
          <w:color w:val="000000"/>
          <w:sz w:val="18"/>
          <w:szCs w:val="18"/>
          <w:lang w:bidi="ar-SA"/>
        </w:rPr>
        <w:t xml:space="preserve">385  </w:t>
      </w:r>
      <w:bookmarkEnd w:id="1167"/>
      <w:r w:rsidRPr="001223CF">
        <w:rPr>
          <w:rFonts w:ascii="Courier New" w:eastAsia="Times New Roman" w:hAnsi="Courier New" w:cs="Courier New"/>
          <w:color w:val="000000"/>
          <w:sz w:val="18"/>
          <w:szCs w:val="18"/>
          <w:lang w:bidi="ar-SA"/>
        </w:rPr>
        <w:t xml:space="preserve">                string.set1Value(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8" w:name="l386"/>
      <w:r w:rsidRPr="001223CF">
        <w:rPr>
          <w:rFonts w:ascii="Courier New" w:eastAsia="Times New Roman" w:hAnsi="Courier New" w:cs="Courier New"/>
          <w:color w:val="000000"/>
          <w:sz w:val="18"/>
          <w:szCs w:val="18"/>
          <w:lang w:bidi="ar-SA"/>
        </w:rPr>
        <w:t xml:space="preserve">386  </w:t>
      </w:r>
      <w:bookmarkEnd w:id="1168"/>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9" w:name="l387"/>
      <w:r w:rsidRPr="001223CF">
        <w:rPr>
          <w:rFonts w:ascii="Courier New" w:eastAsia="Times New Roman" w:hAnsi="Courier New" w:cs="Courier New"/>
          <w:color w:val="000000"/>
          <w:sz w:val="18"/>
          <w:szCs w:val="18"/>
          <w:lang w:bidi="ar-SA"/>
        </w:rPr>
        <w:t xml:space="preserve">387  </w:t>
      </w:r>
      <w:bookmarkEnd w:id="1169"/>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0" w:name="l388"/>
      <w:r w:rsidRPr="001223CF">
        <w:rPr>
          <w:rFonts w:ascii="Courier New" w:eastAsia="Times New Roman" w:hAnsi="Courier New" w:cs="Courier New"/>
          <w:color w:val="000000"/>
          <w:sz w:val="18"/>
          <w:szCs w:val="18"/>
          <w:lang w:bidi="ar-SA"/>
        </w:rPr>
        <w:t xml:space="preserve">388  </w:t>
      </w:r>
      <w:bookmarkEnd w:id="1170"/>
      <w:r w:rsidRPr="001223CF">
        <w:rPr>
          <w:rFonts w:ascii="Courier New" w:eastAsia="Times New Roman" w:hAnsi="Courier New" w:cs="Courier New"/>
          <w:color w:val="000000"/>
          <w:sz w:val="18"/>
          <w:szCs w:val="18"/>
          <w:lang w:bidi="ar-SA"/>
        </w:rPr>
        <w:t xml:space="preserve">            addInverseObjectLabel(textLabel, objectName, color, 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1" w:name="l389"/>
      <w:r w:rsidRPr="001223CF">
        <w:rPr>
          <w:rFonts w:ascii="Courier New" w:eastAsia="Times New Roman" w:hAnsi="Courier New" w:cs="Courier New"/>
          <w:color w:val="000000"/>
          <w:sz w:val="18"/>
          <w:szCs w:val="18"/>
          <w:lang w:bidi="ar-SA"/>
        </w:rPr>
        <w:t xml:space="preserve">389  </w:t>
      </w:r>
      <w:bookmarkEnd w:id="1171"/>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2" w:name="l390"/>
      <w:r w:rsidRPr="001223CF">
        <w:rPr>
          <w:rFonts w:ascii="Courier New" w:eastAsia="Times New Roman" w:hAnsi="Courier New" w:cs="Courier New"/>
          <w:color w:val="000000"/>
          <w:sz w:val="18"/>
          <w:szCs w:val="18"/>
          <w:lang w:bidi="ar-SA"/>
        </w:rPr>
        <w:t xml:space="preserve">390  </w:t>
      </w:r>
      <w:bookmarkEnd w:id="1172"/>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3" w:name="l391"/>
      <w:r w:rsidRPr="001223CF">
        <w:rPr>
          <w:rFonts w:ascii="Courier New" w:eastAsia="Times New Roman" w:hAnsi="Courier New" w:cs="Courier New"/>
          <w:color w:val="000000"/>
          <w:sz w:val="18"/>
          <w:szCs w:val="18"/>
          <w:lang w:bidi="ar-SA"/>
        </w:rPr>
        <w:t xml:space="preserve">391  </w:t>
      </w:r>
      <w:bookmarkEnd w:id="1173"/>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74" w:name="l392"/>
      <w:r w:rsidRPr="001223CF">
        <w:rPr>
          <w:rFonts w:ascii="Courier New" w:eastAsia="Times New Roman" w:hAnsi="Courier New" w:cs="Courier New"/>
          <w:color w:val="000000"/>
          <w:sz w:val="18"/>
          <w:szCs w:val="18"/>
          <w:lang w:bidi="ar-SA"/>
        </w:rPr>
        <w:t xml:space="preserve">392  </w:t>
      </w:r>
      <w:bookmarkEnd w:id="1174"/>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75" w:name="l393"/>
      <w:r w:rsidRPr="001223CF">
        <w:rPr>
          <w:rFonts w:ascii="Courier New" w:eastAsia="Times New Roman" w:hAnsi="Courier New" w:cs="Courier New"/>
          <w:color w:val="000000"/>
          <w:sz w:val="18"/>
          <w:szCs w:val="18"/>
          <w:lang w:bidi="ar-SA"/>
        </w:rPr>
        <w:t xml:space="preserve">393  </w:t>
      </w:r>
      <w:bookmarkEnd w:id="1175"/>
      <w:r w:rsidRPr="001223CF">
        <w:rPr>
          <w:rFonts w:ascii="Courier New" w:eastAsia="Times New Roman" w:hAnsi="Courier New" w:cs="Courier New"/>
          <w:i/>
          <w:iCs/>
          <w:color w:val="80808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76" w:name="l394"/>
      <w:r w:rsidRPr="001223CF">
        <w:rPr>
          <w:rFonts w:ascii="Courier New" w:eastAsia="Times New Roman" w:hAnsi="Courier New" w:cs="Courier New"/>
          <w:color w:val="000000"/>
          <w:sz w:val="18"/>
          <w:szCs w:val="18"/>
          <w:lang w:bidi="ar-SA"/>
        </w:rPr>
        <w:t xml:space="preserve">394  </w:t>
      </w:r>
      <w:bookmarkEnd w:id="1176"/>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taskName the name of the task to be used as 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77" w:name="l395"/>
      <w:r w:rsidRPr="001223CF">
        <w:rPr>
          <w:rFonts w:ascii="Courier New" w:eastAsia="Times New Roman" w:hAnsi="Courier New" w:cs="Courier New"/>
          <w:color w:val="000000"/>
          <w:sz w:val="18"/>
          <w:szCs w:val="18"/>
          <w:lang w:bidi="ar-SA"/>
        </w:rPr>
        <w:t xml:space="preserve">395  </w:t>
      </w:r>
      <w:bookmarkEnd w:id="1177"/>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taskTransform the transform of the task. Each task is placed above the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78" w:name="l396"/>
      <w:r w:rsidRPr="001223CF">
        <w:rPr>
          <w:rFonts w:ascii="Courier New" w:eastAsia="Times New Roman" w:hAnsi="Courier New" w:cs="Courier New"/>
          <w:color w:val="000000"/>
          <w:sz w:val="18"/>
          <w:szCs w:val="18"/>
          <w:lang w:bidi="ar-SA"/>
        </w:rPr>
        <w:t xml:space="preserve">396  </w:t>
      </w:r>
      <w:bookmarkEnd w:id="1178"/>
      <w:r w:rsidRPr="001223CF">
        <w:rPr>
          <w:rFonts w:ascii="Courier New" w:eastAsia="Times New Roman" w:hAnsi="Courier New" w:cs="Courier New"/>
          <w:i/>
          <w:iCs/>
          <w:color w:val="808080"/>
          <w:sz w:val="18"/>
          <w:szCs w:val="18"/>
          <w:lang w:bidi="ar-SA"/>
        </w:rPr>
        <w:t xml:space="preserve">     * previous task so it is necesary to know the transform off the target task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79" w:name="l397"/>
      <w:r w:rsidRPr="001223CF">
        <w:rPr>
          <w:rFonts w:ascii="Courier New" w:eastAsia="Times New Roman" w:hAnsi="Courier New" w:cs="Courier New"/>
          <w:color w:val="000000"/>
          <w:sz w:val="18"/>
          <w:szCs w:val="18"/>
          <w:lang w:bidi="ar-SA"/>
        </w:rPr>
        <w:t xml:space="preserve">397  </w:t>
      </w:r>
      <w:bookmarkEnd w:id="1179"/>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color the color of the 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0" w:name="l398"/>
      <w:r w:rsidRPr="001223CF">
        <w:rPr>
          <w:rFonts w:ascii="Courier New" w:eastAsia="Times New Roman" w:hAnsi="Courier New" w:cs="Courier New"/>
          <w:color w:val="000000"/>
          <w:sz w:val="18"/>
          <w:szCs w:val="18"/>
          <w:lang w:bidi="ar-SA"/>
        </w:rPr>
        <w:t xml:space="preserve">398  </w:t>
      </w:r>
      <w:bookmarkEnd w:id="1180"/>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1" w:name="l399"/>
      <w:r w:rsidRPr="001223CF">
        <w:rPr>
          <w:rFonts w:ascii="Courier New" w:eastAsia="Times New Roman" w:hAnsi="Courier New" w:cs="Courier New"/>
          <w:color w:val="000000"/>
          <w:sz w:val="18"/>
          <w:szCs w:val="18"/>
          <w:lang w:bidi="ar-SA"/>
        </w:rPr>
        <w:t xml:space="preserve">399  </w:t>
      </w:r>
      <w:bookmarkEnd w:id="1181"/>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addLabelToTask(String taskName, X3DNode taskTransform,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color)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2" w:name="l400"/>
      <w:r w:rsidRPr="001223CF">
        <w:rPr>
          <w:rFonts w:ascii="Courier New" w:eastAsia="Times New Roman" w:hAnsi="Courier New" w:cs="Courier New"/>
          <w:color w:val="000000"/>
          <w:sz w:val="18"/>
          <w:szCs w:val="18"/>
          <w:lang w:bidi="ar-SA"/>
        </w:rPr>
        <w:t xml:space="preserve">400  </w:t>
      </w:r>
      <w:bookmarkEnd w:id="1182"/>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3" w:name="l401"/>
      <w:r w:rsidRPr="001223CF">
        <w:rPr>
          <w:rFonts w:ascii="Courier New" w:eastAsia="Times New Roman" w:hAnsi="Courier New" w:cs="Courier New"/>
          <w:color w:val="000000"/>
          <w:sz w:val="18"/>
          <w:szCs w:val="18"/>
          <w:lang w:bidi="ar-SA"/>
        </w:rPr>
        <w:t xml:space="preserve">401  </w:t>
      </w:r>
      <w:bookmarkEnd w:id="1183"/>
      <w:r w:rsidRPr="001223CF">
        <w:rPr>
          <w:rFonts w:ascii="Courier New" w:eastAsia="Times New Roman" w:hAnsi="Courier New" w:cs="Courier New"/>
          <w:color w:val="000000"/>
          <w:sz w:val="18"/>
          <w:szCs w:val="18"/>
          <w:lang w:bidi="ar-SA"/>
        </w:rPr>
        <w:t xml:space="preserve">        X3DNode transform = mainScene.createNode(</w:t>
      </w:r>
      <w:r w:rsidRPr="001223CF">
        <w:rPr>
          <w:rFonts w:ascii="Courier New" w:eastAsia="Times New Roman" w:hAnsi="Courier New" w:cs="Courier New"/>
          <w:b/>
          <w:bCs/>
          <w:color w:val="008000"/>
          <w:sz w:val="18"/>
          <w:szCs w:val="18"/>
          <w:lang w:bidi="ar-SA"/>
        </w:rPr>
        <w:t>"Transform"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4" w:name="l402"/>
      <w:r w:rsidRPr="001223CF">
        <w:rPr>
          <w:rFonts w:ascii="Courier New" w:eastAsia="Times New Roman" w:hAnsi="Courier New" w:cs="Courier New"/>
          <w:color w:val="000000"/>
          <w:sz w:val="18"/>
          <w:szCs w:val="18"/>
          <w:lang w:bidi="ar-SA"/>
        </w:rPr>
        <w:lastRenderedPageBreak/>
        <w:t xml:space="preserve">402  </w:t>
      </w:r>
      <w:bookmarkEnd w:id="1184"/>
      <w:r w:rsidRPr="001223CF">
        <w:rPr>
          <w:rFonts w:ascii="Courier New" w:eastAsia="Times New Roman" w:hAnsi="Courier New" w:cs="Courier New"/>
          <w:color w:val="000000"/>
          <w:sz w:val="18"/>
          <w:szCs w:val="18"/>
          <w:lang w:bidi="ar-SA"/>
        </w:rPr>
        <w:t xml:space="preserve">        X3DNode shape = mainScene.createNode(</w:t>
      </w:r>
      <w:r w:rsidRPr="001223CF">
        <w:rPr>
          <w:rFonts w:ascii="Courier New" w:eastAsia="Times New Roman" w:hAnsi="Courier New" w:cs="Courier New"/>
          <w:b/>
          <w:bCs/>
          <w:color w:val="008000"/>
          <w:sz w:val="18"/>
          <w:szCs w:val="18"/>
          <w:lang w:bidi="ar-SA"/>
        </w:rPr>
        <w:t>"Shape"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5" w:name="l403"/>
      <w:r w:rsidRPr="001223CF">
        <w:rPr>
          <w:rFonts w:ascii="Courier New" w:eastAsia="Times New Roman" w:hAnsi="Courier New" w:cs="Courier New"/>
          <w:color w:val="000000"/>
          <w:sz w:val="18"/>
          <w:szCs w:val="18"/>
          <w:lang w:bidi="ar-SA"/>
        </w:rPr>
        <w:t xml:space="preserve">403  </w:t>
      </w:r>
      <w:bookmarkEnd w:id="1185"/>
      <w:r w:rsidRPr="001223CF">
        <w:rPr>
          <w:rFonts w:ascii="Courier New" w:eastAsia="Times New Roman" w:hAnsi="Courier New" w:cs="Courier New"/>
          <w:color w:val="000000"/>
          <w:sz w:val="18"/>
          <w:szCs w:val="18"/>
          <w:lang w:bidi="ar-SA"/>
        </w:rPr>
        <w:t xml:space="preserve">        X3DNode label = mainScene.createNode(</w:t>
      </w:r>
      <w:r w:rsidRPr="001223CF">
        <w:rPr>
          <w:rFonts w:ascii="Courier New" w:eastAsia="Times New Roman" w:hAnsi="Courier New" w:cs="Courier New"/>
          <w:b/>
          <w:bCs/>
          <w:color w:val="008000"/>
          <w:sz w:val="18"/>
          <w:szCs w:val="18"/>
          <w:lang w:bidi="ar-SA"/>
        </w:rPr>
        <w:t>"Text"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6" w:name="l404"/>
      <w:r w:rsidRPr="001223CF">
        <w:rPr>
          <w:rFonts w:ascii="Courier New" w:eastAsia="Times New Roman" w:hAnsi="Courier New" w:cs="Courier New"/>
          <w:color w:val="000000"/>
          <w:sz w:val="18"/>
          <w:szCs w:val="18"/>
          <w:lang w:bidi="ar-SA"/>
        </w:rPr>
        <w:t xml:space="preserve">404  </w:t>
      </w:r>
      <w:bookmarkEnd w:id="1186"/>
      <w:r w:rsidRPr="001223CF">
        <w:rPr>
          <w:rFonts w:ascii="Courier New" w:eastAsia="Times New Roman" w:hAnsi="Courier New" w:cs="Courier New"/>
          <w:color w:val="000000"/>
          <w:sz w:val="18"/>
          <w:szCs w:val="18"/>
          <w:lang w:bidi="ar-SA"/>
        </w:rPr>
        <w:t xml:space="preserve">        X3DNode appearance = mainScene.createNode(</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7" w:name="l405"/>
      <w:r w:rsidRPr="001223CF">
        <w:rPr>
          <w:rFonts w:ascii="Courier New" w:eastAsia="Times New Roman" w:hAnsi="Courier New" w:cs="Courier New"/>
          <w:color w:val="000000"/>
          <w:sz w:val="18"/>
          <w:szCs w:val="18"/>
          <w:lang w:bidi="ar-SA"/>
        </w:rPr>
        <w:t xml:space="preserve">405  </w:t>
      </w:r>
      <w:bookmarkEnd w:id="1187"/>
      <w:r w:rsidRPr="001223CF">
        <w:rPr>
          <w:rFonts w:ascii="Courier New" w:eastAsia="Times New Roman" w:hAnsi="Courier New" w:cs="Courier New"/>
          <w:color w:val="000000"/>
          <w:sz w:val="18"/>
          <w:szCs w:val="18"/>
          <w:lang w:bidi="ar-SA"/>
        </w:rPr>
        <w:t xml:space="preserve">        X3DNode material = mainScene.createNode(</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8" w:name="l406"/>
      <w:r w:rsidRPr="001223CF">
        <w:rPr>
          <w:rFonts w:ascii="Courier New" w:eastAsia="Times New Roman" w:hAnsi="Courier New" w:cs="Courier New"/>
          <w:color w:val="000000"/>
          <w:sz w:val="18"/>
          <w:szCs w:val="18"/>
          <w:lang w:bidi="ar-SA"/>
        </w:rPr>
        <w:t xml:space="preserve">406  </w:t>
      </w:r>
      <w:bookmarkEnd w:id="1188"/>
      <w:r w:rsidRPr="001223CF">
        <w:rPr>
          <w:rFonts w:ascii="Courier New" w:eastAsia="Times New Roman" w:hAnsi="Courier New" w:cs="Courier New"/>
          <w:color w:val="000000"/>
          <w:sz w:val="18"/>
          <w:szCs w:val="18"/>
          <w:lang w:bidi="ar-SA"/>
        </w:rPr>
        <w:t xml:space="preserve">        X3DNode fontStyle = mainScene.createNode(</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9" w:name="l407"/>
      <w:r w:rsidRPr="001223CF">
        <w:rPr>
          <w:rFonts w:ascii="Courier New" w:eastAsia="Times New Roman" w:hAnsi="Courier New" w:cs="Courier New"/>
          <w:color w:val="000000"/>
          <w:sz w:val="18"/>
          <w:szCs w:val="18"/>
          <w:lang w:bidi="ar-SA"/>
        </w:rPr>
        <w:t xml:space="preserve">407  </w:t>
      </w:r>
      <w:bookmarkEnd w:id="1189"/>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0" w:name="l408"/>
      <w:r w:rsidRPr="001223CF">
        <w:rPr>
          <w:rFonts w:ascii="Courier New" w:eastAsia="Times New Roman" w:hAnsi="Courier New" w:cs="Courier New"/>
          <w:color w:val="000000"/>
          <w:sz w:val="18"/>
          <w:szCs w:val="18"/>
          <w:lang w:bidi="ar-SA"/>
        </w:rPr>
        <w:t xml:space="preserve">408  </w:t>
      </w:r>
      <w:bookmarkEnd w:id="1190"/>
      <w:r w:rsidRPr="001223CF">
        <w:rPr>
          <w:rFonts w:ascii="Courier New" w:eastAsia="Times New Roman" w:hAnsi="Courier New" w:cs="Courier New"/>
          <w:color w:val="000000"/>
          <w:sz w:val="18"/>
          <w:szCs w:val="18"/>
          <w:lang w:bidi="ar-SA"/>
        </w:rPr>
        <w:t xml:space="preserve">        MFString justify = (MFString) fontStyle.getField(</w:t>
      </w:r>
      <w:r w:rsidRPr="001223CF">
        <w:rPr>
          <w:rFonts w:ascii="Courier New" w:eastAsia="Times New Roman" w:hAnsi="Courier New" w:cs="Courier New"/>
          <w:b/>
          <w:bCs/>
          <w:color w:val="008000"/>
          <w:sz w:val="18"/>
          <w:szCs w:val="18"/>
          <w:lang w:bidi="ar-SA"/>
        </w:rPr>
        <w:t>"justify"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1" w:name="l409"/>
      <w:r w:rsidRPr="001223CF">
        <w:rPr>
          <w:rFonts w:ascii="Courier New" w:eastAsia="Times New Roman" w:hAnsi="Courier New" w:cs="Courier New"/>
          <w:color w:val="000000"/>
          <w:sz w:val="18"/>
          <w:szCs w:val="18"/>
          <w:lang w:bidi="ar-SA"/>
        </w:rPr>
        <w:t xml:space="preserve">409  </w:t>
      </w:r>
      <w:bookmarkEnd w:id="1191"/>
      <w:r w:rsidRPr="001223CF">
        <w:rPr>
          <w:rFonts w:ascii="Courier New" w:eastAsia="Times New Roman" w:hAnsi="Courier New" w:cs="Courier New"/>
          <w:color w:val="000000"/>
          <w:sz w:val="18"/>
          <w:szCs w:val="18"/>
          <w:lang w:bidi="ar-SA"/>
        </w:rPr>
        <w:t xml:space="preserve">        SFFloat size = (SFFloat) fontStyle.getField(</w:t>
      </w:r>
      <w:r w:rsidRPr="001223CF">
        <w:rPr>
          <w:rFonts w:ascii="Courier New" w:eastAsia="Times New Roman" w:hAnsi="Courier New" w:cs="Courier New"/>
          <w:b/>
          <w:bCs/>
          <w:color w:val="008000"/>
          <w:sz w:val="18"/>
          <w:szCs w:val="18"/>
          <w:lang w:bidi="ar-SA"/>
        </w:rPr>
        <w:t>"size"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2" w:name="l410"/>
      <w:r w:rsidRPr="001223CF">
        <w:rPr>
          <w:rFonts w:ascii="Courier New" w:eastAsia="Times New Roman" w:hAnsi="Courier New" w:cs="Courier New"/>
          <w:color w:val="000000"/>
          <w:sz w:val="18"/>
          <w:szCs w:val="18"/>
          <w:lang w:bidi="ar-SA"/>
        </w:rPr>
        <w:t xml:space="preserve">410  </w:t>
      </w:r>
      <w:bookmarkEnd w:id="1192"/>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3" w:name="l411"/>
      <w:r w:rsidRPr="001223CF">
        <w:rPr>
          <w:rFonts w:ascii="Courier New" w:eastAsia="Times New Roman" w:hAnsi="Courier New" w:cs="Courier New"/>
          <w:color w:val="000000"/>
          <w:sz w:val="18"/>
          <w:szCs w:val="18"/>
          <w:lang w:bidi="ar-SA"/>
        </w:rPr>
        <w:t xml:space="preserve">411  </w:t>
      </w:r>
      <w:bookmarkEnd w:id="1193"/>
      <w:r w:rsidRPr="001223CF">
        <w:rPr>
          <w:rFonts w:ascii="Courier New" w:eastAsia="Times New Roman" w:hAnsi="Courier New" w:cs="Courier New"/>
          <w:color w:val="000000"/>
          <w:sz w:val="18"/>
          <w:szCs w:val="18"/>
          <w:lang w:bidi="ar-SA"/>
        </w:rPr>
        <w:t xml:space="preserve">        justify.set1Value(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4" w:name="l412"/>
      <w:r w:rsidRPr="001223CF">
        <w:rPr>
          <w:rFonts w:ascii="Courier New" w:eastAsia="Times New Roman" w:hAnsi="Courier New" w:cs="Courier New"/>
          <w:color w:val="000000"/>
          <w:sz w:val="18"/>
          <w:szCs w:val="18"/>
          <w:lang w:bidi="ar-SA"/>
        </w:rPr>
        <w:t xml:space="preserve">412  </w:t>
      </w:r>
      <w:bookmarkEnd w:id="1194"/>
      <w:r w:rsidRPr="001223CF">
        <w:rPr>
          <w:rFonts w:ascii="Courier New" w:eastAsia="Times New Roman" w:hAnsi="Courier New" w:cs="Courier New"/>
          <w:color w:val="000000"/>
          <w:sz w:val="18"/>
          <w:szCs w:val="18"/>
          <w:lang w:bidi="ar-SA"/>
        </w:rPr>
        <w:t xml:space="preserve">        justify.set1Value(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5" w:name="l413"/>
      <w:r w:rsidRPr="001223CF">
        <w:rPr>
          <w:rFonts w:ascii="Courier New" w:eastAsia="Times New Roman" w:hAnsi="Courier New" w:cs="Courier New"/>
          <w:color w:val="000000"/>
          <w:sz w:val="18"/>
          <w:szCs w:val="18"/>
          <w:lang w:bidi="ar-SA"/>
        </w:rPr>
        <w:t xml:space="preserve">413  </w:t>
      </w:r>
      <w:bookmarkEnd w:id="1195"/>
      <w:r w:rsidRPr="001223CF">
        <w:rPr>
          <w:rFonts w:ascii="Courier New" w:eastAsia="Times New Roman" w:hAnsi="Courier New" w:cs="Courier New"/>
          <w:color w:val="000000"/>
          <w:sz w:val="18"/>
          <w:szCs w:val="18"/>
          <w:lang w:bidi="ar-SA"/>
        </w:rPr>
        <w:t xml:space="preserve">        size.setValue(</w:t>
      </w:r>
      <w:r w:rsidRPr="001223CF">
        <w:rPr>
          <w:rFonts w:ascii="Courier New" w:eastAsia="Times New Roman" w:hAnsi="Courier New" w:cs="Courier New"/>
          <w:color w:val="0000FF"/>
          <w:sz w:val="18"/>
          <w:szCs w:val="18"/>
          <w:lang w:bidi="ar-SA"/>
        </w:rPr>
        <w:t>0.15f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6" w:name="l414"/>
      <w:r w:rsidRPr="001223CF">
        <w:rPr>
          <w:rFonts w:ascii="Courier New" w:eastAsia="Times New Roman" w:hAnsi="Courier New" w:cs="Courier New"/>
          <w:color w:val="000000"/>
          <w:sz w:val="18"/>
          <w:szCs w:val="18"/>
          <w:lang w:bidi="ar-SA"/>
        </w:rPr>
        <w:t xml:space="preserve">414  </w:t>
      </w:r>
      <w:bookmarkEnd w:id="1196"/>
      <w:r w:rsidRPr="001223CF">
        <w:rPr>
          <w:rFonts w:ascii="Courier New" w:eastAsia="Times New Roman" w:hAnsi="Courier New" w:cs="Courier New"/>
          <w:color w:val="000000"/>
          <w:sz w:val="18"/>
          <w:szCs w:val="18"/>
          <w:lang w:bidi="ar-SA"/>
        </w:rPr>
        <w:t xml:space="preserve">        SFNode fontStyleAttribute = (SFNode) label.getField(</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7" w:name="l415"/>
      <w:r w:rsidRPr="001223CF">
        <w:rPr>
          <w:rFonts w:ascii="Courier New" w:eastAsia="Times New Roman" w:hAnsi="Courier New" w:cs="Courier New"/>
          <w:color w:val="000000"/>
          <w:sz w:val="18"/>
          <w:szCs w:val="18"/>
          <w:lang w:bidi="ar-SA"/>
        </w:rPr>
        <w:t xml:space="preserve">415  </w:t>
      </w:r>
      <w:bookmarkEnd w:id="1197"/>
      <w:r w:rsidRPr="001223CF">
        <w:rPr>
          <w:rFonts w:ascii="Courier New" w:eastAsia="Times New Roman" w:hAnsi="Courier New" w:cs="Courier New"/>
          <w:color w:val="000000"/>
          <w:sz w:val="18"/>
          <w:szCs w:val="18"/>
          <w:lang w:bidi="ar-SA"/>
        </w:rPr>
        <w:t xml:space="preserve">        fontStyleAttribute.setValue(fontStyle);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8" w:name="l416"/>
      <w:r w:rsidRPr="001223CF">
        <w:rPr>
          <w:rFonts w:ascii="Courier New" w:eastAsia="Times New Roman" w:hAnsi="Courier New" w:cs="Courier New"/>
          <w:color w:val="000000"/>
          <w:sz w:val="18"/>
          <w:szCs w:val="18"/>
          <w:lang w:bidi="ar-SA"/>
        </w:rPr>
        <w:t xml:space="preserve">416  </w:t>
      </w:r>
      <w:bookmarkEnd w:id="1198"/>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9" w:name="l417"/>
      <w:r w:rsidRPr="001223CF">
        <w:rPr>
          <w:rFonts w:ascii="Courier New" w:eastAsia="Times New Roman" w:hAnsi="Courier New" w:cs="Courier New"/>
          <w:color w:val="000000"/>
          <w:sz w:val="18"/>
          <w:szCs w:val="18"/>
          <w:lang w:bidi="ar-SA"/>
        </w:rPr>
        <w:t xml:space="preserve">417  </w:t>
      </w:r>
      <w:bookmarkEnd w:id="1199"/>
      <w:r w:rsidRPr="001223CF">
        <w:rPr>
          <w:rFonts w:ascii="Courier New" w:eastAsia="Times New Roman" w:hAnsi="Courier New" w:cs="Courier New"/>
          <w:color w:val="000000"/>
          <w:sz w:val="18"/>
          <w:szCs w:val="18"/>
          <w:lang w:bidi="ar-SA"/>
        </w:rPr>
        <w:t xml:space="preserve">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0" w:name="l418"/>
      <w:r w:rsidRPr="001223CF">
        <w:rPr>
          <w:rFonts w:ascii="Courier New" w:eastAsia="Times New Roman" w:hAnsi="Courier New" w:cs="Courier New"/>
          <w:color w:val="000000"/>
          <w:sz w:val="18"/>
          <w:szCs w:val="18"/>
          <w:lang w:bidi="ar-SA"/>
        </w:rPr>
        <w:t xml:space="preserve">418  </w:t>
      </w:r>
      <w:bookmarkEnd w:id="1200"/>
      <w:r w:rsidRPr="001223CF">
        <w:rPr>
          <w:rFonts w:ascii="Courier New" w:eastAsia="Times New Roman" w:hAnsi="Courier New" w:cs="Courier New"/>
          <w:color w:val="000000"/>
          <w:sz w:val="18"/>
          <w:szCs w:val="18"/>
          <w:lang w:bidi="ar-SA"/>
        </w:rPr>
        <w:t xml:space="preserve">        SFFloat ambientIntensity = (SFFloat) material.getField(</w:t>
      </w:r>
      <w:r w:rsidRPr="001223CF">
        <w:rPr>
          <w:rFonts w:ascii="Courier New" w:eastAsia="Times New Roman" w:hAnsi="Courier New" w:cs="Courier New"/>
          <w:b/>
          <w:bCs/>
          <w:color w:val="008000"/>
          <w:sz w:val="18"/>
          <w:szCs w:val="18"/>
          <w:lang w:bidi="ar-SA"/>
        </w:rPr>
        <w:t>"ambientIntensity"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1" w:name="l419"/>
      <w:r w:rsidRPr="001223CF">
        <w:rPr>
          <w:rFonts w:ascii="Courier New" w:eastAsia="Times New Roman" w:hAnsi="Courier New" w:cs="Courier New"/>
          <w:color w:val="000000"/>
          <w:sz w:val="18"/>
          <w:szCs w:val="18"/>
          <w:lang w:bidi="ar-SA"/>
        </w:rPr>
        <w:t xml:space="preserve">419  </w:t>
      </w:r>
      <w:bookmarkEnd w:id="120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2" w:name="l420"/>
      <w:r w:rsidRPr="001223CF">
        <w:rPr>
          <w:rFonts w:ascii="Courier New" w:eastAsia="Times New Roman" w:hAnsi="Courier New" w:cs="Courier New"/>
          <w:color w:val="000000"/>
          <w:sz w:val="18"/>
          <w:szCs w:val="18"/>
          <w:lang w:bidi="ar-SA"/>
        </w:rPr>
        <w:t xml:space="preserve">420  </w:t>
      </w:r>
      <w:bookmarkEnd w:id="1202"/>
      <w:r w:rsidRPr="001223CF">
        <w:rPr>
          <w:rFonts w:ascii="Courier New" w:eastAsia="Times New Roman" w:hAnsi="Courier New" w:cs="Courier New"/>
          <w:color w:val="000000"/>
          <w:sz w:val="18"/>
          <w:szCs w:val="18"/>
          <w:lang w:bidi="ar-SA"/>
        </w:rPr>
        <w:t xml:space="preserve">        diffuseColor.setValue(color);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3" w:name="l421"/>
      <w:r w:rsidRPr="001223CF">
        <w:rPr>
          <w:rFonts w:ascii="Courier New" w:eastAsia="Times New Roman" w:hAnsi="Courier New" w:cs="Courier New"/>
          <w:color w:val="000000"/>
          <w:sz w:val="18"/>
          <w:szCs w:val="18"/>
          <w:lang w:bidi="ar-SA"/>
        </w:rPr>
        <w:t xml:space="preserve">421  </w:t>
      </w:r>
      <w:bookmarkEnd w:id="1203"/>
      <w:r w:rsidRPr="001223CF">
        <w:rPr>
          <w:rFonts w:ascii="Courier New" w:eastAsia="Times New Roman" w:hAnsi="Courier New" w:cs="Courier New"/>
          <w:color w:val="000000"/>
          <w:sz w:val="18"/>
          <w:szCs w:val="18"/>
          <w:lang w:bidi="ar-SA"/>
        </w:rPr>
        <w:t xml:space="preserve">        ambientIntensity.setValue(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4" w:name="l422"/>
      <w:r w:rsidRPr="001223CF">
        <w:rPr>
          <w:rFonts w:ascii="Courier New" w:eastAsia="Times New Roman" w:hAnsi="Courier New" w:cs="Courier New"/>
          <w:color w:val="000000"/>
          <w:sz w:val="18"/>
          <w:szCs w:val="18"/>
          <w:lang w:bidi="ar-SA"/>
        </w:rPr>
        <w:t xml:space="preserve">422  </w:t>
      </w:r>
      <w:bookmarkEnd w:id="120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5" w:name="l423"/>
      <w:r w:rsidRPr="001223CF">
        <w:rPr>
          <w:rFonts w:ascii="Courier New" w:eastAsia="Times New Roman" w:hAnsi="Courier New" w:cs="Courier New"/>
          <w:color w:val="000000"/>
          <w:sz w:val="18"/>
          <w:szCs w:val="18"/>
          <w:lang w:bidi="ar-SA"/>
        </w:rPr>
        <w:t xml:space="preserve">423  </w:t>
      </w:r>
      <w:bookmarkEnd w:id="1205"/>
      <w:r w:rsidRPr="001223CF">
        <w:rPr>
          <w:rFonts w:ascii="Courier New" w:eastAsia="Times New Roman" w:hAnsi="Courier New" w:cs="Courier New"/>
          <w:color w:val="000000"/>
          <w:sz w:val="18"/>
          <w:szCs w:val="18"/>
          <w:lang w:bidi="ar-SA"/>
        </w:rPr>
        <w:t xml:space="preserve">        SFNode appearanceMaterial = (SFNode) appearance.getField(</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6" w:name="l424"/>
      <w:r w:rsidRPr="001223CF">
        <w:rPr>
          <w:rFonts w:ascii="Courier New" w:eastAsia="Times New Roman" w:hAnsi="Courier New" w:cs="Courier New"/>
          <w:color w:val="000000"/>
          <w:sz w:val="18"/>
          <w:szCs w:val="18"/>
          <w:lang w:bidi="ar-SA"/>
        </w:rPr>
        <w:t xml:space="preserve">424  </w:t>
      </w:r>
      <w:bookmarkEnd w:id="1206"/>
      <w:r w:rsidRPr="001223CF">
        <w:rPr>
          <w:rFonts w:ascii="Courier New" w:eastAsia="Times New Roman" w:hAnsi="Courier New" w:cs="Courier New"/>
          <w:color w:val="000000"/>
          <w:sz w:val="18"/>
          <w:szCs w:val="18"/>
          <w:lang w:bidi="ar-SA"/>
        </w:rPr>
        <w:t xml:space="preserve">        appearanceMaterial.setValue(material);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7" w:name="l425"/>
      <w:r w:rsidRPr="001223CF">
        <w:rPr>
          <w:rFonts w:ascii="Courier New" w:eastAsia="Times New Roman" w:hAnsi="Courier New" w:cs="Courier New"/>
          <w:color w:val="000000"/>
          <w:sz w:val="18"/>
          <w:szCs w:val="18"/>
          <w:lang w:bidi="ar-SA"/>
        </w:rPr>
        <w:t xml:space="preserve">425  </w:t>
      </w:r>
      <w:bookmarkEnd w:id="1207"/>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8" w:name="l426"/>
      <w:r w:rsidRPr="001223CF">
        <w:rPr>
          <w:rFonts w:ascii="Courier New" w:eastAsia="Times New Roman" w:hAnsi="Courier New" w:cs="Courier New"/>
          <w:color w:val="000000"/>
          <w:sz w:val="18"/>
          <w:szCs w:val="18"/>
          <w:lang w:bidi="ar-SA"/>
        </w:rPr>
        <w:t xml:space="preserve">426  </w:t>
      </w:r>
      <w:bookmarkEnd w:id="1208"/>
      <w:r w:rsidRPr="001223CF">
        <w:rPr>
          <w:rFonts w:ascii="Courier New" w:eastAsia="Times New Roman" w:hAnsi="Courier New" w:cs="Courier New"/>
          <w:color w:val="000000"/>
          <w:sz w:val="18"/>
          <w:szCs w:val="18"/>
          <w:lang w:bidi="ar-SA"/>
        </w:rPr>
        <w:t xml:space="preserve">        SFNode shapeAppearance = (SFNode) shape.getField(</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9" w:name="l427"/>
      <w:r w:rsidRPr="001223CF">
        <w:rPr>
          <w:rFonts w:ascii="Courier New" w:eastAsia="Times New Roman" w:hAnsi="Courier New" w:cs="Courier New"/>
          <w:color w:val="000000"/>
          <w:sz w:val="18"/>
          <w:szCs w:val="18"/>
          <w:lang w:bidi="ar-SA"/>
        </w:rPr>
        <w:t xml:space="preserve">427  </w:t>
      </w:r>
      <w:bookmarkEnd w:id="1209"/>
      <w:r w:rsidRPr="001223CF">
        <w:rPr>
          <w:rFonts w:ascii="Courier New" w:eastAsia="Times New Roman" w:hAnsi="Courier New" w:cs="Courier New"/>
          <w:color w:val="000000"/>
          <w:sz w:val="18"/>
          <w:szCs w:val="18"/>
          <w:lang w:bidi="ar-SA"/>
        </w:rPr>
        <w:t xml:space="preserve">        shapeAppearance.setValue(appearance);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0" w:name="l428"/>
      <w:r w:rsidRPr="001223CF">
        <w:rPr>
          <w:rFonts w:ascii="Courier New" w:eastAsia="Times New Roman" w:hAnsi="Courier New" w:cs="Courier New"/>
          <w:color w:val="000000"/>
          <w:sz w:val="18"/>
          <w:szCs w:val="18"/>
          <w:lang w:bidi="ar-SA"/>
        </w:rPr>
        <w:t xml:space="preserve">428  </w:t>
      </w:r>
      <w:bookmarkEnd w:id="1210"/>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1" w:name="l429"/>
      <w:r w:rsidRPr="001223CF">
        <w:rPr>
          <w:rFonts w:ascii="Courier New" w:eastAsia="Times New Roman" w:hAnsi="Courier New" w:cs="Courier New"/>
          <w:color w:val="000000"/>
          <w:sz w:val="18"/>
          <w:szCs w:val="18"/>
          <w:lang w:bidi="ar-SA"/>
        </w:rPr>
        <w:t xml:space="preserve">429  </w:t>
      </w:r>
      <w:bookmarkEnd w:id="1211"/>
      <w:r w:rsidRPr="001223CF">
        <w:rPr>
          <w:rFonts w:ascii="Courier New" w:eastAsia="Times New Roman" w:hAnsi="Courier New" w:cs="Courier New"/>
          <w:color w:val="000000"/>
          <w:sz w:val="18"/>
          <w:szCs w:val="18"/>
          <w:lang w:bidi="ar-SA"/>
        </w:rPr>
        <w:t xml:space="preserve">        MFString string = (MFString) label.getField(</w:t>
      </w:r>
      <w:r w:rsidRPr="001223CF">
        <w:rPr>
          <w:rFonts w:ascii="Courier New" w:eastAsia="Times New Roman" w:hAnsi="Courier New" w:cs="Courier New"/>
          <w:b/>
          <w:bCs/>
          <w:color w:val="008000"/>
          <w:sz w:val="18"/>
          <w:szCs w:val="18"/>
          <w:lang w:bidi="ar-SA"/>
        </w:rPr>
        <w:t>"string"</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2" w:name="l430"/>
      <w:r w:rsidRPr="001223CF">
        <w:rPr>
          <w:rFonts w:ascii="Courier New" w:eastAsia="Times New Roman" w:hAnsi="Courier New" w:cs="Courier New"/>
          <w:color w:val="000000"/>
          <w:sz w:val="18"/>
          <w:szCs w:val="18"/>
          <w:lang w:bidi="ar-SA"/>
        </w:rPr>
        <w:t xml:space="preserve">430  </w:t>
      </w:r>
      <w:bookmarkEnd w:id="1212"/>
      <w:r w:rsidRPr="001223CF">
        <w:rPr>
          <w:rFonts w:ascii="Courier New" w:eastAsia="Times New Roman" w:hAnsi="Courier New" w:cs="Courier New"/>
          <w:color w:val="000000"/>
          <w:sz w:val="18"/>
          <w:szCs w:val="18"/>
          <w:lang w:bidi="ar-SA"/>
        </w:rPr>
        <w:t xml:space="preserve">        string.clear();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3" w:name="l431"/>
      <w:r w:rsidRPr="001223CF">
        <w:rPr>
          <w:rFonts w:ascii="Courier New" w:eastAsia="Times New Roman" w:hAnsi="Courier New" w:cs="Courier New"/>
          <w:color w:val="000000"/>
          <w:sz w:val="18"/>
          <w:szCs w:val="18"/>
          <w:lang w:bidi="ar-SA"/>
        </w:rPr>
        <w:t xml:space="preserve">431  </w:t>
      </w:r>
      <w:bookmarkEnd w:id="1213"/>
      <w:r w:rsidRPr="001223CF">
        <w:rPr>
          <w:rFonts w:ascii="Courier New" w:eastAsia="Times New Roman" w:hAnsi="Courier New" w:cs="Courier New"/>
          <w:color w:val="000000"/>
          <w:sz w:val="18"/>
          <w:szCs w:val="18"/>
          <w:lang w:bidi="ar-SA"/>
        </w:rPr>
        <w:t xml:space="preserve">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taskName);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4" w:name="l432"/>
      <w:r w:rsidRPr="001223CF">
        <w:rPr>
          <w:rFonts w:ascii="Courier New" w:eastAsia="Times New Roman" w:hAnsi="Courier New" w:cs="Courier New"/>
          <w:color w:val="000000"/>
          <w:sz w:val="18"/>
          <w:szCs w:val="18"/>
          <w:lang w:bidi="ar-SA"/>
        </w:rPr>
        <w:t xml:space="preserve">432  </w:t>
      </w:r>
      <w:bookmarkEnd w:id="121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5" w:name="l433"/>
      <w:r w:rsidRPr="001223CF">
        <w:rPr>
          <w:rFonts w:ascii="Courier New" w:eastAsia="Times New Roman" w:hAnsi="Courier New" w:cs="Courier New"/>
          <w:color w:val="000000"/>
          <w:sz w:val="18"/>
          <w:szCs w:val="18"/>
          <w:lang w:bidi="ar-SA"/>
        </w:rPr>
        <w:t xml:space="preserve">433  </w:t>
      </w:r>
      <w:bookmarkEnd w:id="1215"/>
      <w:r w:rsidRPr="001223CF">
        <w:rPr>
          <w:rFonts w:ascii="Courier New" w:eastAsia="Times New Roman" w:hAnsi="Courier New" w:cs="Courier New"/>
          <w:color w:val="000000"/>
          <w:sz w:val="18"/>
          <w:szCs w:val="18"/>
          <w:lang w:bidi="ar-SA"/>
        </w:rPr>
        <w:t xml:space="preserve">        SFNode shapeGeometry = (SFNode) shape.getField(</w:t>
      </w:r>
      <w:r w:rsidRPr="001223CF">
        <w:rPr>
          <w:rFonts w:ascii="Courier New" w:eastAsia="Times New Roman" w:hAnsi="Courier New" w:cs="Courier New"/>
          <w:b/>
          <w:bCs/>
          <w:color w:val="008000"/>
          <w:sz w:val="18"/>
          <w:szCs w:val="18"/>
          <w:lang w:bidi="ar-SA"/>
        </w:rPr>
        <w:t>"geometry"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6" w:name="l434"/>
      <w:r w:rsidRPr="001223CF">
        <w:rPr>
          <w:rFonts w:ascii="Courier New" w:eastAsia="Times New Roman" w:hAnsi="Courier New" w:cs="Courier New"/>
          <w:color w:val="000000"/>
          <w:sz w:val="18"/>
          <w:szCs w:val="18"/>
          <w:lang w:bidi="ar-SA"/>
        </w:rPr>
        <w:t xml:space="preserve">434  </w:t>
      </w:r>
      <w:bookmarkEnd w:id="1216"/>
      <w:r w:rsidRPr="001223CF">
        <w:rPr>
          <w:rFonts w:ascii="Courier New" w:eastAsia="Times New Roman" w:hAnsi="Courier New" w:cs="Courier New"/>
          <w:color w:val="000000"/>
          <w:sz w:val="18"/>
          <w:szCs w:val="18"/>
          <w:lang w:bidi="ar-SA"/>
        </w:rPr>
        <w:t xml:space="preserve">        shapeGeometry.setValue(label);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7" w:name="l435"/>
      <w:r w:rsidRPr="001223CF">
        <w:rPr>
          <w:rFonts w:ascii="Courier New" w:eastAsia="Times New Roman" w:hAnsi="Courier New" w:cs="Courier New"/>
          <w:color w:val="000000"/>
          <w:sz w:val="18"/>
          <w:szCs w:val="18"/>
          <w:lang w:bidi="ar-SA"/>
        </w:rPr>
        <w:t xml:space="preserve">435  </w:t>
      </w:r>
      <w:bookmarkEnd w:id="1217"/>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8" w:name="l436"/>
      <w:r w:rsidRPr="001223CF">
        <w:rPr>
          <w:rFonts w:ascii="Courier New" w:eastAsia="Times New Roman" w:hAnsi="Courier New" w:cs="Courier New"/>
          <w:color w:val="000000"/>
          <w:sz w:val="18"/>
          <w:szCs w:val="18"/>
          <w:lang w:bidi="ar-SA"/>
        </w:rPr>
        <w:t xml:space="preserve">436  </w:t>
      </w:r>
      <w:bookmarkEnd w:id="1218"/>
      <w:r w:rsidRPr="001223CF">
        <w:rPr>
          <w:rFonts w:ascii="Courier New" w:eastAsia="Times New Roman" w:hAnsi="Courier New" w:cs="Courier New"/>
          <w:color w:val="000000"/>
          <w:sz w:val="18"/>
          <w:szCs w:val="18"/>
          <w:lang w:bidi="ar-SA"/>
        </w:rPr>
        <w:t xml:space="preserve">        MFNode newTransformChildren = (MFNode) 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9" w:name="l437"/>
      <w:r w:rsidRPr="001223CF">
        <w:rPr>
          <w:rFonts w:ascii="Courier New" w:eastAsia="Times New Roman" w:hAnsi="Courier New" w:cs="Courier New"/>
          <w:color w:val="000000"/>
          <w:sz w:val="18"/>
          <w:szCs w:val="18"/>
          <w:lang w:bidi="ar-SA"/>
        </w:rPr>
        <w:t xml:space="preserve">437  </w:t>
      </w:r>
      <w:bookmarkEnd w:id="1219"/>
      <w:r w:rsidRPr="001223CF">
        <w:rPr>
          <w:rFonts w:ascii="Courier New" w:eastAsia="Times New Roman" w:hAnsi="Courier New" w:cs="Courier New"/>
          <w:color w:val="000000"/>
          <w:sz w:val="18"/>
          <w:szCs w:val="18"/>
          <w:lang w:bidi="ar-SA"/>
        </w:rPr>
        <w:t xml:space="preserve">        newTransformChildren.append(shape);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0" w:name="l438"/>
      <w:r w:rsidRPr="001223CF">
        <w:rPr>
          <w:rFonts w:ascii="Courier New" w:eastAsia="Times New Roman" w:hAnsi="Courier New" w:cs="Courier New"/>
          <w:color w:val="000000"/>
          <w:sz w:val="18"/>
          <w:szCs w:val="18"/>
          <w:lang w:bidi="ar-SA"/>
        </w:rPr>
        <w:t xml:space="preserve">438  </w:t>
      </w:r>
      <w:bookmarkEnd w:id="1220"/>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1" w:name="l439"/>
      <w:r w:rsidRPr="001223CF">
        <w:rPr>
          <w:rFonts w:ascii="Courier New" w:eastAsia="Times New Roman" w:hAnsi="Courier New" w:cs="Courier New"/>
          <w:color w:val="000000"/>
          <w:sz w:val="18"/>
          <w:szCs w:val="18"/>
          <w:lang w:bidi="ar-SA"/>
        </w:rPr>
        <w:t xml:space="preserve">439  </w:t>
      </w:r>
      <w:bookmarkEnd w:id="122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2" w:name="l440"/>
      <w:r w:rsidRPr="001223CF">
        <w:rPr>
          <w:rFonts w:ascii="Courier New" w:eastAsia="Times New Roman" w:hAnsi="Courier New" w:cs="Courier New"/>
          <w:color w:val="000000"/>
          <w:sz w:val="18"/>
          <w:szCs w:val="18"/>
          <w:lang w:bidi="ar-SA"/>
        </w:rPr>
        <w:t xml:space="preserve">440  </w:t>
      </w:r>
      <w:bookmarkEnd w:id="1222"/>
      <w:r w:rsidRPr="001223CF">
        <w:rPr>
          <w:rFonts w:ascii="Courier New" w:eastAsia="Times New Roman" w:hAnsi="Courier New" w:cs="Courier New"/>
          <w:color w:val="000000"/>
          <w:sz w:val="18"/>
          <w:szCs w:val="18"/>
          <w:lang w:bidi="ar-SA"/>
        </w:rPr>
        <w:t xml:space="preserve">        SFRotation serverRotation = (SFRotation) 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3" w:name="l441"/>
      <w:r w:rsidRPr="001223CF">
        <w:rPr>
          <w:rFonts w:ascii="Courier New" w:eastAsia="Times New Roman" w:hAnsi="Courier New" w:cs="Courier New"/>
          <w:color w:val="000000"/>
          <w:sz w:val="18"/>
          <w:szCs w:val="18"/>
          <w:lang w:bidi="ar-SA"/>
        </w:rPr>
        <w:t xml:space="preserve">441  </w:t>
      </w:r>
      <w:bookmarkEnd w:id="1223"/>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4" w:name="l442"/>
      <w:r w:rsidRPr="001223CF">
        <w:rPr>
          <w:rFonts w:ascii="Courier New" w:eastAsia="Times New Roman" w:hAnsi="Courier New" w:cs="Courier New"/>
          <w:color w:val="000000"/>
          <w:sz w:val="18"/>
          <w:szCs w:val="18"/>
          <w:lang w:bidi="ar-SA"/>
        </w:rPr>
        <w:t xml:space="preserve">442  </w:t>
      </w:r>
      <w:bookmarkEnd w:id="1224"/>
      <w:r w:rsidRPr="001223CF">
        <w:rPr>
          <w:rFonts w:ascii="Courier New" w:eastAsia="Times New Roman" w:hAnsi="Courier New" w:cs="Courier New"/>
          <w:color w:val="000000"/>
          <w:sz w:val="18"/>
          <w:szCs w:val="18"/>
          <w:lang w:bidi="ar-SA"/>
        </w:rPr>
        <w:t xml:space="preserve">        serverRotation.setValue(rotationValues);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5" w:name="l443"/>
      <w:r w:rsidRPr="001223CF">
        <w:rPr>
          <w:rFonts w:ascii="Courier New" w:eastAsia="Times New Roman" w:hAnsi="Courier New" w:cs="Courier New"/>
          <w:color w:val="000000"/>
          <w:sz w:val="18"/>
          <w:szCs w:val="18"/>
          <w:lang w:bidi="ar-SA"/>
        </w:rPr>
        <w:t xml:space="preserve">443  </w:t>
      </w:r>
      <w:bookmarkEnd w:id="1225"/>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6" w:name="l444"/>
      <w:r w:rsidRPr="001223CF">
        <w:rPr>
          <w:rFonts w:ascii="Courier New" w:eastAsia="Times New Roman" w:hAnsi="Courier New" w:cs="Courier New"/>
          <w:color w:val="000000"/>
          <w:sz w:val="18"/>
          <w:szCs w:val="18"/>
          <w:lang w:bidi="ar-SA"/>
        </w:rPr>
        <w:t xml:space="preserve">444  </w:t>
      </w:r>
      <w:bookmarkEnd w:id="1226"/>
      <w:r w:rsidRPr="001223CF">
        <w:rPr>
          <w:rFonts w:ascii="Courier New" w:eastAsia="Times New Roman" w:hAnsi="Courier New" w:cs="Courier New"/>
          <w:color w:val="000000"/>
          <w:sz w:val="18"/>
          <w:szCs w:val="18"/>
          <w:lang w:bidi="ar-SA"/>
        </w:rPr>
        <w:t xml:space="preserve">        SFVec3f serverTranslation = (SFVec3f) 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7" w:name="l445"/>
      <w:r w:rsidRPr="001223CF">
        <w:rPr>
          <w:rFonts w:ascii="Courier New" w:eastAsia="Times New Roman" w:hAnsi="Courier New" w:cs="Courier New"/>
          <w:color w:val="000000"/>
          <w:sz w:val="18"/>
          <w:szCs w:val="18"/>
          <w:lang w:bidi="ar-SA"/>
        </w:rPr>
        <w:t xml:space="preserve">445  </w:t>
      </w:r>
      <w:bookmarkEnd w:id="1227"/>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8" w:name="l446"/>
      <w:r w:rsidRPr="001223CF">
        <w:rPr>
          <w:rFonts w:ascii="Courier New" w:eastAsia="Times New Roman" w:hAnsi="Courier New" w:cs="Courier New"/>
          <w:color w:val="000000"/>
          <w:sz w:val="18"/>
          <w:szCs w:val="18"/>
          <w:lang w:bidi="ar-SA"/>
        </w:rPr>
        <w:t xml:space="preserve">446  </w:t>
      </w:r>
      <w:bookmarkEnd w:id="1228"/>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9" w:name="l447"/>
      <w:r w:rsidRPr="001223CF">
        <w:rPr>
          <w:rFonts w:ascii="Courier New" w:eastAsia="Times New Roman" w:hAnsi="Courier New" w:cs="Courier New"/>
          <w:color w:val="000000"/>
          <w:sz w:val="18"/>
          <w:szCs w:val="18"/>
          <w:lang w:bidi="ar-SA"/>
        </w:rPr>
        <w:t xml:space="preserve">447  </w:t>
      </w:r>
      <w:bookmarkEnd w:id="1229"/>
      <w:r w:rsidRPr="001223CF">
        <w:rPr>
          <w:rFonts w:ascii="Courier New" w:eastAsia="Times New Roman" w:hAnsi="Courier New" w:cs="Courier New"/>
          <w:color w:val="000000"/>
          <w:sz w:val="18"/>
          <w:szCs w:val="18"/>
          <w:lang w:bidi="ar-SA"/>
        </w:rPr>
        <w:t xml:space="preserve">        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0" w:name="l448"/>
      <w:r w:rsidRPr="001223CF">
        <w:rPr>
          <w:rFonts w:ascii="Courier New" w:eastAsia="Times New Roman" w:hAnsi="Courier New" w:cs="Courier New"/>
          <w:color w:val="000000"/>
          <w:sz w:val="18"/>
          <w:szCs w:val="18"/>
          <w:lang w:bidi="ar-SA"/>
        </w:rPr>
        <w:t xml:space="preserve">448  </w:t>
      </w:r>
      <w:bookmarkEnd w:id="1230"/>
      <w:r w:rsidRPr="001223CF">
        <w:rPr>
          <w:rFonts w:ascii="Courier New" w:eastAsia="Times New Roman" w:hAnsi="Courier New" w:cs="Courier New"/>
          <w:color w:val="000000"/>
          <w:sz w:val="18"/>
          <w:szCs w:val="18"/>
          <w:lang w:bidi="ar-SA"/>
        </w:rPr>
        <w:t xml:space="preserve">        translationValues[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0.15</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1" w:name="l449"/>
      <w:r w:rsidRPr="001223CF">
        <w:rPr>
          <w:rFonts w:ascii="Courier New" w:eastAsia="Times New Roman" w:hAnsi="Courier New" w:cs="Courier New"/>
          <w:color w:val="000000"/>
          <w:sz w:val="18"/>
          <w:szCs w:val="18"/>
          <w:lang w:bidi="ar-SA"/>
        </w:rPr>
        <w:t xml:space="preserve">449  </w:t>
      </w:r>
      <w:bookmarkEnd w:id="1231"/>
      <w:r w:rsidRPr="001223CF">
        <w:rPr>
          <w:rFonts w:ascii="Courier New" w:eastAsia="Times New Roman" w:hAnsi="Courier New" w:cs="Courier New"/>
          <w:color w:val="000000"/>
          <w:sz w:val="18"/>
          <w:szCs w:val="18"/>
          <w:lang w:bidi="ar-SA"/>
        </w:rPr>
        <w:t xml:space="preserve">        translationValues[</w:t>
      </w:r>
      <w:r w:rsidRPr="001223CF">
        <w:rPr>
          <w:rFonts w:ascii="Courier New" w:eastAsia="Times New Roman" w:hAnsi="Courier New" w:cs="Courier New"/>
          <w:color w:val="0000FF"/>
          <w:sz w:val="18"/>
          <w:szCs w:val="18"/>
          <w:lang w:bidi="ar-SA"/>
        </w:rPr>
        <w:t>2</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0.15</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2" w:name="l450"/>
      <w:r w:rsidRPr="001223CF">
        <w:rPr>
          <w:rFonts w:ascii="Courier New" w:eastAsia="Times New Roman" w:hAnsi="Courier New" w:cs="Courier New"/>
          <w:color w:val="000000"/>
          <w:sz w:val="18"/>
          <w:szCs w:val="18"/>
          <w:lang w:bidi="ar-SA"/>
        </w:rPr>
        <w:t xml:space="preserve">450  </w:t>
      </w:r>
      <w:bookmarkEnd w:id="1232"/>
      <w:r w:rsidRPr="001223CF">
        <w:rPr>
          <w:rFonts w:ascii="Courier New" w:eastAsia="Times New Roman" w:hAnsi="Courier New" w:cs="Courier New"/>
          <w:color w:val="000000"/>
          <w:sz w:val="18"/>
          <w:szCs w:val="18"/>
          <w:lang w:bidi="ar-SA"/>
        </w:rPr>
        <w:t xml:space="preserve">        serverTranslation.setValue(translationValues);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3" w:name="l451"/>
      <w:r w:rsidRPr="001223CF">
        <w:rPr>
          <w:rFonts w:ascii="Courier New" w:eastAsia="Times New Roman" w:hAnsi="Courier New" w:cs="Courier New"/>
          <w:color w:val="000000"/>
          <w:sz w:val="18"/>
          <w:szCs w:val="18"/>
          <w:lang w:bidi="ar-SA"/>
        </w:rPr>
        <w:t xml:space="preserve">451  </w:t>
      </w:r>
      <w:bookmarkEnd w:id="1233"/>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4" w:name="l452"/>
      <w:r w:rsidRPr="001223CF">
        <w:rPr>
          <w:rFonts w:ascii="Courier New" w:eastAsia="Times New Roman" w:hAnsi="Courier New" w:cs="Courier New"/>
          <w:color w:val="000000"/>
          <w:sz w:val="18"/>
          <w:szCs w:val="18"/>
          <w:lang w:bidi="ar-SA"/>
        </w:rPr>
        <w:t xml:space="preserve">452  </w:t>
      </w:r>
      <w:bookmarkEnd w:id="1234"/>
      <w:r w:rsidRPr="001223CF">
        <w:rPr>
          <w:rFonts w:ascii="Courier New" w:eastAsia="Times New Roman" w:hAnsi="Courier New" w:cs="Courier New"/>
          <w:color w:val="000000"/>
          <w:sz w:val="18"/>
          <w:szCs w:val="18"/>
          <w:lang w:bidi="ar-SA"/>
        </w:rPr>
        <w:t xml:space="preserve">        MFNode taskTransformChildren = (MFNode) taskTransform.getField(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5" w:name="l453"/>
      <w:r w:rsidRPr="001223CF">
        <w:rPr>
          <w:rFonts w:ascii="Courier New" w:eastAsia="Times New Roman" w:hAnsi="Courier New" w:cs="Courier New"/>
          <w:color w:val="000000"/>
          <w:sz w:val="18"/>
          <w:szCs w:val="18"/>
          <w:lang w:bidi="ar-SA"/>
        </w:rPr>
        <w:t xml:space="preserve">453  </w:t>
      </w:r>
      <w:bookmarkEnd w:id="1235"/>
      <w:r w:rsidRPr="001223CF">
        <w:rPr>
          <w:rFonts w:ascii="Courier New" w:eastAsia="Times New Roman" w:hAnsi="Courier New" w:cs="Courier New"/>
          <w:color w:val="000000"/>
          <w:sz w:val="18"/>
          <w:szCs w:val="18"/>
          <w:lang w:bidi="ar-SA"/>
        </w:rPr>
        <w:t xml:space="preserve">        taskTransformChildren.append(transform);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6" w:name="l454"/>
      <w:r w:rsidRPr="001223CF">
        <w:rPr>
          <w:rFonts w:ascii="Courier New" w:eastAsia="Times New Roman" w:hAnsi="Courier New" w:cs="Courier New"/>
          <w:color w:val="000000"/>
          <w:sz w:val="18"/>
          <w:szCs w:val="18"/>
          <w:lang w:bidi="ar-SA"/>
        </w:rPr>
        <w:t xml:space="preserve">454  </w:t>
      </w:r>
      <w:bookmarkEnd w:id="1236"/>
      <w:r w:rsidRPr="001223CF">
        <w:rPr>
          <w:rFonts w:ascii="Courier New" w:eastAsia="Times New Roman" w:hAnsi="Courier New" w:cs="Courier New"/>
          <w:color w:val="000000"/>
          <w:sz w:val="18"/>
          <w:szCs w:val="18"/>
          <w:lang w:bidi="ar-SA"/>
        </w:rPr>
        <w:t xml:space="preserve">        mainScene.addRootNode(taskTransform);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7" w:name="l455"/>
      <w:r w:rsidRPr="001223CF">
        <w:rPr>
          <w:rFonts w:ascii="Courier New" w:eastAsia="Times New Roman" w:hAnsi="Courier New" w:cs="Courier New"/>
          <w:color w:val="000000"/>
          <w:sz w:val="18"/>
          <w:szCs w:val="18"/>
          <w:lang w:bidi="ar-SA"/>
        </w:rPr>
        <w:t xml:space="preserve">455  </w:t>
      </w:r>
      <w:bookmarkEnd w:id="1237"/>
      <w:r w:rsidRPr="001223CF">
        <w:rPr>
          <w:rFonts w:ascii="Courier New" w:eastAsia="Times New Roman" w:hAnsi="Courier New" w:cs="Courier New"/>
          <w:color w:val="000000"/>
          <w:sz w:val="18"/>
          <w:szCs w:val="18"/>
          <w:lang w:bidi="ar-SA"/>
        </w:rPr>
        <w:t xml:space="preserve">        taskLabels.add(taskTransform);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8" w:name="l456"/>
      <w:r w:rsidRPr="001223CF">
        <w:rPr>
          <w:rFonts w:ascii="Courier New" w:eastAsia="Times New Roman" w:hAnsi="Courier New" w:cs="Courier New"/>
          <w:color w:val="000000"/>
          <w:sz w:val="18"/>
          <w:szCs w:val="18"/>
          <w:lang w:bidi="ar-SA"/>
        </w:rPr>
        <w:t xml:space="preserve">456  </w:t>
      </w:r>
      <w:bookmarkEnd w:id="1238"/>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9" w:name="l457"/>
      <w:r w:rsidRPr="001223CF">
        <w:rPr>
          <w:rFonts w:ascii="Courier New" w:eastAsia="Times New Roman" w:hAnsi="Courier New" w:cs="Courier New"/>
          <w:color w:val="000000"/>
          <w:sz w:val="18"/>
          <w:szCs w:val="18"/>
          <w:lang w:bidi="ar-SA"/>
        </w:rPr>
        <w:t xml:space="preserve">457  </w:t>
      </w:r>
      <w:bookmarkEnd w:id="1239"/>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40" w:name="l458"/>
      <w:r w:rsidRPr="001223CF">
        <w:rPr>
          <w:rFonts w:ascii="Courier New" w:eastAsia="Times New Roman" w:hAnsi="Courier New" w:cs="Courier New"/>
          <w:color w:val="000000"/>
          <w:sz w:val="18"/>
          <w:szCs w:val="18"/>
          <w:lang w:bidi="ar-SA"/>
        </w:rPr>
        <w:t xml:space="preserve">458  </w:t>
      </w:r>
      <w:bookmarkEnd w:id="1240"/>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41" w:name="l459"/>
      <w:r w:rsidRPr="001223CF">
        <w:rPr>
          <w:rFonts w:ascii="Courier New" w:eastAsia="Times New Roman" w:hAnsi="Courier New" w:cs="Courier New"/>
          <w:color w:val="000000"/>
          <w:sz w:val="18"/>
          <w:szCs w:val="18"/>
          <w:lang w:bidi="ar-SA"/>
        </w:rPr>
        <w:t xml:space="preserve">459  </w:t>
      </w:r>
      <w:bookmarkEnd w:id="1241"/>
      <w:r w:rsidRPr="001223CF">
        <w:rPr>
          <w:rFonts w:ascii="Courier New" w:eastAsia="Times New Roman" w:hAnsi="Courier New" w:cs="Courier New"/>
          <w:i/>
          <w:iCs/>
          <w:color w:val="808080"/>
          <w:sz w:val="18"/>
          <w:szCs w:val="18"/>
          <w:lang w:bidi="ar-SA"/>
        </w:rPr>
        <w:t xml:space="preserve">     * Creates a new task representation and adds it to the 3D scene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42" w:name="l460"/>
      <w:r w:rsidRPr="001223CF">
        <w:rPr>
          <w:rFonts w:ascii="Courier New" w:eastAsia="Times New Roman" w:hAnsi="Courier New" w:cs="Courier New"/>
          <w:color w:val="000000"/>
          <w:sz w:val="18"/>
          <w:szCs w:val="18"/>
          <w:lang w:bidi="ar-SA"/>
        </w:rPr>
        <w:t xml:space="preserve">460  </w:t>
      </w:r>
      <w:bookmarkEnd w:id="1242"/>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taskName  the name of the new task to be used as 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43" w:name="l461"/>
      <w:r w:rsidRPr="001223CF">
        <w:rPr>
          <w:rFonts w:ascii="Courier New" w:eastAsia="Times New Roman" w:hAnsi="Courier New" w:cs="Courier New"/>
          <w:color w:val="000000"/>
          <w:sz w:val="18"/>
          <w:szCs w:val="18"/>
          <w:lang w:bidi="ar-SA"/>
        </w:rPr>
        <w:t xml:space="preserve">461  </w:t>
      </w:r>
      <w:bookmarkEnd w:id="1243"/>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serverName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44" w:name="l462"/>
      <w:r w:rsidRPr="001223CF">
        <w:rPr>
          <w:rFonts w:ascii="Courier New" w:eastAsia="Times New Roman" w:hAnsi="Courier New" w:cs="Courier New"/>
          <w:color w:val="000000"/>
          <w:sz w:val="18"/>
          <w:szCs w:val="18"/>
          <w:lang w:bidi="ar-SA"/>
        </w:rPr>
        <w:t xml:space="preserve">462  </w:t>
      </w:r>
      <w:bookmarkEnd w:id="1244"/>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taskNumber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5" w:name="l463"/>
      <w:r w:rsidRPr="001223CF">
        <w:rPr>
          <w:rFonts w:ascii="Courier New" w:eastAsia="Times New Roman" w:hAnsi="Courier New" w:cs="Courier New"/>
          <w:color w:val="000000"/>
          <w:sz w:val="18"/>
          <w:szCs w:val="18"/>
          <w:lang w:bidi="ar-SA"/>
        </w:rPr>
        <w:lastRenderedPageBreak/>
        <w:t xml:space="preserve">463  </w:t>
      </w:r>
      <w:bookmarkEnd w:id="1245"/>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6" w:name="l464"/>
      <w:r w:rsidRPr="001223CF">
        <w:rPr>
          <w:rFonts w:ascii="Courier New" w:eastAsia="Times New Roman" w:hAnsi="Courier New" w:cs="Courier New"/>
          <w:color w:val="000000"/>
          <w:sz w:val="18"/>
          <w:szCs w:val="18"/>
          <w:lang w:bidi="ar-SA"/>
        </w:rPr>
        <w:t xml:space="preserve">464  </w:t>
      </w:r>
      <w:bookmarkEnd w:id="1246"/>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addTask(String taskName, String serverName, </w:t>
      </w:r>
      <w:r w:rsidRPr="001223CF">
        <w:rPr>
          <w:rFonts w:ascii="Courier New" w:eastAsia="Times New Roman" w:hAnsi="Courier New" w:cs="Courier New"/>
          <w:b/>
          <w:bCs/>
          <w:color w:val="000080"/>
          <w:sz w:val="18"/>
          <w:szCs w:val="18"/>
          <w:lang w:bidi="ar-SA"/>
        </w:rPr>
        <w:t xml:space="preserve">int </w:t>
      </w:r>
      <w:r w:rsidRPr="001223CF">
        <w:rPr>
          <w:rFonts w:ascii="Courier New" w:eastAsia="Times New Roman" w:hAnsi="Courier New" w:cs="Courier New"/>
          <w:color w:val="000000"/>
          <w:sz w:val="18"/>
          <w:szCs w:val="18"/>
          <w:lang w:bidi="ar-SA"/>
        </w:rPr>
        <w:t xml:space="preserve">taskNumber)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7" w:name="l465"/>
      <w:r w:rsidRPr="001223CF">
        <w:rPr>
          <w:rFonts w:ascii="Courier New" w:eastAsia="Times New Roman" w:hAnsi="Courier New" w:cs="Courier New"/>
          <w:color w:val="000000"/>
          <w:sz w:val="18"/>
          <w:szCs w:val="18"/>
          <w:lang w:bidi="ar-SA"/>
        </w:rPr>
        <w:t xml:space="preserve">465  </w:t>
      </w:r>
      <w:bookmarkEnd w:id="1247"/>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8" w:name="l466"/>
      <w:r w:rsidRPr="001223CF">
        <w:rPr>
          <w:rFonts w:ascii="Courier New" w:eastAsia="Times New Roman" w:hAnsi="Courier New" w:cs="Courier New"/>
          <w:color w:val="000000"/>
          <w:sz w:val="18"/>
          <w:szCs w:val="18"/>
          <w:lang w:bidi="ar-SA"/>
        </w:rPr>
        <w:t xml:space="preserve">466  </w:t>
      </w:r>
      <w:bookmarkEnd w:id="1248"/>
      <w:r w:rsidRPr="001223CF">
        <w:rPr>
          <w:rFonts w:ascii="Courier New" w:eastAsia="Times New Roman" w:hAnsi="Courier New" w:cs="Courier New"/>
          <w:color w:val="000000"/>
          <w:sz w:val="18"/>
          <w:szCs w:val="18"/>
          <w:lang w:bidi="ar-SA"/>
        </w:rPr>
        <w:t xml:space="preserve">        wiresIndexes.add(serverName);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9" w:name="l467"/>
      <w:r w:rsidRPr="001223CF">
        <w:rPr>
          <w:rFonts w:ascii="Courier New" w:eastAsia="Times New Roman" w:hAnsi="Courier New" w:cs="Courier New"/>
          <w:color w:val="000000"/>
          <w:sz w:val="18"/>
          <w:szCs w:val="18"/>
          <w:lang w:bidi="ar-SA"/>
        </w:rPr>
        <w:t xml:space="preserve">467  </w:t>
      </w:r>
      <w:bookmarkEnd w:id="1249"/>
      <w:r w:rsidRPr="001223CF">
        <w:rPr>
          <w:rFonts w:ascii="Courier New" w:eastAsia="Times New Roman" w:hAnsi="Courier New" w:cs="Courier New"/>
          <w:color w:val="000000"/>
          <w:sz w:val="18"/>
          <w:szCs w:val="18"/>
          <w:lang w:bidi="ar-SA"/>
        </w:rPr>
        <w:t xml:space="preserve">        setWireColor(serverName, ACTIVE_WIRE_COLOR);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0" w:name="l468"/>
      <w:r w:rsidRPr="001223CF">
        <w:rPr>
          <w:rFonts w:ascii="Courier New" w:eastAsia="Times New Roman" w:hAnsi="Courier New" w:cs="Courier New"/>
          <w:color w:val="000000"/>
          <w:sz w:val="18"/>
          <w:szCs w:val="18"/>
          <w:lang w:bidi="ar-SA"/>
        </w:rPr>
        <w:t xml:space="preserve">468  </w:t>
      </w:r>
      <w:bookmarkEnd w:id="1250"/>
      <w:r w:rsidRPr="001223CF">
        <w:rPr>
          <w:rFonts w:ascii="Courier New" w:eastAsia="Times New Roman" w:hAnsi="Courier New" w:cs="Courier New"/>
          <w:color w:val="000000"/>
          <w:sz w:val="18"/>
          <w:szCs w:val="18"/>
          <w:lang w:bidi="ar-SA"/>
        </w:rPr>
        <w:t xml:space="preserve">        changeWiresBackTimer.restart();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1" w:name="l469"/>
      <w:r w:rsidRPr="001223CF">
        <w:rPr>
          <w:rFonts w:ascii="Courier New" w:eastAsia="Times New Roman" w:hAnsi="Courier New" w:cs="Courier New"/>
          <w:color w:val="000000"/>
          <w:sz w:val="18"/>
          <w:szCs w:val="18"/>
          <w:lang w:bidi="ar-SA"/>
        </w:rPr>
        <w:t xml:space="preserve">469  </w:t>
      </w:r>
      <w:bookmarkEnd w:id="125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2" w:name="l470"/>
      <w:r w:rsidRPr="001223CF">
        <w:rPr>
          <w:rFonts w:ascii="Courier New" w:eastAsia="Times New Roman" w:hAnsi="Courier New" w:cs="Courier New"/>
          <w:color w:val="000000"/>
          <w:sz w:val="18"/>
          <w:szCs w:val="18"/>
          <w:lang w:bidi="ar-SA"/>
        </w:rPr>
        <w:t xml:space="preserve">470  </w:t>
      </w:r>
      <w:bookmarkEnd w:id="1252"/>
      <w:r w:rsidRPr="001223CF">
        <w:rPr>
          <w:rFonts w:ascii="Courier New" w:eastAsia="Times New Roman" w:hAnsi="Courier New" w:cs="Courier New"/>
          <w:color w:val="000000"/>
          <w:sz w:val="18"/>
          <w:szCs w:val="18"/>
          <w:lang w:bidi="ar-SA"/>
        </w:rPr>
        <w:t xml:space="preserve">        X3DNode newShape = mainScene.createNode(</w:t>
      </w:r>
      <w:r w:rsidRPr="001223CF">
        <w:rPr>
          <w:rFonts w:ascii="Courier New" w:eastAsia="Times New Roman" w:hAnsi="Courier New" w:cs="Courier New"/>
          <w:b/>
          <w:bCs/>
          <w:color w:val="008000"/>
          <w:sz w:val="18"/>
          <w:szCs w:val="18"/>
          <w:lang w:bidi="ar-SA"/>
        </w:rPr>
        <w:t>"Shape"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3" w:name="l471"/>
      <w:r w:rsidRPr="001223CF">
        <w:rPr>
          <w:rFonts w:ascii="Courier New" w:eastAsia="Times New Roman" w:hAnsi="Courier New" w:cs="Courier New"/>
          <w:color w:val="000000"/>
          <w:sz w:val="18"/>
          <w:szCs w:val="18"/>
          <w:lang w:bidi="ar-SA"/>
        </w:rPr>
        <w:t xml:space="preserve">471  </w:t>
      </w:r>
      <w:bookmarkEnd w:id="1253"/>
      <w:r w:rsidRPr="001223CF">
        <w:rPr>
          <w:rFonts w:ascii="Courier New" w:eastAsia="Times New Roman" w:hAnsi="Courier New" w:cs="Courier New"/>
          <w:color w:val="000000"/>
          <w:sz w:val="18"/>
          <w:szCs w:val="18"/>
          <w:lang w:bidi="ar-SA"/>
        </w:rPr>
        <w:t xml:space="preserve">        X3DNode newBox = mainScene.createNode(</w:t>
      </w:r>
      <w:r w:rsidRPr="001223CF">
        <w:rPr>
          <w:rFonts w:ascii="Courier New" w:eastAsia="Times New Roman" w:hAnsi="Courier New" w:cs="Courier New"/>
          <w:b/>
          <w:bCs/>
          <w:color w:val="008000"/>
          <w:sz w:val="18"/>
          <w:szCs w:val="18"/>
          <w:lang w:bidi="ar-SA"/>
        </w:rPr>
        <w:t>"Box"</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4" w:name="l472"/>
      <w:r w:rsidRPr="001223CF">
        <w:rPr>
          <w:rFonts w:ascii="Courier New" w:eastAsia="Times New Roman" w:hAnsi="Courier New" w:cs="Courier New"/>
          <w:color w:val="000000"/>
          <w:sz w:val="18"/>
          <w:szCs w:val="18"/>
          <w:lang w:bidi="ar-SA"/>
        </w:rPr>
        <w:t xml:space="preserve">472  </w:t>
      </w:r>
      <w:bookmarkEnd w:id="1254"/>
      <w:r w:rsidRPr="001223CF">
        <w:rPr>
          <w:rFonts w:ascii="Courier New" w:eastAsia="Times New Roman" w:hAnsi="Courier New" w:cs="Courier New"/>
          <w:color w:val="000000"/>
          <w:sz w:val="18"/>
          <w:szCs w:val="18"/>
          <w:lang w:bidi="ar-SA"/>
        </w:rPr>
        <w:t xml:space="preserve">        X3DNode newTransform = mainScene.createNode(</w:t>
      </w:r>
      <w:r w:rsidRPr="001223CF">
        <w:rPr>
          <w:rFonts w:ascii="Courier New" w:eastAsia="Times New Roman" w:hAnsi="Courier New" w:cs="Courier New"/>
          <w:b/>
          <w:bCs/>
          <w:color w:val="008000"/>
          <w:sz w:val="18"/>
          <w:szCs w:val="18"/>
          <w:lang w:bidi="ar-SA"/>
        </w:rPr>
        <w:t>"Transform"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5" w:name="l473"/>
      <w:r w:rsidRPr="001223CF">
        <w:rPr>
          <w:rFonts w:ascii="Courier New" w:eastAsia="Times New Roman" w:hAnsi="Courier New" w:cs="Courier New"/>
          <w:color w:val="000000"/>
          <w:sz w:val="18"/>
          <w:szCs w:val="18"/>
          <w:lang w:bidi="ar-SA"/>
        </w:rPr>
        <w:t xml:space="preserve">473  </w:t>
      </w:r>
      <w:bookmarkEnd w:id="1255"/>
      <w:r w:rsidRPr="001223CF">
        <w:rPr>
          <w:rFonts w:ascii="Courier New" w:eastAsia="Times New Roman" w:hAnsi="Courier New" w:cs="Courier New"/>
          <w:color w:val="000000"/>
          <w:sz w:val="18"/>
          <w:szCs w:val="18"/>
          <w:lang w:bidi="ar-SA"/>
        </w:rPr>
        <w:t xml:space="preserve">        X3DNode appearance = mainScene.createNode(</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6" w:name="l474"/>
      <w:r w:rsidRPr="001223CF">
        <w:rPr>
          <w:rFonts w:ascii="Courier New" w:eastAsia="Times New Roman" w:hAnsi="Courier New" w:cs="Courier New"/>
          <w:color w:val="000000"/>
          <w:sz w:val="18"/>
          <w:szCs w:val="18"/>
          <w:lang w:bidi="ar-SA"/>
        </w:rPr>
        <w:t xml:space="preserve">474  </w:t>
      </w:r>
      <w:bookmarkEnd w:id="1256"/>
      <w:r w:rsidRPr="001223CF">
        <w:rPr>
          <w:rFonts w:ascii="Courier New" w:eastAsia="Times New Roman" w:hAnsi="Courier New" w:cs="Courier New"/>
          <w:color w:val="000000"/>
          <w:sz w:val="18"/>
          <w:szCs w:val="18"/>
          <w:lang w:bidi="ar-SA"/>
        </w:rPr>
        <w:t xml:space="preserve">        X3DNode material = mainScene.createNode(</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7" w:name="l475"/>
      <w:r w:rsidRPr="001223CF">
        <w:rPr>
          <w:rFonts w:ascii="Courier New" w:eastAsia="Times New Roman" w:hAnsi="Courier New" w:cs="Courier New"/>
          <w:color w:val="000000"/>
          <w:sz w:val="18"/>
          <w:szCs w:val="18"/>
          <w:lang w:bidi="ar-SA"/>
        </w:rPr>
        <w:t xml:space="preserve">475  </w:t>
      </w:r>
      <w:bookmarkEnd w:id="1257"/>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8" w:name="l476"/>
      <w:r w:rsidRPr="001223CF">
        <w:rPr>
          <w:rFonts w:ascii="Courier New" w:eastAsia="Times New Roman" w:hAnsi="Courier New" w:cs="Courier New"/>
          <w:color w:val="000000"/>
          <w:sz w:val="18"/>
          <w:szCs w:val="18"/>
          <w:lang w:bidi="ar-SA"/>
        </w:rPr>
        <w:t xml:space="preserve">476  </w:t>
      </w:r>
      <w:bookmarkEnd w:id="1258"/>
      <w:r w:rsidRPr="001223CF">
        <w:rPr>
          <w:rFonts w:ascii="Courier New" w:eastAsia="Times New Roman" w:hAnsi="Courier New" w:cs="Courier New"/>
          <w:color w:val="000000"/>
          <w:sz w:val="18"/>
          <w:szCs w:val="18"/>
          <w:lang w:bidi="ar-SA"/>
        </w:rPr>
        <w:t xml:space="preserve">        SFNode appearanceField = (SFNode) newShape.getField(</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9" w:name="l477"/>
      <w:r w:rsidRPr="001223CF">
        <w:rPr>
          <w:rFonts w:ascii="Courier New" w:eastAsia="Times New Roman" w:hAnsi="Courier New" w:cs="Courier New"/>
          <w:color w:val="000000"/>
          <w:sz w:val="18"/>
          <w:szCs w:val="18"/>
          <w:lang w:bidi="ar-SA"/>
        </w:rPr>
        <w:t xml:space="preserve">477  </w:t>
      </w:r>
      <w:bookmarkEnd w:id="1259"/>
      <w:r w:rsidRPr="001223CF">
        <w:rPr>
          <w:rFonts w:ascii="Courier New" w:eastAsia="Times New Roman" w:hAnsi="Courier New" w:cs="Courier New"/>
          <w:color w:val="000000"/>
          <w:sz w:val="18"/>
          <w:szCs w:val="18"/>
          <w:lang w:bidi="ar-SA"/>
        </w:rPr>
        <w:t xml:space="preserve">        SFVec3f boxSize = (SFVec3f) newBox.getField(</w:t>
      </w:r>
      <w:r w:rsidRPr="001223CF">
        <w:rPr>
          <w:rFonts w:ascii="Courier New" w:eastAsia="Times New Roman" w:hAnsi="Courier New" w:cs="Courier New"/>
          <w:b/>
          <w:bCs/>
          <w:color w:val="008000"/>
          <w:sz w:val="18"/>
          <w:szCs w:val="18"/>
          <w:lang w:bidi="ar-SA"/>
        </w:rPr>
        <w:t>"size"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0" w:name="l478"/>
      <w:r w:rsidRPr="001223CF">
        <w:rPr>
          <w:rFonts w:ascii="Courier New" w:eastAsia="Times New Roman" w:hAnsi="Courier New" w:cs="Courier New"/>
          <w:color w:val="000000"/>
          <w:sz w:val="18"/>
          <w:szCs w:val="18"/>
          <w:lang w:bidi="ar-SA"/>
        </w:rPr>
        <w:t xml:space="preserve">478  </w:t>
      </w:r>
      <w:bookmarkEnd w:id="1260"/>
      <w:r w:rsidRPr="001223CF">
        <w:rPr>
          <w:rFonts w:ascii="Courier New" w:eastAsia="Times New Roman" w:hAnsi="Courier New" w:cs="Courier New"/>
          <w:color w:val="000000"/>
          <w:sz w:val="18"/>
          <w:szCs w:val="18"/>
          <w:lang w:bidi="ar-SA"/>
        </w:rPr>
        <w:t xml:space="preserve">        boxSize.setValue(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0.2699f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0.08436f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0.2801f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1" w:name="l479"/>
      <w:r w:rsidRPr="001223CF">
        <w:rPr>
          <w:rFonts w:ascii="Courier New" w:eastAsia="Times New Roman" w:hAnsi="Courier New" w:cs="Courier New"/>
          <w:color w:val="000000"/>
          <w:sz w:val="18"/>
          <w:szCs w:val="18"/>
          <w:lang w:bidi="ar-SA"/>
        </w:rPr>
        <w:t xml:space="preserve">479  </w:t>
      </w:r>
      <w:bookmarkEnd w:id="126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2" w:name="l480"/>
      <w:r w:rsidRPr="001223CF">
        <w:rPr>
          <w:rFonts w:ascii="Courier New" w:eastAsia="Times New Roman" w:hAnsi="Courier New" w:cs="Courier New"/>
          <w:color w:val="000000"/>
          <w:sz w:val="18"/>
          <w:szCs w:val="18"/>
          <w:lang w:bidi="ar-SA"/>
        </w:rPr>
        <w:t xml:space="preserve">480  </w:t>
      </w:r>
      <w:bookmarkEnd w:id="1262"/>
      <w:r w:rsidRPr="001223CF">
        <w:rPr>
          <w:rFonts w:ascii="Courier New" w:eastAsia="Times New Roman" w:hAnsi="Courier New" w:cs="Courier New"/>
          <w:color w:val="000000"/>
          <w:sz w:val="18"/>
          <w:szCs w:val="18"/>
          <w:lang w:bidi="ar-SA"/>
        </w:rPr>
        <w:t xml:space="preserve">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3" w:name="l481"/>
      <w:r w:rsidRPr="001223CF">
        <w:rPr>
          <w:rFonts w:ascii="Courier New" w:eastAsia="Times New Roman" w:hAnsi="Courier New" w:cs="Courier New"/>
          <w:color w:val="000000"/>
          <w:sz w:val="18"/>
          <w:szCs w:val="18"/>
          <w:lang w:bidi="ar-SA"/>
        </w:rPr>
        <w:t xml:space="preserve">481  </w:t>
      </w:r>
      <w:bookmarkEnd w:id="1263"/>
      <w:r w:rsidRPr="001223CF">
        <w:rPr>
          <w:rFonts w:ascii="Courier New" w:eastAsia="Times New Roman" w:hAnsi="Courier New" w:cs="Courier New"/>
          <w:color w:val="000000"/>
          <w:sz w:val="18"/>
          <w:szCs w:val="18"/>
          <w:lang w:bidi="ar-SA"/>
        </w:rPr>
        <w:t xml:space="preserve">        SFFloat ambientIntensity = (SFFloat) material.getField(</w:t>
      </w:r>
      <w:r w:rsidRPr="001223CF">
        <w:rPr>
          <w:rFonts w:ascii="Courier New" w:eastAsia="Times New Roman" w:hAnsi="Courier New" w:cs="Courier New"/>
          <w:b/>
          <w:bCs/>
          <w:color w:val="008000"/>
          <w:sz w:val="18"/>
          <w:szCs w:val="18"/>
          <w:lang w:bidi="ar-SA"/>
        </w:rPr>
        <w:t>"ambientIntensity"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4" w:name="l482"/>
      <w:r w:rsidRPr="001223CF">
        <w:rPr>
          <w:rFonts w:ascii="Courier New" w:eastAsia="Times New Roman" w:hAnsi="Courier New" w:cs="Courier New"/>
          <w:color w:val="000000"/>
          <w:sz w:val="18"/>
          <w:szCs w:val="18"/>
          <w:lang w:bidi="ar-SA"/>
        </w:rPr>
        <w:t xml:space="preserve">482  </w:t>
      </w:r>
      <w:bookmarkEnd w:id="126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5" w:name="l483"/>
      <w:r w:rsidRPr="001223CF">
        <w:rPr>
          <w:rFonts w:ascii="Courier New" w:eastAsia="Times New Roman" w:hAnsi="Courier New" w:cs="Courier New"/>
          <w:color w:val="000000"/>
          <w:sz w:val="18"/>
          <w:szCs w:val="18"/>
          <w:lang w:bidi="ar-SA"/>
        </w:rPr>
        <w:t xml:space="preserve">483  </w:t>
      </w:r>
      <w:bookmarkEnd w:id="1265"/>
      <w:r w:rsidRPr="001223CF">
        <w:rPr>
          <w:rFonts w:ascii="Courier New" w:eastAsia="Times New Roman" w:hAnsi="Courier New" w:cs="Courier New"/>
          <w:color w:val="000000"/>
          <w:sz w:val="18"/>
          <w:szCs w:val="18"/>
          <w:lang w:bidi="ar-SA"/>
        </w:rPr>
        <w:t xml:space="preserve">        diffuseColor.setValue(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0.5529f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0.02745f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0.2275f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6" w:name="l484"/>
      <w:r w:rsidRPr="001223CF">
        <w:rPr>
          <w:rFonts w:ascii="Courier New" w:eastAsia="Times New Roman" w:hAnsi="Courier New" w:cs="Courier New"/>
          <w:color w:val="000000"/>
          <w:sz w:val="18"/>
          <w:szCs w:val="18"/>
          <w:lang w:bidi="ar-SA"/>
        </w:rPr>
        <w:t xml:space="preserve">484  </w:t>
      </w:r>
      <w:bookmarkEnd w:id="1266"/>
      <w:r w:rsidRPr="001223CF">
        <w:rPr>
          <w:rFonts w:ascii="Courier New" w:eastAsia="Times New Roman" w:hAnsi="Courier New" w:cs="Courier New"/>
          <w:color w:val="000000"/>
          <w:sz w:val="18"/>
          <w:szCs w:val="18"/>
          <w:lang w:bidi="ar-SA"/>
        </w:rPr>
        <w:t xml:space="preserve">        ambientIntensity.setValue(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7" w:name="l485"/>
      <w:r w:rsidRPr="001223CF">
        <w:rPr>
          <w:rFonts w:ascii="Courier New" w:eastAsia="Times New Roman" w:hAnsi="Courier New" w:cs="Courier New"/>
          <w:color w:val="000000"/>
          <w:sz w:val="18"/>
          <w:szCs w:val="18"/>
          <w:lang w:bidi="ar-SA"/>
        </w:rPr>
        <w:t xml:space="preserve">485  </w:t>
      </w:r>
      <w:bookmarkEnd w:id="1267"/>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8" w:name="l486"/>
      <w:r w:rsidRPr="001223CF">
        <w:rPr>
          <w:rFonts w:ascii="Courier New" w:eastAsia="Times New Roman" w:hAnsi="Courier New" w:cs="Courier New"/>
          <w:color w:val="000000"/>
          <w:sz w:val="18"/>
          <w:szCs w:val="18"/>
          <w:lang w:bidi="ar-SA"/>
        </w:rPr>
        <w:t xml:space="preserve">486  </w:t>
      </w:r>
      <w:bookmarkEnd w:id="1268"/>
      <w:r w:rsidRPr="001223CF">
        <w:rPr>
          <w:rFonts w:ascii="Courier New" w:eastAsia="Times New Roman" w:hAnsi="Courier New" w:cs="Courier New"/>
          <w:color w:val="000000"/>
          <w:sz w:val="18"/>
          <w:szCs w:val="18"/>
          <w:lang w:bidi="ar-SA"/>
        </w:rPr>
        <w:t xml:space="preserve">        SFNode appearanceMaterial = (SFNode) appearance.getField(</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9" w:name="l487"/>
      <w:r w:rsidRPr="001223CF">
        <w:rPr>
          <w:rFonts w:ascii="Courier New" w:eastAsia="Times New Roman" w:hAnsi="Courier New" w:cs="Courier New"/>
          <w:color w:val="000000"/>
          <w:sz w:val="18"/>
          <w:szCs w:val="18"/>
          <w:lang w:bidi="ar-SA"/>
        </w:rPr>
        <w:t xml:space="preserve">487  </w:t>
      </w:r>
      <w:bookmarkEnd w:id="1269"/>
      <w:r w:rsidRPr="001223CF">
        <w:rPr>
          <w:rFonts w:ascii="Courier New" w:eastAsia="Times New Roman" w:hAnsi="Courier New" w:cs="Courier New"/>
          <w:color w:val="000000"/>
          <w:sz w:val="18"/>
          <w:szCs w:val="18"/>
          <w:lang w:bidi="ar-SA"/>
        </w:rPr>
        <w:t xml:space="preserve">        appearanceMaterial.setValue(material);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0" w:name="l488"/>
      <w:r w:rsidRPr="001223CF">
        <w:rPr>
          <w:rFonts w:ascii="Courier New" w:eastAsia="Times New Roman" w:hAnsi="Courier New" w:cs="Courier New"/>
          <w:color w:val="000000"/>
          <w:sz w:val="18"/>
          <w:szCs w:val="18"/>
          <w:lang w:bidi="ar-SA"/>
        </w:rPr>
        <w:t xml:space="preserve">488  </w:t>
      </w:r>
      <w:bookmarkEnd w:id="1270"/>
      <w:r w:rsidRPr="001223CF">
        <w:rPr>
          <w:rFonts w:ascii="Courier New" w:eastAsia="Times New Roman" w:hAnsi="Courier New" w:cs="Courier New"/>
          <w:color w:val="000000"/>
          <w:sz w:val="18"/>
          <w:szCs w:val="18"/>
          <w:lang w:bidi="ar-SA"/>
        </w:rPr>
        <w:t xml:space="preserve">        appearanceField.setValue(appearance);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1" w:name="l489"/>
      <w:r w:rsidRPr="001223CF">
        <w:rPr>
          <w:rFonts w:ascii="Courier New" w:eastAsia="Times New Roman" w:hAnsi="Courier New" w:cs="Courier New"/>
          <w:color w:val="000000"/>
          <w:sz w:val="18"/>
          <w:szCs w:val="18"/>
          <w:lang w:bidi="ar-SA"/>
        </w:rPr>
        <w:t xml:space="preserve">489  </w:t>
      </w:r>
      <w:bookmarkEnd w:id="127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2" w:name="l490"/>
      <w:r w:rsidRPr="001223CF">
        <w:rPr>
          <w:rFonts w:ascii="Courier New" w:eastAsia="Times New Roman" w:hAnsi="Courier New" w:cs="Courier New"/>
          <w:color w:val="000000"/>
          <w:sz w:val="18"/>
          <w:szCs w:val="18"/>
          <w:lang w:bidi="ar-SA"/>
        </w:rPr>
        <w:t xml:space="preserve">490  </w:t>
      </w:r>
      <w:bookmarkEnd w:id="1272"/>
      <w:r w:rsidRPr="001223CF">
        <w:rPr>
          <w:rFonts w:ascii="Courier New" w:eastAsia="Times New Roman" w:hAnsi="Courier New" w:cs="Courier New"/>
          <w:color w:val="000000"/>
          <w:sz w:val="18"/>
          <w:szCs w:val="18"/>
          <w:lang w:bidi="ar-SA"/>
        </w:rPr>
        <w:t xml:space="preserve">        SFNode shape_geometry = (SFNode) (newShape.getField(</w:t>
      </w:r>
      <w:r w:rsidRPr="001223CF">
        <w:rPr>
          <w:rFonts w:ascii="Courier New" w:eastAsia="Times New Roman" w:hAnsi="Courier New" w:cs="Courier New"/>
          <w:b/>
          <w:bCs/>
          <w:color w:val="008000"/>
          <w:sz w:val="18"/>
          <w:szCs w:val="18"/>
          <w:lang w:bidi="ar-SA"/>
        </w:rPr>
        <w:t>"geometry"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3" w:name="l491"/>
      <w:r w:rsidRPr="001223CF">
        <w:rPr>
          <w:rFonts w:ascii="Courier New" w:eastAsia="Times New Roman" w:hAnsi="Courier New" w:cs="Courier New"/>
          <w:color w:val="000000"/>
          <w:sz w:val="18"/>
          <w:szCs w:val="18"/>
          <w:lang w:bidi="ar-SA"/>
        </w:rPr>
        <w:t xml:space="preserve">491  </w:t>
      </w:r>
      <w:bookmarkEnd w:id="1273"/>
      <w:r w:rsidRPr="001223CF">
        <w:rPr>
          <w:rFonts w:ascii="Courier New" w:eastAsia="Times New Roman" w:hAnsi="Courier New" w:cs="Courier New"/>
          <w:color w:val="000000"/>
          <w:sz w:val="18"/>
          <w:szCs w:val="18"/>
          <w:lang w:bidi="ar-SA"/>
        </w:rPr>
        <w:t xml:space="preserve">        shape_geometry.setValue(newBox);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4" w:name="l492"/>
      <w:r w:rsidRPr="001223CF">
        <w:rPr>
          <w:rFonts w:ascii="Courier New" w:eastAsia="Times New Roman" w:hAnsi="Courier New" w:cs="Courier New"/>
          <w:color w:val="000000"/>
          <w:sz w:val="18"/>
          <w:szCs w:val="18"/>
          <w:lang w:bidi="ar-SA"/>
        </w:rPr>
        <w:t xml:space="preserve">492  </w:t>
      </w:r>
      <w:bookmarkEnd w:id="1274"/>
      <w:r w:rsidRPr="001223CF">
        <w:rPr>
          <w:rFonts w:ascii="Courier New" w:eastAsia="Times New Roman" w:hAnsi="Courier New" w:cs="Courier New"/>
          <w:color w:val="000000"/>
          <w:sz w:val="18"/>
          <w:szCs w:val="18"/>
          <w:lang w:bidi="ar-SA"/>
        </w:rPr>
        <w:t xml:space="preserve">        MFNode newTransformChildren = (MFNode) newTransform.getField(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5" w:name="l493"/>
      <w:r w:rsidRPr="001223CF">
        <w:rPr>
          <w:rFonts w:ascii="Courier New" w:eastAsia="Times New Roman" w:hAnsi="Courier New" w:cs="Courier New"/>
          <w:color w:val="000000"/>
          <w:sz w:val="18"/>
          <w:szCs w:val="18"/>
          <w:lang w:bidi="ar-SA"/>
        </w:rPr>
        <w:t xml:space="preserve">493  </w:t>
      </w:r>
      <w:bookmarkEnd w:id="1275"/>
      <w:r w:rsidRPr="001223CF">
        <w:rPr>
          <w:rFonts w:ascii="Courier New" w:eastAsia="Times New Roman" w:hAnsi="Courier New" w:cs="Courier New"/>
          <w:color w:val="000000"/>
          <w:sz w:val="18"/>
          <w:szCs w:val="18"/>
          <w:lang w:bidi="ar-SA"/>
        </w:rPr>
        <w:t xml:space="preserve">        newTransformChildren.append(newShape);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6" w:name="l494"/>
      <w:r w:rsidRPr="001223CF">
        <w:rPr>
          <w:rFonts w:ascii="Courier New" w:eastAsia="Times New Roman" w:hAnsi="Courier New" w:cs="Courier New"/>
          <w:color w:val="000000"/>
          <w:sz w:val="18"/>
          <w:szCs w:val="18"/>
          <w:lang w:bidi="ar-SA"/>
        </w:rPr>
        <w:t xml:space="preserve">494  </w:t>
      </w:r>
      <w:bookmarkEnd w:id="1276"/>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7" w:name="l495"/>
      <w:r w:rsidRPr="001223CF">
        <w:rPr>
          <w:rFonts w:ascii="Courier New" w:eastAsia="Times New Roman" w:hAnsi="Courier New" w:cs="Courier New"/>
          <w:color w:val="000000"/>
          <w:sz w:val="18"/>
          <w:szCs w:val="18"/>
          <w:lang w:bidi="ar-SA"/>
        </w:rPr>
        <w:t xml:space="preserve">495  </w:t>
      </w:r>
      <w:bookmarkEnd w:id="1277"/>
      <w:r w:rsidRPr="001223CF">
        <w:rPr>
          <w:rFonts w:ascii="Courier New" w:eastAsia="Times New Roman" w:hAnsi="Courier New" w:cs="Courier New"/>
          <w:color w:val="000000"/>
          <w:sz w:val="18"/>
          <w:szCs w:val="18"/>
          <w:lang w:bidi="ar-SA"/>
        </w:rPr>
        <w:t xml:space="preserve">        SFVec3f translation = (SFVec3f) newTransform.getField(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8" w:name="l496"/>
      <w:r w:rsidRPr="001223CF">
        <w:rPr>
          <w:rFonts w:ascii="Courier New" w:eastAsia="Times New Roman" w:hAnsi="Courier New" w:cs="Courier New"/>
          <w:color w:val="000000"/>
          <w:sz w:val="18"/>
          <w:szCs w:val="18"/>
          <w:lang w:bidi="ar-SA"/>
        </w:rPr>
        <w:t xml:space="preserve">496  </w:t>
      </w:r>
      <w:bookmarkEnd w:id="1278"/>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9" w:name="l497"/>
      <w:r w:rsidRPr="001223CF">
        <w:rPr>
          <w:rFonts w:ascii="Courier New" w:eastAsia="Times New Roman" w:hAnsi="Courier New" w:cs="Courier New"/>
          <w:color w:val="000000"/>
          <w:sz w:val="18"/>
          <w:szCs w:val="18"/>
          <w:lang w:bidi="ar-SA"/>
        </w:rPr>
        <w:t xml:space="preserve">497  </w:t>
      </w:r>
      <w:bookmarkEnd w:id="1279"/>
      <w:r w:rsidRPr="001223CF">
        <w:rPr>
          <w:rFonts w:ascii="Courier New" w:eastAsia="Times New Roman" w:hAnsi="Courier New" w:cs="Courier New"/>
          <w:color w:val="000000"/>
          <w:sz w:val="18"/>
          <w:szCs w:val="18"/>
          <w:lang w:bidi="ar-SA"/>
        </w:rPr>
        <w:t xml:space="preserve">        X3DNode serverTransform = mainScene.getNamedNode(serverName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0" w:name="l498"/>
      <w:r w:rsidRPr="001223CF">
        <w:rPr>
          <w:rFonts w:ascii="Courier New" w:eastAsia="Times New Roman" w:hAnsi="Courier New" w:cs="Courier New"/>
          <w:color w:val="000000"/>
          <w:sz w:val="18"/>
          <w:szCs w:val="18"/>
          <w:lang w:bidi="ar-SA"/>
        </w:rPr>
        <w:t xml:space="preserve">498  </w:t>
      </w:r>
      <w:bookmarkEnd w:id="1280"/>
      <w:r w:rsidRPr="001223CF">
        <w:rPr>
          <w:rFonts w:ascii="Courier New" w:eastAsia="Times New Roman" w:hAnsi="Courier New" w:cs="Courier New"/>
          <w:color w:val="000000"/>
          <w:sz w:val="18"/>
          <w:szCs w:val="18"/>
          <w:lang w:bidi="ar-SA"/>
        </w:rPr>
        <w:t xml:space="preserve">        SFVec3f serverTranslation = (SFVec3f) serverTransform.getField(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1" w:name="l499"/>
      <w:r w:rsidRPr="001223CF">
        <w:rPr>
          <w:rFonts w:ascii="Courier New" w:eastAsia="Times New Roman" w:hAnsi="Courier New" w:cs="Courier New"/>
          <w:color w:val="000000"/>
          <w:sz w:val="18"/>
          <w:szCs w:val="18"/>
          <w:lang w:bidi="ar-SA"/>
        </w:rPr>
        <w:t xml:space="preserve">499  </w:t>
      </w:r>
      <w:bookmarkEnd w:id="1281"/>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2" w:name="l500"/>
      <w:r w:rsidRPr="001223CF">
        <w:rPr>
          <w:rFonts w:ascii="Courier New" w:eastAsia="Times New Roman" w:hAnsi="Courier New" w:cs="Courier New"/>
          <w:color w:val="000000"/>
          <w:sz w:val="18"/>
          <w:szCs w:val="18"/>
          <w:lang w:bidi="ar-SA"/>
        </w:rPr>
        <w:t xml:space="preserve">500  </w:t>
      </w:r>
      <w:bookmarkEnd w:id="1282"/>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3" w:name="l501"/>
      <w:r w:rsidRPr="001223CF">
        <w:rPr>
          <w:rFonts w:ascii="Courier New" w:eastAsia="Times New Roman" w:hAnsi="Courier New" w:cs="Courier New"/>
          <w:color w:val="000000"/>
          <w:sz w:val="18"/>
          <w:szCs w:val="18"/>
          <w:lang w:bidi="ar-SA"/>
        </w:rPr>
        <w:t xml:space="preserve">501  </w:t>
      </w:r>
      <w:bookmarkEnd w:id="1283"/>
      <w:r w:rsidRPr="001223CF">
        <w:rPr>
          <w:rFonts w:ascii="Courier New" w:eastAsia="Times New Roman" w:hAnsi="Courier New" w:cs="Courier New"/>
          <w:color w:val="000000"/>
          <w:sz w:val="18"/>
          <w:szCs w:val="18"/>
          <w:lang w:bidi="ar-SA"/>
        </w:rPr>
        <w:t xml:space="preserve">        serverTranslation.getValue(translationValues);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4" w:name="l502"/>
      <w:r w:rsidRPr="001223CF">
        <w:rPr>
          <w:rFonts w:ascii="Courier New" w:eastAsia="Times New Roman" w:hAnsi="Courier New" w:cs="Courier New"/>
          <w:color w:val="000000"/>
          <w:sz w:val="18"/>
          <w:szCs w:val="18"/>
          <w:lang w:bidi="ar-SA"/>
        </w:rPr>
        <w:t xml:space="preserve">502  </w:t>
      </w:r>
      <w:bookmarkEnd w:id="1284"/>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heightIndex = -</w:t>
      </w:r>
      <w:r w:rsidRPr="001223CF">
        <w:rPr>
          <w:rFonts w:ascii="Courier New" w:eastAsia="Times New Roman" w:hAnsi="Courier New" w:cs="Courier New"/>
          <w:color w:val="0000FF"/>
          <w:sz w:val="18"/>
          <w:szCs w:val="18"/>
          <w:lang w:bidi="ar-SA"/>
        </w:rPr>
        <w:t>0.2f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5" w:name="l503"/>
      <w:r w:rsidRPr="001223CF">
        <w:rPr>
          <w:rFonts w:ascii="Courier New" w:eastAsia="Times New Roman" w:hAnsi="Courier New" w:cs="Courier New"/>
          <w:color w:val="000000"/>
          <w:sz w:val="18"/>
          <w:szCs w:val="18"/>
          <w:lang w:bidi="ar-SA"/>
        </w:rPr>
        <w:t xml:space="preserve">503  </w:t>
      </w:r>
      <w:bookmarkEnd w:id="1285"/>
      <w:r w:rsidRPr="001223CF">
        <w:rPr>
          <w:rFonts w:ascii="Courier New" w:eastAsia="Times New Roman" w:hAnsi="Courier New" w:cs="Courier New"/>
          <w:color w:val="000000"/>
          <w:sz w:val="18"/>
          <w:szCs w:val="18"/>
          <w:lang w:bidi="ar-SA"/>
        </w:rPr>
        <w:t xml:space="preserve">        heightIndex += </w:t>
      </w:r>
      <w:r w:rsidRPr="001223CF">
        <w:rPr>
          <w:rFonts w:ascii="Courier New" w:eastAsia="Times New Roman" w:hAnsi="Courier New" w:cs="Courier New"/>
          <w:color w:val="0000FF"/>
          <w:sz w:val="18"/>
          <w:szCs w:val="18"/>
          <w:lang w:bidi="ar-SA"/>
        </w:rPr>
        <w:t xml:space="preserve">0.1f </w:t>
      </w:r>
      <w:r w:rsidRPr="001223CF">
        <w:rPr>
          <w:rFonts w:ascii="Courier New" w:eastAsia="Times New Roman" w:hAnsi="Courier New" w:cs="Courier New"/>
          <w:color w:val="000000"/>
          <w:sz w:val="18"/>
          <w:szCs w:val="18"/>
          <w:lang w:bidi="ar-SA"/>
        </w:rPr>
        <w:t xml:space="preserve">* (taskNumber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6" w:name="l504"/>
      <w:r w:rsidRPr="001223CF">
        <w:rPr>
          <w:rFonts w:ascii="Courier New" w:eastAsia="Times New Roman" w:hAnsi="Courier New" w:cs="Courier New"/>
          <w:color w:val="000000"/>
          <w:sz w:val="18"/>
          <w:szCs w:val="18"/>
          <w:lang w:bidi="ar-SA"/>
        </w:rPr>
        <w:t xml:space="preserve">504  </w:t>
      </w:r>
      <w:bookmarkEnd w:id="1286"/>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7" w:name="l505"/>
      <w:r w:rsidRPr="001223CF">
        <w:rPr>
          <w:rFonts w:ascii="Courier New" w:eastAsia="Times New Roman" w:hAnsi="Courier New" w:cs="Courier New"/>
          <w:color w:val="000000"/>
          <w:sz w:val="18"/>
          <w:szCs w:val="18"/>
          <w:lang w:bidi="ar-SA"/>
        </w:rPr>
        <w:t xml:space="preserve">505  </w:t>
      </w:r>
      <w:bookmarkEnd w:id="1287"/>
      <w:r w:rsidRPr="001223CF">
        <w:rPr>
          <w:rFonts w:ascii="Courier New" w:eastAsia="Times New Roman" w:hAnsi="Courier New" w:cs="Courier New"/>
          <w:color w:val="000000"/>
          <w:sz w:val="18"/>
          <w:szCs w:val="18"/>
          <w:lang w:bidi="ar-SA"/>
        </w:rPr>
        <w:t xml:space="preserve">        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heightIndex;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8" w:name="l506"/>
      <w:r w:rsidRPr="001223CF">
        <w:rPr>
          <w:rFonts w:ascii="Courier New" w:eastAsia="Times New Roman" w:hAnsi="Courier New" w:cs="Courier New"/>
          <w:color w:val="000000"/>
          <w:sz w:val="18"/>
          <w:szCs w:val="18"/>
          <w:lang w:bidi="ar-SA"/>
        </w:rPr>
        <w:t xml:space="preserve">506  </w:t>
      </w:r>
      <w:bookmarkEnd w:id="1288"/>
      <w:r w:rsidRPr="001223CF">
        <w:rPr>
          <w:rFonts w:ascii="Courier New" w:eastAsia="Times New Roman" w:hAnsi="Courier New" w:cs="Courier New"/>
          <w:color w:val="000000"/>
          <w:sz w:val="18"/>
          <w:szCs w:val="18"/>
          <w:lang w:bidi="ar-SA"/>
        </w:rPr>
        <w:t xml:space="preserve">        translation.setValue(translationValues);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9" w:name="l507"/>
      <w:r w:rsidRPr="001223CF">
        <w:rPr>
          <w:rFonts w:ascii="Courier New" w:eastAsia="Times New Roman" w:hAnsi="Courier New" w:cs="Courier New"/>
          <w:color w:val="000000"/>
          <w:sz w:val="18"/>
          <w:szCs w:val="18"/>
          <w:lang w:bidi="ar-SA"/>
        </w:rPr>
        <w:t xml:space="preserve">507  </w:t>
      </w:r>
      <w:bookmarkEnd w:id="1289"/>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0" w:name="l508"/>
      <w:r w:rsidRPr="001223CF">
        <w:rPr>
          <w:rFonts w:ascii="Courier New" w:eastAsia="Times New Roman" w:hAnsi="Courier New" w:cs="Courier New"/>
          <w:color w:val="000000"/>
          <w:sz w:val="18"/>
          <w:szCs w:val="18"/>
          <w:lang w:bidi="ar-SA"/>
        </w:rPr>
        <w:t xml:space="preserve">508  </w:t>
      </w:r>
      <w:bookmarkEnd w:id="1290"/>
      <w:r w:rsidRPr="001223CF">
        <w:rPr>
          <w:rFonts w:ascii="Courier New" w:eastAsia="Times New Roman" w:hAnsi="Courier New" w:cs="Courier New"/>
          <w:color w:val="000000"/>
          <w:sz w:val="18"/>
          <w:szCs w:val="18"/>
          <w:lang w:bidi="ar-SA"/>
        </w:rPr>
        <w:t xml:space="preserve">        SFRotation newTransformRotation = (SFRotation) newTransform.getField(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1" w:name="l509"/>
      <w:r w:rsidRPr="001223CF">
        <w:rPr>
          <w:rFonts w:ascii="Courier New" w:eastAsia="Times New Roman" w:hAnsi="Courier New" w:cs="Courier New"/>
          <w:color w:val="000000"/>
          <w:sz w:val="18"/>
          <w:szCs w:val="18"/>
          <w:lang w:bidi="ar-SA"/>
        </w:rPr>
        <w:t xml:space="preserve">509  </w:t>
      </w:r>
      <w:bookmarkEnd w:id="1291"/>
      <w:r w:rsidRPr="001223CF">
        <w:rPr>
          <w:rFonts w:ascii="Courier New" w:eastAsia="Times New Roman" w:hAnsi="Courier New" w:cs="Courier New"/>
          <w:color w:val="000000"/>
          <w:sz w:val="18"/>
          <w:szCs w:val="18"/>
          <w:lang w:bidi="ar-SA"/>
        </w:rPr>
        <w:t xml:space="preserve">        SFRotation serverRotation = (SFRotation) serverTransform.getField(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2" w:name="l510"/>
      <w:r w:rsidRPr="001223CF">
        <w:rPr>
          <w:rFonts w:ascii="Courier New" w:eastAsia="Times New Roman" w:hAnsi="Courier New" w:cs="Courier New"/>
          <w:color w:val="000000"/>
          <w:sz w:val="18"/>
          <w:szCs w:val="18"/>
          <w:lang w:bidi="ar-SA"/>
        </w:rPr>
        <w:t xml:space="preserve">510  </w:t>
      </w:r>
      <w:bookmarkEnd w:id="1292"/>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3" w:name="l511"/>
      <w:r w:rsidRPr="001223CF">
        <w:rPr>
          <w:rFonts w:ascii="Courier New" w:eastAsia="Times New Roman" w:hAnsi="Courier New" w:cs="Courier New"/>
          <w:color w:val="000000"/>
          <w:sz w:val="18"/>
          <w:szCs w:val="18"/>
          <w:lang w:bidi="ar-SA"/>
        </w:rPr>
        <w:t xml:space="preserve">511  </w:t>
      </w:r>
      <w:bookmarkEnd w:id="1293"/>
      <w:r w:rsidRPr="001223CF">
        <w:rPr>
          <w:rFonts w:ascii="Courier New" w:eastAsia="Times New Roman" w:hAnsi="Courier New" w:cs="Courier New"/>
          <w:color w:val="000000"/>
          <w:sz w:val="18"/>
          <w:szCs w:val="18"/>
          <w:lang w:bidi="ar-SA"/>
        </w:rPr>
        <w:t xml:space="preserve">        serverRotation.getValue(rotationValues);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4" w:name="l512"/>
      <w:r w:rsidRPr="001223CF">
        <w:rPr>
          <w:rFonts w:ascii="Courier New" w:eastAsia="Times New Roman" w:hAnsi="Courier New" w:cs="Courier New"/>
          <w:color w:val="000000"/>
          <w:sz w:val="18"/>
          <w:szCs w:val="18"/>
          <w:lang w:bidi="ar-SA"/>
        </w:rPr>
        <w:t xml:space="preserve">512  </w:t>
      </w:r>
      <w:bookmarkEnd w:id="1294"/>
      <w:r w:rsidRPr="001223CF">
        <w:rPr>
          <w:rFonts w:ascii="Courier New" w:eastAsia="Times New Roman" w:hAnsi="Courier New" w:cs="Courier New"/>
          <w:color w:val="000000"/>
          <w:sz w:val="18"/>
          <w:szCs w:val="18"/>
          <w:lang w:bidi="ar-SA"/>
        </w:rPr>
        <w:t xml:space="preserve">        newTransformRotation.getValue(rotationValues);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5" w:name="l513"/>
      <w:r w:rsidRPr="001223CF">
        <w:rPr>
          <w:rFonts w:ascii="Courier New" w:eastAsia="Times New Roman" w:hAnsi="Courier New" w:cs="Courier New"/>
          <w:color w:val="000000"/>
          <w:sz w:val="18"/>
          <w:szCs w:val="18"/>
          <w:lang w:bidi="ar-SA"/>
        </w:rPr>
        <w:t xml:space="preserve">513  </w:t>
      </w:r>
      <w:bookmarkEnd w:id="1295"/>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6" w:name="l514"/>
      <w:r w:rsidRPr="001223CF">
        <w:rPr>
          <w:rFonts w:ascii="Courier New" w:eastAsia="Times New Roman" w:hAnsi="Courier New" w:cs="Courier New"/>
          <w:color w:val="000000"/>
          <w:sz w:val="18"/>
          <w:szCs w:val="18"/>
          <w:lang w:bidi="ar-SA"/>
        </w:rPr>
        <w:t xml:space="preserve">514  </w:t>
      </w:r>
      <w:bookmarkEnd w:id="1296"/>
      <w:r w:rsidRPr="001223CF">
        <w:rPr>
          <w:rFonts w:ascii="Courier New" w:eastAsia="Times New Roman" w:hAnsi="Courier New" w:cs="Courier New"/>
          <w:color w:val="000000"/>
          <w:sz w:val="18"/>
          <w:szCs w:val="18"/>
          <w:lang w:bidi="ar-SA"/>
        </w:rPr>
        <w:t xml:space="preserve">        addLabelToTask(taskName, newTransform, TASK_LABEL_COLOR);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7" w:name="l515"/>
      <w:r w:rsidRPr="001223CF">
        <w:rPr>
          <w:rFonts w:ascii="Courier New" w:eastAsia="Times New Roman" w:hAnsi="Courier New" w:cs="Courier New"/>
          <w:color w:val="000000"/>
          <w:sz w:val="18"/>
          <w:szCs w:val="18"/>
          <w:lang w:bidi="ar-SA"/>
        </w:rPr>
        <w:t xml:space="preserve">515  </w:t>
      </w:r>
      <w:bookmarkEnd w:id="1297"/>
      <w:r w:rsidRPr="001223CF">
        <w:rPr>
          <w:rFonts w:ascii="Courier New" w:eastAsia="Times New Roman" w:hAnsi="Courier New" w:cs="Courier New"/>
          <w:color w:val="000000"/>
          <w:sz w:val="18"/>
          <w:szCs w:val="18"/>
          <w:lang w:bidi="ar-SA"/>
        </w:rPr>
        <w:t xml:space="preserve">        tasks.put(taskName, newTransform);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8" w:name="l516"/>
      <w:r w:rsidRPr="001223CF">
        <w:rPr>
          <w:rFonts w:ascii="Courier New" w:eastAsia="Times New Roman" w:hAnsi="Courier New" w:cs="Courier New"/>
          <w:color w:val="000000"/>
          <w:sz w:val="18"/>
          <w:szCs w:val="18"/>
          <w:lang w:bidi="ar-SA"/>
        </w:rPr>
        <w:t xml:space="preserve">516  </w:t>
      </w:r>
      <w:bookmarkEnd w:id="1298"/>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9" w:name="l517"/>
      <w:r w:rsidRPr="001223CF">
        <w:rPr>
          <w:rFonts w:ascii="Courier New" w:eastAsia="Times New Roman" w:hAnsi="Courier New" w:cs="Courier New"/>
          <w:color w:val="000000"/>
          <w:sz w:val="18"/>
          <w:szCs w:val="18"/>
          <w:lang w:bidi="ar-SA"/>
        </w:rPr>
        <w:t xml:space="preserve">517  </w:t>
      </w:r>
      <w:bookmarkEnd w:id="1299"/>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0" w:name="l518"/>
      <w:r w:rsidRPr="001223CF">
        <w:rPr>
          <w:rFonts w:ascii="Courier New" w:eastAsia="Times New Roman" w:hAnsi="Courier New" w:cs="Courier New"/>
          <w:color w:val="000000"/>
          <w:sz w:val="18"/>
          <w:szCs w:val="18"/>
          <w:lang w:bidi="ar-SA"/>
        </w:rPr>
        <w:t xml:space="preserve">518  </w:t>
      </w:r>
      <w:bookmarkEnd w:id="1300"/>
      <w:r w:rsidRPr="001223CF">
        <w:rPr>
          <w:rFonts w:ascii="Courier New" w:eastAsia="Times New Roman" w:hAnsi="Courier New" w:cs="Courier New"/>
          <w:color w:val="000000"/>
          <w:sz w:val="18"/>
          <w:szCs w:val="18"/>
          <w:lang w:bidi="ar-SA"/>
        </w:rPr>
        <w:t xml:space="preserve">        String[] elements = serverName.split(</w:t>
      </w:r>
      <w:r w:rsidRPr="001223CF">
        <w:rPr>
          <w:rFonts w:ascii="Courier New" w:eastAsia="Times New Roman" w:hAnsi="Courier New" w:cs="Courier New"/>
          <w:b/>
          <w:bCs/>
          <w:color w:val="008000"/>
          <w:sz w:val="18"/>
          <w:szCs w:val="18"/>
          <w:lang w:bidi="ar-SA"/>
        </w:rPr>
        <w:t>"_"</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1" w:name="l519"/>
      <w:r w:rsidRPr="001223CF">
        <w:rPr>
          <w:rFonts w:ascii="Courier New" w:eastAsia="Times New Roman" w:hAnsi="Courier New" w:cs="Courier New"/>
          <w:color w:val="000000"/>
          <w:sz w:val="18"/>
          <w:szCs w:val="18"/>
          <w:lang w:bidi="ar-SA"/>
        </w:rPr>
        <w:t xml:space="preserve">519  </w:t>
      </w:r>
      <w:bookmarkEnd w:id="1301"/>
      <w:r w:rsidRPr="001223CF">
        <w:rPr>
          <w:rFonts w:ascii="Courier New" w:eastAsia="Times New Roman" w:hAnsi="Courier New" w:cs="Courier New"/>
          <w:color w:val="000000"/>
          <w:sz w:val="18"/>
          <w:szCs w:val="18"/>
          <w:lang w:bidi="ar-SA"/>
        </w:rPr>
        <w:t xml:space="preserve">        X3DNode planeTransform = mainScene.getNamedNode(</w:t>
      </w:r>
      <w:r w:rsidRPr="001223CF">
        <w:rPr>
          <w:rFonts w:ascii="Courier New" w:eastAsia="Times New Roman" w:hAnsi="Courier New" w:cs="Courier New"/>
          <w:b/>
          <w:bCs/>
          <w:color w:val="008000"/>
          <w:sz w:val="18"/>
          <w:szCs w:val="18"/>
          <w:lang w:bidi="ar-SA"/>
        </w:rPr>
        <w:t xml:space="preserve">"Server_"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2" w:name="l520"/>
      <w:r w:rsidRPr="001223CF">
        <w:rPr>
          <w:rFonts w:ascii="Courier New" w:eastAsia="Times New Roman" w:hAnsi="Courier New" w:cs="Courier New"/>
          <w:color w:val="000000"/>
          <w:sz w:val="18"/>
          <w:szCs w:val="18"/>
          <w:lang w:bidi="ar-SA"/>
        </w:rPr>
        <w:t xml:space="preserve">520  </w:t>
      </w:r>
      <w:bookmarkEnd w:id="1302"/>
      <w:r w:rsidRPr="001223CF">
        <w:rPr>
          <w:rFonts w:ascii="Courier New" w:eastAsia="Times New Roman" w:hAnsi="Courier New" w:cs="Courier New"/>
          <w:color w:val="000000"/>
          <w:sz w:val="18"/>
          <w:szCs w:val="18"/>
          <w:lang w:bidi="ar-SA"/>
        </w:rPr>
        <w:t xml:space="preserve">        addAttentionArrow(planeTransform);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3" w:name="l521"/>
      <w:r w:rsidRPr="001223CF">
        <w:rPr>
          <w:rFonts w:ascii="Courier New" w:eastAsia="Times New Roman" w:hAnsi="Courier New" w:cs="Courier New"/>
          <w:color w:val="000000"/>
          <w:sz w:val="18"/>
          <w:szCs w:val="18"/>
          <w:lang w:bidi="ar-SA"/>
        </w:rPr>
        <w:lastRenderedPageBreak/>
        <w:t xml:space="preserve">521  </w:t>
      </w:r>
      <w:bookmarkEnd w:id="1303"/>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4" w:name="l522"/>
      <w:r w:rsidRPr="001223CF">
        <w:rPr>
          <w:rFonts w:ascii="Courier New" w:eastAsia="Times New Roman" w:hAnsi="Courier New" w:cs="Courier New"/>
          <w:color w:val="000000"/>
          <w:sz w:val="18"/>
          <w:szCs w:val="18"/>
          <w:lang w:bidi="ar-SA"/>
        </w:rPr>
        <w:t xml:space="preserve">522  </w:t>
      </w:r>
      <w:bookmarkEnd w:id="130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305" w:name="l523"/>
      <w:r w:rsidRPr="001223CF">
        <w:rPr>
          <w:rFonts w:ascii="Courier New" w:eastAsia="Times New Roman" w:hAnsi="Courier New" w:cs="Courier New"/>
          <w:color w:val="000000"/>
          <w:sz w:val="18"/>
          <w:szCs w:val="18"/>
          <w:lang w:bidi="ar-SA"/>
        </w:rPr>
        <w:t xml:space="preserve">523  </w:t>
      </w:r>
      <w:bookmarkEnd w:id="1305"/>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306" w:name="l524"/>
      <w:r w:rsidRPr="001223CF">
        <w:rPr>
          <w:rFonts w:ascii="Courier New" w:eastAsia="Times New Roman" w:hAnsi="Courier New" w:cs="Courier New"/>
          <w:color w:val="000000"/>
          <w:sz w:val="18"/>
          <w:szCs w:val="18"/>
          <w:lang w:bidi="ar-SA"/>
        </w:rPr>
        <w:t xml:space="preserve">524  </w:t>
      </w:r>
      <w:bookmarkEnd w:id="1306"/>
      <w:r w:rsidRPr="001223CF">
        <w:rPr>
          <w:rFonts w:ascii="Courier New" w:eastAsia="Times New Roman" w:hAnsi="Courier New" w:cs="Courier New"/>
          <w:i/>
          <w:iCs/>
          <w:color w:val="808080"/>
          <w:sz w:val="18"/>
          <w:szCs w:val="18"/>
          <w:lang w:bidi="ar-SA"/>
        </w:rPr>
        <w:t xml:space="preserve">     * Removes the representation for task taskName from the scene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307" w:name="l525"/>
      <w:r w:rsidRPr="001223CF">
        <w:rPr>
          <w:rFonts w:ascii="Courier New" w:eastAsia="Times New Roman" w:hAnsi="Courier New" w:cs="Courier New"/>
          <w:color w:val="000000"/>
          <w:sz w:val="18"/>
          <w:szCs w:val="18"/>
          <w:lang w:bidi="ar-SA"/>
        </w:rPr>
        <w:t xml:space="preserve">525  </w:t>
      </w:r>
      <w:bookmarkEnd w:id="1307"/>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taskName the name of the task to be removed from the scene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8" w:name="l526"/>
      <w:r w:rsidRPr="001223CF">
        <w:rPr>
          <w:rFonts w:ascii="Courier New" w:eastAsia="Times New Roman" w:hAnsi="Courier New" w:cs="Courier New"/>
          <w:color w:val="000000"/>
          <w:sz w:val="18"/>
          <w:szCs w:val="18"/>
          <w:lang w:bidi="ar-SA"/>
        </w:rPr>
        <w:t xml:space="preserve">526  </w:t>
      </w:r>
      <w:bookmarkEnd w:id="1308"/>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9" w:name="l527"/>
      <w:r w:rsidRPr="001223CF">
        <w:rPr>
          <w:rFonts w:ascii="Courier New" w:eastAsia="Times New Roman" w:hAnsi="Courier New" w:cs="Courier New"/>
          <w:color w:val="000000"/>
          <w:sz w:val="18"/>
          <w:szCs w:val="18"/>
          <w:lang w:bidi="ar-SA"/>
        </w:rPr>
        <w:t xml:space="preserve">527  </w:t>
      </w:r>
      <w:bookmarkEnd w:id="1309"/>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removeTask(String taskName)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10" w:name="l528"/>
      <w:r w:rsidRPr="001223CF">
        <w:rPr>
          <w:rFonts w:ascii="Courier New" w:eastAsia="Times New Roman" w:hAnsi="Courier New" w:cs="Courier New"/>
          <w:color w:val="000000"/>
          <w:sz w:val="18"/>
          <w:szCs w:val="18"/>
          <w:lang w:bidi="ar-SA"/>
        </w:rPr>
        <w:t xml:space="preserve">528  </w:t>
      </w:r>
      <w:bookmarkEnd w:id="1310"/>
      <w:r w:rsidRPr="001223CF">
        <w:rPr>
          <w:rFonts w:ascii="Courier New" w:eastAsia="Times New Roman" w:hAnsi="Courier New" w:cs="Courier New"/>
          <w:color w:val="000000"/>
          <w:sz w:val="18"/>
          <w:szCs w:val="18"/>
          <w:lang w:bidi="ar-SA"/>
        </w:rPr>
        <w:t xml:space="preserve">        X3DNode task = tasks.remove(taskName);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11" w:name="l529"/>
      <w:r w:rsidRPr="001223CF">
        <w:rPr>
          <w:rFonts w:ascii="Courier New" w:eastAsia="Times New Roman" w:hAnsi="Courier New" w:cs="Courier New"/>
          <w:color w:val="000000"/>
          <w:sz w:val="18"/>
          <w:szCs w:val="18"/>
          <w:lang w:bidi="ar-SA"/>
        </w:rPr>
        <w:t xml:space="preserve">529  </w:t>
      </w:r>
      <w:bookmarkEnd w:id="1311"/>
      <w:r w:rsidRPr="001223CF">
        <w:rPr>
          <w:rFonts w:ascii="Courier New" w:eastAsia="Times New Roman" w:hAnsi="Courier New" w:cs="Courier New"/>
          <w:color w:val="000000"/>
          <w:sz w:val="18"/>
          <w:szCs w:val="18"/>
          <w:lang w:bidi="ar-SA"/>
        </w:rPr>
        <w:t xml:space="preserve">        addInverseAttentionArrow(task);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12" w:name="l530"/>
      <w:r w:rsidRPr="001223CF">
        <w:rPr>
          <w:rFonts w:ascii="Courier New" w:eastAsia="Times New Roman" w:hAnsi="Courier New" w:cs="Courier New"/>
          <w:color w:val="000000"/>
          <w:sz w:val="18"/>
          <w:szCs w:val="18"/>
          <w:lang w:bidi="ar-SA"/>
        </w:rPr>
        <w:t xml:space="preserve">530  </w:t>
      </w:r>
      <w:bookmarkEnd w:id="1312"/>
      <w:r w:rsidRPr="001223CF">
        <w:rPr>
          <w:rFonts w:ascii="Courier New" w:eastAsia="Times New Roman" w:hAnsi="Courier New" w:cs="Courier New"/>
          <w:color w:val="000000"/>
          <w:sz w:val="18"/>
          <w:szCs w:val="18"/>
          <w:lang w:bidi="ar-SA"/>
        </w:rPr>
        <w:t xml:space="preserve">        mainScene.removeRootNode(task);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13" w:name="l531"/>
      <w:r w:rsidRPr="001223CF">
        <w:rPr>
          <w:rFonts w:ascii="Courier New" w:eastAsia="Times New Roman" w:hAnsi="Courier New" w:cs="Courier New"/>
          <w:color w:val="000000"/>
          <w:sz w:val="18"/>
          <w:szCs w:val="18"/>
          <w:lang w:bidi="ar-SA"/>
        </w:rPr>
        <w:t xml:space="preserve">531  </w:t>
      </w:r>
      <w:bookmarkEnd w:id="1313"/>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14" w:name="l532"/>
      <w:r w:rsidRPr="001223CF">
        <w:rPr>
          <w:rFonts w:ascii="Courier New" w:eastAsia="Times New Roman" w:hAnsi="Courier New" w:cs="Courier New"/>
          <w:color w:val="000000"/>
          <w:sz w:val="18"/>
          <w:szCs w:val="18"/>
          <w:lang w:bidi="ar-SA"/>
        </w:rPr>
        <w:t xml:space="preserve">532  </w:t>
      </w:r>
      <w:bookmarkEnd w:id="131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315" w:name="l533"/>
      <w:r w:rsidRPr="001223CF">
        <w:rPr>
          <w:rFonts w:ascii="Courier New" w:eastAsia="Times New Roman" w:hAnsi="Courier New" w:cs="Courier New"/>
          <w:color w:val="000000"/>
          <w:sz w:val="18"/>
          <w:szCs w:val="18"/>
          <w:lang w:bidi="ar-SA"/>
        </w:rPr>
        <w:t xml:space="preserve">533  </w:t>
      </w:r>
      <w:bookmarkEnd w:id="1315"/>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316" w:name="l534"/>
      <w:r w:rsidRPr="001223CF">
        <w:rPr>
          <w:rFonts w:ascii="Courier New" w:eastAsia="Times New Roman" w:hAnsi="Courier New" w:cs="Courier New"/>
          <w:color w:val="000000"/>
          <w:sz w:val="18"/>
          <w:szCs w:val="18"/>
          <w:lang w:bidi="ar-SA"/>
        </w:rPr>
        <w:t xml:space="preserve">534  </w:t>
      </w:r>
      <w:bookmarkEnd w:id="1316"/>
      <w:r w:rsidRPr="001223CF">
        <w:rPr>
          <w:rFonts w:ascii="Courier New" w:eastAsia="Times New Roman" w:hAnsi="Courier New" w:cs="Courier New"/>
          <w:i/>
          <w:iCs/>
          <w:color w:val="808080"/>
          <w:sz w:val="18"/>
          <w:szCs w:val="18"/>
          <w:lang w:bidi="ar-SA"/>
        </w:rPr>
        <w:t xml:space="preserve">     * Places an attention arow above the server and changes the color of the server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317" w:name="l535"/>
      <w:r w:rsidRPr="001223CF">
        <w:rPr>
          <w:rFonts w:ascii="Courier New" w:eastAsia="Times New Roman" w:hAnsi="Courier New" w:cs="Courier New"/>
          <w:color w:val="000000"/>
          <w:sz w:val="18"/>
          <w:szCs w:val="18"/>
          <w:lang w:bidi="ar-SA"/>
        </w:rPr>
        <w:t xml:space="preserve">535  </w:t>
      </w:r>
      <w:bookmarkEnd w:id="1317"/>
      <w:r w:rsidRPr="001223CF">
        <w:rPr>
          <w:rFonts w:ascii="Courier New" w:eastAsia="Times New Roman" w:hAnsi="Courier New" w:cs="Courier New"/>
          <w:i/>
          <w:iCs/>
          <w:color w:val="808080"/>
          <w:sz w:val="18"/>
          <w:szCs w:val="18"/>
          <w:lang w:bidi="ar-SA"/>
        </w:rPr>
        <w:t xml:space="preserve">     * platform to gray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318" w:name="l536"/>
      <w:r w:rsidRPr="001223CF">
        <w:rPr>
          <w:rFonts w:ascii="Courier New" w:eastAsia="Times New Roman" w:hAnsi="Courier New" w:cs="Courier New"/>
          <w:color w:val="000000"/>
          <w:sz w:val="18"/>
          <w:szCs w:val="18"/>
          <w:lang w:bidi="ar-SA"/>
        </w:rPr>
        <w:t xml:space="preserve">536  </w:t>
      </w:r>
      <w:bookmarkEnd w:id="1318"/>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serverName the name of the target server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19" w:name="l537"/>
      <w:r w:rsidRPr="001223CF">
        <w:rPr>
          <w:rFonts w:ascii="Courier New" w:eastAsia="Times New Roman" w:hAnsi="Courier New" w:cs="Courier New"/>
          <w:color w:val="000000"/>
          <w:sz w:val="18"/>
          <w:szCs w:val="18"/>
          <w:lang w:bidi="ar-SA"/>
        </w:rPr>
        <w:t xml:space="preserve">537  </w:t>
      </w:r>
      <w:bookmarkEnd w:id="1319"/>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20" w:name="l538"/>
      <w:r w:rsidRPr="001223CF">
        <w:rPr>
          <w:rFonts w:ascii="Courier New" w:eastAsia="Times New Roman" w:hAnsi="Courier New" w:cs="Courier New"/>
          <w:color w:val="000000"/>
          <w:sz w:val="18"/>
          <w:szCs w:val="18"/>
          <w:lang w:bidi="ar-SA"/>
        </w:rPr>
        <w:t xml:space="preserve">538  </w:t>
      </w:r>
      <w:bookmarkEnd w:id="1320"/>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sendServerToLowPower(String serverName)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21" w:name="l539"/>
      <w:r w:rsidRPr="001223CF">
        <w:rPr>
          <w:rFonts w:ascii="Courier New" w:eastAsia="Times New Roman" w:hAnsi="Courier New" w:cs="Courier New"/>
          <w:color w:val="000000"/>
          <w:sz w:val="18"/>
          <w:szCs w:val="18"/>
          <w:lang w:bidi="ar-SA"/>
        </w:rPr>
        <w:t xml:space="preserve">539  </w:t>
      </w:r>
      <w:bookmarkEnd w:id="1321"/>
      <w:r w:rsidRPr="001223CF">
        <w:rPr>
          <w:rFonts w:ascii="Courier New" w:eastAsia="Times New Roman" w:hAnsi="Courier New" w:cs="Courier New"/>
          <w:color w:val="000000"/>
          <w:sz w:val="18"/>
          <w:szCs w:val="18"/>
          <w:lang w:bidi="ar-SA"/>
        </w:rPr>
        <w:t xml:space="preserve">        String[] elements = serverName.split(</w:t>
      </w:r>
      <w:r w:rsidRPr="001223CF">
        <w:rPr>
          <w:rFonts w:ascii="Courier New" w:eastAsia="Times New Roman" w:hAnsi="Courier New" w:cs="Courier New"/>
          <w:b/>
          <w:bCs/>
          <w:color w:val="008000"/>
          <w:sz w:val="18"/>
          <w:szCs w:val="18"/>
          <w:lang w:bidi="ar-SA"/>
        </w:rPr>
        <w:t>"_"</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22" w:name="l540"/>
      <w:r w:rsidRPr="001223CF">
        <w:rPr>
          <w:rFonts w:ascii="Courier New" w:eastAsia="Times New Roman" w:hAnsi="Courier New" w:cs="Courier New"/>
          <w:color w:val="000000"/>
          <w:sz w:val="18"/>
          <w:szCs w:val="18"/>
          <w:lang w:bidi="ar-SA"/>
        </w:rPr>
        <w:t xml:space="preserve">540  </w:t>
      </w:r>
      <w:bookmarkEnd w:id="1322"/>
      <w:r w:rsidRPr="001223CF">
        <w:rPr>
          <w:rFonts w:ascii="Courier New" w:eastAsia="Times New Roman" w:hAnsi="Courier New" w:cs="Courier New"/>
          <w:color w:val="000000"/>
          <w:sz w:val="18"/>
          <w:szCs w:val="18"/>
          <w:lang w:bidi="ar-SA"/>
        </w:rPr>
        <w:t xml:space="preserve">        X3DNode material = mainScene.getNamedNode(</w:t>
      </w:r>
      <w:r w:rsidRPr="001223CF">
        <w:rPr>
          <w:rFonts w:ascii="Courier New" w:eastAsia="Times New Roman" w:hAnsi="Courier New" w:cs="Courier New"/>
          <w:b/>
          <w:bCs/>
          <w:color w:val="008000"/>
          <w:sz w:val="18"/>
          <w:szCs w:val="18"/>
          <w:lang w:bidi="ar-SA"/>
        </w:rPr>
        <w:t xml:space="preserve">"ServerPlane_0"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"_MAT"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23" w:name="l541"/>
      <w:r w:rsidRPr="001223CF">
        <w:rPr>
          <w:rFonts w:ascii="Courier New" w:eastAsia="Times New Roman" w:hAnsi="Courier New" w:cs="Courier New"/>
          <w:color w:val="000000"/>
          <w:sz w:val="18"/>
          <w:szCs w:val="18"/>
          <w:lang w:bidi="ar-SA"/>
        </w:rPr>
        <w:t xml:space="preserve">541  </w:t>
      </w:r>
      <w:bookmarkEnd w:id="1323"/>
      <w:r w:rsidRPr="001223CF">
        <w:rPr>
          <w:rFonts w:ascii="Courier New" w:eastAsia="Times New Roman" w:hAnsi="Courier New" w:cs="Courier New"/>
          <w:color w:val="000000"/>
          <w:sz w:val="18"/>
          <w:szCs w:val="18"/>
          <w:lang w:bidi="ar-SA"/>
        </w:rPr>
        <w:t xml:space="preserve">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24" w:name="l542"/>
      <w:r w:rsidRPr="001223CF">
        <w:rPr>
          <w:rFonts w:ascii="Courier New" w:eastAsia="Times New Roman" w:hAnsi="Courier New" w:cs="Courier New"/>
          <w:color w:val="000000"/>
          <w:sz w:val="18"/>
          <w:szCs w:val="18"/>
          <w:lang w:bidi="ar-SA"/>
        </w:rPr>
        <w:t xml:space="preserve">542  </w:t>
      </w:r>
      <w:bookmarkEnd w:id="1324"/>
      <w:r w:rsidRPr="001223CF">
        <w:rPr>
          <w:rFonts w:ascii="Courier New" w:eastAsia="Times New Roman" w:hAnsi="Courier New" w:cs="Courier New"/>
          <w:color w:val="000000"/>
          <w:sz w:val="18"/>
          <w:szCs w:val="18"/>
          <w:lang w:bidi="ar-SA"/>
        </w:rPr>
        <w:t xml:space="preserve">        diffuseColor.setValue(INACTIVE_SERVER_COLOR);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25" w:name="l543"/>
      <w:r w:rsidRPr="001223CF">
        <w:rPr>
          <w:rFonts w:ascii="Courier New" w:eastAsia="Times New Roman" w:hAnsi="Courier New" w:cs="Courier New"/>
          <w:color w:val="000000"/>
          <w:sz w:val="18"/>
          <w:szCs w:val="18"/>
          <w:lang w:bidi="ar-SA"/>
        </w:rPr>
        <w:t xml:space="preserve">543  </w:t>
      </w:r>
      <w:bookmarkEnd w:id="1325"/>
      <w:r w:rsidRPr="001223CF">
        <w:rPr>
          <w:rFonts w:ascii="Courier New" w:eastAsia="Times New Roman" w:hAnsi="Courier New" w:cs="Courier New"/>
          <w:color w:val="000000"/>
          <w:sz w:val="18"/>
          <w:szCs w:val="18"/>
          <w:lang w:bidi="ar-SA"/>
        </w:rPr>
        <w:t xml:space="preserve">        activeServersNo--;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26" w:name="l544"/>
      <w:r w:rsidRPr="001223CF">
        <w:rPr>
          <w:rFonts w:ascii="Courier New" w:eastAsia="Times New Roman" w:hAnsi="Courier New" w:cs="Courier New"/>
          <w:color w:val="000000"/>
          <w:sz w:val="18"/>
          <w:szCs w:val="18"/>
          <w:lang w:bidi="ar-SA"/>
        </w:rPr>
        <w:t xml:space="preserve">544  </w:t>
      </w:r>
      <w:bookmarkEnd w:id="1326"/>
      <w:r w:rsidRPr="001223CF">
        <w:rPr>
          <w:rFonts w:ascii="Courier New" w:eastAsia="Times New Roman" w:hAnsi="Courier New" w:cs="Courier New"/>
          <w:color w:val="000000"/>
          <w:sz w:val="18"/>
          <w:szCs w:val="18"/>
          <w:lang w:bidi="ar-SA"/>
        </w:rPr>
        <w:t xml:space="preserve">        fanAnimationTimer.setDelay(</w:t>
      </w:r>
      <w:r w:rsidRPr="001223CF">
        <w:rPr>
          <w:rFonts w:ascii="Courier New" w:eastAsia="Times New Roman" w:hAnsi="Courier New" w:cs="Courier New"/>
          <w:color w:val="0000FF"/>
          <w:sz w:val="18"/>
          <w:szCs w:val="18"/>
          <w:lang w:bidi="ar-SA"/>
        </w:rPr>
        <w:t xml:space="preserve">100 </w:t>
      </w:r>
      <w:r w:rsidRPr="001223CF">
        <w:rPr>
          <w:rFonts w:ascii="Courier New" w:eastAsia="Times New Roman" w:hAnsi="Courier New" w:cs="Courier New"/>
          <w:color w:val="000000"/>
          <w:sz w:val="18"/>
          <w:szCs w:val="18"/>
          <w:lang w:bidi="ar-SA"/>
        </w:rPr>
        <w:t xml:space="preserve">/ activeServersNo);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27" w:name="l545"/>
      <w:r w:rsidRPr="001223CF">
        <w:rPr>
          <w:rFonts w:ascii="Courier New" w:eastAsia="Times New Roman" w:hAnsi="Courier New" w:cs="Courier New"/>
          <w:color w:val="000000"/>
          <w:sz w:val="18"/>
          <w:szCs w:val="18"/>
          <w:lang w:bidi="ar-SA"/>
        </w:rPr>
        <w:t xml:space="preserve">545  </w:t>
      </w:r>
      <w:bookmarkEnd w:id="1327"/>
      <w:r w:rsidRPr="001223CF">
        <w:rPr>
          <w:rFonts w:ascii="Courier New" w:eastAsia="Times New Roman" w:hAnsi="Courier New" w:cs="Courier New"/>
          <w:color w:val="000000"/>
          <w:sz w:val="18"/>
          <w:szCs w:val="18"/>
          <w:lang w:bidi="ar-SA"/>
        </w:rPr>
        <w:t xml:space="preserve">        fanAnimationTimer.restart();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28" w:name="l546"/>
      <w:r w:rsidRPr="001223CF">
        <w:rPr>
          <w:rFonts w:ascii="Courier New" w:eastAsia="Times New Roman" w:hAnsi="Courier New" w:cs="Courier New"/>
          <w:color w:val="000000"/>
          <w:sz w:val="18"/>
          <w:szCs w:val="18"/>
          <w:lang w:bidi="ar-SA"/>
        </w:rPr>
        <w:t xml:space="preserve">546  </w:t>
      </w:r>
      <w:bookmarkEnd w:id="1328"/>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29" w:name="l547"/>
      <w:r w:rsidRPr="001223CF">
        <w:rPr>
          <w:rFonts w:ascii="Courier New" w:eastAsia="Times New Roman" w:hAnsi="Courier New" w:cs="Courier New"/>
          <w:color w:val="000000"/>
          <w:sz w:val="18"/>
          <w:szCs w:val="18"/>
          <w:lang w:bidi="ar-SA"/>
        </w:rPr>
        <w:t xml:space="preserve">547  </w:t>
      </w:r>
      <w:bookmarkEnd w:id="1329"/>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30" w:name="l548"/>
      <w:r w:rsidRPr="001223CF">
        <w:rPr>
          <w:rFonts w:ascii="Courier New" w:eastAsia="Times New Roman" w:hAnsi="Courier New" w:cs="Courier New"/>
          <w:color w:val="000000"/>
          <w:sz w:val="18"/>
          <w:szCs w:val="18"/>
          <w:lang w:bidi="ar-SA"/>
        </w:rPr>
        <w:t xml:space="preserve">548  </w:t>
      </w:r>
      <w:bookmarkEnd w:id="1330"/>
      <w:r w:rsidRPr="001223CF">
        <w:rPr>
          <w:rFonts w:ascii="Courier New" w:eastAsia="Times New Roman" w:hAnsi="Courier New" w:cs="Courier New"/>
          <w:color w:val="000000"/>
          <w:sz w:val="18"/>
          <w:szCs w:val="18"/>
          <w:lang w:bidi="ar-SA"/>
        </w:rPr>
        <w:t xml:space="preserve">        X3DNode planeTransform = mainScene.getNamedNode(</w:t>
      </w:r>
      <w:r w:rsidRPr="001223CF">
        <w:rPr>
          <w:rFonts w:ascii="Courier New" w:eastAsia="Times New Roman" w:hAnsi="Courier New" w:cs="Courier New"/>
          <w:b/>
          <w:bCs/>
          <w:color w:val="008000"/>
          <w:sz w:val="18"/>
          <w:szCs w:val="18"/>
          <w:lang w:bidi="ar-SA"/>
        </w:rPr>
        <w:t xml:space="preserve">"Server_"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31" w:name="l549"/>
      <w:r w:rsidRPr="001223CF">
        <w:rPr>
          <w:rFonts w:ascii="Courier New" w:eastAsia="Times New Roman" w:hAnsi="Courier New" w:cs="Courier New"/>
          <w:color w:val="000000"/>
          <w:sz w:val="18"/>
          <w:szCs w:val="18"/>
          <w:lang w:bidi="ar-SA"/>
        </w:rPr>
        <w:t xml:space="preserve">549  </w:t>
      </w:r>
      <w:bookmarkEnd w:id="1331"/>
      <w:r w:rsidRPr="001223CF">
        <w:rPr>
          <w:rFonts w:ascii="Courier New" w:eastAsia="Times New Roman" w:hAnsi="Courier New" w:cs="Courier New"/>
          <w:color w:val="000000"/>
          <w:sz w:val="18"/>
          <w:szCs w:val="18"/>
          <w:lang w:bidi="ar-SA"/>
        </w:rPr>
        <w:t xml:space="preserve">        addAttentionArrow(planeTransform);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32" w:name="l550"/>
      <w:r w:rsidRPr="001223CF">
        <w:rPr>
          <w:rFonts w:ascii="Courier New" w:eastAsia="Times New Roman" w:hAnsi="Courier New" w:cs="Courier New"/>
          <w:color w:val="000000"/>
          <w:sz w:val="18"/>
          <w:szCs w:val="18"/>
          <w:lang w:bidi="ar-SA"/>
        </w:rPr>
        <w:t xml:space="preserve">550  </w:t>
      </w:r>
      <w:bookmarkEnd w:id="1332"/>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33" w:name="l551"/>
      <w:r w:rsidRPr="001223CF">
        <w:rPr>
          <w:rFonts w:ascii="Courier New" w:eastAsia="Times New Roman" w:hAnsi="Courier New" w:cs="Courier New"/>
          <w:color w:val="000000"/>
          <w:sz w:val="18"/>
          <w:szCs w:val="18"/>
          <w:lang w:bidi="ar-SA"/>
        </w:rPr>
        <w:t xml:space="preserve">551  </w:t>
      </w:r>
      <w:bookmarkEnd w:id="1333"/>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34" w:name="l552"/>
      <w:r w:rsidRPr="001223CF">
        <w:rPr>
          <w:rFonts w:ascii="Courier New" w:eastAsia="Times New Roman" w:hAnsi="Courier New" w:cs="Courier New"/>
          <w:color w:val="000000"/>
          <w:sz w:val="18"/>
          <w:szCs w:val="18"/>
          <w:lang w:bidi="ar-SA"/>
        </w:rPr>
        <w:t xml:space="preserve">552  </w:t>
      </w:r>
      <w:bookmarkEnd w:id="133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335" w:name="l553"/>
      <w:r w:rsidRPr="001223CF">
        <w:rPr>
          <w:rFonts w:ascii="Courier New" w:eastAsia="Times New Roman" w:hAnsi="Courier New" w:cs="Courier New"/>
          <w:color w:val="000000"/>
          <w:sz w:val="18"/>
          <w:szCs w:val="18"/>
          <w:lang w:bidi="ar-SA"/>
        </w:rPr>
        <w:t xml:space="preserve">553  </w:t>
      </w:r>
      <w:bookmarkEnd w:id="1335"/>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336" w:name="l554"/>
      <w:r w:rsidRPr="001223CF">
        <w:rPr>
          <w:rFonts w:ascii="Courier New" w:eastAsia="Times New Roman" w:hAnsi="Courier New" w:cs="Courier New"/>
          <w:color w:val="000000"/>
          <w:sz w:val="18"/>
          <w:szCs w:val="18"/>
          <w:lang w:bidi="ar-SA"/>
        </w:rPr>
        <w:t xml:space="preserve">554  </w:t>
      </w:r>
      <w:bookmarkEnd w:id="1336"/>
      <w:r w:rsidRPr="001223CF">
        <w:rPr>
          <w:rFonts w:ascii="Courier New" w:eastAsia="Times New Roman" w:hAnsi="Courier New" w:cs="Courier New"/>
          <w:i/>
          <w:iCs/>
          <w:color w:val="808080"/>
          <w:sz w:val="18"/>
          <w:szCs w:val="18"/>
          <w:lang w:bidi="ar-SA"/>
        </w:rPr>
        <w:t xml:space="preserve">     * Places an attention arow above the server and changes the color of the server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337" w:name="l555"/>
      <w:r w:rsidRPr="001223CF">
        <w:rPr>
          <w:rFonts w:ascii="Courier New" w:eastAsia="Times New Roman" w:hAnsi="Courier New" w:cs="Courier New"/>
          <w:color w:val="000000"/>
          <w:sz w:val="18"/>
          <w:szCs w:val="18"/>
          <w:lang w:bidi="ar-SA"/>
        </w:rPr>
        <w:t xml:space="preserve">555  </w:t>
      </w:r>
      <w:bookmarkEnd w:id="1337"/>
      <w:r w:rsidRPr="001223CF">
        <w:rPr>
          <w:rFonts w:ascii="Courier New" w:eastAsia="Times New Roman" w:hAnsi="Courier New" w:cs="Courier New"/>
          <w:i/>
          <w:iCs/>
          <w:color w:val="808080"/>
          <w:sz w:val="18"/>
          <w:szCs w:val="18"/>
          <w:lang w:bidi="ar-SA"/>
        </w:rPr>
        <w:t xml:space="preserve">     * platform to blue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338" w:name="l556"/>
      <w:r w:rsidRPr="001223CF">
        <w:rPr>
          <w:rFonts w:ascii="Courier New" w:eastAsia="Times New Roman" w:hAnsi="Courier New" w:cs="Courier New"/>
          <w:color w:val="000000"/>
          <w:sz w:val="18"/>
          <w:szCs w:val="18"/>
          <w:lang w:bidi="ar-SA"/>
        </w:rPr>
        <w:t xml:space="preserve">556  </w:t>
      </w:r>
      <w:bookmarkEnd w:id="1338"/>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serverName the name of the target server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39" w:name="l557"/>
      <w:r w:rsidRPr="001223CF">
        <w:rPr>
          <w:rFonts w:ascii="Courier New" w:eastAsia="Times New Roman" w:hAnsi="Courier New" w:cs="Courier New"/>
          <w:color w:val="000000"/>
          <w:sz w:val="18"/>
          <w:szCs w:val="18"/>
          <w:lang w:bidi="ar-SA"/>
        </w:rPr>
        <w:t xml:space="preserve">557  </w:t>
      </w:r>
      <w:bookmarkEnd w:id="1339"/>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40" w:name="l558"/>
      <w:r w:rsidRPr="001223CF">
        <w:rPr>
          <w:rFonts w:ascii="Courier New" w:eastAsia="Times New Roman" w:hAnsi="Courier New" w:cs="Courier New"/>
          <w:color w:val="000000"/>
          <w:sz w:val="18"/>
          <w:szCs w:val="18"/>
          <w:lang w:bidi="ar-SA"/>
        </w:rPr>
        <w:t xml:space="preserve">558  </w:t>
      </w:r>
      <w:bookmarkEnd w:id="1340"/>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wakeUpServer(String serverName)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41" w:name="l559"/>
      <w:r w:rsidRPr="001223CF">
        <w:rPr>
          <w:rFonts w:ascii="Courier New" w:eastAsia="Times New Roman" w:hAnsi="Courier New" w:cs="Courier New"/>
          <w:color w:val="000000"/>
          <w:sz w:val="18"/>
          <w:szCs w:val="18"/>
          <w:lang w:bidi="ar-SA"/>
        </w:rPr>
        <w:t xml:space="preserve">559  </w:t>
      </w:r>
      <w:bookmarkEnd w:id="1341"/>
      <w:r w:rsidRPr="001223CF">
        <w:rPr>
          <w:rFonts w:ascii="Courier New" w:eastAsia="Times New Roman" w:hAnsi="Courier New" w:cs="Courier New"/>
          <w:color w:val="000000"/>
          <w:sz w:val="18"/>
          <w:szCs w:val="18"/>
          <w:lang w:bidi="ar-SA"/>
        </w:rPr>
        <w:t xml:space="preserve">        String[] elements = serverName.split(</w:t>
      </w:r>
      <w:r w:rsidRPr="001223CF">
        <w:rPr>
          <w:rFonts w:ascii="Courier New" w:eastAsia="Times New Roman" w:hAnsi="Courier New" w:cs="Courier New"/>
          <w:b/>
          <w:bCs/>
          <w:color w:val="008000"/>
          <w:sz w:val="18"/>
          <w:szCs w:val="18"/>
          <w:lang w:bidi="ar-SA"/>
        </w:rPr>
        <w:t>"_"</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42" w:name="l560"/>
      <w:r w:rsidRPr="001223CF">
        <w:rPr>
          <w:rFonts w:ascii="Courier New" w:eastAsia="Times New Roman" w:hAnsi="Courier New" w:cs="Courier New"/>
          <w:color w:val="000000"/>
          <w:sz w:val="18"/>
          <w:szCs w:val="18"/>
          <w:lang w:bidi="ar-SA"/>
        </w:rPr>
        <w:t xml:space="preserve">560  </w:t>
      </w:r>
      <w:bookmarkEnd w:id="1342"/>
      <w:r w:rsidRPr="001223CF">
        <w:rPr>
          <w:rFonts w:ascii="Courier New" w:eastAsia="Times New Roman" w:hAnsi="Courier New" w:cs="Courier New"/>
          <w:color w:val="000000"/>
          <w:sz w:val="18"/>
          <w:szCs w:val="18"/>
          <w:lang w:bidi="ar-SA"/>
        </w:rPr>
        <w:t xml:space="preserve">        X3DNode material = mainScene.getNamedNode(</w:t>
      </w:r>
      <w:r w:rsidRPr="001223CF">
        <w:rPr>
          <w:rFonts w:ascii="Courier New" w:eastAsia="Times New Roman" w:hAnsi="Courier New" w:cs="Courier New"/>
          <w:b/>
          <w:bCs/>
          <w:color w:val="008000"/>
          <w:sz w:val="18"/>
          <w:szCs w:val="18"/>
          <w:lang w:bidi="ar-SA"/>
        </w:rPr>
        <w:t xml:space="preserve">"ServerPlane_0"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"_MAT"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43" w:name="l561"/>
      <w:r w:rsidRPr="001223CF">
        <w:rPr>
          <w:rFonts w:ascii="Courier New" w:eastAsia="Times New Roman" w:hAnsi="Courier New" w:cs="Courier New"/>
          <w:color w:val="000000"/>
          <w:sz w:val="18"/>
          <w:szCs w:val="18"/>
          <w:lang w:bidi="ar-SA"/>
        </w:rPr>
        <w:t xml:space="preserve">561  </w:t>
      </w:r>
      <w:bookmarkEnd w:id="1343"/>
      <w:r w:rsidRPr="001223CF">
        <w:rPr>
          <w:rFonts w:ascii="Courier New" w:eastAsia="Times New Roman" w:hAnsi="Courier New" w:cs="Courier New"/>
          <w:color w:val="000000"/>
          <w:sz w:val="18"/>
          <w:szCs w:val="18"/>
          <w:lang w:bidi="ar-SA"/>
        </w:rPr>
        <w:t xml:space="preserve">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44" w:name="l562"/>
      <w:r w:rsidRPr="001223CF">
        <w:rPr>
          <w:rFonts w:ascii="Courier New" w:eastAsia="Times New Roman" w:hAnsi="Courier New" w:cs="Courier New"/>
          <w:color w:val="000000"/>
          <w:sz w:val="18"/>
          <w:szCs w:val="18"/>
          <w:lang w:bidi="ar-SA"/>
        </w:rPr>
        <w:t xml:space="preserve">562  </w:t>
      </w:r>
      <w:bookmarkEnd w:id="1344"/>
      <w:r w:rsidRPr="001223CF">
        <w:rPr>
          <w:rFonts w:ascii="Courier New" w:eastAsia="Times New Roman" w:hAnsi="Courier New" w:cs="Courier New"/>
          <w:color w:val="000000"/>
          <w:sz w:val="18"/>
          <w:szCs w:val="18"/>
          <w:lang w:bidi="ar-SA"/>
        </w:rPr>
        <w:t xml:space="preserve">        diffuseColor.setValue(ACTIVE_SERVER_COLOR);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45" w:name="l563"/>
      <w:r w:rsidRPr="001223CF">
        <w:rPr>
          <w:rFonts w:ascii="Courier New" w:eastAsia="Times New Roman" w:hAnsi="Courier New" w:cs="Courier New"/>
          <w:color w:val="000000"/>
          <w:sz w:val="18"/>
          <w:szCs w:val="18"/>
          <w:lang w:bidi="ar-SA"/>
        </w:rPr>
        <w:t xml:space="preserve">563  </w:t>
      </w:r>
      <w:bookmarkEnd w:id="1345"/>
      <w:r w:rsidRPr="001223CF">
        <w:rPr>
          <w:rFonts w:ascii="Courier New" w:eastAsia="Times New Roman" w:hAnsi="Courier New" w:cs="Courier New"/>
          <w:color w:val="000000"/>
          <w:sz w:val="18"/>
          <w:szCs w:val="18"/>
          <w:lang w:bidi="ar-SA"/>
        </w:rPr>
        <w:t xml:space="preserve">        activeServersNo++;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46" w:name="l564"/>
      <w:r w:rsidRPr="001223CF">
        <w:rPr>
          <w:rFonts w:ascii="Courier New" w:eastAsia="Times New Roman" w:hAnsi="Courier New" w:cs="Courier New"/>
          <w:color w:val="000000"/>
          <w:sz w:val="18"/>
          <w:szCs w:val="18"/>
          <w:lang w:bidi="ar-SA"/>
        </w:rPr>
        <w:t xml:space="preserve">564  </w:t>
      </w:r>
      <w:bookmarkEnd w:id="1346"/>
      <w:r w:rsidRPr="001223CF">
        <w:rPr>
          <w:rFonts w:ascii="Courier New" w:eastAsia="Times New Roman" w:hAnsi="Courier New" w:cs="Courier New"/>
          <w:color w:val="000000"/>
          <w:sz w:val="18"/>
          <w:szCs w:val="18"/>
          <w:lang w:bidi="ar-SA"/>
        </w:rPr>
        <w:t xml:space="preserve">        fanAnimationTimer.setDelay(</w:t>
      </w:r>
      <w:r w:rsidRPr="001223CF">
        <w:rPr>
          <w:rFonts w:ascii="Courier New" w:eastAsia="Times New Roman" w:hAnsi="Courier New" w:cs="Courier New"/>
          <w:color w:val="0000FF"/>
          <w:sz w:val="18"/>
          <w:szCs w:val="18"/>
          <w:lang w:bidi="ar-SA"/>
        </w:rPr>
        <w:t xml:space="preserve">100 </w:t>
      </w:r>
      <w:r w:rsidRPr="001223CF">
        <w:rPr>
          <w:rFonts w:ascii="Courier New" w:eastAsia="Times New Roman" w:hAnsi="Courier New" w:cs="Courier New"/>
          <w:color w:val="000000"/>
          <w:sz w:val="18"/>
          <w:szCs w:val="18"/>
          <w:lang w:bidi="ar-SA"/>
        </w:rPr>
        <w:t xml:space="preserve">/ activeServersNo);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47" w:name="l565"/>
      <w:r w:rsidRPr="001223CF">
        <w:rPr>
          <w:rFonts w:ascii="Courier New" w:eastAsia="Times New Roman" w:hAnsi="Courier New" w:cs="Courier New"/>
          <w:color w:val="000000"/>
          <w:sz w:val="18"/>
          <w:szCs w:val="18"/>
          <w:lang w:bidi="ar-SA"/>
        </w:rPr>
        <w:t xml:space="preserve">565  </w:t>
      </w:r>
      <w:bookmarkEnd w:id="1347"/>
      <w:r w:rsidRPr="001223CF">
        <w:rPr>
          <w:rFonts w:ascii="Courier New" w:eastAsia="Times New Roman" w:hAnsi="Courier New" w:cs="Courier New"/>
          <w:color w:val="000000"/>
          <w:sz w:val="18"/>
          <w:szCs w:val="18"/>
          <w:lang w:bidi="ar-SA"/>
        </w:rPr>
        <w:t xml:space="preserve">        fanAnimationTimer.restart();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48" w:name="l566"/>
      <w:r w:rsidRPr="001223CF">
        <w:rPr>
          <w:rFonts w:ascii="Courier New" w:eastAsia="Times New Roman" w:hAnsi="Courier New" w:cs="Courier New"/>
          <w:color w:val="000000"/>
          <w:sz w:val="18"/>
          <w:szCs w:val="18"/>
          <w:lang w:bidi="ar-SA"/>
        </w:rPr>
        <w:t xml:space="preserve">566  </w:t>
      </w:r>
      <w:bookmarkEnd w:id="1348"/>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49" w:name="l567"/>
      <w:r w:rsidRPr="001223CF">
        <w:rPr>
          <w:rFonts w:ascii="Courier New" w:eastAsia="Times New Roman" w:hAnsi="Courier New" w:cs="Courier New"/>
          <w:color w:val="000000"/>
          <w:sz w:val="18"/>
          <w:szCs w:val="18"/>
          <w:lang w:bidi="ar-SA"/>
        </w:rPr>
        <w:t xml:space="preserve">567  </w:t>
      </w:r>
      <w:bookmarkEnd w:id="1349"/>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50" w:name="l568"/>
      <w:r w:rsidRPr="001223CF">
        <w:rPr>
          <w:rFonts w:ascii="Courier New" w:eastAsia="Times New Roman" w:hAnsi="Courier New" w:cs="Courier New"/>
          <w:color w:val="000000"/>
          <w:sz w:val="18"/>
          <w:szCs w:val="18"/>
          <w:lang w:bidi="ar-SA"/>
        </w:rPr>
        <w:t xml:space="preserve">568  </w:t>
      </w:r>
      <w:bookmarkEnd w:id="1350"/>
      <w:r w:rsidRPr="001223CF">
        <w:rPr>
          <w:rFonts w:ascii="Courier New" w:eastAsia="Times New Roman" w:hAnsi="Courier New" w:cs="Courier New"/>
          <w:color w:val="000000"/>
          <w:sz w:val="18"/>
          <w:szCs w:val="18"/>
          <w:lang w:bidi="ar-SA"/>
        </w:rPr>
        <w:t xml:space="preserve">        X3DNode planeTransform = mainScene.getNamedNode(</w:t>
      </w:r>
      <w:r w:rsidRPr="001223CF">
        <w:rPr>
          <w:rFonts w:ascii="Courier New" w:eastAsia="Times New Roman" w:hAnsi="Courier New" w:cs="Courier New"/>
          <w:b/>
          <w:bCs/>
          <w:color w:val="008000"/>
          <w:sz w:val="18"/>
          <w:szCs w:val="18"/>
          <w:lang w:bidi="ar-SA"/>
        </w:rPr>
        <w:t xml:space="preserve">"Server_"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51" w:name="l569"/>
      <w:r w:rsidRPr="001223CF">
        <w:rPr>
          <w:rFonts w:ascii="Courier New" w:eastAsia="Times New Roman" w:hAnsi="Courier New" w:cs="Courier New"/>
          <w:color w:val="000000"/>
          <w:sz w:val="18"/>
          <w:szCs w:val="18"/>
          <w:lang w:bidi="ar-SA"/>
        </w:rPr>
        <w:t xml:space="preserve">569  </w:t>
      </w:r>
      <w:bookmarkEnd w:id="1351"/>
      <w:r w:rsidRPr="001223CF">
        <w:rPr>
          <w:rFonts w:ascii="Courier New" w:eastAsia="Times New Roman" w:hAnsi="Courier New" w:cs="Courier New"/>
          <w:color w:val="000000"/>
          <w:sz w:val="18"/>
          <w:szCs w:val="18"/>
          <w:lang w:bidi="ar-SA"/>
        </w:rPr>
        <w:t xml:space="preserve">        addAttentionArrow(planeTransform);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52" w:name="l570"/>
      <w:r w:rsidRPr="001223CF">
        <w:rPr>
          <w:rFonts w:ascii="Courier New" w:eastAsia="Times New Roman" w:hAnsi="Courier New" w:cs="Courier New"/>
          <w:color w:val="000000"/>
          <w:sz w:val="18"/>
          <w:szCs w:val="18"/>
          <w:lang w:bidi="ar-SA"/>
        </w:rPr>
        <w:t xml:space="preserve">570  </w:t>
      </w:r>
      <w:bookmarkEnd w:id="1352"/>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53" w:name="l571"/>
      <w:r w:rsidRPr="001223CF">
        <w:rPr>
          <w:rFonts w:ascii="Courier New" w:eastAsia="Times New Roman" w:hAnsi="Courier New" w:cs="Courier New"/>
          <w:color w:val="000000"/>
          <w:sz w:val="18"/>
          <w:szCs w:val="18"/>
          <w:lang w:bidi="ar-SA"/>
        </w:rPr>
        <w:t xml:space="preserve">571  </w:t>
      </w:r>
      <w:bookmarkEnd w:id="1353"/>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354" w:name="l572"/>
      <w:r w:rsidRPr="001223CF">
        <w:rPr>
          <w:rFonts w:ascii="Courier New" w:eastAsia="Times New Roman" w:hAnsi="Courier New" w:cs="Courier New"/>
          <w:color w:val="000000"/>
          <w:sz w:val="18"/>
          <w:szCs w:val="18"/>
          <w:lang w:bidi="ar-SA"/>
        </w:rPr>
        <w:t xml:space="preserve">572  </w:t>
      </w:r>
      <w:bookmarkEnd w:id="1354"/>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355" w:name="l573"/>
      <w:r w:rsidRPr="001223CF">
        <w:rPr>
          <w:rFonts w:ascii="Courier New" w:eastAsia="Times New Roman" w:hAnsi="Courier New" w:cs="Courier New"/>
          <w:color w:val="000000"/>
          <w:sz w:val="18"/>
          <w:szCs w:val="18"/>
          <w:lang w:bidi="ar-SA"/>
        </w:rPr>
        <w:t xml:space="preserve">573  </w:t>
      </w:r>
      <w:bookmarkEnd w:id="1355"/>
      <w:r w:rsidRPr="001223CF">
        <w:rPr>
          <w:rFonts w:ascii="Courier New" w:eastAsia="Times New Roman" w:hAnsi="Courier New" w:cs="Courier New"/>
          <w:i/>
          <w:iCs/>
          <w:color w:val="808080"/>
          <w:sz w:val="18"/>
          <w:szCs w:val="18"/>
          <w:lang w:bidi="ar-SA"/>
        </w:rPr>
        <w:t xml:space="preserve">     * Adds an attention arow pointing down for a certain time above the specified node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356" w:name="l574"/>
      <w:r w:rsidRPr="001223CF">
        <w:rPr>
          <w:rFonts w:ascii="Courier New" w:eastAsia="Times New Roman" w:hAnsi="Courier New" w:cs="Courier New"/>
          <w:color w:val="000000"/>
          <w:sz w:val="18"/>
          <w:szCs w:val="18"/>
          <w:lang w:bidi="ar-SA"/>
        </w:rPr>
        <w:t xml:space="preserve">574  </w:t>
      </w:r>
      <w:bookmarkEnd w:id="1356"/>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targetNode the node above which an attention arrow will appear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57" w:name="l575"/>
      <w:r w:rsidRPr="001223CF">
        <w:rPr>
          <w:rFonts w:ascii="Courier New" w:eastAsia="Times New Roman" w:hAnsi="Courier New" w:cs="Courier New"/>
          <w:color w:val="000000"/>
          <w:sz w:val="18"/>
          <w:szCs w:val="18"/>
          <w:lang w:bidi="ar-SA"/>
        </w:rPr>
        <w:t xml:space="preserve">575  </w:t>
      </w:r>
      <w:bookmarkEnd w:id="1357"/>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58" w:name="l576"/>
      <w:r w:rsidRPr="001223CF">
        <w:rPr>
          <w:rFonts w:ascii="Courier New" w:eastAsia="Times New Roman" w:hAnsi="Courier New" w:cs="Courier New"/>
          <w:color w:val="000000"/>
          <w:sz w:val="18"/>
          <w:szCs w:val="18"/>
          <w:lang w:bidi="ar-SA"/>
        </w:rPr>
        <w:t xml:space="preserve">576  </w:t>
      </w:r>
      <w:bookmarkEnd w:id="1358"/>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addAttentionArrow(X3DNode targetNode)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59" w:name="l577"/>
      <w:r w:rsidRPr="001223CF">
        <w:rPr>
          <w:rFonts w:ascii="Courier New" w:eastAsia="Times New Roman" w:hAnsi="Courier New" w:cs="Courier New"/>
          <w:color w:val="000000"/>
          <w:sz w:val="18"/>
          <w:szCs w:val="18"/>
          <w:lang w:bidi="ar-SA"/>
        </w:rPr>
        <w:lastRenderedPageBreak/>
        <w:t xml:space="preserve">577  </w:t>
      </w:r>
      <w:bookmarkEnd w:id="1359"/>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60" w:name="l578"/>
      <w:r w:rsidRPr="001223CF">
        <w:rPr>
          <w:rFonts w:ascii="Courier New" w:eastAsia="Times New Roman" w:hAnsi="Courier New" w:cs="Courier New"/>
          <w:color w:val="000000"/>
          <w:sz w:val="18"/>
          <w:szCs w:val="18"/>
          <w:lang w:bidi="ar-SA"/>
        </w:rPr>
        <w:t xml:space="preserve">578  </w:t>
      </w:r>
      <w:bookmarkEnd w:id="1360"/>
      <w:r w:rsidRPr="001223CF">
        <w:rPr>
          <w:rFonts w:ascii="Courier New" w:eastAsia="Times New Roman" w:hAnsi="Courier New" w:cs="Courier New"/>
          <w:color w:val="000000"/>
          <w:sz w:val="18"/>
          <w:szCs w:val="18"/>
          <w:lang w:bidi="ar-SA"/>
        </w:rPr>
        <w:t xml:space="preserve">        SFRotation planeRotation = (SFRotation) targetNode.getField(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61" w:name="l579"/>
      <w:r w:rsidRPr="001223CF">
        <w:rPr>
          <w:rFonts w:ascii="Courier New" w:eastAsia="Times New Roman" w:hAnsi="Courier New" w:cs="Courier New"/>
          <w:color w:val="000000"/>
          <w:sz w:val="18"/>
          <w:szCs w:val="18"/>
          <w:lang w:bidi="ar-SA"/>
        </w:rPr>
        <w:t xml:space="preserve">579  </w:t>
      </w:r>
      <w:bookmarkEnd w:id="1361"/>
      <w:r w:rsidRPr="001223CF">
        <w:rPr>
          <w:rFonts w:ascii="Courier New" w:eastAsia="Times New Roman" w:hAnsi="Courier New" w:cs="Courier New"/>
          <w:color w:val="000000"/>
          <w:sz w:val="18"/>
          <w:szCs w:val="18"/>
          <w:lang w:bidi="ar-SA"/>
        </w:rPr>
        <w:t xml:space="preserve">        SFRotation arrowRotation = (SFRotation) attentionArow.getField(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62" w:name="l580"/>
      <w:r w:rsidRPr="001223CF">
        <w:rPr>
          <w:rFonts w:ascii="Courier New" w:eastAsia="Times New Roman" w:hAnsi="Courier New" w:cs="Courier New"/>
          <w:color w:val="000000"/>
          <w:sz w:val="18"/>
          <w:szCs w:val="18"/>
          <w:lang w:bidi="ar-SA"/>
        </w:rPr>
        <w:t xml:space="preserve">580  </w:t>
      </w:r>
      <w:bookmarkEnd w:id="1362"/>
      <w:r w:rsidRPr="001223CF">
        <w:rPr>
          <w:rFonts w:ascii="Courier New" w:eastAsia="Times New Roman" w:hAnsi="Courier New" w:cs="Courier New"/>
          <w:color w:val="000000"/>
          <w:sz w:val="18"/>
          <w:szCs w:val="18"/>
          <w:lang w:bidi="ar-SA"/>
        </w:rPr>
        <w:t xml:space="preserve">        SFVec3f planeTranslation = (SFVec3f) targetNode.getField(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63" w:name="l581"/>
      <w:r w:rsidRPr="001223CF">
        <w:rPr>
          <w:rFonts w:ascii="Courier New" w:eastAsia="Times New Roman" w:hAnsi="Courier New" w:cs="Courier New"/>
          <w:color w:val="000000"/>
          <w:sz w:val="18"/>
          <w:szCs w:val="18"/>
          <w:lang w:bidi="ar-SA"/>
        </w:rPr>
        <w:t xml:space="preserve">581  </w:t>
      </w:r>
      <w:bookmarkEnd w:id="1363"/>
      <w:r w:rsidRPr="001223CF">
        <w:rPr>
          <w:rFonts w:ascii="Courier New" w:eastAsia="Times New Roman" w:hAnsi="Courier New" w:cs="Courier New"/>
          <w:color w:val="000000"/>
          <w:sz w:val="18"/>
          <w:szCs w:val="18"/>
          <w:lang w:bidi="ar-SA"/>
        </w:rPr>
        <w:t xml:space="preserve">        SFVec3f arrowTranslation = (SFVec3f) attentionArow.getField(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64" w:name="l582"/>
      <w:r w:rsidRPr="001223CF">
        <w:rPr>
          <w:rFonts w:ascii="Courier New" w:eastAsia="Times New Roman" w:hAnsi="Courier New" w:cs="Courier New"/>
          <w:color w:val="000000"/>
          <w:sz w:val="18"/>
          <w:szCs w:val="18"/>
          <w:lang w:bidi="ar-SA"/>
        </w:rPr>
        <w:t xml:space="preserve">582  </w:t>
      </w:r>
      <w:bookmarkEnd w:id="1364"/>
      <w:r w:rsidRPr="001223CF">
        <w:rPr>
          <w:rFonts w:ascii="Courier New" w:eastAsia="Times New Roman" w:hAnsi="Courier New" w:cs="Courier New"/>
          <w:color w:val="000000"/>
          <w:sz w:val="18"/>
          <w:szCs w:val="18"/>
          <w:lang w:bidi="ar-SA"/>
        </w:rPr>
        <w:t xml:space="preserve">        SFVec3f arrowScale = (SFVec3f) attentionArow.getField(</w:t>
      </w:r>
      <w:r w:rsidRPr="001223CF">
        <w:rPr>
          <w:rFonts w:ascii="Courier New" w:eastAsia="Times New Roman" w:hAnsi="Courier New" w:cs="Courier New"/>
          <w:b/>
          <w:bCs/>
          <w:color w:val="008000"/>
          <w:sz w:val="18"/>
          <w:szCs w:val="18"/>
          <w:lang w:bidi="ar-SA"/>
        </w:rPr>
        <w:t>"scale"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65" w:name="l583"/>
      <w:r w:rsidRPr="001223CF">
        <w:rPr>
          <w:rFonts w:ascii="Courier New" w:eastAsia="Times New Roman" w:hAnsi="Courier New" w:cs="Courier New"/>
          <w:color w:val="000000"/>
          <w:sz w:val="18"/>
          <w:szCs w:val="18"/>
          <w:lang w:bidi="ar-SA"/>
        </w:rPr>
        <w:t xml:space="preserve">583  </w:t>
      </w:r>
      <w:bookmarkEnd w:id="1365"/>
      <w:r w:rsidRPr="001223CF">
        <w:rPr>
          <w:rFonts w:ascii="Courier New" w:eastAsia="Times New Roman" w:hAnsi="Courier New" w:cs="Courier New"/>
          <w:color w:val="000000"/>
          <w:sz w:val="18"/>
          <w:szCs w:val="18"/>
          <w:lang w:bidi="ar-SA"/>
        </w:rPr>
        <w:t xml:space="preserve">        arrowScale.setValue(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66" w:name="l584"/>
      <w:r w:rsidRPr="001223CF">
        <w:rPr>
          <w:rFonts w:ascii="Courier New" w:eastAsia="Times New Roman" w:hAnsi="Courier New" w:cs="Courier New"/>
          <w:color w:val="000000"/>
          <w:sz w:val="18"/>
          <w:szCs w:val="18"/>
          <w:lang w:bidi="ar-SA"/>
        </w:rPr>
        <w:t xml:space="preserve">584  </w:t>
      </w:r>
      <w:bookmarkEnd w:id="1366"/>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arrowTranslationValues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67" w:name="l585"/>
      <w:r w:rsidRPr="001223CF">
        <w:rPr>
          <w:rFonts w:ascii="Courier New" w:eastAsia="Times New Roman" w:hAnsi="Courier New" w:cs="Courier New"/>
          <w:color w:val="000000"/>
          <w:sz w:val="18"/>
          <w:szCs w:val="18"/>
          <w:lang w:bidi="ar-SA"/>
        </w:rPr>
        <w:t xml:space="preserve">585  </w:t>
      </w:r>
      <w:bookmarkEnd w:id="1367"/>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arrowRotationValues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68" w:name="l586"/>
      <w:r w:rsidRPr="001223CF">
        <w:rPr>
          <w:rFonts w:ascii="Courier New" w:eastAsia="Times New Roman" w:hAnsi="Courier New" w:cs="Courier New"/>
          <w:color w:val="000000"/>
          <w:sz w:val="18"/>
          <w:szCs w:val="18"/>
          <w:lang w:bidi="ar-SA"/>
        </w:rPr>
        <w:t xml:space="preserve">586  </w:t>
      </w:r>
      <w:bookmarkEnd w:id="1368"/>
      <w:r w:rsidRPr="001223CF">
        <w:rPr>
          <w:rFonts w:ascii="Courier New" w:eastAsia="Times New Roman" w:hAnsi="Courier New" w:cs="Courier New"/>
          <w:color w:val="000000"/>
          <w:sz w:val="18"/>
          <w:szCs w:val="18"/>
          <w:lang w:bidi="ar-SA"/>
        </w:rPr>
        <w:t xml:space="preserve">        planeTranslation.getValue(arrowTranslationValues);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69" w:name="l587"/>
      <w:r w:rsidRPr="001223CF">
        <w:rPr>
          <w:rFonts w:ascii="Courier New" w:eastAsia="Times New Roman" w:hAnsi="Courier New" w:cs="Courier New"/>
          <w:color w:val="000000"/>
          <w:sz w:val="18"/>
          <w:szCs w:val="18"/>
          <w:lang w:bidi="ar-SA"/>
        </w:rPr>
        <w:t xml:space="preserve">587  </w:t>
      </w:r>
      <w:bookmarkEnd w:id="1369"/>
      <w:r w:rsidRPr="001223CF">
        <w:rPr>
          <w:rFonts w:ascii="Courier New" w:eastAsia="Times New Roman" w:hAnsi="Courier New" w:cs="Courier New"/>
          <w:color w:val="000000"/>
          <w:sz w:val="18"/>
          <w:szCs w:val="18"/>
          <w:lang w:bidi="ar-SA"/>
        </w:rPr>
        <w:t xml:space="preserve">        planeRotation.getValue(arrowRotationValues);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70" w:name="l588"/>
      <w:r w:rsidRPr="001223CF">
        <w:rPr>
          <w:rFonts w:ascii="Courier New" w:eastAsia="Times New Roman" w:hAnsi="Courier New" w:cs="Courier New"/>
          <w:color w:val="000000"/>
          <w:sz w:val="18"/>
          <w:szCs w:val="18"/>
          <w:lang w:bidi="ar-SA"/>
        </w:rPr>
        <w:t xml:space="preserve">588  </w:t>
      </w:r>
      <w:bookmarkEnd w:id="1370"/>
      <w:r w:rsidRPr="001223CF">
        <w:rPr>
          <w:rFonts w:ascii="Courier New" w:eastAsia="Times New Roman" w:hAnsi="Courier New" w:cs="Courier New"/>
          <w:color w:val="000000"/>
          <w:sz w:val="18"/>
          <w:szCs w:val="18"/>
          <w:lang w:bidi="ar-SA"/>
        </w:rPr>
        <w:t xml:space="preserve">        arrowTranslationValues[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0.5</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71" w:name="l589"/>
      <w:r w:rsidRPr="001223CF">
        <w:rPr>
          <w:rFonts w:ascii="Courier New" w:eastAsia="Times New Roman" w:hAnsi="Courier New" w:cs="Courier New"/>
          <w:color w:val="000000"/>
          <w:sz w:val="18"/>
          <w:szCs w:val="18"/>
          <w:lang w:bidi="ar-SA"/>
        </w:rPr>
        <w:t xml:space="preserve">589  </w:t>
      </w:r>
      <w:bookmarkEnd w:id="1371"/>
      <w:r w:rsidRPr="001223CF">
        <w:rPr>
          <w:rFonts w:ascii="Courier New" w:eastAsia="Times New Roman" w:hAnsi="Courier New" w:cs="Courier New"/>
          <w:color w:val="000000"/>
          <w:sz w:val="18"/>
          <w:szCs w:val="18"/>
          <w:lang w:bidi="ar-SA"/>
        </w:rPr>
        <w:t xml:space="preserve">        arrowRotation.setValue(arrowRotationValues);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72" w:name="l590"/>
      <w:r w:rsidRPr="001223CF">
        <w:rPr>
          <w:rFonts w:ascii="Courier New" w:eastAsia="Times New Roman" w:hAnsi="Courier New" w:cs="Courier New"/>
          <w:color w:val="000000"/>
          <w:sz w:val="18"/>
          <w:szCs w:val="18"/>
          <w:lang w:bidi="ar-SA"/>
        </w:rPr>
        <w:t xml:space="preserve">590  </w:t>
      </w:r>
      <w:bookmarkEnd w:id="1372"/>
      <w:r w:rsidRPr="001223CF">
        <w:rPr>
          <w:rFonts w:ascii="Courier New" w:eastAsia="Times New Roman" w:hAnsi="Courier New" w:cs="Courier New"/>
          <w:color w:val="000000"/>
          <w:sz w:val="18"/>
          <w:szCs w:val="18"/>
          <w:lang w:bidi="ar-SA"/>
        </w:rPr>
        <w:t xml:space="preserve">        arrowTranslation.setValue(arrowTranslationValues);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73" w:name="l591"/>
      <w:r w:rsidRPr="001223CF">
        <w:rPr>
          <w:rFonts w:ascii="Courier New" w:eastAsia="Times New Roman" w:hAnsi="Courier New" w:cs="Courier New"/>
          <w:color w:val="000000"/>
          <w:sz w:val="18"/>
          <w:szCs w:val="18"/>
          <w:lang w:bidi="ar-SA"/>
        </w:rPr>
        <w:t xml:space="preserve">591  </w:t>
      </w:r>
      <w:bookmarkEnd w:id="1373"/>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74" w:name="l592"/>
      <w:r w:rsidRPr="001223CF">
        <w:rPr>
          <w:rFonts w:ascii="Courier New" w:eastAsia="Times New Roman" w:hAnsi="Courier New" w:cs="Courier New"/>
          <w:color w:val="000000"/>
          <w:sz w:val="18"/>
          <w:szCs w:val="18"/>
          <w:lang w:bidi="ar-SA"/>
        </w:rPr>
        <w:t xml:space="preserve">592  </w:t>
      </w:r>
      <w:bookmarkEnd w:id="1374"/>
      <w:r w:rsidRPr="001223CF">
        <w:rPr>
          <w:rFonts w:ascii="Courier New" w:eastAsia="Times New Roman" w:hAnsi="Courier New" w:cs="Courier New"/>
          <w:color w:val="000000"/>
          <w:sz w:val="18"/>
          <w:szCs w:val="18"/>
          <w:lang w:bidi="ar-SA"/>
        </w:rPr>
        <w:t xml:space="preserve">        Timer 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2000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75" w:name="l593"/>
      <w:r w:rsidRPr="001223CF">
        <w:rPr>
          <w:rFonts w:ascii="Courier New" w:eastAsia="Times New Roman" w:hAnsi="Courier New" w:cs="Courier New"/>
          <w:color w:val="000000"/>
          <w:sz w:val="18"/>
          <w:szCs w:val="18"/>
          <w:lang w:bidi="ar-SA"/>
        </w:rPr>
        <w:t xml:space="preserve">593  </w:t>
      </w:r>
      <w:bookmarkEnd w:id="1375"/>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76" w:name="l594"/>
      <w:r w:rsidRPr="001223CF">
        <w:rPr>
          <w:rFonts w:ascii="Courier New" w:eastAsia="Times New Roman" w:hAnsi="Courier New" w:cs="Courier New"/>
          <w:color w:val="000000"/>
          <w:sz w:val="18"/>
          <w:szCs w:val="18"/>
          <w:lang w:bidi="ar-SA"/>
        </w:rPr>
        <w:t xml:space="preserve">594  </w:t>
      </w:r>
      <w:bookmarkEnd w:id="1376"/>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77" w:name="l595"/>
      <w:r w:rsidRPr="001223CF">
        <w:rPr>
          <w:rFonts w:ascii="Courier New" w:eastAsia="Times New Roman" w:hAnsi="Courier New" w:cs="Courier New"/>
          <w:color w:val="000000"/>
          <w:sz w:val="18"/>
          <w:szCs w:val="18"/>
          <w:lang w:bidi="ar-SA"/>
        </w:rPr>
        <w:t xml:space="preserve">595  </w:t>
      </w:r>
      <w:bookmarkEnd w:id="1377"/>
      <w:r w:rsidRPr="001223CF">
        <w:rPr>
          <w:rFonts w:ascii="Courier New" w:eastAsia="Times New Roman" w:hAnsi="Courier New" w:cs="Courier New"/>
          <w:color w:val="000000"/>
          <w:sz w:val="18"/>
          <w:szCs w:val="18"/>
          <w:lang w:bidi="ar-SA"/>
        </w:rPr>
        <w:t xml:space="preserve">                SFVec3f arrowScale = (SFVec3f) attentionArow.getField(</w:t>
      </w:r>
      <w:r w:rsidRPr="001223CF">
        <w:rPr>
          <w:rFonts w:ascii="Courier New" w:eastAsia="Times New Roman" w:hAnsi="Courier New" w:cs="Courier New"/>
          <w:b/>
          <w:bCs/>
          <w:color w:val="008000"/>
          <w:sz w:val="18"/>
          <w:szCs w:val="18"/>
          <w:lang w:bidi="ar-SA"/>
        </w:rPr>
        <w:t>"scale"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78" w:name="l596"/>
      <w:r w:rsidRPr="001223CF">
        <w:rPr>
          <w:rFonts w:ascii="Courier New" w:eastAsia="Times New Roman" w:hAnsi="Courier New" w:cs="Courier New"/>
          <w:color w:val="000000"/>
          <w:sz w:val="18"/>
          <w:szCs w:val="18"/>
          <w:lang w:bidi="ar-SA"/>
        </w:rPr>
        <w:t xml:space="preserve">596  </w:t>
      </w:r>
      <w:bookmarkEnd w:id="1378"/>
      <w:r w:rsidRPr="001223CF">
        <w:rPr>
          <w:rFonts w:ascii="Courier New" w:eastAsia="Times New Roman" w:hAnsi="Courier New" w:cs="Courier New"/>
          <w:color w:val="000000"/>
          <w:sz w:val="18"/>
          <w:szCs w:val="18"/>
          <w:lang w:bidi="ar-SA"/>
        </w:rPr>
        <w:t xml:space="preserve">                arrowScale.setValue(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79" w:name="l597"/>
      <w:r w:rsidRPr="001223CF">
        <w:rPr>
          <w:rFonts w:ascii="Courier New" w:eastAsia="Times New Roman" w:hAnsi="Courier New" w:cs="Courier New"/>
          <w:color w:val="000000"/>
          <w:sz w:val="18"/>
          <w:szCs w:val="18"/>
          <w:lang w:bidi="ar-SA"/>
        </w:rPr>
        <w:t xml:space="preserve">597  </w:t>
      </w:r>
      <w:bookmarkEnd w:id="1379"/>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80" w:name="l598"/>
      <w:r w:rsidRPr="001223CF">
        <w:rPr>
          <w:rFonts w:ascii="Courier New" w:eastAsia="Times New Roman" w:hAnsi="Courier New" w:cs="Courier New"/>
          <w:color w:val="000000"/>
          <w:sz w:val="18"/>
          <w:szCs w:val="18"/>
          <w:lang w:bidi="ar-SA"/>
        </w:rPr>
        <w:t xml:space="preserve">598  </w:t>
      </w:r>
      <w:bookmarkEnd w:id="1380"/>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81" w:name="l599"/>
      <w:r w:rsidRPr="001223CF">
        <w:rPr>
          <w:rFonts w:ascii="Courier New" w:eastAsia="Times New Roman" w:hAnsi="Courier New" w:cs="Courier New"/>
          <w:color w:val="000000"/>
          <w:sz w:val="18"/>
          <w:szCs w:val="18"/>
          <w:lang w:bidi="ar-SA"/>
        </w:rPr>
        <w:t xml:space="preserve">599  </w:t>
      </w:r>
      <w:bookmarkEnd w:id="138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82" w:name="l600"/>
      <w:r w:rsidRPr="001223CF">
        <w:rPr>
          <w:rFonts w:ascii="Courier New" w:eastAsia="Times New Roman" w:hAnsi="Courier New" w:cs="Courier New"/>
          <w:color w:val="000000"/>
          <w:sz w:val="18"/>
          <w:szCs w:val="18"/>
          <w:lang w:bidi="ar-SA"/>
        </w:rPr>
        <w:t xml:space="preserve">600  </w:t>
      </w:r>
      <w:bookmarkEnd w:id="1382"/>
      <w:r w:rsidRPr="001223CF">
        <w:rPr>
          <w:rFonts w:ascii="Courier New" w:eastAsia="Times New Roman" w:hAnsi="Courier New" w:cs="Courier New"/>
          <w:color w:val="000000"/>
          <w:sz w:val="18"/>
          <w:szCs w:val="18"/>
          <w:lang w:bidi="ar-SA"/>
        </w:rPr>
        <w:t xml:space="preserve">        timer.setRepeats(</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83" w:name="l601"/>
      <w:r w:rsidRPr="001223CF">
        <w:rPr>
          <w:rFonts w:ascii="Courier New" w:eastAsia="Times New Roman" w:hAnsi="Courier New" w:cs="Courier New"/>
          <w:color w:val="000000"/>
          <w:sz w:val="18"/>
          <w:szCs w:val="18"/>
          <w:lang w:bidi="ar-SA"/>
        </w:rPr>
        <w:t xml:space="preserve">601  </w:t>
      </w:r>
      <w:bookmarkEnd w:id="1383"/>
      <w:r w:rsidRPr="001223CF">
        <w:rPr>
          <w:rFonts w:ascii="Courier New" w:eastAsia="Times New Roman" w:hAnsi="Courier New" w:cs="Courier New"/>
          <w:color w:val="000000"/>
          <w:sz w:val="18"/>
          <w:szCs w:val="18"/>
          <w:lang w:bidi="ar-SA"/>
        </w:rPr>
        <w:t xml:space="preserve">        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84" w:name="l602"/>
      <w:r w:rsidRPr="001223CF">
        <w:rPr>
          <w:rFonts w:ascii="Courier New" w:eastAsia="Times New Roman" w:hAnsi="Courier New" w:cs="Courier New"/>
          <w:color w:val="000000"/>
          <w:sz w:val="18"/>
          <w:szCs w:val="18"/>
          <w:lang w:bidi="ar-SA"/>
        </w:rPr>
        <w:t xml:space="preserve">602  </w:t>
      </w:r>
      <w:bookmarkEnd w:id="1384"/>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85" w:name="l603"/>
      <w:r w:rsidRPr="001223CF">
        <w:rPr>
          <w:rFonts w:ascii="Courier New" w:eastAsia="Times New Roman" w:hAnsi="Courier New" w:cs="Courier New"/>
          <w:color w:val="000000"/>
          <w:sz w:val="18"/>
          <w:szCs w:val="18"/>
          <w:lang w:bidi="ar-SA"/>
        </w:rPr>
        <w:t xml:space="preserve">603  </w:t>
      </w:r>
      <w:bookmarkEnd w:id="1385"/>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386" w:name="l604"/>
      <w:r w:rsidRPr="001223CF">
        <w:rPr>
          <w:rFonts w:ascii="Courier New" w:eastAsia="Times New Roman" w:hAnsi="Courier New" w:cs="Courier New"/>
          <w:color w:val="000000"/>
          <w:sz w:val="18"/>
          <w:szCs w:val="18"/>
          <w:lang w:bidi="ar-SA"/>
        </w:rPr>
        <w:t xml:space="preserve">604  </w:t>
      </w:r>
      <w:bookmarkEnd w:id="1386"/>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387" w:name="l605"/>
      <w:r w:rsidRPr="001223CF">
        <w:rPr>
          <w:rFonts w:ascii="Courier New" w:eastAsia="Times New Roman" w:hAnsi="Courier New" w:cs="Courier New"/>
          <w:color w:val="000000"/>
          <w:sz w:val="18"/>
          <w:szCs w:val="18"/>
          <w:lang w:bidi="ar-SA"/>
        </w:rPr>
        <w:t xml:space="preserve">605  </w:t>
      </w:r>
      <w:bookmarkEnd w:id="1387"/>
      <w:r w:rsidRPr="001223CF">
        <w:rPr>
          <w:rFonts w:ascii="Courier New" w:eastAsia="Times New Roman" w:hAnsi="Courier New" w:cs="Courier New"/>
          <w:i/>
          <w:iCs/>
          <w:color w:val="808080"/>
          <w:sz w:val="18"/>
          <w:szCs w:val="18"/>
          <w:lang w:bidi="ar-SA"/>
        </w:rPr>
        <w:t xml:space="preserve">     * Adds an attention arow pointing up for a certain time above the specified node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388" w:name="l606"/>
      <w:r w:rsidRPr="001223CF">
        <w:rPr>
          <w:rFonts w:ascii="Courier New" w:eastAsia="Times New Roman" w:hAnsi="Courier New" w:cs="Courier New"/>
          <w:color w:val="000000"/>
          <w:sz w:val="18"/>
          <w:szCs w:val="18"/>
          <w:lang w:bidi="ar-SA"/>
        </w:rPr>
        <w:t xml:space="preserve">606  </w:t>
      </w:r>
      <w:bookmarkEnd w:id="1388"/>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targetNode the node above which an attention arrow will appear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89" w:name="l607"/>
      <w:r w:rsidRPr="001223CF">
        <w:rPr>
          <w:rFonts w:ascii="Courier New" w:eastAsia="Times New Roman" w:hAnsi="Courier New" w:cs="Courier New"/>
          <w:color w:val="000000"/>
          <w:sz w:val="18"/>
          <w:szCs w:val="18"/>
          <w:lang w:bidi="ar-SA"/>
        </w:rPr>
        <w:t xml:space="preserve">607  </w:t>
      </w:r>
      <w:bookmarkEnd w:id="1389"/>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90" w:name="l608"/>
      <w:r w:rsidRPr="001223CF">
        <w:rPr>
          <w:rFonts w:ascii="Courier New" w:eastAsia="Times New Roman" w:hAnsi="Courier New" w:cs="Courier New"/>
          <w:color w:val="000000"/>
          <w:sz w:val="18"/>
          <w:szCs w:val="18"/>
          <w:lang w:bidi="ar-SA"/>
        </w:rPr>
        <w:t xml:space="preserve">608  </w:t>
      </w:r>
      <w:bookmarkEnd w:id="1390"/>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addInverseAttentionArrow(X3DNode targetNode)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91" w:name="l609"/>
      <w:r w:rsidRPr="001223CF">
        <w:rPr>
          <w:rFonts w:ascii="Courier New" w:eastAsia="Times New Roman" w:hAnsi="Courier New" w:cs="Courier New"/>
          <w:color w:val="000000"/>
          <w:sz w:val="18"/>
          <w:szCs w:val="18"/>
          <w:lang w:bidi="ar-SA"/>
        </w:rPr>
        <w:t xml:space="preserve">609  </w:t>
      </w:r>
      <w:bookmarkEnd w:id="1391"/>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92" w:name="l610"/>
      <w:r w:rsidRPr="001223CF">
        <w:rPr>
          <w:rFonts w:ascii="Courier New" w:eastAsia="Times New Roman" w:hAnsi="Courier New" w:cs="Courier New"/>
          <w:color w:val="000000"/>
          <w:sz w:val="18"/>
          <w:szCs w:val="18"/>
          <w:lang w:bidi="ar-SA"/>
        </w:rPr>
        <w:t xml:space="preserve">610  </w:t>
      </w:r>
      <w:bookmarkEnd w:id="1392"/>
      <w:r w:rsidRPr="001223CF">
        <w:rPr>
          <w:rFonts w:ascii="Courier New" w:eastAsia="Times New Roman" w:hAnsi="Courier New" w:cs="Courier New"/>
          <w:color w:val="000000"/>
          <w:sz w:val="18"/>
          <w:szCs w:val="18"/>
          <w:lang w:bidi="ar-SA"/>
        </w:rPr>
        <w:t xml:space="preserve">        SFRotation planeRotation = (SFRotation) targetNode.getField(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93" w:name="l611"/>
      <w:r w:rsidRPr="001223CF">
        <w:rPr>
          <w:rFonts w:ascii="Courier New" w:eastAsia="Times New Roman" w:hAnsi="Courier New" w:cs="Courier New"/>
          <w:color w:val="000000"/>
          <w:sz w:val="18"/>
          <w:szCs w:val="18"/>
          <w:lang w:bidi="ar-SA"/>
        </w:rPr>
        <w:t xml:space="preserve">611  </w:t>
      </w:r>
      <w:bookmarkEnd w:id="1393"/>
      <w:r w:rsidRPr="001223CF">
        <w:rPr>
          <w:rFonts w:ascii="Courier New" w:eastAsia="Times New Roman" w:hAnsi="Courier New" w:cs="Courier New"/>
          <w:color w:val="000000"/>
          <w:sz w:val="18"/>
          <w:szCs w:val="18"/>
          <w:lang w:bidi="ar-SA"/>
        </w:rPr>
        <w:t xml:space="preserve">        SFRotation arrowRotation = (SFRotation) inverseAttentionArow.getField(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94" w:name="l612"/>
      <w:r w:rsidRPr="001223CF">
        <w:rPr>
          <w:rFonts w:ascii="Courier New" w:eastAsia="Times New Roman" w:hAnsi="Courier New" w:cs="Courier New"/>
          <w:color w:val="000000"/>
          <w:sz w:val="18"/>
          <w:szCs w:val="18"/>
          <w:lang w:bidi="ar-SA"/>
        </w:rPr>
        <w:t xml:space="preserve">612  </w:t>
      </w:r>
      <w:bookmarkEnd w:id="1394"/>
      <w:r w:rsidRPr="001223CF">
        <w:rPr>
          <w:rFonts w:ascii="Courier New" w:eastAsia="Times New Roman" w:hAnsi="Courier New" w:cs="Courier New"/>
          <w:color w:val="000000"/>
          <w:sz w:val="18"/>
          <w:szCs w:val="18"/>
          <w:lang w:bidi="ar-SA"/>
        </w:rPr>
        <w:t xml:space="preserve">        SFVec3f planeTranslation = (SFVec3f) targetNode.getField(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95" w:name="l613"/>
      <w:r w:rsidRPr="001223CF">
        <w:rPr>
          <w:rFonts w:ascii="Courier New" w:eastAsia="Times New Roman" w:hAnsi="Courier New" w:cs="Courier New"/>
          <w:color w:val="000000"/>
          <w:sz w:val="18"/>
          <w:szCs w:val="18"/>
          <w:lang w:bidi="ar-SA"/>
        </w:rPr>
        <w:t xml:space="preserve">613  </w:t>
      </w:r>
      <w:bookmarkEnd w:id="1395"/>
      <w:r w:rsidRPr="001223CF">
        <w:rPr>
          <w:rFonts w:ascii="Courier New" w:eastAsia="Times New Roman" w:hAnsi="Courier New" w:cs="Courier New"/>
          <w:color w:val="000000"/>
          <w:sz w:val="18"/>
          <w:szCs w:val="18"/>
          <w:lang w:bidi="ar-SA"/>
        </w:rPr>
        <w:t xml:space="preserve">        SFVec3f arrowTranslation = (SFVec3f) inverseAttentionArow.getField(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96" w:name="l614"/>
      <w:r w:rsidRPr="001223CF">
        <w:rPr>
          <w:rFonts w:ascii="Courier New" w:eastAsia="Times New Roman" w:hAnsi="Courier New" w:cs="Courier New"/>
          <w:color w:val="000000"/>
          <w:sz w:val="18"/>
          <w:szCs w:val="18"/>
          <w:lang w:bidi="ar-SA"/>
        </w:rPr>
        <w:t xml:space="preserve">614  </w:t>
      </w:r>
      <w:bookmarkEnd w:id="1396"/>
      <w:r w:rsidRPr="001223CF">
        <w:rPr>
          <w:rFonts w:ascii="Courier New" w:eastAsia="Times New Roman" w:hAnsi="Courier New" w:cs="Courier New"/>
          <w:color w:val="000000"/>
          <w:sz w:val="18"/>
          <w:szCs w:val="18"/>
          <w:lang w:bidi="ar-SA"/>
        </w:rPr>
        <w:t xml:space="preserve">        SFVec3f arrowScale = (SFVec3f) inverseAttentionArow.getField(</w:t>
      </w:r>
      <w:r w:rsidRPr="001223CF">
        <w:rPr>
          <w:rFonts w:ascii="Courier New" w:eastAsia="Times New Roman" w:hAnsi="Courier New" w:cs="Courier New"/>
          <w:b/>
          <w:bCs/>
          <w:color w:val="008000"/>
          <w:sz w:val="18"/>
          <w:szCs w:val="18"/>
          <w:lang w:bidi="ar-SA"/>
        </w:rPr>
        <w:t>"scale"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97" w:name="l615"/>
      <w:r w:rsidRPr="001223CF">
        <w:rPr>
          <w:rFonts w:ascii="Courier New" w:eastAsia="Times New Roman" w:hAnsi="Courier New" w:cs="Courier New"/>
          <w:color w:val="000000"/>
          <w:sz w:val="18"/>
          <w:szCs w:val="18"/>
          <w:lang w:bidi="ar-SA"/>
        </w:rPr>
        <w:t xml:space="preserve">615  </w:t>
      </w:r>
      <w:bookmarkEnd w:id="1397"/>
      <w:r w:rsidRPr="001223CF">
        <w:rPr>
          <w:rFonts w:ascii="Courier New" w:eastAsia="Times New Roman" w:hAnsi="Courier New" w:cs="Courier New"/>
          <w:color w:val="000000"/>
          <w:sz w:val="18"/>
          <w:szCs w:val="18"/>
          <w:lang w:bidi="ar-SA"/>
        </w:rPr>
        <w:t xml:space="preserve">        arrowScale.setValue(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98" w:name="l616"/>
      <w:r w:rsidRPr="001223CF">
        <w:rPr>
          <w:rFonts w:ascii="Courier New" w:eastAsia="Times New Roman" w:hAnsi="Courier New" w:cs="Courier New"/>
          <w:color w:val="000000"/>
          <w:sz w:val="18"/>
          <w:szCs w:val="18"/>
          <w:lang w:bidi="ar-SA"/>
        </w:rPr>
        <w:t xml:space="preserve">616  </w:t>
      </w:r>
      <w:bookmarkEnd w:id="1398"/>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arrowTranslationValues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99" w:name="l617"/>
      <w:r w:rsidRPr="001223CF">
        <w:rPr>
          <w:rFonts w:ascii="Courier New" w:eastAsia="Times New Roman" w:hAnsi="Courier New" w:cs="Courier New"/>
          <w:color w:val="000000"/>
          <w:sz w:val="18"/>
          <w:szCs w:val="18"/>
          <w:lang w:bidi="ar-SA"/>
        </w:rPr>
        <w:t xml:space="preserve">617  </w:t>
      </w:r>
      <w:bookmarkEnd w:id="1399"/>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arrowRotationValues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00" w:name="l618"/>
      <w:r w:rsidRPr="001223CF">
        <w:rPr>
          <w:rFonts w:ascii="Courier New" w:eastAsia="Times New Roman" w:hAnsi="Courier New" w:cs="Courier New"/>
          <w:color w:val="000000"/>
          <w:sz w:val="18"/>
          <w:szCs w:val="18"/>
          <w:lang w:bidi="ar-SA"/>
        </w:rPr>
        <w:t xml:space="preserve">618  </w:t>
      </w:r>
      <w:bookmarkEnd w:id="1400"/>
      <w:r w:rsidRPr="001223CF">
        <w:rPr>
          <w:rFonts w:ascii="Courier New" w:eastAsia="Times New Roman" w:hAnsi="Courier New" w:cs="Courier New"/>
          <w:color w:val="000000"/>
          <w:sz w:val="18"/>
          <w:szCs w:val="18"/>
          <w:lang w:bidi="ar-SA"/>
        </w:rPr>
        <w:t xml:space="preserve">        planeTranslation.getValue(arrowTranslationValues);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01" w:name="l619"/>
      <w:r w:rsidRPr="001223CF">
        <w:rPr>
          <w:rFonts w:ascii="Courier New" w:eastAsia="Times New Roman" w:hAnsi="Courier New" w:cs="Courier New"/>
          <w:color w:val="000000"/>
          <w:sz w:val="18"/>
          <w:szCs w:val="18"/>
          <w:lang w:bidi="ar-SA"/>
        </w:rPr>
        <w:t xml:space="preserve">619  </w:t>
      </w:r>
      <w:bookmarkEnd w:id="1401"/>
      <w:r w:rsidRPr="001223CF">
        <w:rPr>
          <w:rFonts w:ascii="Courier New" w:eastAsia="Times New Roman" w:hAnsi="Courier New" w:cs="Courier New"/>
          <w:color w:val="000000"/>
          <w:sz w:val="18"/>
          <w:szCs w:val="18"/>
          <w:lang w:bidi="ar-SA"/>
        </w:rPr>
        <w:t xml:space="preserve">        planeRotation.getValue(arrowRotationValues);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02" w:name="l620"/>
      <w:r w:rsidRPr="001223CF">
        <w:rPr>
          <w:rFonts w:ascii="Courier New" w:eastAsia="Times New Roman" w:hAnsi="Courier New" w:cs="Courier New"/>
          <w:color w:val="000000"/>
          <w:sz w:val="18"/>
          <w:szCs w:val="18"/>
          <w:lang w:bidi="ar-SA"/>
        </w:rPr>
        <w:t xml:space="preserve">620  </w:t>
      </w:r>
      <w:bookmarkEnd w:id="1402"/>
      <w:r w:rsidRPr="001223CF">
        <w:rPr>
          <w:rFonts w:ascii="Courier New" w:eastAsia="Times New Roman" w:hAnsi="Courier New" w:cs="Courier New"/>
          <w:color w:val="000000"/>
          <w:sz w:val="18"/>
          <w:szCs w:val="18"/>
          <w:lang w:bidi="ar-SA"/>
        </w:rPr>
        <w:t xml:space="preserve">        arrowTranslationValues[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03" w:name="l621"/>
      <w:r w:rsidRPr="001223CF">
        <w:rPr>
          <w:rFonts w:ascii="Courier New" w:eastAsia="Times New Roman" w:hAnsi="Courier New" w:cs="Courier New"/>
          <w:color w:val="000000"/>
          <w:sz w:val="18"/>
          <w:szCs w:val="18"/>
          <w:lang w:bidi="ar-SA"/>
        </w:rPr>
        <w:t xml:space="preserve">621  </w:t>
      </w:r>
      <w:bookmarkEnd w:id="1403"/>
      <w:r w:rsidRPr="001223CF">
        <w:rPr>
          <w:rFonts w:ascii="Courier New" w:eastAsia="Times New Roman" w:hAnsi="Courier New" w:cs="Courier New"/>
          <w:color w:val="000000"/>
          <w:sz w:val="18"/>
          <w:szCs w:val="18"/>
          <w:lang w:bidi="ar-SA"/>
        </w:rPr>
        <w:t xml:space="preserve">        arrowRotation.setValue(arrowRotationValues);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04" w:name="l622"/>
      <w:r w:rsidRPr="001223CF">
        <w:rPr>
          <w:rFonts w:ascii="Courier New" w:eastAsia="Times New Roman" w:hAnsi="Courier New" w:cs="Courier New"/>
          <w:color w:val="000000"/>
          <w:sz w:val="18"/>
          <w:szCs w:val="18"/>
          <w:lang w:bidi="ar-SA"/>
        </w:rPr>
        <w:t xml:space="preserve">622  </w:t>
      </w:r>
      <w:bookmarkEnd w:id="1404"/>
      <w:r w:rsidRPr="001223CF">
        <w:rPr>
          <w:rFonts w:ascii="Courier New" w:eastAsia="Times New Roman" w:hAnsi="Courier New" w:cs="Courier New"/>
          <w:color w:val="000000"/>
          <w:sz w:val="18"/>
          <w:szCs w:val="18"/>
          <w:lang w:bidi="ar-SA"/>
        </w:rPr>
        <w:t xml:space="preserve">        arrowTranslation.setValue(arrowTranslationValues);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05" w:name="l623"/>
      <w:r w:rsidRPr="001223CF">
        <w:rPr>
          <w:rFonts w:ascii="Courier New" w:eastAsia="Times New Roman" w:hAnsi="Courier New" w:cs="Courier New"/>
          <w:color w:val="000000"/>
          <w:sz w:val="18"/>
          <w:szCs w:val="18"/>
          <w:lang w:bidi="ar-SA"/>
        </w:rPr>
        <w:t xml:space="preserve">623  </w:t>
      </w:r>
      <w:bookmarkEnd w:id="1405"/>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06" w:name="l624"/>
      <w:r w:rsidRPr="001223CF">
        <w:rPr>
          <w:rFonts w:ascii="Courier New" w:eastAsia="Times New Roman" w:hAnsi="Courier New" w:cs="Courier New"/>
          <w:color w:val="000000"/>
          <w:sz w:val="18"/>
          <w:szCs w:val="18"/>
          <w:lang w:bidi="ar-SA"/>
        </w:rPr>
        <w:t xml:space="preserve">624  </w:t>
      </w:r>
      <w:bookmarkEnd w:id="1406"/>
      <w:r w:rsidRPr="001223CF">
        <w:rPr>
          <w:rFonts w:ascii="Courier New" w:eastAsia="Times New Roman" w:hAnsi="Courier New" w:cs="Courier New"/>
          <w:color w:val="000000"/>
          <w:sz w:val="18"/>
          <w:szCs w:val="18"/>
          <w:lang w:bidi="ar-SA"/>
        </w:rPr>
        <w:t xml:space="preserve">        Timer 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2000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07" w:name="l625"/>
      <w:r w:rsidRPr="001223CF">
        <w:rPr>
          <w:rFonts w:ascii="Courier New" w:eastAsia="Times New Roman" w:hAnsi="Courier New" w:cs="Courier New"/>
          <w:color w:val="000000"/>
          <w:sz w:val="18"/>
          <w:szCs w:val="18"/>
          <w:lang w:bidi="ar-SA"/>
        </w:rPr>
        <w:t xml:space="preserve">625  </w:t>
      </w:r>
      <w:bookmarkEnd w:id="1407"/>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08" w:name="l626"/>
      <w:r w:rsidRPr="001223CF">
        <w:rPr>
          <w:rFonts w:ascii="Courier New" w:eastAsia="Times New Roman" w:hAnsi="Courier New" w:cs="Courier New"/>
          <w:color w:val="000000"/>
          <w:sz w:val="18"/>
          <w:szCs w:val="18"/>
          <w:lang w:bidi="ar-SA"/>
        </w:rPr>
        <w:t xml:space="preserve">626  </w:t>
      </w:r>
      <w:bookmarkEnd w:id="1408"/>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09" w:name="l627"/>
      <w:r w:rsidRPr="001223CF">
        <w:rPr>
          <w:rFonts w:ascii="Courier New" w:eastAsia="Times New Roman" w:hAnsi="Courier New" w:cs="Courier New"/>
          <w:color w:val="000000"/>
          <w:sz w:val="18"/>
          <w:szCs w:val="18"/>
          <w:lang w:bidi="ar-SA"/>
        </w:rPr>
        <w:t xml:space="preserve">627  </w:t>
      </w:r>
      <w:bookmarkEnd w:id="1409"/>
      <w:r w:rsidRPr="001223CF">
        <w:rPr>
          <w:rFonts w:ascii="Courier New" w:eastAsia="Times New Roman" w:hAnsi="Courier New" w:cs="Courier New"/>
          <w:color w:val="000000"/>
          <w:sz w:val="18"/>
          <w:szCs w:val="18"/>
          <w:lang w:bidi="ar-SA"/>
        </w:rPr>
        <w:t xml:space="preserve">                SFVec3f arrowScale = (SFVec3f) inverseAttentionArow.getField(</w:t>
      </w:r>
      <w:r w:rsidRPr="001223CF">
        <w:rPr>
          <w:rFonts w:ascii="Courier New" w:eastAsia="Times New Roman" w:hAnsi="Courier New" w:cs="Courier New"/>
          <w:b/>
          <w:bCs/>
          <w:color w:val="008000"/>
          <w:sz w:val="18"/>
          <w:szCs w:val="18"/>
          <w:lang w:bidi="ar-SA"/>
        </w:rPr>
        <w:t>"scale"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10" w:name="l628"/>
      <w:r w:rsidRPr="001223CF">
        <w:rPr>
          <w:rFonts w:ascii="Courier New" w:eastAsia="Times New Roman" w:hAnsi="Courier New" w:cs="Courier New"/>
          <w:color w:val="000000"/>
          <w:sz w:val="18"/>
          <w:szCs w:val="18"/>
          <w:lang w:bidi="ar-SA"/>
        </w:rPr>
        <w:t xml:space="preserve">628  </w:t>
      </w:r>
      <w:bookmarkEnd w:id="1410"/>
      <w:r w:rsidRPr="001223CF">
        <w:rPr>
          <w:rFonts w:ascii="Courier New" w:eastAsia="Times New Roman" w:hAnsi="Courier New" w:cs="Courier New"/>
          <w:color w:val="000000"/>
          <w:sz w:val="18"/>
          <w:szCs w:val="18"/>
          <w:lang w:bidi="ar-SA"/>
        </w:rPr>
        <w:t xml:space="preserve">                arrowScale.setValue(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11" w:name="l629"/>
      <w:r w:rsidRPr="001223CF">
        <w:rPr>
          <w:rFonts w:ascii="Courier New" w:eastAsia="Times New Roman" w:hAnsi="Courier New" w:cs="Courier New"/>
          <w:color w:val="000000"/>
          <w:sz w:val="18"/>
          <w:szCs w:val="18"/>
          <w:lang w:bidi="ar-SA"/>
        </w:rPr>
        <w:t xml:space="preserve">629  </w:t>
      </w:r>
      <w:bookmarkEnd w:id="1411"/>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12" w:name="l630"/>
      <w:r w:rsidRPr="001223CF">
        <w:rPr>
          <w:rFonts w:ascii="Courier New" w:eastAsia="Times New Roman" w:hAnsi="Courier New" w:cs="Courier New"/>
          <w:color w:val="000000"/>
          <w:sz w:val="18"/>
          <w:szCs w:val="18"/>
          <w:lang w:bidi="ar-SA"/>
        </w:rPr>
        <w:t xml:space="preserve">630  </w:t>
      </w:r>
      <w:bookmarkEnd w:id="1412"/>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13" w:name="l631"/>
      <w:r w:rsidRPr="001223CF">
        <w:rPr>
          <w:rFonts w:ascii="Courier New" w:eastAsia="Times New Roman" w:hAnsi="Courier New" w:cs="Courier New"/>
          <w:color w:val="000000"/>
          <w:sz w:val="18"/>
          <w:szCs w:val="18"/>
          <w:lang w:bidi="ar-SA"/>
        </w:rPr>
        <w:t xml:space="preserve">631  </w:t>
      </w:r>
      <w:bookmarkEnd w:id="1413"/>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14" w:name="l632"/>
      <w:r w:rsidRPr="001223CF">
        <w:rPr>
          <w:rFonts w:ascii="Courier New" w:eastAsia="Times New Roman" w:hAnsi="Courier New" w:cs="Courier New"/>
          <w:color w:val="000000"/>
          <w:sz w:val="18"/>
          <w:szCs w:val="18"/>
          <w:lang w:bidi="ar-SA"/>
        </w:rPr>
        <w:t xml:space="preserve">632  </w:t>
      </w:r>
      <w:bookmarkEnd w:id="1414"/>
      <w:r w:rsidRPr="001223CF">
        <w:rPr>
          <w:rFonts w:ascii="Courier New" w:eastAsia="Times New Roman" w:hAnsi="Courier New" w:cs="Courier New"/>
          <w:color w:val="000000"/>
          <w:sz w:val="18"/>
          <w:szCs w:val="18"/>
          <w:lang w:bidi="ar-SA"/>
        </w:rPr>
        <w:t xml:space="preserve">        timer.setRepeats(</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15" w:name="l633"/>
      <w:r w:rsidRPr="001223CF">
        <w:rPr>
          <w:rFonts w:ascii="Courier New" w:eastAsia="Times New Roman" w:hAnsi="Courier New" w:cs="Courier New"/>
          <w:color w:val="000000"/>
          <w:sz w:val="18"/>
          <w:szCs w:val="18"/>
          <w:lang w:bidi="ar-SA"/>
        </w:rPr>
        <w:t xml:space="preserve">633  </w:t>
      </w:r>
      <w:bookmarkEnd w:id="1415"/>
      <w:r w:rsidRPr="001223CF">
        <w:rPr>
          <w:rFonts w:ascii="Courier New" w:eastAsia="Times New Roman" w:hAnsi="Courier New" w:cs="Courier New"/>
          <w:color w:val="000000"/>
          <w:sz w:val="18"/>
          <w:szCs w:val="18"/>
          <w:lang w:bidi="ar-SA"/>
        </w:rPr>
        <w:t xml:space="preserve">        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16" w:name="l634"/>
      <w:r w:rsidRPr="001223CF">
        <w:rPr>
          <w:rFonts w:ascii="Courier New" w:eastAsia="Times New Roman" w:hAnsi="Courier New" w:cs="Courier New"/>
          <w:color w:val="000000"/>
          <w:sz w:val="18"/>
          <w:szCs w:val="18"/>
          <w:lang w:bidi="ar-SA"/>
        </w:rPr>
        <w:lastRenderedPageBreak/>
        <w:t xml:space="preserve">634  </w:t>
      </w:r>
      <w:bookmarkEnd w:id="1416"/>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17" w:name="l635"/>
      <w:r w:rsidRPr="001223CF">
        <w:rPr>
          <w:rFonts w:ascii="Courier New" w:eastAsia="Times New Roman" w:hAnsi="Courier New" w:cs="Courier New"/>
          <w:color w:val="000000"/>
          <w:sz w:val="18"/>
          <w:szCs w:val="18"/>
          <w:lang w:bidi="ar-SA"/>
        </w:rPr>
        <w:t xml:space="preserve">635  </w:t>
      </w:r>
      <w:bookmarkEnd w:id="1417"/>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418" w:name="l636"/>
      <w:r w:rsidRPr="001223CF">
        <w:rPr>
          <w:rFonts w:ascii="Courier New" w:eastAsia="Times New Roman" w:hAnsi="Courier New" w:cs="Courier New"/>
          <w:color w:val="000000"/>
          <w:sz w:val="18"/>
          <w:szCs w:val="18"/>
          <w:lang w:bidi="ar-SA"/>
        </w:rPr>
        <w:t xml:space="preserve">636  </w:t>
      </w:r>
      <w:bookmarkEnd w:id="1418"/>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419" w:name="l637"/>
      <w:r w:rsidRPr="001223CF">
        <w:rPr>
          <w:rFonts w:ascii="Courier New" w:eastAsia="Times New Roman" w:hAnsi="Courier New" w:cs="Courier New"/>
          <w:color w:val="000000"/>
          <w:sz w:val="18"/>
          <w:szCs w:val="18"/>
          <w:lang w:bidi="ar-SA"/>
        </w:rPr>
        <w:t xml:space="preserve">637  </w:t>
      </w:r>
      <w:bookmarkEnd w:id="1419"/>
      <w:r w:rsidRPr="001223CF">
        <w:rPr>
          <w:rFonts w:ascii="Courier New" w:eastAsia="Times New Roman" w:hAnsi="Courier New" w:cs="Courier New"/>
          <w:i/>
          <w:iCs/>
          <w:color w:val="808080"/>
          <w:sz w:val="18"/>
          <w:szCs w:val="18"/>
          <w:lang w:bidi="ar-SA"/>
        </w:rPr>
        <w:t xml:space="preserve">     * Rotates the circle located around of the sensor sphere representation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420" w:name="l638"/>
      <w:r w:rsidRPr="001223CF">
        <w:rPr>
          <w:rFonts w:ascii="Courier New" w:eastAsia="Times New Roman" w:hAnsi="Courier New" w:cs="Courier New"/>
          <w:color w:val="000000"/>
          <w:sz w:val="18"/>
          <w:szCs w:val="18"/>
          <w:lang w:bidi="ar-SA"/>
        </w:rPr>
        <w:t xml:space="preserve">638  </w:t>
      </w:r>
      <w:bookmarkEnd w:id="1420"/>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sensorTubeName name of the sensor to be animated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21" w:name="l639"/>
      <w:r w:rsidRPr="001223CF">
        <w:rPr>
          <w:rFonts w:ascii="Courier New" w:eastAsia="Times New Roman" w:hAnsi="Courier New" w:cs="Courier New"/>
          <w:color w:val="000000"/>
          <w:sz w:val="18"/>
          <w:szCs w:val="18"/>
          <w:lang w:bidi="ar-SA"/>
        </w:rPr>
        <w:t xml:space="preserve">639  </w:t>
      </w:r>
      <w:bookmarkEnd w:id="1421"/>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22" w:name="l640"/>
      <w:r w:rsidRPr="001223CF">
        <w:rPr>
          <w:rFonts w:ascii="Courier New" w:eastAsia="Times New Roman" w:hAnsi="Courier New" w:cs="Courier New"/>
          <w:color w:val="000000"/>
          <w:sz w:val="18"/>
          <w:szCs w:val="18"/>
          <w:lang w:bidi="ar-SA"/>
        </w:rPr>
        <w:t xml:space="preserve">640  </w:t>
      </w:r>
      <w:bookmarkEnd w:id="1422"/>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animateSensor(String sensorTubeName)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23" w:name="l641"/>
      <w:r w:rsidRPr="001223CF">
        <w:rPr>
          <w:rFonts w:ascii="Courier New" w:eastAsia="Times New Roman" w:hAnsi="Courier New" w:cs="Courier New"/>
          <w:color w:val="000000"/>
          <w:sz w:val="18"/>
          <w:szCs w:val="18"/>
          <w:lang w:bidi="ar-SA"/>
        </w:rPr>
        <w:t xml:space="preserve">641  </w:t>
      </w:r>
      <w:bookmarkEnd w:id="1423"/>
      <w:r w:rsidRPr="001223CF">
        <w:rPr>
          <w:rFonts w:ascii="Courier New" w:eastAsia="Times New Roman" w:hAnsi="Courier New" w:cs="Courier New"/>
          <w:color w:val="000000"/>
          <w:sz w:val="18"/>
          <w:szCs w:val="18"/>
          <w:lang w:bidi="ar-SA"/>
        </w:rPr>
        <w:t xml:space="preserve">        X3DNode node = mainScene.getNamedNode(sensorTubeName);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24" w:name="l642"/>
      <w:r w:rsidRPr="001223CF">
        <w:rPr>
          <w:rFonts w:ascii="Courier New" w:eastAsia="Times New Roman" w:hAnsi="Courier New" w:cs="Courier New"/>
          <w:color w:val="000000"/>
          <w:sz w:val="18"/>
          <w:szCs w:val="18"/>
          <w:lang w:bidi="ar-SA"/>
        </w:rPr>
        <w:t xml:space="preserve">642  </w:t>
      </w:r>
      <w:bookmarkEnd w:id="1424"/>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final </w:t>
      </w:r>
      <w:r w:rsidRPr="001223CF">
        <w:rPr>
          <w:rFonts w:ascii="Courier New" w:eastAsia="Times New Roman" w:hAnsi="Courier New" w:cs="Courier New"/>
          <w:color w:val="000000"/>
          <w:sz w:val="18"/>
          <w:szCs w:val="18"/>
          <w:lang w:bidi="ar-SA"/>
        </w:rPr>
        <w:t>SFRotation arrowRotation = (SFRotation) node.getField(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25" w:name="l643"/>
      <w:r w:rsidRPr="001223CF">
        <w:rPr>
          <w:rFonts w:ascii="Courier New" w:eastAsia="Times New Roman" w:hAnsi="Courier New" w:cs="Courier New"/>
          <w:color w:val="000000"/>
          <w:sz w:val="18"/>
          <w:szCs w:val="18"/>
          <w:lang w:bidi="ar-SA"/>
        </w:rPr>
        <w:t xml:space="preserve">643  </w:t>
      </w:r>
      <w:bookmarkEnd w:id="1425"/>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final float</w:t>
      </w:r>
      <w:r w:rsidRPr="001223CF">
        <w:rPr>
          <w:rFonts w:ascii="Courier New" w:eastAsia="Times New Roman" w:hAnsi="Courier New" w:cs="Courier New"/>
          <w:color w:val="000000"/>
          <w:sz w:val="18"/>
          <w:szCs w:val="18"/>
          <w:lang w:bidi="ar-SA"/>
        </w:rPr>
        <w:t xml:space="preserve">[] 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26" w:name="l644"/>
      <w:r w:rsidRPr="001223CF">
        <w:rPr>
          <w:rFonts w:ascii="Courier New" w:eastAsia="Times New Roman" w:hAnsi="Courier New" w:cs="Courier New"/>
          <w:color w:val="000000"/>
          <w:sz w:val="18"/>
          <w:szCs w:val="18"/>
          <w:lang w:bidi="ar-SA"/>
        </w:rPr>
        <w:t xml:space="preserve">644  </w:t>
      </w:r>
      <w:bookmarkEnd w:id="1426"/>
      <w:r w:rsidRPr="001223CF">
        <w:rPr>
          <w:rFonts w:ascii="Courier New" w:eastAsia="Times New Roman" w:hAnsi="Courier New" w:cs="Courier New"/>
          <w:color w:val="000000"/>
          <w:sz w:val="18"/>
          <w:szCs w:val="18"/>
          <w:lang w:bidi="ar-SA"/>
        </w:rPr>
        <w:t xml:space="preserve">        arrowRotation.getValue(values);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27" w:name="l645"/>
      <w:r w:rsidRPr="001223CF">
        <w:rPr>
          <w:rFonts w:ascii="Courier New" w:eastAsia="Times New Roman" w:hAnsi="Courier New" w:cs="Courier New"/>
          <w:color w:val="000000"/>
          <w:sz w:val="18"/>
          <w:szCs w:val="18"/>
          <w:lang w:bidi="ar-SA"/>
        </w:rPr>
        <w:t xml:space="preserve">645  </w:t>
      </w:r>
      <w:bookmarkEnd w:id="1427"/>
      <w:r w:rsidRPr="001223CF">
        <w:rPr>
          <w:rFonts w:ascii="Courier New" w:eastAsia="Times New Roman" w:hAnsi="Courier New" w:cs="Courier New"/>
          <w:color w:val="000000"/>
          <w:sz w:val="18"/>
          <w:szCs w:val="18"/>
          <w:lang w:bidi="ar-SA"/>
        </w:rPr>
        <w:t xml:space="preserve">        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28" w:name="l646"/>
      <w:r w:rsidRPr="001223CF">
        <w:rPr>
          <w:rFonts w:ascii="Courier New" w:eastAsia="Times New Roman" w:hAnsi="Courier New" w:cs="Courier New"/>
          <w:color w:val="000000"/>
          <w:sz w:val="18"/>
          <w:szCs w:val="18"/>
          <w:lang w:bidi="ar-SA"/>
        </w:rPr>
        <w:t xml:space="preserve">646  </w:t>
      </w:r>
      <w:bookmarkEnd w:id="1428"/>
      <w:r w:rsidRPr="001223CF">
        <w:rPr>
          <w:rFonts w:ascii="Courier New" w:eastAsia="Times New Roman" w:hAnsi="Courier New" w:cs="Courier New"/>
          <w:color w:val="000000"/>
          <w:sz w:val="18"/>
          <w:szCs w:val="18"/>
          <w:lang w:bidi="ar-SA"/>
        </w:rPr>
        <w:t xml:space="preserve">        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29" w:name="l647"/>
      <w:r w:rsidRPr="001223CF">
        <w:rPr>
          <w:rFonts w:ascii="Courier New" w:eastAsia="Times New Roman" w:hAnsi="Courier New" w:cs="Courier New"/>
          <w:color w:val="000000"/>
          <w:sz w:val="18"/>
          <w:szCs w:val="18"/>
          <w:lang w:bidi="ar-SA"/>
        </w:rPr>
        <w:t xml:space="preserve">647  </w:t>
      </w:r>
      <w:bookmarkEnd w:id="1429"/>
      <w:r w:rsidRPr="001223CF">
        <w:rPr>
          <w:rFonts w:ascii="Courier New" w:eastAsia="Times New Roman" w:hAnsi="Courier New" w:cs="Courier New"/>
          <w:color w:val="000000"/>
          <w:sz w:val="18"/>
          <w:szCs w:val="18"/>
          <w:lang w:bidi="ar-SA"/>
        </w:rPr>
        <w:t xml:space="preserve">        arrowRotation.setValue(values);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30" w:name="l648"/>
      <w:r w:rsidRPr="001223CF">
        <w:rPr>
          <w:rFonts w:ascii="Courier New" w:eastAsia="Times New Roman" w:hAnsi="Courier New" w:cs="Courier New"/>
          <w:color w:val="000000"/>
          <w:sz w:val="18"/>
          <w:szCs w:val="18"/>
          <w:lang w:bidi="ar-SA"/>
        </w:rPr>
        <w:t xml:space="preserve">648  </w:t>
      </w:r>
      <w:bookmarkEnd w:id="1430"/>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31" w:name="l649"/>
      <w:r w:rsidRPr="001223CF">
        <w:rPr>
          <w:rFonts w:ascii="Courier New" w:eastAsia="Times New Roman" w:hAnsi="Courier New" w:cs="Courier New"/>
          <w:color w:val="000000"/>
          <w:sz w:val="18"/>
          <w:szCs w:val="18"/>
          <w:lang w:bidi="ar-SA"/>
        </w:rPr>
        <w:t xml:space="preserve">649  </w:t>
      </w:r>
      <w:bookmarkEnd w:id="1431"/>
      <w:r w:rsidRPr="001223CF">
        <w:rPr>
          <w:rFonts w:ascii="Courier New" w:eastAsia="Times New Roman" w:hAnsi="Courier New" w:cs="Courier New"/>
          <w:color w:val="000000"/>
          <w:sz w:val="18"/>
          <w:szCs w:val="18"/>
          <w:lang w:bidi="ar-SA"/>
        </w:rPr>
        <w:t xml:space="preserve">        Timer 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2000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32" w:name="l650"/>
      <w:r w:rsidRPr="001223CF">
        <w:rPr>
          <w:rFonts w:ascii="Courier New" w:eastAsia="Times New Roman" w:hAnsi="Courier New" w:cs="Courier New"/>
          <w:color w:val="000000"/>
          <w:sz w:val="18"/>
          <w:szCs w:val="18"/>
          <w:lang w:bidi="ar-SA"/>
        </w:rPr>
        <w:t xml:space="preserve">650  </w:t>
      </w:r>
      <w:bookmarkEnd w:id="1432"/>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33" w:name="l651"/>
      <w:r w:rsidRPr="001223CF">
        <w:rPr>
          <w:rFonts w:ascii="Courier New" w:eastAsia="Times New Roman" w:hAnsi="Courier New" w:cs="Courier New"/>
          <w:color w:val="000000"/>
          <w:sz w:val="18"/>
          <w:szCs w:val="18"/>
          <w:lang w:bidi="ar-SA"/>
        </w:rPr>
        <w:t xml:space="preserve">651  </w:t>
      </w:r>
      <w:bookmarkEnd w:id="1433"/>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34" w:name="l652"/>
      <w:r w:rsidRPr="001223CF">
        <w:rPr>
          <w:rFonts w:ascii="Courier New" w:eastAsia="Times New Roman" w:hAnsi="Courier New" w:cs="Courier New"/>
          <w:color w:val="000000"/>
          <w:sz w:val="18"/>
          <w:szCs w:val="18"/>
          <w:lang w:bidi="ar-SA"/>
        </w:rPr>
        <w:t xml:space="preserve">652  </w:t>
      </w:r>
      <w:bookmarkEnd w:id="1434"/>
      <w:r w:rsidRPr="001223CF">
        <w:rPr>
          <w:rFonts w:ascii="Courier New" w:eastAsia="Times New Roman" w:hAnsi="Courier New" w:cs="Courier New"/>
          <w:color w:val="000000"/>
          <w:sz w:val="18"/>
          <w:szCs w:val="18"/>
          <w:lang w:bidi="ar-SA"/>
        </w:rPr>
        <w:t xml:space="preserve">                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35" w:name="l653"/>
      <w:r w:rsidRPr="001223CF">
        <w:rPr>
          <w:rFonts w:ascii="Courier New" w:eastAsia="Times New Roman" w:hAnsi="Courier New" w:cs="Courier New"/>
          <w:color w:val="000000"/>
          <w:sz w:val="18"/>
          <w:szCs w:val="18"/>
          <w:lang w:bidi="ar-SA"/>
        </w:rPr>
        <w:t xml:space="preserve">653  </w:t>
      </w:r>
      <w:bookmarkEnd w:id="1435"/>
      <w:r w:rsidRPr="001223CF">
        <w:rPr>
          <w:rFonts w:ascii="Courier New" w:eastAsia="Times New Roman" w:hAnsi="Courier New" w:cs="Courier New"/>
          <w:color w:val="000000"/>
          <w:sz w:val="18"/>
          <w:szCs w:val="18"/>
          <w:lang w:bidi="ar-SA"/>
        </w:rPr>
        <w:t xml:space="preserve">                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36" w:name="l654"/>
      <w:r w:rsidRPr="001223CF">
        <w:rPr>
          <w:rFonts w:ascii="Courier New" w:eastAsia="Times New Roman" w:hAnsi="Courier New" w:cs="Courier New"/>
          <w:color w:val="000000"/>
          <w:sz w:val="18"/>
          <w:szCs w:val="18"/>
          <w:lang w:bidi="ar-SA"/>
        </w:rPr>
        <w:t xml:space="preserve">654  </w:t>
      </w:r>
      <w:bookmarkEnd w:id="1436"/>
      <w:r w:rsidRPr="001223CF">
        <w:rPr>
          <w:rFonts w:ascii="Courier New" w:eastAsia="Times New Roman" w:hAnsi="Courier New" w:cs="Courier New"/>
          <w:color w:val="000000"/>
          <w:sz w:val="18"/>
          <w:szCs w:val="18"/>
          <w:lang w:bidi="ar-SA"/>
        </w:rPr>
        <w:t xml:space="preserve">                arrowRotation.setValue(values);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37" w:name="l655"/>
      <w:r w:rsidRPr="001223CF">
        <w:rPr>
          <w:rFonts w:ascii="Courier New" w:eastAsia="Times New Roman" w:hAnsi="Courier New" w:cs="Courier New"/>
          <w:color w:val="000000"/>
          <w:sz w:val="18"/>
          <w:szCs w:val="18"/>
          <w:lang w:bidi="ar-SA"/>
        </w:rPr>
        <w:t xml:space="preserve">655  </w:t>
      </w:r>
      <w:bookmarkEnd w:id="1437"/>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38" w:name="l656"/>
      <w:r w:rsidRPr="001223CF">
        <w:rPr>
          <w:rFonts w:ascii="Courier New" w:eastAsia="Times New Roman" w:hAnsi="Courier New" w:cs="Courier New"/>
          <w:color w:val="000000"/>
          <w:sz w:val="18"/>
          <w:szCs w:val="18"/>
          <w:lang w:bidi="ar-SA"/>
        </w:rPr>
        <w:t xml:space="preserve">656  </w:t>
      </w:r>
      <w:bookmarkEnd w:id="1438"/>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39" w:name="l657"/>
      <w:r w:rsidRPr="001223CF">
        <w:rPr>
          <w:rFonts w:ascii="Courier New" w:eastAsia="Times New Roman" w:hAnsi="Courier New" w:cs="Courier New"/>
          <w:color w:val="000000"/>
          <w:sz w:val="18"/>
          <w:szCs w:val="18"/>
          <w:lang w:bidi="ar-SA"/>
        </w:rPr>
        <w:t xml:space="preserve">657  </w:t>
      </w:r>
      <w:bookmarkEnd w:id="1439"/>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40" w:name="l658"/>
      <w:r w:rsidRPr="001223CF">
        <w:rPr>
          <w:rFonts w:ascii="Courier New" w:eastAsia="Times New Roman" w:hAnsi="Courier New" w:cs="Courier New"/>
          <w:color w:val="000000"/>
          <w:sz w:val="18"/>
          <w:szCs w:val="18"/>
          <w:lang w:bidi="ar-SA"/>
        </w:rPr>
        <w:t xml:space="preserve">658  </w:t>
      </w:r>
      <w:bookmarkEnd w:id="1440"/>
      <w:r w:rsidRPr="001223CF">
        <w:rPr>
          <w:rFonts w:ascii="Courier New" w:eastAsia="Times New Roman" w:hAnsi="Courier New" w:cs="Courier New"/>
          <w:color w:val="000000"/>
          <w:sz w:val="18"/>
          <w:szCs w:val="18"/>
          <w:lang w:bidi="ar-SA"/>
        </w:rPr>
        <w:t xml:space="preserve">        timer.setRepeats(</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41" w:name="l659"/>
      <w:r w:rsidRPr="001223CF">
        <w:rPr>
          <w:rFonts w:ascii="Courier New" w:eastAsia="Times New Roman" w:hAnsi="Courier New" w:cs="Courier New"/>
          <w:color w:val="000000"/>
          <w:sz w:val="18"/>
          <w:szCs w:val="18"/>
          <w:lang w:bidi="ar-SA"/>
        </w:rPr>
        <w:t xml:space="preserve">659  </w:t>
      </w:r>
      <w:bookmarkEnd w:id="1441"/>
      <w:r w:rsidRPr="001223CF">
        <w:rPr>
          <w:rFonts w:ascii="Courier New" w:eastAsia="Times New Roman" w:hAnsi="Courier New" w:cs="Courier New"/>
          <w:color w:val="000000"/>
          <w:sz w:val="18"/>
          <w:szCs w:val="18"/>
          <w:lang w:bidi="ar-SA"/>
        </w:rPr>
        <w:t xml:space="preserve">        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42" w:name="l660"/>
      <w:r w:rsidRPr="001223CF">
        <w:rPr>
          <w:rFonts w:ascii="Courier New" w:eastAsia="Times New Roman" w:hAnsi="Courier New" w:cs="Courier New"/>
          <w:color w:val="000000"/>
          <w:sz w:val="18"/>
          <w:szCs w:val="18"/>
          <w:lang w:bidi="ar-SA"/>
        </w:rPr>
        <w:t xml:space="preserve">660  </w:t>
      </w:r>
      <w:bookmarkEnd w:id="1442"/>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43" w:name="l661"/>
      <w:r w:rsidRPr="001223CF">
        <w:rPr>
          <w:rFonts w:ascii="Courier New" w:eastAsia="Times New Roman" w:hAnsi="Courier New" w:cs="Courier New"/>
          <w:color w:val="000000"/>
          <w:sz w:val="18"/>
          <w:szCs w:val="18"/>
          <w:lang w:bidi="ar-SA"/>
        </w:rPr>
        <w:t xml:space="preserve">661  </w:t>
      </w:r>
      <w:bookmarkEnd w:id="1443"/>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44" w:name="l662"/>
      <w:r w:rsidRPr="001223CF">
        <w:rPr>
          <w:rFonts w:ascii="Courier New" w:eastAsia="Times New Roman" w:hAnsi="Courier New" w:cs="Courier New"/>
          <w:color w:val="000000"/>
          <w:sz w:val="18"/>
          <w:szCs w:val="18"/>
          <w:lang w:bidi="ar-SA"/>
        </w:rPr>
        <w:t xml:space="preserve">662  </w:t>
      </w:r>
      <w:bookmarkEnd w:id="144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bookmarkStart w:id="1445" w:name="l663"/>
      <w:r w:rsidRPr="001223CF">
        <w:rPr>
          <w:rFonts w:ascii="Courier New" w:eastAsia="Times New Roman" w:hAnsi="Courier New" w:cs="Courier New"/>
          <w:color w:val="000000"/>
          <w:sz w:val="18"/>
          <w:szCs w:val="18"/>
          <w:lang w:bidi="ar-SA"/>
        </w:rPr>
        <w:t xml:space="preserve">663  </w:t>
      </w:r>
      <w:bookmarkEnd w:id="1445"/>
      <w:r w:rsidRPr="001223CF">
        <w:rPr>
          <w:rFonts w:ascii="Courier New" w:eastAsia="Times New Roman" w:hAnsi="Courier New" w:cs="Courier New"/>
          <w:color w:val="000000"/>
          <w:sz w:val="18"/>
          <w:szCs w:val="18"/>
          <w:lang w:bidi="ar-SA"/>
        </w:rPr>
        <w:t>}</w:t>
      </w:r>
    </w:p>
    <w:p w:rsidR="001223CF" w:rsidRDefault="001223CF" w:rsidP="00E401F9">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A85BBD" w:rsidRPr="00A85BBD" w:rsidTr="00A85BBD">
        <w:trPr>
          <w:tblCellSpacing w:w="0" w:type="dxa"/>
        </w:trPr>
        <w:tc>
          <w:tcPr>
            <w:tcW w:w="0" w:type="auto"/>
            <w:shd w:val="clear" w:color="auto" w:fill="C0C0C0"/>
            <w:vAlign w:val="center"/>
            <w:hideMark/>
          </w:tcPr>
          <w:p w:rsidR="00A85BBD" w:rsidRPr="00A85BBD" w:rsidRDefault="00A85BBD" w:rsidP="008C600E">
            <w:pPr>
              <w:pStyle w:val="Heading2"/>
              <w:jc w:val="center"/>
              <w:rPr>
                <w:rFonts w:eastAsia="Times New Roman" w:cs="Times New Roman"/>
                <w:lang w:bidi="ar-SA"/>
              </w:rPr>
            </w:pPr>
            <w:bookmarkStart w:id="1446" w:name="_Toc264798619"/>
            <w:bookmarkStart w:id="1447" w:name="_Toc264737251"/>
            <w:bookmarkStart w:id="1448" w:name="_Toc264918529"/>
            <w:r w:rsidRPr="00A85BBD">
              <w:rPr>
                <w:rFonts w:eastAsia="Times New Roman"/>
                <w:lang w:bidi="ar-SA"/>
              </w:rPr>
              <w:t>DefaultServer.java</w:t>
            </w:r>
            <w:bookmarkEnd w:id="1446"/>
            <w:bookmarkEnd w:id="1447"/>
            <w:bookmarkEnd w:id="1448"/>
          </w:p>
        </w:tc>
      </w:tr>
    </w:tbl>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20"/>
          <w:szCs w:val="20"/>
          <w:lang w:bidi="ar-SA"/>
        </w:rPr>
        <w:t xml:space="preserve">1    </w:t>
      </w:r>
      <w:r w:rsidRPr="00A85BBD">
        <w:rPr>
          <w:rFonts w:ascii="Courier New" w:eastAsia="Times New Roman" w:hAnsi="Courier New" w:cs="Courier New"/>
          <w:b/>
          <w:bCs/>
          <w:color w:val="000080"/>
          <w:sz w:val="18"/>
          <w:szCs w:val="18"/>
          <w:lang w:bidi="ar-SA"/>
        </w:rPr>
        <w:t xml:space="preserve">package </w:t>
      </w:r>
      <w:r w:rsidRPr="00A85BBD">
        <w:rPr>
          <w:rFonts w:ascii="Courier New" w:eastAsia="Times New Roman" w:hAnsi="Courier New" w:cs="Courier New"/>
          <w:color w:val="000000"/>
          <w:sz w:val="18"/>
          <w:szCs w:val="18"/>
          <w:lang w:bidi="ar-SA"/>
        </w:rPr>
        <w:t xml:space="preserve">greenContextOntology.impl;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com.hp.hpl.jena.ontology.OntModel;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contextawaremodel.worldInterface.datacenterInterface.proxies.ServerManagementProxyInterface;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edu.stanford.smi.protege.model.FrameID;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edu.stanford.smi.protegex.owl.model.OWLModel;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edu.stanford.smi.protegex.owl.model.RDFProperty;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greenContextOntology.*;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java.util.Collection;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java.util.Iterator;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13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14   </w:t>
      </w:r>
      <w:r w:rsidRPr="00A85BBD">
        <w:rPr>
          <w:rFonts w:ascii="Courier New" w:eastAsia="Times New Roman" w:hAnsi="Courier New" w:cs="Courier New"/>
          <w:i/>
          <w:iCs/>
          <w:color w:val="808080"/>
          <w:sz w:val="18"/>
          <w:szCs w:val="18"/>
          <w:lang w:bidi="ar-SA"/>
        </w:rPr>
        <w:t xml:space="preserve"> * Generated by Protege-OWL  (http://protege.stanford.edu/plugins/owl).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15   </w:t>
      </w:r>
      <w:r w:rsidRPr="00A85BBD">
        <w:rPr>
          <w:rFonts w:ascii="Courier New" w:eastAsia="Times New Roman" w:hAnsi="Courier New" w:cs="Courier New"/>
          <w:i/>
          <w:iCs/>
          <w:color w:val="808080"/>
          <w:sz w:val="18"/>
          <w:szCs w:val="18"/>
          <w:lang w:bidi="ar-SA"/>
        </w:rPr>
        <w:t xml:space="preserve"> * Source OWL Class: http://www.owl-ontologies.com/Datacenter.owl#Server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16   </w:t>
      </w:r>
      <w:r w:rsidRPr="00A85BBD">
        <w:rPr>
          <w:rFonts w:ascii="Courier New" w:eastAsia="Times New Roman" w:hAnsi="Courier New" w:cs="Courier New"/>
          <w:i/>
          <w:iCs/>
          <w:color w:val="80808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@version </w:t>
      </w:r>
      <w:r w:rsidRPr="00A85BBD">
        <w:rPr>
          <w:rFonts w:ascii="Courier New" w:eastAsia="Times New Roman" w:hAnsi="Courier New" w:cs="Courier New"/>
          <w:i/>
          <w:iCs/>
          <w:color w:val="808080"/>
          <w:sz w:val="18"/>
          <w:szCs w:val="18"/>
          <w:lang w:bidi="ar-SA"/>
        </w:rPr>
        <w:t xml:space="preserve">generated on Sun Mar 07 13:11:11 EET 2010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   </w:t>
      </w:r>
      <w:r w:rsidRPr="00A85BBD">
        <w:rPr>
          <w:rFonts w:ascii="Courier New" w:eastAsia="Times New Roman" w:hAnsi="Courier New" w:cs="Courier New"/>
          <w:b/>
          <w:bCs/>
          <w:color w:val="000080"/>
          <w:sz w:val="18"/>
          <w:szCs w:val="18"/>
          <w:lang w:bidi="ar-SA"/>
        </w:rPr>
        <w:t xml:space="preserve">public class </w:t>
      </w:r>
      <w:r w:rsidRPr="00A85BBD">
        <w:rPr>
          <w:rFonts w:ascii="Courier New" w:eastAsia="Times New Roman" w:hAnsi="Courier New" w:cs="Courier New"/>
          <w:color w:val="000000"/>
          <w:sz w:val="18"/>
          <w:szCs w:val="18"/>
          <w:lang w:bidi="ar-SA"/>
        </w:rPr>
        <w:t xml:space="preserve">DefaultServer </w:t>
      </w:r>
      <w:r w:rsidRPr="00A85BBD">
        <w:rPr>
          <w:rFonts w:ascii="Courier New" w:eastAsia="Times New Roman" w:hAnsi="Courier New" w:cs="Courier New"/>
          <w:b/>
          <w:bCs/>
          <w:color w:val="000080"/>
          <w:sz w:val="18"/>
          <w:szCs w:val="18"/>
          <w:lang w:bidi="ar-SA"/>
        </w:rPr>
        <w:t xml:space="preserve">extends </w:t>
      </w:r>
      <w:r w:rsidRPr="00A85BBD">
        <w:rPr>
          <w:rFonts w:ascii="Courier New" w:eastAsia="Times New Roman" w:hAnsi="Courier New" w:cs="Courier New"/>
          <w:color w:val="000000"/>
          <w:sz w:val="18"/>
          <w:szCs w:val="18"/>
          <w:lang w:bidi="ar-SA"/>
        </w:rPr>
        <w:t xml:space="preserve">DefaultResource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           </w:t>
      </w:r>
      <w:r w:rsidRPr="00A85BBD">
        <w:rPr>
          <w:rFonts w:ascii="Courier New" w:eastAsia="Times New Roman" w:hAnsi="Courier New" w:cs="Courier New"/>
          <w:b/>
          <w:bCs/>
          <w:color w:val="000080"/>
          <w:sz w:val="18"/>
          <w:szCs w:val="18"/>
          <w:lang w:bidi="ar-SA"/>
        </w:rPr>
        <w:t xml:space="preserve">implements </w:t>
      </w:r>
      <w:r w:rsidRPr="00A85BBD">
        <w:rPr>
          <w:rFonts w:ascii="Courier New" w:eastAsia="Times New Roman" w:hAnsi="Courier New" w:cs="Courier New"/>
          <w:color w:val="000000"/>
          <w:sz w:val="18"/>
          <w:szCs w:val="18"/>
          <w:lang w:bidi="ar-SA"/>
        </w:rPr>
        <w:t xml:space="preserve">Server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       </w:t>
      </w:r>
      <w:r w:rsidRPr="00A85BBD">
        <w:rPr>
          <w:rFonts w:ascii="Courier New" w:eastAsia="Times New Roman" w:hAnsi="Courier New" w:cs="Courier New"/>
          <w:b/>
          <w:bCs/>
          <w:color w:val="000080"/>
          <w:sz w:val="18"/>
          <w:szCs w:val="18"/>
          <w:lang w:bidi="ar-SA"/>
        </w:rPr>
        <w:t xml:space="preserve">private </w:t>
      </w:r>
      <w:r w:rsidRPr="00A85BBD">
        <w:rPr>
          <w:rFonts w:ascii="Courier New" w:eastAsia="Times New Roman" w:hAnsi="Courier New" w:cs="Courier New"/>
          <w:color w:val="000000"/>
          <w:sz w:val="18"/>
          <w:szCs w:val="18"/>
          <w:lang w:bidi="ar-SA"/>
        </w:rPr>
        <w:t xml:space="preserve">ServerManagementProxyInterface proxy;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DefaultServer(OWLModel owlModel, FrameID id)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           </w:t>
      </w:r>
      <w:r w:rsidRPr="00A85BBD">
        <w:rPr>
          <w:rFonts w:ascii="Courier New" w:eastAsia="Times New Roman" w:hAnsi="Courier New" w:cs="Courier New"/>
          <w:b/>
          <w:bCs/>
          <w:color w:val="000080"/>
          <w:sz w:val="18"/>
          <w:szCs w:val="18"/>
          <w:lang w:bidi="ar-SA"/>
        </w:rPr>
        <w:t>super</w:t>
      </w:r>
      <w:r w:rsidRPr="00A85BBD">
        <w:rPr>
          <w:rFonts w:ascii="Courier New" w:eastAsia="Times New Roman" w:hAnsi="Courier New" w:cs="Courier New"/>
          <w:color w:val="000000"/>
          <w:sz w:val="18"/>
          <w:szCs w:val="18"/>
          <w:lang w:bidi="ar-SA"/>
        </w:rPr>
        <w:t xml:space="preserve">(owlModel, id);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26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DefaultServer()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       </w:t>
      </w:r>
      <w:r w:rsidRPr="00A85BBD">
        <w:rPr>
          <w:rFonts w:ascii="Courier New" w:eastAsia="Times New Roman" w:hAnsi="Courier New" w:cs="Courier New"/>
          <w:i/>
          <w:iCs/>
          <w:color w:val="808080"/>
          <w:sz w:val="18"/>
          <w:szCs w:val="18"/>
          <w:lang w:bidi="ar-SA"/>
        </w:rPr>
        <w:t>// Property http://www.owl-ontologies.com/Datacenter.owl#serverMacAddress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getServerMacAddress()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(String) getPropertyValue(getServerMacAddressProperty());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getServerMacAddressProperty()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"http://www.owl-ontologies.com/Datacenter.owl#serverMacAddress"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hasServerMacAddress()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getPropertyValueCount(getServerMacAddressProperty())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setServerMacAddress(String newServerMacAddress)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           setPropertyValue(getServerMacAddressProperty(), newServerMacAddress);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       </w:t>
      </w:r>
      <w:r w:rsidRPr="00A85BBD">
        <w:rPr>
          <w:rFonts w:ascii="Courier New" w:eastAsia="Times New Roman" w:hAnsi="Courier New" w:cs="Courier New"/>
          <w:i/>
          <w:iCs/>
          <w:color w:val="808080"/>
          <w:sz w:val="18"/>
          <w:szCs w:val="18"/>
          <w:lang w:bidi="ar-SA"/>
        </w:rPr>
        <w:t>// Property http://www.owl-ontologies.com/Datacenter.owl#serverWakeUpPort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       </w:t>
      </w:r>
      <w:r w:rsidRPr="00A85BBD">
        <w:rPr>
          <w:rFonts w:ascii="Courier New" w:eastAsia="Times New Roman" w:hAnsi="Courier New" w:cs="Courier New"/>
          <w:b/>
          <w:bCs/>
          <w:color w:val="000080"/>
          <w:sz w:val="18"/>
          <w:szCs w:val="18"/>
          <w:lang w:bidi="ar-SA"/>
        </w:rPr>
        <w:t xml:space="preserve">public int </w:t>
      </w:r>
      <w:r w:rsidRPr="00A85BBD">
        <w:rPr>
          <w:rFonts w:ascii="Courier New" w:eastAsia="Times New Roman" w:hAnsi="Courier New" w:cs="Courier New"/>
          <w:color w:val="000000"/>
          <w:sz w:val="18"/>
          <w:szCs w:val="18"/>
          <w:lang w:bidi="ar-SA"/>
        </w:rPr>
        <w:t xml:space="preserve">getServerWakeUpPort()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getPropertyValueLiteral(getServerWakeUpPortProperty()).getInt();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getServerWakeUpPortProperty()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"http://www.owl-ontologies.com/Datacenter.owl#serverWakeUpPort"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66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hasServerWakeUpPort()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getPropertyValueCount(getServerWakeUpPortProperty())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71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setServerWakeUpPort(</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newServerWakeUpPort)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72           setPropertyValue(getServerWakeUpPortProperty(), </w:t>
      </w:r>
      <w:r w:rsidRPr="00A85BBD">
        <w:rPr>
          <w:rFonts w:ascii="Courier New" w:eastAsia="Times New Roman" w:hAnsi="Courier New" w:cs="Courier New"/>
          <w:b/>
          <w:bCs/>
          <w:color w:val="000080"/>
          <w:sz w:val="18"/>
          <w:szCs w:val="18"/>
          <w:lang w:bidi="ar-SA"/>
        </w:rPr>
        <w:t xml:space="preserve">new </w:t>
      </w:r>
      <w:r w:rsidRPr="00A85BBD">
        <w:rPr>
          <w:rFonts w:ascii="Courier New" w:eastAsia="Times New Roman" w:hAnsi="Courier New" w:cs="Courier New"/>
          <w:color w:val="000000"/>
          <w:sz w:val="18"/>
          <w:szCs w:val="18"/>
          <w:lang w:bidi="ar-SA"/>
        </w:rPr>
        <w:t xml:space="preserve">java.lang.Integer(newServerWakeUpPort));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75       </w:t>
      </w:r>
      <w:r w:rsidRPr="00A85BBD">
        <w:rPr>
          <w:rFonts w:ascii="Courier New" w:eastAsia="Times New Roman" w:hAnsi="Courier New" w:cs="Courier New"/>
          <w:i/>
          <w:iCs/>
          <w:color w:val="808080"/>
          <w:sz w:val="18"/>
          <w:szCs w:val="18"/>
          <w:lang w:bidi="ar-SA"/>
        </w:rPr>
        <w:t>// Property http://www.owl-ontologies.com/Datacenter.owl#associatedCPU</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CPU getAssociatedCPU()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(CPU) getPropertyValueAs(getAssociatedCPUProperty(), CPU.</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80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getAssociatedCPUProperty()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81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"http://www.owl-ontologies.com/Datacenter.owl#associatedCPU"</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82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83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85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86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hasAssociatedCPU()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getPropertyValueCount(getAssociatedCPUProperty())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90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setAssociatedCPU(CPU newAssociatedCPU)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91           setPropertyValue(getAssociatedCPUProperty(), newAssociatedCPU);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94       </w:t>
      </w:r>
      <w:r w:rsidRPr="00A85BBD">
        <w:rPr>
          <w:rFonts w:ascii="Courier New" w:eastAsia="Times New Roman" w:hAnsi="Courier New" w:cs="Courier New"/>
          <w:i/>
          <w:iCs/>
          <w:color w:val="808080"/>
          <w:sz w:val="18"/>
          <w:szCs w:val="18"/>
          <w:lang w:bidi="ar-SA"/>
        </w:rPr>
        <w:t>// Property http://www.owl-ontologies.com/Datacenter.owl#associatedMemory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95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Memory getAssociatedMemory()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96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(Memory) getPropertyValueAs(getAssociatedMemoryProperty(), Memory.</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99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getAssociatedMemoryProperty()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100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"http://www.owl-ontologies.com/Datacenter.owl#associatedMemory"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101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102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105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hasAssociatedMemory()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106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getPropertyValueCount(getAssociatedMemoryProperty())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109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setAssociatedMemory(Memory newAssociatedMemory)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110          setPropertyValue(getAssociatedMemoryProperty(), newAssociatedMemory);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113      </w:t>
      </w:r>
      <w:r w:rsidRPr="00A85BBD">
        <w:rPr>
          <w:rFonts w:ascii="Courier New" w:eastAsia="Times New Roman" w:hAnsi="Courier New" w:cs="Courier New"/>
          <w:i/>
          <w:iCs/>
          <w:color w:val="808080"/>
          <w:sz w:val="18"/>
          <w:szCs w:val="18"/>
          <w:lang w:bidi="ar-SA"/>
        </w:rPr>
        <w:t>// Property http://www.owl-ontologies.com/Datacenter.owl#associatedStorage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114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Storage getAssociatedStorage()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(Storage) getPropertyValueAs(getAssociatedStorageProperty(), Storage.</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118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getAssociatedStorageProperty()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119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"http://www.owl-ontologies.com/Datacenter.owl#associatedStorage"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120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121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124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hasAssociatedStorage()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getPropertyValueCount(getAssociatedStorageProperty())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128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setAssociatedStorage(Storage newAssociatedStorage)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129          setPropertyValue(getAssociatedStorageProperty(), newAssociatedStorage);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132      </w:t>
      </w:r>
      <w:r w:rsidRPr="00A85BBD">
        <w:rPr>
          <w:rFonts w:ascii="Courier New" w:eastAsia="Times New Roman" w:hAnsi="Courier New" w:cs="Courier New"/>
          <w:i/>
          <w:iCs/>
          <w:color w:val="808080"/>
          <w:sz w:val="18"/>
          <w:szCs w:val="18"/>
          <w:lang w:bidi="ar-SA"/>
        </w:rPr>
        <w:t>// Property http://www.owl-ontologies.com/Datacenter.owl#isInLowPowerState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133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getIsInLowPowerState()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134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getPropertyValueLiteral(getIsInLowPowerStateProperty()).getBoolean();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137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getIsInLowPowerStateProperty()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138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"http://www.owl-ontologies.com/Datacenter.owl#isInLowPowerState"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139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142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143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hasIsInLowPowerState()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144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getPropertyValueCount(getIsInLowPowerStateProperty())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147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setIsInLowPowerState(</w:t>
      </w:r>
      <w:r w:rsidRPr="00A85BBD">
        <w:rPr>
          <w:rFonts w:ascii="Courier New" w:eastAsia="Times New Roman" w:hAnsi="Courier New" w:cs="Courier New"/>
          <w:b/>
          <w:bCs/>
          <w:color w:val="000080"/>
          <w:sz w:val="18"/>
          <w:szCs w:val="18"/>
          <w:lang w:bidi="ar-SA"/>
        </w:rPr>
        <w:t xml:space="preserve">boolean </w:t>
      </w:r>
      <w:r w:rsidRPr="00A85BBD">
        <w:rPr>
          <w:rFonts w:ascii="Courier New" w:eastAsia="Times New Roman" w:hAnsi="Courier New" w:cs="Courier New"/>
          <w:color w:val="000000"/>
          <w:sz w:val="18"/>
          <w:szCs w:val="18"/>
          <w:lang w:bidi="ar-SA"/>
        </w:rPr>
        <w:t xml:space="preserve">newIsInLowPowerState, OntModel ontModel)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148          setPropertyValue(getIsInLowPowerStateProperty(), </w:t>
      </w:r>
      <w:r w:rsidRPr="00A85BBD">
        <w:rPr>
          <w:rFonts w:ascii="Courier New" w:eastAsia="Times New Roman" w:hAnsi="Courier New" w:cs="Courier New"/>
          <w:b/>
          <w:bCs/>
          <w:color w:val="000080"/>
          <w:sz w:val="18"/>
          <w:szCs w:val="18"/>
          <w:lang w:bidi="ar-SA"/>
        </w:rPr>
        <w:t xml:space="preserve">new </w:t>
      </w:r>
      <w:r w:rsidRPr="00A85BBD">
        <w:rPr>
          <w:rFonts w:ascii="Courier New" w:eastAsia="Times New Roman" w:hAnsi="Courier New" w:cs="Courier New"/>
          <w:color w:val="000000"/>
          <w:sz w:val="18"/>
          <w:szCs w:val="18"/>
          <w:lang w:bidi="ar-SA"/>
        </w:rPr>
        <w:t xml:space="preserve">java.lang.Boolean(newIsInLowPowerState), ontModel);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151      </w:t>
      </w:r>
      <w:r w:rsidRPr="00A85BBD">
        <w:rPr>
          <w:rFonts w:ascii="Courier New" w:eastAsia="Times New Roman" w:hAnsi="Courier New" w:cs="Courier New"/>
          <w:i/>
          <w:iCs/>
          <w:color w:val="808080"/>
          <w:sz w:val="18"/>
          <w:szCs w:val="18"/>
          <w:lang w:bidi="ar-SA"/>
        </w:rPr>
        <w:t>// Property http://www.owl-ontologies.com/Datacenter.owl#runningTasks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152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Collection getRunningTasks()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153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getPropertyValuesAs(getRunningTasksProperty(), Task.</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getRunningTasksProperty()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157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"http://www.owl-ontologies.com/Datacenter.owl#runningTasks"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158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159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162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163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getPropertyValueCount(getRunningTasksProperty())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Iterator listRunningTasks()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listPropertyValuesAs(getRunningTasksProperty(), Task.</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170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171  </w:t>
      </w:r>
      <w:r w:rsidRPr="00A85BBD">
        <w:rPr>
          <w:rFonts w:ascii="Courier New" w:eastAsia="Times New Roman" w:hAnsi="Courier New" w:cs="Courier New"/>
          <w:i/>
          <w:iCs/>
          <w:color w:val="808080"/>
          <w:sz w:val="18"/>
          <w:szCs w:val="18"/>
          <w:lang w:bidi="ar-SA"/>
        </w:rPr>
        <w:t xml:space="preserve">     * It gives to the new task the maximum between the requested and available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172  </w:t>
      </w:r>
      <w:r w:rsidRPr="00A85BBD">
        <w:rPr>
          <w:rFonts w:ascii="Courier New" w:eastAsia="Times New Roman" w:hAnsi="Courier New" w:cs="Courier New"/>
          <w:i/>
          <w:iCs/>
          <w:color w:val="808080"/>
          <w:sz w:val="18"/>
          <w:szCs w:val="18"/>
          <w:lang w:bidi="ar-SA"/>
        </w:rPr>
        <w:t xml:space="preserve">     * resources and updates the server's &lt;code&gt;used&lt;/code&gt; resources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173  </w:t>
      </w:r>
      <w:r w:rsidRPr="00A85BBD">
        <w:rPr>
          <w:rFonts w:ascii="Courier New" w:eastAsia="Times New Roman" w:hAnsi="Courier New" w:cs="Courier New"/>
          <w:i/>
          <w:iCs/>
          <w:color w:val="80808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174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newRunningTasks the task to be deployed on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175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176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addRunningTask(Task newRunningTasks, 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178          RequestedTaskInfo requestedSLA = newRunningTasks.getRequestedInfo();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179          ReceivedTaskInfo receivedSLA = newRunningTasks.getReceivedInfo();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181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182          Collection&lt;Core&gt;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183          Iterator&lt;Core&gt; coresIterator = cores.iterator();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184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coreCount = requestedSLA.getCores();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185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availableCores = cores.size();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187          coreCount = (coreCount &gt; availableCores) ? availableCores : coreCount;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188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index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189          </w:t>
      </w:r>
      <w:r w:rsidRPr="00A85BBD">
        <w:rPr>
          <w:rFonts w:ascii="Courier New" w:eastAsia="Times New Roman" w:hAnsi="Courier New" w:cs="Courier New"/>
          <w:b/>
          <w:bCs/>
          <w:color w:val="000080"/>
          <w:sz w:val="18"/>
          <w:szCs w:val="18"/>
          <w:lang w:bidi="ar-SA"/>
        </w:rPr>
        <w:t xml:space="preserve">while </w:t>
      </w:r>
      <w:r w:rsidRPr="00A85BBD">
        <w:rPr>
          <w:rFonts w:ascii="Courier New" w:eastAsia="Times New Roman" w:hAnsi="Courier New" w:cs="Courier New"/>
          <w:color w:val="000000"/>
          <w:sz w:val="18"/>
          <w:szCs w:val="18"/>
          <w:lang w:bidi="ar-SA"/>
        </w:rPr>
        <w:t xml:space="preserve">(coresIterator.hasNext() &amp;&amp; coreCount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190              Core core = coresIterator.next();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191              </w:t>
      </w:r>
      <w:r w:rsidRPr="00A85BBD">
        <w:rPr>
          <w:rFonts w:ascii="Courier New" w:eastAsia="Times New Roman" w:hAnsi="Courier New" w:cs="Courier New"/>
          <w:i/>
          <w:iCs/>
          <w:color w:val="808080"/>
          <w:sz w:val="18"/>
          <w:szCs w:val="18"/>
          <w:lang w:bidi="ar-SA"/>
        </w:rPr>
        <w:t>//TODO : to be modified for more core flexibility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192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availableCore = core.getTotal() - core.getUsed();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193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requestedCPU = requestedSLA.getCpuMaxAcceptableValue();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194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(requestedCPU &gt; availableCore)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195                  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196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198              coreCount--;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199              receivedSLA.setCpuReceived(requestedCPU,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200              core.setUsed(core.getUsed() + requestedCPU);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201              receivedSLA.addReceivedCoreIndex(index);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202              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205          receivedSLA.setCores(receivedSLA.getReceivedCoreIndex().size(),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207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208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availableMemory = memory.getTotal() - memory.getUsed();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209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requestedMemory = requestedSLA.getMemoryMaxAcceptableValue();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210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receivedMemory = (requestedMemory &lt; availableMemory) ? requestedMemory : availableMemory;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211          receivedSLA.setMemoryReceived(receivedMemory,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212          memory.setUsed(memory.getUsed() + receivedMemory);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214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215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availableStorage = storage.getTotal() - storage.getUsed();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216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requestedStorage = requestedSLA.getStorageMaxAcceptableValue();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217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receivedStorage = (requestedStorage &lt; availableStorage) ? requestedStorage : availableStorage;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218          receivedSLA.setStorageReceived(receivedStorage,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219          storage.setUsed(storage.getUsed() + receivedStorage);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221          </w:t>
      </w:r>
      <w:r w:rsidRPr="00A85BBD">
        <w:rPr>
          <w:rFonts w:ascii="Courier New" w:eastAsia="Times New Roman" w:hAnsi="Courier New" w:cs="Courier New"/>
          <w:i/>
          <w:iCs/>
          <w:color w:val="808080"/>
          <w:sz w:val="18"/>
          <w:szCs w:val="18"/>
          <w:lang w:bidi="ar-SA"/>
        </w:rPr>
        <w:t>//add task to ontology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222          Collection tasks = getRunningTasks();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223          removePropertyValue(getRunningTasksProperty(), 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224          tasks.add(newRunningTasks);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226          </w:t>
      </w:r>
      <w:r w:rsidRPr="00A85BBD">
        <w:rPr>
          <w:rFonts w:ascii="Courier New" w:eastAsia="Times New Roman" w:hAnsi="Courier New" w:cs="Courier New"/>
          <w:i/>
          <w:iCs/>
          <w:color w:val="808080"/>
          <w:sz w:val="18"/>
          <w:szCs w:val="18"/>
          <w:lang w:bidi="ar-SA"/>
        </w:rPr>
        <w:t>//setPropertyValue(getRunningTasksProperty(), newRunningTasks);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227          addPropertyValue(getRunningTasksProperty(), 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230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231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232  </w:t>
      </w:r>
      <w:r w:rsidRPr="00A85BBD">
        <w:rPr>
          <w:rFonts w:ascii="Courier New" w:eastAsia="Times New Roman" w:hAnsi="Courier New" w:cs="Courier New"/>
          <w:i/>
          <w:iCs/>
          <w:color w:val="808080"/>
          <w:sz w:val="18"/>
          <w:szCs w:val="18"/>
          <w:lang w:bidi="ar-SA"/>
        </w:rPr>
        <w:t xml:space="preserve">     * Adds a task to be run on this server for which the resources had been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233  </w:t>
      </w:r>
      <w:r w:rsidRPr="00A85BBD">
        <w:rPr>
          <w:rFonts w:ascii="Courier New" w:eastAsia="Times New Roman" w:hAnsi="Courier New" w:cs="Courier New"/>
          <w:i/>
          <w:iCs/>
          <w:color w:val="808080"/>
          <w:sz w:val="18"/>
          <w:szCs w:val="18"/>
          <w:lang w:bidi="ar-SA"/>
        </w:rPr>
        <w:t xml:space="preserve">     * negotiated because the server must exceed its optimum load paremeters in order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234  </w:t>
      </w:r>
      <w:r w:rsidRPr="00A85BBD">
        <w:rPr>
          <w:rFonts w:ascii="Courier New" w:eastAsia="Times New Roman" w:hAnsi="Courier New" w:cs="Courier New"/>
          <w:i/>
          <w:iCs/>
          <w:color w:val="808080"/>
          <w:sz w:val="18"/>
          <w:szCs w:val="18"/>
          <w:lang w:bidi="ar-SA"/>
        </w:rPr>
        <w:t xml:space="preserve">     * to run this task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235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newRunningTasks the task to be run on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236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the ontModel of the underlying ontology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negotiatedCPU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238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negotiatedMemory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239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negotiatedStorage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240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241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addNegotiatedTasks(Task newRunningTasks, OntModel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242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negotiatedCPU,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negotiatedMemory,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negotiatedStorage)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243          RequestedTaskInfo requestedSLA = newRunningTasks.getRequestedInfo();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244          ReceivedTaskInfo receivedSLA = newRunningTasks.getReceivedInfo();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246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(negotiatedCPU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247              negotiatedCPU = requestedSLA.getCpuMaxAcceptableValue();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249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(negotiatedMemory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250              negotiatedMemory = requestedSLA.getMemoryMaxAcceptableValue();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252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(negotiatedStorage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253              negotiatedStorage = requestedSLA.getStorageMaxAcceptableValue();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256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257          Collection&lt;Core&gt;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258          Iterator&lt;Core&gt; coresIterator = cores.iterator();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259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coreCount = requestedSLA.getCores();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260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availableCores = cores.size();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261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262          coreCount = (coreCount &gt; availableCores) ? availableCores : coreCount;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263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index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264          </w:t>
      </w:r>
      <w:r w:rsidRPr="00A85BBD">
        <w:rPr>
          <w:rFonts w:ascii="Courier New" w:eastAsia="Times New Roman" w:hAnsi="Courier New" w:cs="Courier New"/>
          <w:b/>
          <w:bCs/>
          <w:color w:val="000080"/>
          <w:sz w:val="18"/>
          <w:szCs w:val="18"/>
          <w:lang w:bidi="ar-SA"/>
        </w:rPr>
        <w:t xml:space="preserve">while </w:t>
      </w:r>
      <w:r w:rsidRPr="00A85BBD">
        <w:rPr>
          <w:rFonts w:ascii="Courier New" w:eastAsia="Times New Roman" w:hAnsi="Courier New" w:cs="Courier New"/>
          <w:color w:val="000000"/>
          <w:sz w:val="18"/>
          <w:szCs w:val="18"/>
          <w:lang w:bidi="ar-SA"/>
        </w:rPr>
        <w:t xml:space="preserve">(coresIterator.hasNext() &amp;&amp; coreCount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265              Core core = coresIterator.next();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266              </w:t>
      </w:r>
      <w:r w:rsidRPr="00A85BBD">
        <w:rPr>
          <w:rFonts w:ascii="Courier New" w:eastAsia="Times New Roman" w:hAnsi="Courier New" w:cs="Courier New"/>
          <w:i/>
          <w:iCs/>
          <w:color w:val="808080"/>
          <w:sz w:val="18"/>
          <w:szCs w:val="18"/>
          <w:lang w:bidi="ar-SA"/>
        </w:rPr>
        <w:t>//TODO : to be modified for more core flexibility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267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availableCore = core.getTotal() - core.getUsed();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268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(negotiatedCPU &gt; availableCore)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269                  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270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272              coreCount--;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273              receivedSLA.setCpuReceived(negotiatedCPU,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274              core.setUsed(core.getUsed() + negotiatedCPU);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275              receivedSLA.addReceivedCoreIndex(index);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276              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279          receivedSLA.setCores(receivedSLA.getReceivedCoreIndex().size(),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281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282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availableMemory = memory.getTotal() - memory.getUsed();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283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receivedMemory = (negotiatedMemory &lt; availableMemory) ? negotiatedMemory : availableMemory;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284          receivedSLA.setMemoryReceived(receivedMemory,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285          memory.setUsed(memory.getUsed() + receivedMemory);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287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288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availableStorage = storage.getTotal() - storage.getUsed();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289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receivedStorage = (negotiatedStorage &lt; availableStorage) ? negotiatedStorage : availableStorage;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290          receivedSLA.setStorageReceived(receivedStorage,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291          storage.setUsed(storage.getUsed() + receivedStorage);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293          </w:t>
      </w:r>
      <w:r w:rsidRPr="00A85BBD">
        <w:rPr>
          <w:rFonts w:ascii="Courier New" w:eastAsia="Times New Roman" w:hAnsi="Courier New" w:cs="Courier New"/>
          <w:i/>
          <w:iCs/>
          <w:color w:val="808080"/>
          <w:sz w:val="18"/>
          <w:szCs w:val="18"/>
          <w:lang w:bidi="ar-SA"/>
        </w:rPr>
        <w:t>//add task to ontology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294          Collection tasks = getRunningTasks();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295          removePropertyValue(getRunningTasksProperty(), 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296          tasks.add(newRunningTasks);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298          addPropertyValue(getRunningTasksProperty(), 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301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addRunningTask(Task newRunningTasks)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302          addPropertyValue(getRunningTasksProperty(), 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305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306  </w:t>
      </w:r>
      <w:r w:rsidRPr="00A85BBD">
        <w:rPr>
          <w:rFonts w:ascii="Courier New" w:eastAsia="Times New Roman" w:hAnsi="Courier New" w:cs="Courier New"/>
          <w:i/>
          <w:iCs/>
          <w:color w:val="808080"/>
          <w:sz w:val="18"/>
          <w:szCs w:val="18"/>
          <w:lang w:bidi="ar-SA"/>
        </w:rPr>
        <w:t xml:space="preserve">     * Removes the specified task from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307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oldRunningTasks the task to be removed from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308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309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310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removeRunningTask(Task oldRunningTasks, 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313          ReceivedTaskInfo receivedSLA = oldRunningTasks.getReceivedInfo();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315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316          Collection&lt;Core&gt;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317          Iterator&lt;Core&gt; coresIterator = cores.iterator();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319          Collection receivedCoresIndexes = receivedSLA.getReceivedCoreIndex();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320          receivedSLA.setCores(</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321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coreCount = cores.size();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322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i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i &lt; coreCount; i++)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323              Core core = coresIterator.next();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324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(receivedCoresIndexes.contains(i))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325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receivedCPU = receivedSLA.getCpuReceived();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326                  core.setUsed(core.getUsed() - receivedCPU);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327                  receivedSLA.removeReceivedCoreIndex(i);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332          receivedSLA.setCpuReceived(</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334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335          memory.setUsed(memory.getUsed() - receivedSLA.getMemoryReceived());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336          receivedSLA.setMemoryReceived(</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338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340          storage.setUsed(storage.getUsed() - receivedSLA.getStorageReceived());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341          receivedSLA.setStorageReceived(</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343          </w:t>
      </w:r>
      <w:r w:rsidRPr="00A85BBD">
        <w:rPr>
          <w:rFonts w:ascii="Courier New" w:eastAsia="Times New Roman" w:hAnsi="Courier New" w:cs="Courier New"/>
          <w:i/>
          <w:iCs/>
          <w:color w:val="808080"/>
          <w:sz w:val="18"/>
          <w:szCs w:val="18"/>
          <w:lang w:bidi="ar-SA"/>
        </w:rPr>
        <w:t>//remove task from ontology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344          </w:t>
      </w:r>
      <w:r w:rsidRPr="00A85BBD">
        <w:rPr>
          <w:rFonts w:ascii="Courier New" w:eastAsia="Times New Roman" w:hAnsi="Courier New" w:cs="Courier New"/>
          <w:i/>
          <w:iCs/>
          <w:color w:val="808080"/>
          <w:sz w:val="18"/>
          <w:szCs w:val="18"/>
          <w:lang w:bidi="ar-SA"/>
        </w:rPr>
        <w:t>//getRunningTasks().remove(oldRunningTasks);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345          removePropertyValue(getRunningTasksProperty(), oldRunningTasks);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349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removeRunningTasks(Task oldRunningTasks)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351          </w:t>
      </w:r>
      <w:r w:rsidRPr="00A85BBD">
        <w:rPr>
          <w:rFonts w:ascii="Courier New" w:eastAsia="Times New Roman" w:hAnsi="Courier New" w:cs="Courier New"/>
          <w:i/>
          <w:iCs/>
          <w:color w:val="808080"/>
          <w:sz w:val="18"/>
          <w:szCs w:val="18"/>
          <w:lang w:bidi="ar-SA"/>
        </w:rPr>
        <w:t>//remove task from ontology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352          removePropertyValue(getRunningTasksProperty(), oldRunningTasks);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355      </w:t>
      </w:r>
      <w:r w:rsidRPr="00A85BBD">
        <w:rPr>
          <w:rFonts w:ascii="Courier New" w:eastAsia="Times New Roman" w:hAnsi="Courier New" w:cs="Courier New"/>
          <w:i/>
          <w:iCs/>
          <w:color w:val="808080"/>
          <w:sz w:val="18"/>
          <w:szCs w:val="18"/>
          <w:lang w:bidi="ar-SA"/>
        </w:rPr>
        <w:t>// Property http://www.owl-ontologies.com/Datacenter.owl#serverIPAddress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getServerIPAddress()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(String) getPropertyValue(getServerIPAddressProperty());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361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getServerIPAddressProperty()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362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"http://www.owl-ontologies.com/Datacenter.owl#serverIPAddress"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363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364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368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hasServerIPAddress()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369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getPropertyValueCount(getServerIPAddressProperty())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373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setServerIPAddress(String newServerIPAddress)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374          setPropertyValue(getServerIPAddressProperty(), newServerIPAddress);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377      </w:t>
      </w:r>
      <w:r w:rsidRPr="00A85BBD">
        <w:rPr>
          <w:rFonts w:ascii="Courier New" w:eastAsia="Times New Roman" w:hAnsi="Courier New" w:cs="Courier New"/>
          <w:i/>
          <w:iCs/>
          <w:color w:val="808080"/>
          <w:sz w:val="18"/>
          <w:szCs w:val="18"/>
          <w:lang w:bidi="ar-SA"/>
        </w:rPr>
        <w:t>// Property http://www.owl-ontologies.com/Datacenter.owl#virtualMachinesPath</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379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Collection getVirtualMachinesPath()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getPropertyValues(getVirtualMachinesPathProperty());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384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getVirtualMachinesPathProperty()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385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"http://www.owl-ontologies.com/Datacenter.owl#virtualMachinesPath"</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386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391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392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getPropertyValueCount(getVirtualMachinesPathProperty())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Iterator listVirtualMachinesPath()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listPropertyValues(getVirtualMachinesPathProperty());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400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401  </w:t>
      </w:r>
      <w:r w:rsidRPr="00A85BBD">
        <w:rPr>
          <w:rFonts w:ascii="Courier New" w:eastAsia="Times New Roman" w:hAnsi="Courier New" w:cs="Courier New"/>
          <w:i/>
          <w:iCs/>
          <w:color w:val="80808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402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newVirtualMachinesPath the physycal path of the virtual machine files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403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404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addVirtualMachinesPath(String newVirtualMachinesPath)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405          addPropertyValue(getVirtualMachinesPathProperty(), newVirtualMachinesPath);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408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409  </w:t>
      </w:r>
      <w:r w:rsidRPr="00A85BBD">
        <w:rPr>
          <w:rFonts w:ascii="Courier New" w:eastAsia="Times New Roman" w:hAnsi="Courier New" w:cs="Courier New"/>
          <w:i/>
          <w:iCs/>
          <w:color w:val="80808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410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oldVirtualMachinesPath  the physycal path of the virtual machine files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411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412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removeVirtualMachinesPath(String oldVirtualMachinesPath)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413          removePropertyValue(getVirtualMachinesPathProperty(), oldVirtualMachinesPath);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416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417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newVirtualMachinesPath the physycal path of the virtual machines files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418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419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setVirtualMachinesPath(Collection newVirtualMachinesPath)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420          setPropertyValues(getVirtualMachinesPathProperty(), newVirtualMachinesPath);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423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424  </w:t>
      </w:r>
      <w:r w:rsidRPr="00A85BBD">
        <w:rPr>
          <w:rFonts w:ascii="Courier New" w:eastAsia="Times New Roman" w:hAnsi="Courier New" w:cs="Courier New"/>
          <w:i/>
          <w:iCs/>
          <w:color w:val="808080"/>
          <w:sz w:val="18"/>
          <w:szCs w:val="18"/>
          <w:lang w:bidi="ar-SA"/>
        </w:rPr>
        <w:t xml:space="preserve">     * Checks if a server has resources to run atask while respecting its optimum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425  </w:t>
      </w:r>
      <w:r w:rsidRPr="00A85BBD">
        <w:rPr>
          <w:rFonts w:ascii="Courier New" w:eastAsia="Times New Roman" w:hAnsi="Courier New" w:cs="Courier New"/>
          <w:i/>
          <w:iCs/>
          <w:color w:val="808080"/>
          <w:sz w:val="18"/>
          <w:szCs w:val="18"/>
          <w:lang w:bidi="ar-SA"/>
        </w:rPr>
        <w:t xml:space="preserve">     * load parameters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426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task task to be accomodated on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@return </w:t>
      </w:r>
      <w:r w:rsidRPr="00A85BBD">
        <w:rPr>
          <w:rFonts w:ascii="Courier New" w:eastAsia="Times New Roman" w:hAnsi="Courier New" w:cs="Courier New"/>
          <w:i/>
          <w:iCs/>
          <w:color w:val="808080"/>
          <w:sz w:val="18"/>
          <w:szCs w:val="18"/>
          <w:lang w:bidi="ar-SA"/>
        </w:rPr>
        <w:t xml:space="preserve">true if there are enough resources to satify the 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428  </w:t>
      </w:r>
      <w:r w:rsidRPr="00A85BBD">
        <w:rPr>
          <w:rFonts w:ascii="Courier New" w:eastAsia="Times New Roman" w:hAnsi="Courier New" w:cs="Courier New"/>
          <w:i/>
          <w:iCs/>
          <w:color w:val="808080"/>
          <w:sz w:val="18"/>
          <w:szCs w:val="18"/>
          <w:lang w:bidi="ar-SA"/>
        </w:rPr>
        <w:t xml:space="preserve">     *         requirements and false otherwise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429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430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hasResourcesFor(Task task)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432          RequestedTaskInfo requestedSLA = task.getRequestedInfo();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435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436          Collection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437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requestedCores = requestedSLA.getCores();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438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(cores.size() &lt; requestedCores)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439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440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441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coreInst : 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443              Core core = (Core) coreInst;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444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(core.getUsed() + requestedSLA.getCpuMaxAcceptableValue() &gt; core.getMaxAcceptableValue())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445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446              } </w:t>
      </w:r>
      <w:r w:rsidRPr="00A85BBD">
        <w:rPr>
          <w:rFonts w:ascii="Courier New" w:eastAsia="Times New Roman" w:hAnsi="Courier New" w:cs="Courier New"/>
          <w:b/>
          <w:bCs/>
          <w:color w:val="000080"/>
          <w:sz w:val="18"/>
          <w:szCs w:val="18"/>
          <w:lang w:bidi="ar-SA"/>
        </w:rPr>
        <w:t xml:space="preserve">else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447                  requestedCores--;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451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(requestedCores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452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455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456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(memory.getUsed() + requestedSLA.getMemoryMaxAcceptableValue() &gt; memory.getMaxAcceptableValue())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457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460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462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(storage.getUsed() + requestedSLA.getStorageMaxAcceptableValue() &gt; storage.getMaxAcceptableValue())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463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466          </w:t>
      </w:r>
      <w:r w:rsidRPr="00A85BBD">
        <w:rPr>
          <w:rFonts w:ascii="Courier New" w:eastAsia="Times New Roman" w:hAnsi="Courier New" w:cs="Courier New"/>
          <w:b/>
          <w:bCs/>
          <w:color w:val="000080"/>
          <w:sz w:val="18"/>
          <w:szCs w:val="18"/>
          <w:lang w:bidi="ar-SA"/>
        </w:rPr>
        <w:t>return true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469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470  </w:t>
      </w:r>
      <w:r w:rsidRPr="00A85BBD">
        <w:rPr>
          <w:rFonts w:ascii="Courier New" w:eastAsia="Times New Roman" w:hAnsi="Courier New" w:cs="Courier New"/>
          <w:i/>
          <w:iCs/>
          <w:color w:val="808080"/>
          <w:sz w:val="18"/>
          <w:szCs w:val="18"/>
          <w:lang w:bidi="ar-SA"/>
        </w:rPr>
        <w:t xml:space="preserve">     * Check if server can run the specified task if it exeeds the optimum load values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471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task the task to be run on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472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@return </w:t>
      </w:r>
      <w:r w:rsidRPr="00A85BBD">
        <w:rPr>
          <w:rFonts w:ascii="Courier New" w:eastAsia="Times New Roman" w:hAnsi="Courier New" w:cs="Courier New"/>
          <w:i/>
          <w:iCs/>
          <w:color w:val="808080"/>
          <w:sz w:val="18"/>
          <w:szCs w:val="18"/>
          <w:lang w:bidi="ar-SA"/>
        </w:rPr>
        <w:t xml:space="preserve">true if the server has enough resources in the case it exceeds its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473  </w:t>
      </w:r>
      <w:r w:rsidRPr="00A85BBD">
        <w:rPr>
          <w:rFonts w:ascii="Courier New" w:eastAsia="Times New Roman" w:hAnsi="Courier New" w:cs="Courier New"/>
          <w:i/>
          <w:iCs/>
          <w:color w:val="808080"/>
          <w:sz w:val="18"/>
          <w:szCs w:val="18"/>
          <w:lang w:bidi="ar-SA"/>
        </w:rPr>
        <w:t xml:space="preserve">     * optimal load parameters and false otherwise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474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475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hasResourcesToBeNegotiatedFor(Task task)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477          RequestedTaskInfo requestedSLA = task.getRequestedInfo();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480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481          Collection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482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requestedCores = requestedSLA.getCores();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483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(cores.size() &lt; requestedCores)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484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486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coreInst : 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488              Core core = (Core) coreInst;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489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(core.getUsed() + requestedSLA.getCpuMinAcceptableValue() &gt; core.getTotal())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490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491              } </w:t>
      </w:r>
      <w:r w:rsidRPr="00A85BBD">
        <w:rPr>
          <w:rFonts w:ascii="Courier New" w:eastAsia="Times New Roman" w:hAnsi="Courier New" w:cs="Courier New"/>
          <w:b/>
          <w:bCs/>
          <w:color w:val="000080"/>
          <w:sz w:val="18"/>
          <w:szCs w:val="18"/>
          <w:lang w:bidi="ar-SA"/>
        </w:rPr>
        <w:t xml:space="preserve">else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492                  requestedCores--;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496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(requestedCores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497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498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500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501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(memory.getUsed() + requestedSLA.getMemoryMinAcceptableValue() &gt; memory.getTotal())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502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505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507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(storage.getUsed() + requestedSLA.getStorageMinAcceptableValue() &gt; storage.getTotal())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508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511          </w:t>
      </w:r>
      <w:r w:rsidRPr="00A85BBD">
        <w:rPr>
          <w:rFonts w:ascii="Courier New" w:eastAsia="Times New Roman" w:hAnsi="Courier New" w:cs="Courier New"/>
          <w:b/>
          <w:bCs/>
          <w:color w:val="000080"/>
          <w:sz w:val="18"/>
          <w:szCs w:val="18"/>
          <w:lang w:bidi="ar-SA"/>
        </w:rPr>
        <w:t>return true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514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setRunningTasks(Collection newRunningTasks, 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515          setPropertyValues(getRunningTasksProperty(), 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516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newRunningTasks)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517              addRunningTask((greenContextOntology.Task) task,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521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setRunningTasks(Collection newRunningTasks)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522          setPropertyValues(getRunningTasksProperty(), 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523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newRunningTasks)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524              addRunningTask((greenContextOntology.Task) task);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528      </w:t>
      </w:r>
      <w:r w:rsidRPr="00A85BBD">
        <w:rPr>
          <w:rFonts w:ascii="Courier New" w:eastAsia="Times New Roman" w:hAnsi="Courier New" w:cs="Courier New"/>
          <w:i/>
          <w:iCs/>
          <w:color w:val="808080"/>
          <w:sz w:val="18"/>
          <w:szCs w:val="18"/>
          <w:lang w:bidi="ar-SA"/>
        </w:rPr>
        <w:t>// Property http://www.owl-ontologies.com/Datacenter.owl#serverName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529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getServerName()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(String) getPropertyValue(getServerNameProperty());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533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getServerNameProperty()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534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"http://www.owl-ontologies.com/Datacenter.owl#serverName"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535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536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539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hasServerName()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getPropertyValueCount(getServerNameProperty())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543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setServerName(String newServerName)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544          setPropertyValue(getServerNameProperty(), newServerName);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547      </w:t>
      </w:r>
      <w:r w:rsidRPr="00A85BBD">
        <w:rPr>
          <w:rFonts w:ascii="Courier New" w:eastAsia="Times New Roman" w:hAnsi="Courier New" w:cs="Courier New"/>
          <w:i/>
          <w:iCs/>
          <w:color w:val="808080"/>
          <w:sz w:val="18"/>
          <w:szCs w:val="18"/>
          <w:lang w:bidi="ar-SA"/>
        </w:rPr>
        <w:t>// Property http://www.owl-ontologies.com/Datacenter.owl#webService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548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getWebService()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549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(String) getPropertyValue(getWebServiceProperty());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552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getWebServiceProperty()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553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"http://www.owl-ontologies.com/Datacenter.owl#webService"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554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557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558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hasWebService()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559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getPropertyValueCount(getWebServiceProperty())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562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setWebService(String newWebService)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563          setPropertyValue(getWebServiceProperty(), newWebService);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566      @Override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567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toString()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569          String description;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570          description = </w:t>
      </w:r>
      <w:r w:rsidRPr="00A85BBD">
        <w:rPr>
          <w:rFonts w:ascii="Courier New" w:eastAsia="Times New Roman" w:hAnsi="Courier New" w:cs="Courier New"/>
          <w:b/>
          <w:bCs/>
          <w:color w:val="008000"/>
          <w:sz w:val="18"/>
          <w:szCs w:val="18"/>
          <w:lang w:bidi="ar-SA"/>
        </w:rPr>
        <w:t xml:space="preserve">"Server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.getName().split(</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 </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571          description += </w:t>
      </w:r>
      <w:r w:rsidRPr="00A85BBD">
        <w:rPr>
          <w:rFonts w:ascii="Courier New" w:eastAsia="Times New Roman" w:hAnsi="Courier New" w:cs="Courier New"/>
          <w:b/>
          <w:bCs/>
          <w:color w:val="008000"/>
          <w:sz w:val="18"/>
          <w:szCs w:val="18"/>
          <w:lang w:bidi="ar-SA"/>
        </w:rPr>
        <w:t xml:space="preserve">"Inactive =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.getIsInLowPowerState() + </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572          Collection cores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573          Iterator iterator = cores.iterator();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575          description += </w:t>
      </w:r>
      <w:r w:rsidRPr="00A85BBD">
        <w:rPr>
          <w:rFonts w:ascii="Courier New" w:eastAsia="Times New Roman" w:hAnsi="Courier New" w:cs="Courier New"/>
          <w:b/>
          <w:bCs/>
          <w:color w:val="008000"/>
          <w:sz w:val="18"/>
          <w:szCs w:val="18"/>
          <w:lang w:bidi="ar-SA"/>
        </w:rPr>
        <w:t xml:space="preserve">"Cores " </w:t>
      </w:r>
      <w:r w:rsidRPr="00A85BBD">
        <w:rPr>
          <w:rFonts w:ascii="Courier New" w:eastAsia="Times New Roman" w:hAnsi="Courier New" w:cs="Courier New"/>
          <w:color w:val="000000"/>
          <w:sz w:val="18"/>
          <w:szCs w:val="18"/>
          <w:lang w:bidi="ar-SA"/>
        </w:rPr>
        <w:t xml:space="preserve">+ cores.size() + </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577          </w:t>
      </w:r>
      <w:r w:rsidRPr="00A85BBD">
        <w:rPr>
          <w:rFonts w:ascii="Courier New" w:eastAsia="Times New Roman" w:hAnsi="Courier New" w:cs="Courier New"/>
          <w:b/>
          <w:bCs/>
          <w:color w:val="000080"/>
          <w:sz w:val="18"/>
          <w:szCs w:val="18"/>
          <w:lang w:bidi="ar-SA"/>
        </w:rPr>
        <w:t xml:space="preserve">while </w:t>
      </w:r>
      <w:r w:rsidRPr="00A85BBD">
        <w:rPr>
          <w:rFonts w:ascii="Courier New" w:eastAsia="Times New Roman" w:hAnsi="Courier New" w:cs="Courier New"/>
          <w:color w:val="000000"/>
          <w:sz w:val="18"/>
          <w:szCs w:val="18"/>
          <w:lang w:bidi="ar-SA"/>
        </w:rPr>
        <w:t xml:space="preserve">(iterator.hasNext())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578              Core core = (Core) iterator.next();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579              description += </w:t>
      </w:r>
      <w:r w:rsidRPr="00A85BBD">
        <w:rPr>
          <w:rFonts w:ascii="Courier New" w:eastAsia="Times New Roman" w:hAnsi="Courier New" w:cs="Courier New"/>
          <w:b/>
          <w:bCs/>
          <w:color w:val="008000"/>
          <w:sz w:val="18"/>
          <w:szCs w:val="18"/>
          <w:lang w:bidi="ar-SA"/>
        </w:rPr>
        <w:t xml:space="preserve">"CPU used " </w:t>
      </w:r>
      <w:r w:rsidRPr="00A85BBD">
        <w:rPr>
          <w:rFonts w:ascii="Courier New" w:eastAsia="Times New Roman" w:hAnsi="Courier New" w:cs="Courier New"/>
          <w:color w:val="000000"/>
          <w:sz w:val="18"/>
          <w:szCs w:val="18"/>
          <w:lang w:bidi="ar-SA"/>
        </w:rPr>
        <w:t xml:space="preserve">+ core.getUsed() + </w:t>
      </w:r>
      <w:r w:rsidRPr="00A85BBD">
        <w:rPr>
          <w:rFonts w:ascii="Courier New" w:eastAsia="Times New Roman" w:hAnsi="Courier New" w:cs="Courier New"/>
          <w:b/>
          <w:bCs/>
          <w:color w:val="008000"/>
          <w:sz w:val="18"/>
          <w:szCs w:val="18"/>
          <w:lang w:bidi="ar-SA"/>
        </w:rPr>
        <w:t xml:space="preserve">" total " </w:t>
      </w:r>
      <w:r w:rsidRPr="00A85BBD">
        <w:rPr>
          <w:rFonts w:ascii="Courier New" w:eastAsia="Times New Roman" w:hAnsi="Courier New" w:cs="Courier New"/>
          <w:color w:val="000000"/>
          <w:sz w:val="18"/>
          <w:szCs w:val="18"/>
          <w:lang w:bidi="ar-SA"/>
        </w:rPr>
        <w:t xml:space="preserve">+ core.getTotal()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580                      + </w:t>
      </w:r>
      <w:r w:rsidRPr="00A85BBD">
        <w:rPr>
          <w:rFonts w:ascii="Courier New" w:eastAsia="Times New Roman" w:hAnsi="Courier New" w:cs="Courier New"/>
          <w:b/>
          <w:bCs/>
          <w:color w:val="008000"/>
          <w:sz w:val="18"/>
          <w:szCs w:val="18"/>
          <w:lang w:bidi="ar-SA"/>
        </w:rPr>
        <w:t xml:space="preserve">" range [ " </w:t>
      </w:r>
      <w:r w:rsidRPr="00A85BBD">
        <w:rPr>
          <w:rFonts w:ascii="Courier New" w:eastAsia="Times New Roman" w:hAnsi="Courier New" w:cs="Courier New"/>
          <w:color w:val="000000"/>
          <w:sz w:val="18"/>
          <w:szCs w:val="18"/>
          <w:lang w:bidi="ar-SA"/>
        </w:rPr>
        <w:t xml:space="preserve">+ core.getMinAcceptableValue()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581                      + </w:t>
      </w:r>
      <w:r w:rsidRPr="00A85BBD">
        <w:rPr>
          <w:rFonts w:ascii="Courier New" w:eastAsia="Times New Roman" w:hAnsi="Courier New" w:cs="Courier New"/>
          <w:b/>
          <w:bCs/>
          <w:color w:val="008000"/>
          <w:sz w:val="18"/>
          <w:szCs w:val="18"/>
          <w:lang w:bidi="ar-SA"/>
        </w:rPr>
        <w:t xml:space="preserve">".." </w:t>
      </w:r>
      <w:r w:rsidRPr="00A85BBD">
        <w:rPr>
          <w:rFonts w:ascii="Courier New" w:eastAsia="Times New Roman" w:hAnsi="Courier New" w:cs="Courier New"/>
          <w:color w:val="000000"/>
          <w:sz w:val="18"/>
          <w:szCs w:val="18"/>
          <w:lang w:bidi="ar-SA"/>
        </w:rPr>
        <w:t xml:space="preserve">+ core.getMaxAcceptableValue() + </w:t>
      </w:r>
      <w:r w:rsidRPr="00A85BBD">
        <w:rPr>
          <w:rFonts w:ascii="Courier New" w:eastAsia="Times New Roman" w:hAnsi="Courier New" w:cs="Courier New"/>
          <w:b/>
          <w:bCs/>
          <w:color w:val="008000"/>
          <w:sz w:val="18"/>
          <w:szCs w:val="18"/>
          <w:lang w:bidi="ar-SA"/>
        </w:rPr>
        <w:t>" ]</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584          description += </w:t>
      </w:r>
      <w:r w:rsidRPr="00A85BBD">
        <w:rPr>
          <w:rFonts w:ascii="Courier New" w:eastAsia="Times New Roman" w:hAnsi="Courier New" w:cs="Courier New"/>
          <w:b/>
          <w:bCs/>
          <w:color w:val="008000"/>
          <w:sz w:val="18"/>
          <w:szCs w:val="18"/>
          <w:lang w:bidi="ar-SA"/>
        </w:rPr>
        <w:t xml:space="preserve">"Memory used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585                  + </w:t>
      </w:r>
      <w:r w:rsidRPr="00A85BBD">
        <w:rPr>
          <w:rFonts w:ascii="Courier New" w:eastAsia="Times New Roman" w:hAnsi="Courier New" w:cs="Courier New"/>
          <w:b/>
          <w:bCs/>
          <w:color w:val="008000"/>
          <w:sz w:val="18"/>
          <w:szCs w:val="18"/>
          <w:lang w:bidi="ar-SA"/>
        </w:rPr>
        <w:t xml:space="preserve">" total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.getAssociatedMemory().getTotal()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586                  + </w:t>
      </w:r>
      <w:r w:rsidRPr="00A85BBD">
        <w:rPr>
          <w:rFonts w:ascii="Courier New" w:eastAsia="Times New Roman" w:hAnsi="Courier New" w:cs="Courier New"/>
          <w:b/>
          <w:bCs/>
          <w:color w:val="008000"/>
          <w:sz w:val="18"/>
          <w:szCs w:val="18"/>
          <w:lang w:bidi="ar-SA"/>
        </w:rPr>
        <w:t xml:space="preserve">" range [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587                  + </w:t>
      </w:r>
      <w:r w:rsidRPr="00A85BBD">
        <w:rPr>
          <w:rFonts w:ascii="Courier New" w:eastAsia="Times New Roman" w:hAnsi="Courier New" w:cs="Courier New"/>
          <w:b/>
          <w:bCs/>
          <w:color w:val="008000"/>
          <w:sz w:val="18"/>
          <w:szCs w:val="18"/>
          <w:lang w:bidi="ar-SA"/>
        </w:rPr>
        <w:t xml:space="preserve">".."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.getAssociatedMemory().getMaxAcceptableValue()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588                  + </w:t>
      </w:r>
      <w:r w:rsidRPr="00A85BBD">
        <w:rPr>
          <w:rFonts w:ascii="Courier New" w:eastAsia="Times New Roman" w:hAnsi="Courier New" w:cs="Courier New"/>
          <w:b/>
          <w:bCs/>
          <w:color w:val="008000"/>
          <w:sz w:val="18"/>
          <w:szCs w:val="18"/>
          <w:lang w:bidi="ar-SA"/>
        </w:rPr>
        <w:t>" ]</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590          description += </w:t>
      </w:r>
      <w:r w:rsidRPr="00A85BBD">
        <w:rPr>
          <w:rFonts w:ascii="Courier New" w:eastAsia="Times New Roman" w:hAnsi="Courier New" w:cs="Courier New"/>
          <w:b/>
          <w:bCs/>
          <w:color w:val="008000"/>
          <w:sz w:val="18"/>
          <w:szCs w:val="18"/>
          <w:lang w:bidi="ar-SA"/>
        </w:rPr>
        <w:t xml:space="preserve">"Storage used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591                  + </w:t>
      </w:r>
      <w:r w:rsidRPr="00A85BBD">
        <w:rPr>
          <w:rFonts w:ascii="Courier New" w:eastAsia="Times New Roman" w:hAnsi="Courier New" w:cs="Courier New"/>
          <w:b/>
          <w:bCs/>
          <w:color w:val="008000"/>
          <w:sz w:val="18"/>
          <w:szCs w:val="18"/>
          <w:lang w:bidi="ar-SA"/>
        </w:rPr>
        <w:t xml:space="preserve">" total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.getAssociatedStorage().getTotal()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593                  + </w:t>
      </w:r>
      <w:r w:rsidRPr="00A85BBD">
        <w:rPr>
          <w:rFonts w:ascii="Courier New" w:eastAsia="Times New Roman" w:hAnsi="Courier New" w:cs="Courier New"/>
          <w:b/>
          <w:bCs/>
          <w:color w:val="008000"/>
          <w:sz w:val="18"/>
          <w:szCs w:val="18"/>
          <w:lang w:bidi="ar-SA"/>
        </w:rPr>
        <w:t xml:space="preserve">" range [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594                  + </w:t>
      </w:r>
      <w:r w:rsidRPr="00A85BBD">
        <w:rPr>
          <w:rFonts w:ascii="Courier New" w:eastAsia="Times New Roman" w:hAnsi="Courier New" w:cs="Courier New"/>
          <w:b/>
          <w:bCs/>
          <w:color w:val="008000"/>
          <w:sz w:val="18"/>
          <w:szCs w:val="18"/>
          <w:lang w:bidi="ar-SA"/>
        </w:rPr>
        <w:t xml:space="preserve">".."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.getAssociatedStorage().getMaxAcceptableValue() + </w:t>
      </w:r>
      <w:r w:rsidRPr="00A85BBD">
        <w:rPr>
          <w:rFonts w:ascii="Courier New" w:eastAsia="Times New Roman" w:hAnsi="Courier New" w:cs="Courier New"/>
          <w:b/>
          <w:bCs/>
          <w:color w:val="008000"/>
          <w:sz w:val="18"/>
          <w:szCs w:val="18"/>
          <w:lang w:bidi="ar-SA"/>
        </w:rPr>
        <w:t>" ]</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596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description;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599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600  </w:t>
      </w:r>
      <w:r w:rsidRPr="00A85BBD">
        <w:rPr>
          <w:rFonts w:ascii="Courier New" w:eastAsia="Times New Roman" w:hAnsi="Courier New" w:cs="Courier New"/>
          <w:i/>
          <w:iCs/>
          <w:color w:val="808080"/>
          <w:sz w:val="18"/>
          <w:szCs w:val="18"/>
          <w:lang w:bidi="ar-SA"/>
        </w:rPr>
        <w:t xml:space="preserve">     * To check if a task is already present and such avoid adding it twice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601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task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602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@return </w:t>
      </w:r>
      <w:r w:rsidRPr="00A85BBD">
        <w:rPr>
          <w:rFonts w:ascii="Courier New" w:eastAsia="Times New Roman" w:hAnsi="Courier New" w:cs="Courier New"/>
          <w:i/>
          <w:iCs/>
          <w:color w:val="808080"/>
          <w:sz w:val="18"/>
          <w:szCs w:val="18"/>
          <w:lang w:bidi="ar-SA"/>
        </w:rPr>
        <w:t xml:space="preserve">true if the task runs on this server and false otherwise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603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604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containsTask(Task task)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605          Collection tasks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606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o : 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607              Task t = (Task) 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608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(t.getName().equals(task.getName()))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609                  </w:t>
      </w:r>
      <w:r w:rsidRPr="00A85BBD">
        <w:rPr>
          <w:rFonts w:ascii="Courier New" w:eastAsia="Times New Roman" w:hAnsi="Courier New" w:cs="Courier New"/>
          <w:b/>
          <w:bCs/>
          <w:color w:val="000080"/>
          <w:sz w:val="18"/>
          <w:szCs w:val="18"/>
          <w:lang w:bidi="ar-SA"/>
        </w:rPr>
        <w:t>return true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612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615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lastRenderedPageBreak/>
        <w:t xml:space="preserve">616  </w:t>
      </w:r>
      <w:r w:rsidRPr="00A85BBD">
        <w:rPr>
          <w:rFonts w:ascii="Courier New" w:eastAsia="Times New Roman" w:hAnsi="Courier New" w:cs="Courier New"/>
          <w:i/>
          <w:iCs/>
          <w:color w:val="808080"/>
          <w:sz w:val="18"/>
          <w:szCs w:val="18"/>
          <w:lang w:bidi="ar-SA"/>
        </w:rPr>
        <w:t xml:space="preserve">     * Checks if all the optimal resources load parameters are respected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617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@return </w:t>
      </w:r>
      <w:r w:rsidRPr="00A85BBD">
        <w:rPr>
          <w:rFonts w:ascii="Courier New" w:eastAsia="Times New Roman" w:hAnsi="Courier New" w:cs="Courier New"/>
          <w:i/>
          <w:iCs/>
          <w:color w:val="808080"/>
          <w:sz w:val="18"/>
          <w:szCs w:val="18"/>
          <w:lang w:bidi="ar-SA"/>
        </w:rPr>
        <w:t xml:space="preserve">true if the optimum load is respected and false otherwise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618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619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areOptimumValuesRespected()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620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621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o : cpu.getAssociatedCore())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622              Core core = (Core) 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623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usedCore = core.getUsed();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624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(usedCore &lt; core.getMinAcceptableValue() || usedCore &gt; core.getMaxAcceptableValue())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625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628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629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usedMemory = memory.getUsed();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630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(usedMemory &lt; memory.getMinAcceptableValue() || usedMemory &gt; memory.getMaxAcceptableValue())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631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634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635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usedStorage = storage.getUsed();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636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(usedStorage &lt; storage.getMinAcceptableValue() || usedStorage &gt; storage.getMaxAcceptableValue())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637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640          </w:t>
      </w:r>
      <w:r w:rsidRPr="00A85BBD">
        <w:rPr>
          <w:rFonts w:ascii="Courier New" w:eastAsia="Times New Roman" w:hAnsi="Courier New" w:cs="Courier New"/>
          <w:b/>
          <w:bCs/>
          <w:color w:val="000080"/>
          <w:sz w:val="18"/>
          <w:szCs w:val="18"/>
          <w:lang w:bidi="ar-SA"/>
        </w:rPr>
        <w:t>return true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643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644  </w:t>
      </w:r>
      <w:r w:rsidRPr="00A85BBD">
        <w:rPr>
          <w:rFonts w:ascii="Courier New" w:eastAsia="Times New Roman" w:hAnsi="Courier New" w:cs="Courier New"/>
          <w:i/>
          <w:iCs/>
          <w:color w:val="808080"/>
          <w:sz w:val="18"/>
          <w:szCs w:val="18"/>
          <w:lang w:bidi="ar-SA"/>
        </w:rPr>
        <w:t xml:space="preserve">     * Reclaim previousely distributed resources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645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646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647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collectPreviouslyDistributedResources(OntModel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648          Collection runningTasks = getRunningTasks();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649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 : 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650              Task task = (Task) 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651              removeRunningTask(task,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654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 : 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655              Task task = (Task) 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656              addRunningTask(task,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660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661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662  </w:t>
      </w:r>
      <w:r w:rsidRPr="00A85BBD">
        <w:rPr>
          <w:rFonts w:ascii="Courier New" w:eastAsia="Times New Roman" w:hAnsi="Courier New" w:cs="Courier New"/>
          <w:i/>
          <w:iCs/>
          <w:color w:val="808080"/>
          <w:sz w:val="18"/>
          <w:szCs w:val="18"/>
          <w:lang w:bidi="ar-SA"/>
        </w:rPr>
        <w:t xml:space="preserve">     * Distribute unused resources among running 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663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49" w:name="l664"/>
      <w:r w:rsidRPr="00A85BBD">
        <w:rPr>
          <w:rFonts w:ascii="Courier New" w:eastAsia="Times New Roman" w:hAnsi="Courier New" w:cs="Courier New"/>
          <w:color w:val="000000"/>
          <w:sz w:val="18"/>
          <w:szCs w:val="18"/>
          <w:lang w:bidi="ar-SA"/>
        </w:rPr>
        <w:t xml:space="preserve">664  </w:t>
      </w:r>
      <w:bookmarkEnd w:id="1449"/>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50" w:name="l665"/>
      <w:r w:rsidRPr="00A85BBD">
        <w:rPr>
          <w:rFonts w:ascii="Courier New" w:eastAsia="Times New Roman" w:hAnsi="Courier New" w:cs="Courier New"/>
          <w:color w:val="000000"/>
          <w:sz w:val="18"/>
          <w:szCs w:val="18"/>
          <w:lang w:bidi="ar-SA"/>
        </w:rPr>
        <w:t xml:space="preserve">665  </w:t>
      </w:r>
      <w:bookmarkEnd w:id="1450"/>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distributeRemainingResources(OntModel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51" w:name="l666"/>
      <w:r w:rsidRPr="00A85BBD">
        <w:rPr>
          <w:rFonts w:ascii="Courier New" w:eastAsia="Times New Roman" w:hAnsi="Courier New" w:cs="Courier New"/>
          <w:color w:val="000000"/>
          <w:sz w:val="18"/>
          <w:szCs w:val="18"/>
          <w:lang w:bidi="ar-SA"/>
        </w:rPr>
        <w:t xml:space="preserve">666  </w:t>
      </w:r>
      <w:bookmarkEnd w:id="1451"/>
      <w:r w:rsidRPr="00A85BBD">
        <w:rPr>
          <w:rFonts w:ascii="Courier New" w:eastAsia="Times New Roman" w:hAnsi="Courier New" w:cs="Courier New"/>
          <w:color w:val="000000"/>
          <w:sz w:val="18"/>
          <w:szCs w:val="18"/>
          <w:lang w:bidi="ar-SA"/>
        </w:rPr>
        <w:t xml:space="preserve">        Collection runningTasks = getRunningTasks();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52" w:name="l667"/>
      <w:r w:rsidRPr="00A85BBD">
        <w:rPr>
          <w:rFonts w:ascii="Courier New" w:eastAsia="Times New Roman" w:hAnsi="Courier New" w:cs="Courier New"/>
          <w:color w:val="000000"/>
          <w:sz w:val="18"/>
          <w:szCs w:val="18"/>
          <w:lang w:bidi="ar-SA"/>
        </w:rPr>
        <w:t xml:space="preserve">667  </w:t>
      </w:r>
      <w:bookmarkEnd w:id="1452"/>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(runningTasks.size()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53" w:name="l668"/>
      <w:r w:rsidRPr="00A85BBD">
        <w:rPr>
          <w:rFonts w:ascii="Courier New" w:eastAsia="Times New Roman" w:hAnsi="Courier New" w:cs="Courier New"/>
          <w:color w:val="000000"/>
          <w:sz w:val="18"/>
          <w:szCs w:val="18"/>
          <w:lang w:bidi="ar-SA"/>
        </w:rPr>
        <w:t xml:space="preserve">668  </w:t>
      </w:r>
      <w:bookmarkEnd w:id="145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return</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54" w:name="l669"/>
      <w:r w:rsidRPr="00A85BBD">
        <w:rPr>
          <w:rFonts w:ascii="Courier New" w:eastAsia="Times New Roman" w:hAnsi="Courier New" w:cs="Courier New"/>
          <w:color w:val="000000"/>
          <w:sz w:val="18"/>
          <w:szCs w:val="18"/>
          <w:lang w:bidi="ar-SA"/>
        </w:rPr>
        <w:t xml:space="preserve">669  </w:t>
      </w:r>
      <w:bookmarkEnd w:id="1454"/>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55" w:name="l670"/>
      <w:r w:rsidRPr="00A85BBD">
        <w:rPr>
          <w:rFonts w:ascii="Courier New" w:eastAsia="Times New Roman" w:hAnsi="Courier New" w:cs="Courier New"/>
          <w:color w:val="000000"/>
          <w:sz w:val="18"/>
          <w:szCs w:val="18"/>
          <w:lang w:bidi="ar-SA"/>
        </w:rPr>
        <w:t xml:space="preserve">670  </w:t>
      </w:r>
      <w:bookmarkEnd w:id="1455"/>
      <w:r w:rsidRPr="00A85BBD">
        <w:rPr>
          <w:rFonts w:ascii="Courier New" w:eastAsia="Times New Roman" w:hAnsi="Courier New" w:cs="Courier New"/>
          <w:color w:val="000000"/>
          <w:sz w:val="18"/>
          <w:szCs w:val="18"/>
          <w:lang w:bidi="ar-SA"/>
        </w:rPr>
        <w:t xml:space="preserve">        CPU cpu = 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56" w:name="l671"/>
      <w:r w:rsidRPr="00A85BBD">
        <w:rPr>
          <w:rFonts w:ascii="Courier New" w:eastAsia="Times New Roman" w:hAnsi="Courier New" w:cs="Courier New"/>
          <w:color w:val="000000"/>
          <w:sz w:val="18"/>
          <w:szCs w:val="18"/>
          <w:lang w:bidi="ar-SA"/>
        </w:rPr>
        <w:t xml:space="preserve">671  </w:t>
      </w:r>
      <w:bookmarkEnd w:id="1456"/>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57" w:name="l672"/>
      <w:r w:rsidRPr="00A85BBD">
        <w:rPr>
          <w:rFonts w:ascii="Courier New" w:eastAsia="Times New Roman" w:hAnsi="Courier New" w:cs="Courier New"/>
          <w:color w:val="000000"/>
          <w:sz w:val="18"/>
          <w:szCs w:val="18"/>
          <w:lang w:bidi="ar-SA"/>
        </w:rPr>
        <w:t xml:space="preserve">672  </w:t>
      </w:r>
      <w:bookmarkEnd w:id="1457"/>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58" w:name="l673"/>
      <w:r w:rsidRPr="00A85BBD">
        <w:rPr>
          <w:rFonts w:ascii="Courier New" w:eastAsia="Times New Roman" w:hAnsi="Courier New" w:cs="Courier New"/>
          <w:color w:val="000000"/>
          <w:sz w:val="18"/>
          <w:szCs w:val="18"/>
          <w:lang w:bidi="ar-SA"/>
        </w:rPr>
        <w:t xml:space="preserve">673  </w:t>
      </w:r>
      <w:bookmarkEnd w:id="145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object : cpu.getAssociatedCore())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59" w:name="l674"/>
      <w:r w:rsidRPr="00A85BBD">
        <w:rPr>
          <w:rFonts w:ascii="Courier New" w:eastAsia="Times New Roman" w:hAnsi="Courier New" w:cs="Courier New"/>
          <w:color w:val="000000"/>
          <w:sz w:val="18"/>
          <w:szCs w:val="18"/>
          <w:lang w:bidi="ar-SA"/>
        </w:rPr>
        <w:t xml:space="preserve">674  </w:t>
      </w:r>
      <w:bookmarkEnd w:id="1459"/>
      <w:r w:rsidRPr="00A85BBD">
        <w:rPr>
          <w:rFonts w:ascii="Courier New" w:eastAsia="Times New Roman" w:hAnsi="Courier New" w:cs="Courier New"/>
          <w:color w:val="000000"/>
          <w:sz w:val="18"/>
          <w:szCs w:val="18"/>
          <w:lang w:bidi="ar-SA"/>
        </w:rPr>
        <w:t xml:space="preserve">                Core core = (Core) object;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60" w:name="l675"/>
      <w:r w:rsidRPr="00A85BBD">
        <w:rPr>
          <w:rFonts w:ascii="Courier New" w:eastAsia="Times New Roman" w:hAnsi="Courier New" w:cs="Courier New"/>
          <w:color w:val="000000"/>
          <w:sz w:val="18"/>
          <w:szCs w:val="18"/>
          <w:lang w:bidi="ar-SA"/>
        </w:rPr>
        <w:t xml:space="preserve">675  </w:t>
      </w:r>
      <w:bookmarkEnd w:id="1460"/>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61" w:name="l676"/>
      <w:r w:rsidRPr="00A85BBD">
        <w:rPr>
          <w:rFonts w:ascii="Courier New" w:eastAsia="Times New Roman" w:hAnsi="Courier New" w:cs="Courier New"/>
          <w:color w:val="000000"/>
          <w:sz w:val="18"/>
          <w:szCs w:val="18"/>
          <w:lang w:bidi="ar-SA"/>
        </w:rPr>
        <w:lastRenderedPageBreak/>
        <w:t xml:space="preserve">676  </w:t>
      </w:r>
      <w:bookmarkEnd w:id="1461"/>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//TODO: Modify. For now the empty cpu-s are assigned in order to the running tasks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62" w:name="l677"/>
      <w:r w:rsidRPr="00A85BBD">
        <w:rPr>
          <w:rFonts w:ascii="Courier New" w:eastAsia="Times New Roman" w:hAnsi="Courier New" w:cs="Courier New"/>
          <w:color w:val="000000"/>
          <w:sz w:val="18"/>
          <w:szCs w:val="18"/>
          <w:lang w:bidi="ar-SA"/>
        </w:rPr>
        <w:t xml:space="preserve">677  </w:t>
      </w:r>
      <w:bookmarkEnd w:id="1462"/>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(core.getUsed()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63" w:name="l678"/>
      <w:r w:rsidRPr="00A85BBD">
        <w:rPr>
          <w:rFonts w:ascii="Courier New" w:eastAsia="Times New Roman" w:hAnsi="Courier New" w:cs="Courier New"/>
          <w:color w:val="000000"/>
          <w:sz w:val="18"/>
          <w:szCs w:val="18"/>
          <w:lang w:bidi="ar-SA"/>
        </w:rPr>
        <w:t xml:space="preserve">678  </w:t>
      </w:r>
      <w:bookmarkEnd w:id="146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//if core used in optimum parameters 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64" w:name="l679"/>
      <w:r w:rsidRPr="00A85BBD">
        <w:rPr>
          <w:rFonts w:ascii="Courier New" w:eastAsia="Times New Roman" w:hAnsi="Courier New" w:cs="Courier New"/>
          <w:color w:val="000000"/>
          <w:sz w:val="18"/>
          <w:szCs w:val="18"/>
          <w:lang w:bidi="ar-SA"/>
        </w:rPr>
        <w:t xml:space="preserve">679  </w:t>
      </w:r>
      <w:bookmarkEnd w:id="1464"/>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65" w:name="l680"/>
      <w:r w:rsidRPr="00A85BBD">
        <w:rPr>
          <w:rFonts w:ascii="Courier New" w:eastAsia="Times New Roman" w:hAnsi="Courier New" w:cs="Courier New"/>
          <w:color w:val="000000"/>
          <w:sz w:val="18"/>
          <w:szCs w:val="18"/>
          <w:lang w:bidi="ar-SA"/>
        </w:rPr>
        <w:t xml:space="preserve">680  </w:t>
      </w:r>
      <w:bookmarkEnd w:id="1465"/>
      <w:r w:rsidRPr="00A85BBD">
        <w:rPr>
          <w:rFonts w:ascii="Courier New" w:eastAsia="Times New Roman" w:hAnsi="Courier New" w:cs="Courier New"/>
          <w:color w:val="000000"/>
          <w:sz w:val="18"/>
          <w:szCs w:val="18"/>
          <w:lang w:bidi="ar-SA"/>
        </w:rPr>
        <w:t xml:space="preserve">                } </w:t>
      </w:r>
      <w:r w:rsidRPr="00A85BBD">
        <w:rPr>
          <w:rFonts w:ascii="Courier New" w:eastAsia="Times New Roman" w:hAnsi="Courier New" w:cs="Courier New"/>
          <w:b/>
          <w:bCs/>
          <w:color w:val="000080"/>
          <w:sz w:val="18"/>
          <w:szCs w:val="18"/>
          <w:lang w:bidi="ar-SA"/>
        </w:rPr>
        <w:t xml:space="preserve">else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66" w:name="l681"/>
      <w:r w:rsidRPr="00A85BBD">
        <w:rPr>
          <w:rFonts w:ascii="Courier New" w:eastAsia="Times New Roman" w:hAnsi="Courier New" w:cs="Courier New"/>
          <w:color w:val="000000"/>
          <w:sz w:val="18"/>
          <w:szCs w:val="18"/>
          <w:lang w:bidi="ar-SA"/>
        </w:rPr>
        <w:t xml:space="preserve">681  </w:t>
      </w:r>
      <w:bookmarkEnd w:id="1466"/>
      <w:r w:rsidRPr="00A85BBD">
        <w:rPr>
          <w:rFonts w:ascii="Courier New" w:eastAsia="Times New Roman" w:hAnsi="Courier New" w:cs="Courier New"/>
          <w:color w:val="000000"/>
          <w:sz w:val="18"/>
          <w:szCs w:val="18"/>
          <w:lang w:bidi="ar-SA"/>
        </w:rPr>
        <w:t xml:space="preserve">                    ReceivedTaskInfo received = ((Task) task).getReceivedInfo();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67" w:name="l682"/>
      <w:r w:rsidRPr="00A85BBD">
        <w:rPr>
          <w:rFonts w:ascii="Courier New" w:eastAsia="Times New Roman" w:hAnsi="Courier New" w:cs="Courier New"/>
          <w:color w:val="000000"/>
          <w:sz w:val="18"/>
          <w:szCs w:val="18"/>
          <w:lang w:bidi="ar-SA"/>
        </w:rPr>
        <w:t xml:space="preserve">682  </w:t>
      </w:r>
      <w:bookmarkEnd w:id="1467"/>
      <w:r w:rsidRPr="00A85BBD">
        <w:rPr>
          <w:rFonts w:ascii="Courier New" w:eastAsia="Times New Roman" w:hAnsi="Courier New" w:cs="Courier New"/>
          <w:color w:val="000000"/>
          <w:sz w:val="18"/>
          <w:szCs w:val="18"/>
          <w:lang w:bidi="ar-SA"/>
        </w:rPr>
        <w:t xml:space="preserve">                    received.setCores(received.getCores() + </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68" w:name="l683"/>
      <w:r w:rsidRPr="00A85BBD">
        <w:rPr>
          <w:rFonts w:ascii="Courier New" w:eastAsia="Times New Roman" w:hAnsi="Courier New" w:cs="Courier New"/>
          <w:color w:val="000000"/>
          <w:sz w:val="18"/>
          <w:szCs w:val="18"/>
          <w:lang w:bidi="ar-SA"/>
        </w:rPr>
        <w:t xml:space="preserve">683  </w:t>
      </w:r>
      <w:bookmarkEnd w:id="1468"/>
      <w:r w:rsidRPr="00A85BBD">
        <w:rPr>
          <w:rFonts w:ascii="Courier New" w:eastAsia="Times New Roman" w:hAnsi="Courier New" w:cs="Courier New"/>
          <w:color w:val="000000"/>
          <w:sz w:val="18"/>
          <w:szCs w:val="18"/>
          <w:lang w:bidi="ar-SA"/>
        </w:rPr>
        <w:t xml:space="preserve">                    core.setUsed(core.getMinAcceptableValue());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69" w:name="l684"/>
      <w:r w:rsidRPr="00A85BBD">
        <w:rPr>
          <w:rFonts w:ascii="Courier New" w:eastAsia="Times New Roman" w:hAnsi="Courier New" w:cs="Courier New"/>
          <w:color w:val="000000"/>
          <w:sz w:val="18"/>
          <w:szCs w:val="18"/>
          <w:lang w:bidi="ar-SA"/>
        </w:rPr>
        <w:t xml:space="preserve">684  </w:t>
      </w:r>
      <w:bookmarkEnd w:id="1469"/>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//in order to continue and assign the next empty core to the next task</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70" w:name="l685"/>
      <w:r w:rsidRPr="00A85BBD">
        <w:rPr>
          <w:rFonts w:ascii="Courier New" w:eastAsia="Times New Roman" w:hAnsi="Courier New" w:cs="Courier New"/>
          <w:color w:val="000000"/>
          <w:sz w:val="18"/>
          <w:szCs w:val="18"/>
          <w:lang w:bidi="ar-SA"/>
        </w:rPr>
        <w:t xml:space="preserve">685  </w:t>
      </w:r>
      <w:bookmarkEnd w:id="1470"/>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break</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71" w:name="l686"/>
      <w:r w:rsidRPr="00A85BBD">
        <w:rPr>
          <w:rFonts w:ascii="Courier New" w:eastAsia="Times New Roman" w:hAnsi="Courier New" w:cs="Courier New"/>
          <w:color w:val="000000"/>
          <w:sz w:val="18"/>
          <w:szCs w:val="18"/>
          <w:lang w:bidi="ar-SA"/>
        </w:rPr>
        <w:t xml:space="preserve">686  </w:t>
      </w:r>
      <w:bookmarkEnd w:id="1471"/>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72" w:name="l687"/>
      <w:r w:rsidRPr="00A85BBD">
        <w:rPr>
          <w:rFonts w:ascii="Courier New" w:eastAsia="Times New Roman" w:hAnsi="Courier New" w:cs="Courier New"/>
          <w:color w:val="000000"/>
          <w:sz w:val="18"/>
          <w:szCs w:val="18"/>
          <w:lang w:bidi="ar-SA"/>
        </w:rPr>
        <w:t xml:space="preserve">687  </w:t>
      </w:r>
      <w:bookmarkEnd w:id="1472"/>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73" w:name="l688"/>
      <w:r w:rsidRPr="00A85BBD">
        <w:rPr>
          <w:rFonts w:ascii="Courier New" w:eastAsia="Times New Roman" w:hAnsi="Courier New" w:cs="Courier New"/>
          <w:color w:val="000000"/>
          <w:sz w:val="18"/>
          <w:szCs w:val="18"/>
          <w:lang w:bidi="ar-SA"/>
        </w:rPr>
        <w:t xml:space="preserve">688  </w:t>
      </w:r>
      <w:bookmarkEnd w:id="1473"/>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74" w:name="l689"/>
      <w:r w:rsidRPr="00A85BBD">
        <w:rPr>
          <w:rFonts w:ascii="Courier New" w:eastAsia="Times New Roman" w:hAnsi="Courier New" w:cs="Courier New"/>
          <w:color w:val="000000"/>
          <w:sz w:val="18"/>
          <w:szCs w:val="18"/>
          <w:lang w:bidi="ar-SA"/>
        </w:rPr>
        <w:t xml:space="preserve">689  </w:t>
      </w:r>
      <w:bookmarkEnd w:id="1474"/>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75" w:name="l690"/>
      <w:r w:rsidRPr="00A85BBD">
        <w:rPr>
          <w:rFonts w:ascii="Courier New" w:eastAsia="Times New Roman" w:hAnsi="Courier New" w:cs="Courier New"/>
          <w:color w:val="000000"/>
          <w:sz w:val="18"/>
          <w:szCs w:val="18"/>
          <w:lang w:bidi="ar-SA"/>
        </w:rPr>
        <w:t xml:space="preserve">690  </w:t>
      </w:r>
      <w:bookmarkEnd w:id="1475"/>
      <w:r w:rsidRPr="00A85BBD">
        <w:rPr>
          <w:rFonts w:ascii="Courier New" w:eastAsia="Times New Roman" w:hAnsi="Courier New" w:cs="Courier New"/>
          <w:color w:val="000000"/>
          <w:sz w:val="18"/>
          <w:szCs w:val="18"/>
          <w:lang w:bidi="ar-SA"/>
        </w:rPr>
        <w:t xml:space="preserve">        Memory memory = 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76" w:name="l691"/>
      <w:r w:rsidRPr="00A85BBD">
        <w:rPr>
          <w:rFonts w:ascii="Courier New" w:eastAsia="Times New Roman" w:hAnsi="Courier New" w:cs="Courier New"/>
          <w:color w:val="000000"/>
          <w:sz w:val="18"/>
          <w:szCs w:val="18"/>
          <w:lang w:bidi="ar-SA"/>
        </w:rPr>
        <w:t xml:space="preserve">691  </w:t>
      </w:r>
      <w:bookmarkEnd w:id="1476"/>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usedMemory = memory.getUsed();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77" w:name="l692"/>
      <w:r w:rsidRPr="00A85BBD">
        <w:rPr>
          <w:rFonts w:ascii="Courier New" w:eastAsia="Times New Roman" w:hAnsi="Courier New" w:cs="Courier New"/>
          <w:color w:val="000000"/>
          <w:sz w:val="18"/>
          <w:szCs w:val="18"/>
          <w:lang w:bidi="ar-SA"/>
        </w:rPr>
        <w:t xml:space="preserve">692  </w:t>
      </w:r>
      <w:bookmarkEnd w:id="1477"/>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memoryMinAcceptableValue = memory.getMinAcceptableValue();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78" w:name="l693"/>
      <w:r w:rsidRPr="00A85BBD">
        <w:rPr>
          <w:rFonts w:ascii="Courier New" w:eastAsia="Times New Roman" w:hAnsi="Courier New" w:cs="Courier New"/>
          <w:color w:val="000000"/>
          <w:sz w:val="18"/>
          <w:szCs w:val="18"/>
          <w:lang w:bidi="ar-SA"/>
        </w:rPr>
        <w:t xml:space="preserve">693  </w:t>
      </w:r>
      <w:bookmarkEnd w:id="147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(usedMemory &lt; memoryMinAcceptableValue)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79" w:name="l694"/>
      <w:r w:rsidRPr="00A85BBD">
        <w:rPr>
          <w:rFonts w:ascii="Courier New" w:eastAsia="Times New Roman" w:hAnsi="Courier New" w:cs="Courier New"/>
          <w:color w:val="000000"/>
          <w:sz w:val="18"/>
          <w:szCs w:val="18"/>
          <w:lang w:bidi="ar-SA"/>
        </w:rPr>
        <w:t xml:space="preserve">694  </w:t>
      </w:r>
      <w:bookmarkEnd w:id="1479"/>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remaining = memoryMinAcceptableValue - usedMemory;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80" w:name="l695"/>
      <w:r w:rsidRPr="00A85BBD">
        <w:rPr>
          <w:rFonts w:ascii="Courier New" w:eastAsia="Times New Roman" w:hAnsi="Courier New" w:cs="Courier New"/>
          <w:color w:val="000000"/>
          <w:sz w:val="18"/>
          <w:szCs w:val="18"/>
          <w:lang w:bidi="ar-SA"/>
        </w:rPr>
        <w:t xml:space="preserve">695  </w:t>
      </w:r>
      <w:bookmarkEnd w:id="1480"/>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partition = remaining / runningTasks.size();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81" w:name="l696"/>
      <w:r w:rsidRPr="00A85BBD">
        <w:rPr>
          <w:rFonts w:ascii="Courier New" w:eastAsia="Times New Roman" w:hAnsi="Courier New" w:cs="Courier New"/>
          <w:color w:val="000000"/>
          <w:sz w:val="18"/>
          <w:szCs w:val="18"/>
          <w:lang w:bidi="ar-SA"/>
        </w:rPr>
        <w:t xml:space="preserve">696  </w:t>
      </w:r>
      <w:bookmarkEnd w:id="1481"/>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(partition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82" w:name="l697"/>
      <w:r w:rsidRPr="00A85BBD">
        <w:rPr>
          <w:rFonts w:ascii="Courier New" w:eastAsia="Times New Roman" w:hAnsi="Courier New" w:cs="Courier New"/>
          <w:color w:val="000000"/>
          <w:sz w:val="18"/>
          <w:szCs w:val="18"/>
          <w:lang w:bidi="ar-SA"/>
        </w:rPr>
        <w:t xml:space="preserve">697  </w:t>
      </w:r>
      <w:bookmarkEnd w:id="1482"/>
      <w:r w:rsidRPr="00A85BBD">
        <w:rPr>
          <w:rFonts w:ascii="Courier New" w:eastAsia="Times New Roman" w:hAnsi="Courier New" w:cs="Courier New"/>
          <w:color w:val="000000"/>
          <w:sz w:val="18"/>
          <w:szCs w:val="18"/>
          <w:lang w:bidi="ar-SA"/>
        </w:rPr>
        <w:t xml:space="preserve">                partition = </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83" w:name="l698"/>
      <w:r w:rsidRPr="00A85BBD">
        <w:rPr>
          <w:rFonts w:ascii="Courier New" w:eastAsia="Times New Roman" w:hAnsi="Courier New" w:cs="Courier New"/>
          <w:color w:val="000000"/>
          <w:sz w:val="18"/>
          <w:szCs w:val="18"/>
          <w:lang w:bidi="ar-SA"/>
        </w:rPr>
        <w:t xml:space="preserve">698  </w:t>
      </w:r>
      <w:bookmarkEnd w:id="1483"/>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84" w:name="l699"/>
      <w:r w:rsidRPr="00A85BBD">
        <w:rPr>
          <w:rFonts w:ascii="Courier New" w:eastAsia="Times New Roman" w:hAnsi="Courier New" w:cs="Courier New"/>
          <w:color w:val="000000"/>
          <w:sz w:val="18"/>
          <w:szCs w:val="18"/>
          <w:lang w:bidi="ar-SA"/>
        </w:rPr>
        <w:t xml:space="preserve">699  </w:t>
      </w:r>
      <w:bookmarkEnd w:id="1484"/>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85" w:name="l700"/>
      <w:r w:rsidRPr="00A85BBD">
        <w:rPr>
          <w:rFonts w:ascii="Courier New" w:eastAsia="Times New Roman" w:hAnsi="Courier New" w:cs="Courier New"/>
          <w:color w:val="000000"/>
          <w:sz w:val="18"/>
          <w:szCs w:val="18"/>
          <w:lang w:bidi="ar-SA"/>
        </w:rPr>
        <w:t xml:space="preserve">700  </w:t>
      </w:r>
      <w:bookmarkEnd w:id="1485"/>
      <w:r w:rsidRPr="00A85BBD">
        <w:rPr>
          <w:rFonts w:ascii="Courier New" w:eastAsia="Times New Roman" w:hAnsi="Courier New" w:cs="Courier New"/>
          <w:color w:val="000000"/>
          <w:sz w:val="18"/>
          <w:szCs w:val="18"/>
          <w:lang w:bidi="ar-SA"/>
        </w:rPr>
        <w:t xml:space="preserve">                ReceivedTaskInfo received = ((Task) task).getReceivedInfo();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86" w:name="l701"/>
      <w:r w:rsidRPr="00A85BBD">
        <w:rPr>
          <w:rFonts w:ascii="Courier New" w:eastAsia="Times New Roman" w:hAnsi="Courier New" w:cs="Courier New"/>
          <w:color w:val="000000"/>
          <w:sz w:val="18"/>
          <w:szCs w:val="18"/>
          <w:lang w:bidi="ar-SA"/>
        </w:rPr>
        <w:t xml:space="preserve">701  </w:t>
      </w:r>
      <w:bookmarkEnd w:id="1486"/>
      <w:r w:rsidRPr="00A85BBD">
        <w:rPr>
          <w:rFonts w:ascii="Courier New" w:eastAsia="Times New Roman" w:hAnsi="Courier New" w:cs="Courier New"/>
          <w:color w:val="000000"/>
          <w:sz w:val="18"/>
          <w:szCs w:val="18"/>
          <w:lang w:bidi="ar-SA"/>
        </w:rPr>
        <w:t xml:space="preserve">                received.setMemoryReceived(received.getMemoryReceived() + partition,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87" w:name="l702"/>
      <w:r w:rsidRPr="00A85BBD">
        <w:rPr>
          <w:rFonts w:ascii="Courier New" w:eastAsia="Times New Roman" w:hAnsi="Courier New" w:cs="Courier New"/>
          <w:color w:val="000000"/>
          <w:sz w:val="18"/>
          <w:szCs w:val="18"/>
          <w:lang w:bidi="ar-SA"/>
        </w:rPr>
        <w:t xml:space="preserve">702  </w:t>
      </w:r>
      <w:bookmarkEnd w:id="1487"/>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88" w:name="l703"/>
      <w:r w:rsidRPr="00A85BBD">
        <w:rPr>
          <w:rFonts w:ascii="Courier New" w:eastAsia="Times New Roman" w:hAnsi="Courier New" w:cs="Courier New"/>
          <w:color w:val="000000"/>
          <w:sz w:val="18"/>
          <w:szCs w:val="18"/>
          <w:lang w:bidi="ar-SA"/>
        </w:rPr>
        <w:t xml:space="preserve">703  </w:t>
      </w:r>
      <w:bookmarkEnd w:id="1488"/>
      <w:r w:rsidRPr="00A85BBD">
        <w:rPr>
          <w:rFonts w:ascii="Courier New" w:eastAsia="Times New Roman" w:hAnsi="Courier New" w:cs="Courier New"/>
          <w:color w:val="000000"/>
          <w:sz w:val="18"/>
          <w:szCs w:val="18"/>
          <w:lang w:bidi="ar-SA"/>
        </w:rPr>
        <w:t xml:space="preserve">            memory.setUsed(remaining);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89" w:name="l704"/>
      <w:r w:rsidRPr="00A85BBD">
        <w:rPr>
          <w:rFonts w:ascii="Courier New" w:eastAsia="Times New Roman" w:hAnsi="Courier New" w:cs="Courier New"/>
          <w:color w:val="000000"/>
          <w:sz w:val="18"/>
          <w:szCs w:val="18"/>
          <w:lang w:bidi="ar-SA"/>
        </w:rPr>
        <w:t xml:space="preserve">704  </w:t>
      </w:r>
      <w:bookmarkEnd w:id="1489"/>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90" w:name="l705"/>
      <w:r w:rsidRPr="00A85BBD">
        <w:rPr>
          <w:rFonts w:ascii="Courier New" w:eastAsia="Times New Roman" w:hAnsi="Courier New" w:cs="Courier New"/>
          <w:color w:val="000000"/>
          <w:sz w:val="18"/>
          <w:szCs w:val="18"/>
          <w:lang w:bidi="ar-SA"/>
        </w:rPr>
        <w:t xml:space="preserve">705  </w:t>
      </w:r>
      <w:bookmarkEnd w:id="1490"/>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91" w:name="l706"/>
      <w:r w:rsidRPr="00A85BBD">
        <w:rPr>
          <w:rFonts w:ascii="Courier New" w:eastAsia="Times New Roman" w:hAnsi="Courier New" w:cs="Courier New"/>
          <w:color w:val="000000"/>
          <w:sz w:val="18"/>
          <w:szCs w:val="18"/>
          <w:lang w:bidi="ar-SA"/>
        </w:rPr>
        <w:t xml:space="preserve">706  </w:t>
      </w:r>
      <w:bookmarkEnd w:id="1491"/>
      <w:r w:rsidRPr="00A85BBD">
        <w:rPr>
          <w:rFonts w:ascii="Courier New" w:eastAsia="Times New Roman" w:hAnsi="Courier New" w:cs="Courier New"/>
          <w:color w:val="000000"/>
          <w:sz w:val="18"/>
          <w:szCs w:val="18"/>
          <w:lang w:bidi="ar-SA"/>
        </w:rPr>
        <w:t xml:space="preserve">        Storage storage = 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92" w:name="l707"/>
      <w:r w:rsidRPr="00A85BBD">
        <w:rPr>
          <w:rFonts w:ascii="Courier New" w:eastAsia="Times New Roman" w:hAnsi="Courier New" w:cs="Courier New"/>
          <w:color w:val="000000"/>
          <w:sz w:val="18"/>
          <w:szCs w:val="18"/>
          <w:lang w:bidi="ar-SA"/>
        </w:rPr>
        <w:t xml:space="preserve">707  </w:t>
      </w:r>
      <w:bookmarkEnd w:id="1492"/>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usedStorage = storage.getUsed();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93" w:name="l708"/>
      <w:r w:rsidRPr="00A85BBD">
        <w:rPr>
          <w:rFonts w:ascii="Courier New" w:eastAsia="Times New Roman" w:hAnsi="Courier New" w:cs="Courier New"/>
          <w:color w:val="000000"/>
          <w:sz w:val="18"/>
          <w:szCs w:val="18"/>
          <w:lang w:bidi="ar-SA"/>
        </w:rPr>
        <w:t xml:space="preserve">708  </w:t>
      </w:r>
      <w:bookmarkEnd w:id="149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storageMinAcceptableValue = storage.getMinAcceptableValue();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94" w:name="l709"/>
      <w:r w:rsidRPr="00A85BBD">
        <w:rPr>
          <w:rFonts w:ascii="Courier New" w:eastAsia="Times New Roman" w:hAnsi="Courier New" w:cs="Courier New"/>
          <w:color w:val="000000"/>
          <w:sz w:val="18"/>
          <w:szCs w:val="18"/>
          <w:lang w:bidi="ar-SA"/>
        </w:rPr>
        <w:t xml:space="preserve">709  </w:t>
      </w:r>
      <w:bookmarkEnd w:id="1494"/>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(usedStorage &lt; storageMinAcceptableValue)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95" w:name="l710"/>
      <w:r w:rsidRPr="00A85BBD">
        <w:rPr>
          <w:rFonts w:ascii="Courier New" w:eastAsia="Times New Roman" w:hAnsi="Courier New" w:cs="Courier New"/>
          <w:color w:val="000000"/>
          <w:sz w:val="18"/>
          <w:szCs w:val="18"/>
          <w:lang w:bidi="ar-SA"/>
        </w:rPr>
        <w:t xml:space="preserve">710  </w:t>
      </w:r>
      <w:bookmarkEnd w:id="149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remaining = storageMinAcceptableValue - usedStorage;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96" w:name="l711"/>
      <w:r w:rsidRPr="00A85BBD">
        <w:rPr>
          <w:rFonts w:ascii="Courier New" w:eastAsia="Times New Roman" w:hAnsi="Courier New" w:cs="Courier New"/>
          <w:color w:val="000000"/>
          <w:sz w:val="18"/>
          <w:szCs w:val="18"/>
          <w:lang w:bidi="ar-SA"/>
        </w:rPr>
        <w:t xml:space="preserve">711  </w:t>
      </w:r>
      <w:bookmarkEnd w:id="1496"/>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partition = remaining / runningTasks.size();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97" w:name="l712"/>
      <w:r w:rsidRPr="00A85BBD">
        <w:rPr>
          <w:rFonts w:ascii="Courier New" w:eastAsia="Times New Roman" w:hAnsi="Courier New" w:cs="Courier New"/>
          <w:color w:val="000000"/>
          <w:sz w:val="18"/>
          <w:szCs w:val="18"/>
          <w:lang w:bidi="ar-SA"/>
        </w:rPr>
        <w:t xml:space="preserve">712  </w:t>
      </w:r>
      <w:bookmarkEnd w:id="1497"/>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(partition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98" w:name="l713"/>
      <w:r w:rsidRPr="00A85BBD">
        <w:rPr>
          <w:rFonts w:ascii="Courier New" w:eastAsia="Times New Roman" w:hAnsi="Courier New" w:cs="Courier New"/>
          <w:color w:val="000000"/>
          <w:sz w:val="18"/>
          <w:szCs w:val="18"/>
          <w:lang w:bidi="ar-SA"/>
        </w:rPr>
        <w:t xml:space="preserve">713  </w:t>
      </w:r>
      <w:bookmarkEnd w:id="1498"/>
      <w:r w:rsidRPr="00A85BBD">
        <w:rPr>
          <w:rFonts w:ascii="Courier New" w:eastAsia="Times New Roman" w:hAnsi="Courier New" w:cs="Courier New"/>
          <w:color w:val="000000"/>
          <w:sz w:val="18"/>
          <w:szCs w:val="18"/>
          <w:lang w:bidi="ar-SA"/>
        </w:rPr>
        <w:t xml:space="preserve">                partition = </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99" w:name="l714"/>
      <w:r w:rsidRPr="00A85BBD">
        <w:rPr>
          <w:rFonts w:ascii="Courier New" w:eastAsia="Times New Roman" w:hAnsi="Courier New" w:cs="Courier New"/>
          <w:color w:val="000000"/>
          <w:sz w:val="18"/>
          <w:szCs w:val="18"/>
          <w:lang w:bidi="ar-SA"/>
        </w:rPr>
        <w:t xml:space="preserve">714  </w:t>
      </w:r>
      <w:bookmarkEnd w:id="1499"/>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00" w:name="l715"/>
      <w:r w:rsidRPr="00A85BBD">
        <w:rPr>
          <w:rFonts w:ascii="Courier New" w:eastAsia="Times New Roman" w:hAnsi="Courier New" w:cs="Courier New"/>
          <w:color w:val="000000"/>
          <w:sz w:val="18"/>
          <w:szCs w:val="18"/>
          <w:lang w:bidi="ar-SA"/>
        </w:rPr>
        <w:t xml:space="preserve">715  </w:t>
      </w:r>
      <w:bookmarkEnd w:id="1500"/>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01" w:name="l716"/>
      <w:r w:rsidRPr="00A85BBD">
        <w:rPr>
          <w:rFonts w:ascii="Courier New" w:eastAsia="Times New Roman" w:hAnsi="Courier New" w:cs="Courier New"/>
          <w:color w:val="000000"/>
          <w:sz w:val="18"/>
          <w:szCs w:val="18"/>
          <w:lang w:bidi="ar-SA"/>
        </w:rPr>
        <w:t xml:space="preserve">716  </w:t>
      </w:r>
      <w:bookmarkEnd w:id="1501"/>
      <w:r w:rsidRPr="00A85BBD">
        <w:rPr>
          <w:rFonts w:ascii="Courier New" w:eastAsia="Times New Roman" w:hAnsi="Courier New" w:cs="Courier New"/>
          <w:color w:val="000000"/>
          <w:sz w:val="18"/>
          <w:szCs w:val="18"/>
          <w:lang w:bidi="ar-SA"/>
        </w:rPr>
        <w:t xml:space="preserve">                ReceivedTaskInfo received = ((Task) task).getReceivedInfo();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02" w:name="l717"/>
      <w:r w:rsidRPr="00A85BBD">
        <w:rPr>
          <w:rFonts w:ascii="Courier New" w:eastAsia="Times New Roman" w:hAnsi="Courier New" w:cs="Courier New"/>
          <w:color w:val="000000"/>
          <w:sz w:val="18"/>
          <w:szCs w:val="18"/>
          <w:lang w:bidi="ar-SA"/>
        </w:rPr>
        <w:t xml:space="preserve">717  </w:t>
      </w:r>
      <w:bookmarkEnd w:id="1502"/>
      <w:r w:rsidRPr="00A85BBD">
        <w:rPr>
          <w:rFonts w:ascii="Courier New" w:eastAsia="Times New Roman" w:hAnsi="Courier New" w:cs="Courier New"/>
          <w:color w:val="000000"/>
          <w:sz w:val="18"/>
          <w:szCs w:val="18"/>
          <w:lang w:bidi="ar-SA"/>
        </w:rPr>
        <w:t xml:space="preserve">                received.setStorageReceived(received.getStorageReceived() + partition,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03" w:name="l718"/>
      <w:r w:rsidRPr="00A85BBD">
        <w:rPr>
          <w:rFonts w:ascii="Courier New" w:eastAsia="Times New Roman" w:hAnsi="Courier New" w:cs="Courier New"/>
          <w:color w:val="000000"/>
          <w:sz w:val="18"/>
          <w:szCs w:val="18"/>
          <w:lang w:bidi="ar-SA"/>
        </w:rPr>
        <w:t xml:space="preserve">718  </w:t>
      </w:r>
      <w:bookmarkEnd w:id="1503"/>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04" w:name="l719"/>
      <w:r w:rsidRPr="00A85BBD">
        <w:rPr>
          <w:rFonts w:ascii="Courier New" w:eastAsia="Times New Roman" w:hAnsi="Courier New" w:cs="Courier New"/>
          <w:color w:val="000000"/>
          <w:sz w:val="18"/>
          <w:szCs w:val="18"/>
          <w:lang w:bidi="ar-SA"/>
        </w:rPr>
        <w:t xml:space="preserve">719  </w:t>
      </w:r>
      <w:bookmarkEnd w:id="1504"/>
      <w:r w:rsidRPr="00A85BBD">
        <w:rPr>
          <w:rFonts w:ascii="Courier New" w:eastAsia="Times New Roman" w:hAnsi="Courier New" w:cs="Courier New"/>
          <w:color w:val="000000"/>
          <w:sz w:val="18"/>
          <w:szCs w:val="18"/>
          <w:lang w:bidi="ar-SA"/>
        </w:rPr>
        <w:t xml:space="preserve">            storage.setUsed(remaining);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05" w:name="l720"/>
      <w:r w:rsidRPr="00A85BBD">
        <w:rPr>
          <w:rFonts w:ascii="Courier New" w:eastAsia="Times New Roman" w:hAnsi="Courier New" w:cs="Courier New"/>
          <w:color w:val="000000"/>
          <w:sz w:val="18"/>
          <w:szCs w:val="18"/>
          <w:lang w:bidi="ar-SA"/>
        </w:rPr>
        <w:t xml:space="preserve">720  </w:t>
      </w:r>
      <w:bookmarkEnd w:id="1505"/>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06" w:name="l721"/>
      <w:r w:rsidRPr="00A85BBD">
        <w:rPr>
          <w:rFonts w:ascii="Courier New" w:eastAsia="Times New Roman" w:hAnsi="Courier New" w:cs="Courier New"/>
          <w:color w:val="000000"/>
          <w:sz w:val="18"/>
          <w:szCs w:val="18"/>
          <w:lang w:bidi="ar-SA"/>
        </w:rPr>
        <w:t xml:space="preserve">721  </w:t>
      </w:r>
      <w:bookmarkEnd w:id="1506"/>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07" w:name="l722"/>
      <w:r w:rsidRPr="00A85BBD">
        <w:rPr>
          <w:rFonts w:ascii="Courier New" w:eastAsia="Times New Roman" w:hAnsi="Courier New" w:cs="Courier New"/>
          <w:color w:val="000000"/>
          <w:sz w:val="18"/>
          <w:szCs w:val="18"/>
          <w:lang w:bidi="ar-SA"/>
        </w:rPr>
        <w:t xml:space="preserve">722  </w:t>
      </w:r>
      <w:bookmarkEnd w:id="1507"/>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508" w:name="l723"/>
      <w:r w:rsidRPr="00A85BBD">
        <w:rPr>
          <w:rFonts w:ascii="Courier New" w:eastAsia="Times New Roman" w:hAnsi="Courier New" w:cs="Courier New"/>
          <w:color w:val="000000"/>
          <w:sz w:val="18"/>
          <w:szCs w:val="18"/>
          <w:lang w:bidi="ar-SA"/>
        </w:rPr>
        <w:t xml:space="preserve">723  </w:t>
      </w:r>
      <w:bookmarkEnd w:id="150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509" w:name="l724"/>
      <w:r w:rsidRPr="00A85BBD">
        <w:rPr>
          <w:rFonts w:ascii="Courier New" w:eastAsia="Times New Roman" w:hAnsi="Courier New" w:cs="Courier New"/>
          <w:color w:val="000000"/>
          <w:sz w:val="18"/>
          <w:szCs w:val="18"/>
          <w:lang w:bidi="ar-SA"/>
        </w:rPr>
        <w:t xml:space="preserve">724  </w:t>
      </w:r>
      <w:bookmarkEnd w:id="1509"/>
      <w:r w:rsidRPr="00A85BBD">
        <w:rPr>
          <w:rFonts w:ascii="Courier New" w:eastAsia="Times New Roman" w:hAnsi="Courier New" w:cs="Courier New"/>
          <w:i/>
          <w:iCs/>
          <w:color w:val="80808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510" w:name="l725"/>
      <w:r w:rsidRPr="00A85BBD">
        <w:rPr>
          <w:rFonts w:ascii="Courier New" w:eastAsia="Times New Roman" w:hAnsi="Courier New" w:cs="Courier New"/>
          <w:color w:val="000000"/>
          <w:sz w:val="18"/>
          <w:szCs w:val="18"/>
          <w:lang w:bidi="ar-SA"/>
        </w:rPr>
        <w:t xml:space="preserve">725  </w:t>
      </w:r>
      <w:bookmarkEnd w:id="1510"/>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resources amount of extra resources to be given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511" w:name="l726"/>
      <w:r w:rsidRPr="00A85BBD">
        <w:rPr>
          <w:rFonts w:ascii="Courier New" w:eastAsia="Times New Roman" w:hAnsi="Courier New" w:cs="Courier New"/>
          <w:color w:val="000000"/>
          <w:sz w:val="18"/>
          <w:szCs w:val="18"/>
          <w:lang w:bidi="ar-SA"/>
        </w:rPr>
        <w:t xml:space="preserve">726  </w:t>
      </w:r>
      <w:bookmarkEnd w:id="1511"/>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task the task which receives the extra resources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512" w:name="l727"/>
      <w:r w:rsidRPr="00A85BBD">
        <w:rPr>
          <w:rFonts w:ascii="Courier New" w:eastAsia="Times New Roman" w:hAnsi="Courier New" w:cs="Courier New"/>
          <w:color w:val="000000"/>
          <w:sz w:val="18"/>
          <w:szCs w:val="18"/>
          <w:lang w:bidi="ar-SA"/>
        </w:rPr>
        <w:t xml:space="preserve">727  </w:t>
      </w:r>
      <w:bookmarkEnd w:id="1512"/>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ontModel of the underlying ontology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13" w:name="l728"/>
      <w:r w:rsidRPr="00A85BBD">
        <w:rPr>
          <w:rFonts w:ascii="Courier New" w:eastAsia="Times New Roman" w:hAnsi="Courier New" w:cs="Courier New"/>
          <w:color w:val="000000"/>
          <w:sz w:val="18"/>
          <w:szCs w:val="18"/>
          <w:lang w:bidi="ar-SA"/>
        </w:rPr>
        <w:t xml:space="preserve">728  </w:t>
      </w:r>
      <w:bookmarkEnd w:id="1513"/>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14" w:name="l729"/>
      <w:r w:rsidRPr="00A85BBD">
        <w:rPr>
          <w:rFonts w:ascii="Courier New" w:eastAsia="Times New Roman" w:hAnsi="Courier New" w:cs="Courier New"/>
          <w:color w:val="000000"/>
          <w:sz w:val="18"/>
          <w:szCs w:val="18"/>
          <w:lang w:bidi="ar-SA"/>
        </w:rPr>
        <w:t xml:space="preserve">729  </w:t>
      </w:r>
      <w:bookmarkEnd w:id="1514"/>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giveMoreResourcesToTask(</w:t>
      </w:r>
      <w:r w:rsidRPr="00A85BBD">
        <w:rPr>
          <w:rFonts w:ascii="Courier New" w:eastAsia="Times New Roman" w:hAnsi="Courier New" w:cs="Courier New"/>
          <w:b/>
          <w:bCs/>
          <w:color w:val="000080"/>
          <w:sz w:val="18"/>
          <w:szCs w:val="18"/>
          <w:lang w:bidi="ar-SA"/>
        </w:rPr>
        <w:t>double</w:t>
      </w:r>
      <w:r w:rsidRPr="00A85BBD">
        <w:rPr>
          <w:rFonts w:ascii="Courier New" w:eastAsia="Times New Roman" w:hAnsi="Courier New" w:cs="Courier New"/>
          <w:color w:val="000000"/>
          <w:sz w:val="18"/>
          <w:szCs w:val="18"/>
          <w:lang w:bidi="ar-SA"/>
        </w:rPr>
        <w:t xml:space="preserve">[] resources, Task task, 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15" w:name="l730"/>
      <w:r w:rsidRPr="00A85BBD">
        <w:rPr>
          <w:rFonts w:ascii="Courier New" w:eastAsia="Times New Roman" w:hAnsi="Courier New" w:cs="Courier New"/>
          <w:color w:val="000000"/>
          <w:sz w:val="18"/>
          <w:szCs w:val="18"/>
          <w:lang w:bidi="ar-SA"/>
        </w:rPr>
        <w:t xml:space="preserve">730  </w:t>
      </w:r>
      <w:bookmarkEnd w:id="1515"/>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16" w:name="l731"/>
      <w:r w:rsidRPr="00A85BBD">
        <w:rPr>
          <w:rFonts w:ascii="Courier New" w:eastAsia="Times New Roman" w:hAnsi="Courier New" w:cs="Courier New"/>
          <w:color w:val="000000"/>
          <w:sz w:val="18"/>
          <w:szCs w:val="18"/>
          <w:lang w:bidi="ar-SA"/>
        </w:rPr>
        <w:t xml:space="preserve">731  </w:t>
      </w:r>
      <w:bookmarkEnd w:id="1516"/>
      <w:r w:rsidRPr="00A85BBD">
        <w:rPr>
          <w:rFonts w:ascii="Courier New" w:eastAsia="Times New Roman" w:hAnsi="Courier New" w:cs="Courier New"/>
          <w:color w:val="000000"/>
          <w:sz w:val="18"/>
          <w:szCs w:val="18"/>
          <w:lang w:bidi="ar-SA"/>
        </w:rPr>
        <w:t xml:space="preserve">        ReceivedTaskInfo receivedTaskInfo = task.getReceivedInfo();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17" w:name="l732"/>
      <w:r w:rsidRPr="00A85BBD">
        <w:rPr>
          <w:rFonts w:ascii="Courier New" w:eastAsia="Times New Roman" w:hAnsi="Courier New" w:cs="Courier New"/>
          <w:color w:val="000000"/>
          <w:sz w:val="18"/>
          <w:szCs w:val="18"/>
          <w:lang w:bidi="ar-SA"/>
        </w:rPr>
        <w:t xml:space="preserve">732  </w:t>
      </w:r>
      <w:bookmarkEnd w:id="1517"/>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18" w:name="l733"/>
      <w:r w:rsidRPr="00A85BBD">
        <w:rPr>
          <w:rFonts w:ascii="Courier New" w:eastAsia="Times New Roman" w:hAnsi="Courier New" w:cs="Courier New"/>
          <w:color w:val="000000"/>
          <w:sz w:val="18"/>
          <w:szCs w:val="18"/>
          <w:lang w:bidi="ar-SA"/>
        </w:rPr>
        <w:lastRenderedPageBreak/>
        <w:t xml:space="preserve">733  </w:t>
      </w:r>
      <w:bookmarkEnd w:id="1518"/>
      <w:r w:rsidRPr="00A85BBD">
        <w:rPr>
          <w:rFonts w:ascii="Courier New" w:eastAsia="Times New Roman" w:hAnsi="Courier New" w:cs="Courier New"/>
          <w:color w:val="000000"/>
          <w:sz w:val="18"/>
          <w:szCs w:val="18"/>
          <w:lang w:bidi="ar-SA"/>
        </w:rPr>
        <w:t xml:space="preserve">        Collection&lt;Integer&gt; receivedCores = receivedTaskInfo.getReceivedCoreIndex();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19" w:name="l734"/>
      <w:r w:rsidRPr="00A85BBD">
        <w:rPr>
          <w:rFonts w:ascii="Courier New" w:eastAsia="Times New Roman" w:hAnsi="Courier New" w:cs="Courier New"/>
          <w:color w:val="000000"/>
          <w:sz w:val="18"/>
          <w:szCs w:val="18"/>
          <w:lang w:bidi="ar-SA"/>
        </w:rPr>
        <w:t xml:space="preserve">734  </w:t>
      </w:r>
      <w:bookmarkEnd w:id="1519"/>
      <w:r w:rsidRPr="00A85BBD">
        <w:rPr>
          <w:rFonts w:ascii="Courier New" w:eastAsia="Times New Roman" w:hAnsi="Courier New" w:cs="Courier New"/>
          <w:color w:val="000000"/>
          <w:sz w:val="18"/>
          <w:szCs w:val="18"/>
          <w:lang w:bidi="ar-SA"/>
        </w:rPr>
        <w:t xml:space="preserve">        Object[] cores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.getAssociatedCPU().getAssociatedCore().toArray();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20" w:name="l735"/>
      <w:r w:rsidRPr="00A85BBD">
        <w:rPr>
          <w:rFonts w:ascii="Courier New" w:eastAsia="Times New Roman" w:hAnsi="Courier New" w:cs="Courier New"/>
          <w:color w:val="000000"/>
          <w:sz w:val="18"/>
          <w:szCs w:val="18"/>
          <w:lang w:bidi="ar-SA"/>
        </w:rPr>
        <w:t xml:space="preserve">735  </w:t>
      </w:r>
      <w:bookmarkEnd w:id="1520"/>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(Integer index : receivedCores)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21" w:name="l736"/>
      <w:r w:rsidRPr="00A85BBD">
        <w:rPr>
          <w:rFonts w:ascii="Courier New" w:eastAsia="Times New Roman" w:hAnsi="Courier New" w:cs="Courier New"/>
          <w:color w:val="000000"/>
          <w:sz w:val="18"/>
          <w:szCs w:val="18"/>
          <w:lang w:bidi="ar-SA"/>
        </w:rPr>
        <w:t xml:space="preserve">736  </w:t>
      </w:r>
      <w:bookmarkEnd w:id="1521"/>
      <w:r w:rsidRPr="00A85BBD">
        <w:rPr>
          <w:rFonts w:ascii="Courier New" w:eastAsia="Times New Roman" w:hAnsi="Courier New" w:cs="Courier New"/>
          <w:color w:val="000000"/>
          <w:sz w:val="18"/>
          <w:szCs w:val="18"/>
          <w:lang w:bidi="ar-SA"/>
        </w:rPr>
        <w:t xml:space="preserve">            Core core = (Core) cores[index];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22" w:name="l737"/>
      <w:r w:rsidRPr="00A85BBD">
        <w:rPr>
          <w:rFonts w:ascii="Courier New" w:eastAsia="Times New Roman" w:hAnsi="Courier New" w:cs="Courier New"/>
          <w:color w:val="000000"/>
          <w:sz w:val="18"/>
          <w:szCs w:val="18"/>
          <w:lang w:bidi="ar-SA"/>
        </w:rPr>
        <w:t xml:space="preserve">737  </w:t>
      </w:r>
      <w:bookmarkEnd w:id="1522"/>
      <w:r w:rsidRPr="00A85BBD">
        <w:rPr>
          <w:rFonts w:ascii="Courier New" w:eastAsia="Times New Roman" w:hAnsi="Courier New" w:cs="Courier New"/>
          <w:color w:val="000000"/>
          <w:sz w:val="18"/>
          <w:szCs w:val="18"/>
          <w:lang w:bidi="ar-SA"/>
        </w:rPr>
        <w:t xml:space="preserve">            core.setUsed(core.getUsed() + (</w:t>
      </w:r>
      <w:r w:rsidRPr="00A85BBD">
        <w:rPr>
          <w:rFonts w:ascii="Courier New" w:eastAsia="Times New Roman" w:hAnsi="Courier New" w:cs="Courier New"/>
          <w:b/>
          <w:bCs/>
          <w:color w:val="000080"/>
          <w:sz w:val="18"/>
          <w:szCs w:val="18"/>
          <w:lang w:bidi="ar-SA"/>
        </w:rPr>
        <w:t>int</w:t>
      </w:r>
      <w:r w:rsidRPr="00A85BBD">
        <w:rPr>
          <w:rFonts w:ascii="Courier New" w:eastAsia="Times New Roman" w:hAnsi="Courier New" w:cs="Courier New"/>
          <w:color w:val="000000"/>
          <w:sz w:val="18"/>
          <w:szCs w:val="18"/>
          <w:lang w:bidi="ar-SA"/>
        </w:rPr>
        <w:t>) resources[</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23" w:name="l738"/>
      <w:r w:rsidRPr="00A85BBD">
        <w:rPr>
          <w:rFonts w:ascii="Courier New" w:eastAsia="Times New Roman" w:hAnsi="Courier New" w:cs="Courier New"/>
          <w:color w:val="000000"/>
          <w:sz w:val="18"/>
          <w:szCs w:val="18"/>
          <w:lang w:bidi="ar-SA"/>
        </w:rPr>
        <w:t xml:space="preserve">738  </w:t>
      </w:r>
      <w:bookmarkEnd w:id="1523"/>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24" w:name="l739"/>
      <w:r w:rsidRPr="00A85BBD">
        <w:rPr>
          <w:rFonts w:ascii="Courier New" w:eastAsia="Times New Roman" w:hAnsi="Courier New" w:cs="Courier New"/>
          <w:color w:val="000000"/>
          <w:sz w:val="18"/>
          <w:szCs w:val="18"/>
          <w:lang w:bidi="ar-SA"/>
        </w:rPr>
        <w:t xml:space="preserve">739  </w:t>
      </w:r>
      <w:bookmarkEnd w:id="1524"/>
      <w:r w:rsidRPr="00A85BBD">
        <w:rPr>
          <w:rFonts w:ascii="Courier New" w:eastAsia="Times New Roman" w:hAnsi="Courier New" w:cs="Courier New"/>
          <w:color w:val="000000"/>
          <w:sz w:val="18"/>
          <w:szCs w:val="18"/>
          <w:lang w:bidi="ar-SA"/>
        </w:rPr>
        <w:t xml:space="preserve">        receivedTaskInfo.setCpuReceived(((Core) cores[</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]).getUsed() + (</w:t>
      </w:r>
      <w:r w:rsidRPr="00A85BBD">
        <w:rPr>
          <w:rFonts w:ascii="Courier New" w:eastAsia="Times New Roman" w:hAnsi="Courier New" w:cs="Courier New"/>
          <w:b/>
          <w:bCs/>
          <w:color w:val="000080"/>
          <w:sz w:val="18"/>
          <w:szCs w:val="18"/>
          <w:lang w:bidi="ar-SA"/>
        </w:rPr>
        <w:t>int</w:t>
      </w:r>
      <w:r w:rsidRPr="00A85BBD">
        <w:rPr>
          <w:rFonts w:ascii="Courier New" w:eastAsia="Times New Roman" w:hAnsi="Courier New" w:cs="Courier New"/>
          <w:color w:val="000000"/>
          <w:sz w:val="18"/>
          <w:szCs w:val="18"/>
          <w:lang w:bidi="ar-SA"/>
        </w:rPr>
        <w:t>) resources[</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25" w:name="l740"/>
      <w:r w:rsidRPr="00A85BBD">
        <w:rPr>
          <w:rFonts w:ascii="Courier New" w:eastAsia="Times New Roman" w:hAnsi="Courier New" w:cs="Courier New"/>
          <w:color w:val="000000"/>
          <w:sz w:val="18"/>
          <w:szCs w:val="18"/>
          <w:lang w:bidi="ar-SA"/>
        </w:rPr>
        <w:t xml:space="preserve">740  </w:t>
      </w:r>
      <w:bookmarkEnd w:id="1525"/>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26" w:name="l741"/>
      <w:r w:rsidRPr="00A85BBD">
        <w:rPr>
          <w:rFonts w:ascii="Courier New" w:eastAsia="Times New Roman" w:hAnsi="Courier New" w:cs="Courier New"/>
          <w:color w:val="000000"/>
          <w:sz w:val="18"/>
          <w:szCs w:val="18"/>
          <w:lang w:bidi="ar-SA"/>
        </w:rPr>
        <w:t xml:space="preserve">741  </w:t>
      </w:r>
      <w:bookmarkEnd w:id="1526"/>
      <w:r w:rsidRPr="00A85BBD">
        <w:rPr>
          <w:rFonts w:ascii="Courier New" w:eastAsia="Times New Roman" w:hAnsi="Courier New" w:cs="Courier New"/>
          <w:color w:val="000000"/>
          <w:sz w:val="18"/>
          <w:szCs w:val="18"/>
          <w:lang w:bidi="ar-SA"/>
        </w:rPr>
        <w:t xml:space="preserve">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27" w:name="l742"/>
      <w:r w:rsidRPr="00A85BBD">
        <w:rPr>
          <w:rFonts w:ascii="Courier New" w:eastAsia="Times New Roman" w:hAnsi="Courier New" w:cs="Courier New"/>
          <w:color w:val="000000"/>
          <w:sz w:val="18"/>
          <w:szCs w:val="18"/>
          <w:lang w:bidi="ar-SA"/>
        </w:rPr>
        <w:t xml:space="preserve">742  </w:t>
      </w:r>
      <w:bookmarkEnd w:id="1527"/>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newMemoryValue = (memory.getUsed() + (</w:t>
      </w:r>
      <w:r w:rsidRPr="00A85BBD">
        <w:rPr>
          <w:rFonts w:ascii="Courier New" w:eastAsia="Times New Roman" w:hAnsi="Courier New" w:cs="Courier New"/>
          <w:b/>
          <w:bCs/>
          <w:color w:val="000080"/>
          <w:sz w:val="18"/>
          <w:szCs w:val="18"/>
          <w:lang w:bidi="ar-SA"/>
        </w:rPr>
        <w:t>int</w:t>
      </w:r>
      <w:r w:rsidRPr="00A85BBD">
        <w:rPr>
          <w:rFonts w:ascii="Courier New" w:eastAsia="Times New Roman" w:hAnsi="Courier New" w:cs="Courier New"/>
          <w:color w:val="000000"/>
          <w:sz w:val="18"/>
          <w:szCs w:val="18"/>
          <w:lang w:bidi="ar-SA"/>
        </w:rPr>
        <w:t>) resources[</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28" w:name="l743"/>
      <w:r w:rsidRPr="00A85BBD">
        <w:rPr>
          <w:rFonts w:ascii="Courier New" w:eastAsia="Times New Roman" w:hAnsi="Courier New" w:cs="Courier New"/>
          <w:color w:val="000000"/>
          <w:sz w:val="18"/>
          <w:szCs w:val="18"/>
          <w:lang w:bidi="ar-SA"/>
        </w:rPr>
        <w:t xml:space="preserve">743  </w:t>
      </w:r>
      <w:bookmarkEnd w:id="1528"/>
      <w:r w:rsidRPr="00A85BBD">
        <w:rPr>
          <w:rFonts w:ascii="Courier New" w:eastAsia="Times New Roman" w:hAnsi="Courier New" w:cs="Courier New"/>
          <w:color w:val="000000"/>
          <w:sz w:val="18"/>
          <w:szCs w:val="18"/>
          <w:lang w:bidi="ar-SA"/>
        </w:rPr>
        <w:t xml:space="preserve">        memory.setUsed(newMemoryValue);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29" w:name="l744"/>
      <w:r w:rsidRPr="00A85BBD">
        <w:rPr>
          <w:rFonts w:ascii="Courier New" w:eastAsia="Times New Roman" w:hAnsi="Courier New" w:cs="Courier New"/>
          <w:color w:val="000000"/>
          <w:sz w:val="18"/>
          <w:szCs w:val="18"/>
          <w:lang w:bidi="ar-SA"/>
        </w:rPr>
        <w:t xml:space="preserve">744  </w:t>
      </w:r>
      <w:bookmarkEnd w:id="1529"/>
      <w:r w:rsidRPr="00A85BBD">
        <w:rPr>
          <w:rFonts w:ascii="Courier New" w:eastAsia="Times New Roman" w:hAnsi="Courier New" w:cs="Courier New"/>
          <w:color w:val="000000"/>
          <w:sz w:val="18"/>
          <w:szCs w:val="18"/>
          <w:lang w:bidi="ar-SA"/>
        </w:rPr>
        <w:t xml:space="preserve">        receivedTaskInfo.setMemoryReceived(newMemoryValue);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30" w:name="l745"/>
      <w:r w:rsidRPr="00A85BBD">
        <w:rPr>
          <w:rFonts w:ascii="Courier New" w:eastAsia="Times New Roman" w:hAnsi="Courier New" w:cs="Courier New"/>
          <w:color w:val="000000"/>
          <w:sz w:val="18"/>
          <w:szCs w:val="18"/>
          <w:lang w:bidi="ar-SA"/>
        </w:rPr>
        <w:t xml:space="preserve">745  </w:t>
      </w:r>
      <w:bookmarkEnd w:id="1530"/>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31" w:name="l746"/>
      <w:r w:rsidRPr="00A85BBD">
        <w:rPr>
          <w:rFonts w:ascii="Courier New" w:eastAsia="Times New Roman" w:hAnsi="Courier New" w:cs="Courier New"/>
          <w:color w:val="000000"/>
          <w:sz w:val="18"/>
          <w:szCs w:val="18"/>
          <w:lang w:bidi="ar-SA"/>
        </w:rPr>
        <w:t xml:space="preserve">746  </w:t>
      </w:r>
      <w:bookmarkEnd w:id="1531"/>
      <w:r w:rsidRPr="00A85BBD">
        <w:rPr>
          <w:rFonts w:ascii="Courier New" w:eastAsia="Times New Roman" w:hAnsi="Courier New" w:cs="Courier New"/>
          <w:color w:val="000000"/>
          <w:sz w:val="18"/>
          <w:szCs w:val="18"/>
          <w:lang w:bidi="ar-SA"/>
        </w:rPr>
        <w:t xml:space="preserve">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32" w:name="l747"/>
      <w:r w:rsidRPr="00A85BBD">
        <w:rPr>
          <w:rFonts w:ascii="Courier New" w:eastAsia="Times New Roman" w:hAnsi="Courier New" w:cs="Courier New"/>
          <w:color w:val="000000"/>
          <w:sz w:val="18"/>
          <w:szCs w:val="18"/>
          <w:lang w:bidi="ar-SA"/>
        </w:rPr>
        <w:t xml:space="preserve">747  </w:t>
      </w:r>
      <w:bookmarkEnd w:id="1532"/>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newStorageValue = (storage.getUsed() + (</w:t>
      </w:r>
      <w:r w:rsidRPr="00A85BBD">
        <w:rPr>
          <w:rFonts w:ascii="Courier New" w:eastAsia="Times New Roman" w:hAnsi="Courier New" w:cs="Courier New"/>
          <w:b/>
          <w:bCs/>
          <w:color w:val="000080"/>
          <w:sz w:val="18"/>
          <w:szCs w:val="18"/>
          <w:lang w:bidi="ar-SA"/>
        </w:rPr>
        <w:t>int</w:t>
      </w:r>
      <w:r w:rsidRPr="00A85BBD">
        <w:rPr>
          <w:rFonts w:ascii="Courier New" w:eastAsia="Times New Roman" w:hAnsi="Courier New" w:cs="Courier New"/>
          <w:color w:val="000000"/>
          <w:sz w:val="18"/>
          <w:szCs w:val="18"/>
          <w:lang w:bidi="ar-SA"/>
        </w:rPr>
        <w:t>) resources[</w:t>
      </w:r>
      <w:r w:rsidRPr="00A85BBD">
        <w:rPr>
          <w:rFonts w:ascii="Courier New" w:eastAsia="Times New Roman" w:hAnsi="Courier New" w:cs="Courier New"/>
          <w:color w:val="0000FF"/>
          <w:sz w:val="18"/>
          <w:szCs w:val="18"/>
          <w:lang w:bidi="ar-SA"/>
        </w:rPr>
        <w:t>2</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33" w:name="l748"/>
      <w:r w:rsidRPr="00A85BBD">
        <w:rPr>
          <w:rFonts w:ascii="Courier New" w:eastAsia="Times New Roman" w:hAnsi="Courier New" w:cs="Courier New"/>
          <w:color w:val="000000"/>
          <w:sz w:val="18"/>
          <w:szCs w:val="18"/>
          <w:lang w:bidi="ar-SA"/>
        </w:rPr>
        <w:t xml:space="preserve">748  </w:t>
      </w:r>
      <w:bookmarkEnd w:id="1533"/>
      <w:r w:rsidRPr="00A85BBD">
        <w:rPr>
          <w:rFonts w:ascii="Courier New" w:eastAsia="Times New Roman" w:hAnsi="Courier New" w:cs="Courier New"/>
          <w:color w:val="000000"/>
          <w:sz w:val="18"/>
          <w:szCs w:val="18"/>
          <w:lang w:bidi="ar-SA"/>
        </w:rPr>
        <w:t xml:space="preserve">        storage.setUsed(newStorageValue);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34" w:name="l749"/>
      <w:r w:rsidRPr="00A85BBD">
        <w:rPr>
          <w:rFonts w:ascii="Courier New" w:eastAsia="Times New Roman" w:hAnsi="Courier New" w:cs="Courier New"/>
          <w:color w:val="000000"/>
          <w:sz w:val="18"/>
          <w:szCs w:val="18"/>
          <w:lang w:bidi="ar-SA"/>
        </w:rPr>
        <w:t xml:space="preserve">749  </w:t>
      </w:r>
      <w:bookmarkEnd w:id="1534"/>
      <w:r w:rsidRPr="00A85BBD">
        <w:rPr>
          <w:rFonts w:ascii="Courier New" w:eastAsia="Times New Roman" w:hAnsi="Courier New" w:cs="Courier New"/>
          <w:color w:val="000000"/>
          <w:sz w:val="18"/>
          <w:szCs w:val="18"/>
          <w:lang w:bidi="ar-SA"/>
        </w:rPr>
        <w:t xml:space="preserve">        receivedTaskInfo.setStorageReceived(newStorageValue);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35" w:name="l750"/>
      <w:r w:rsidRPr="00A85BBD">
        <w:rPr>
          <w:rFonts w:ascii="Courier New" w:eastAsia="Times New Roman" w:hAnsi="Courier New" w:cs="Courier New"/>
          <w:color w:val="000000"/>
          <w:sz w:val="18"/>
          <w:szCs w:val="18"/>
          <w:lang w:bidi="ar-SA"/>
        </w:rPr>
        <w:t xml:space="preserve">750  </w:t>
      </w:r>
      <w:bookmarkEnd w:id="1535"/>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36" w:name="l751"/>
      <w:r w:rsidRPr="00A85BBD">
        <w:rPr>
          <w:rFonts w:ascii="Courier New" w:eastAsia="Times New Roman" w:hAnsi="Courier New" w:cs="Courier New"/>
          <w:color w:val="000000"/>
          <w:sz w:val="18"/>
          <w:szCs w:val="18"/>
          <w:lang w:bidi="ar-SA"/>
        </w:rPr>
        <w:t xml:space="preserve">751  </w:t>
      </w:r>
      <w:bookmarkEnd w:id="1536"/>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37" w:name="l752"/>
      <w:r w:rsidRPr="00A85BBD">
        <w:rPr>
          <w:rFonts w:ascii="Courier New" w:eastAsia="Times New Roman" w:hAnsi="Courier New" w:cs="Courier New"/>
          <w:color w:val="000000"/>
          <w:sz w:val="18"/>
          <w:szCs w:val="18"/>
          <w:lang w:bidi="ar-SA"/>
        </w:rPr>
        <w:t xml:space="preserve">752  </w:t>
      </w:r>
      <w:bookmarkEnd w:id="1537"/>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38" w:name="l753"/>
      <w:r w:rsidRPr="00A85BBD">
        <w:rPr>
          <w:rFonts w:ascii="Courier New" w:eastAsia="Times New Roman" w:hAnsi="Courier New" w:cs="Courier New"/>
          <w:color w:val="000000"/>
          <w:sz w:val="18"/>
          <w:szCs w:val="18"/>
          <w:lang w:bidi="ar-SA"/>
        </w:rPr>
        <w:t xml:space="preserve">753  </w:t>
      </w:r>
      <w:bookmarkEnd w:id="153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removeExtraResourcesGivenToTask(Task task, 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39" w:name="l754"/>
      <w:r w:rsidRPr="00A85BBD">
        <w:rPr>
          <w:rFonts w:ascii="Courier New" w:eastAsia="Times New Roman" w:hAnsi="Courier New" w:cs="Courier New"/>
          <w:color w:val="000000"/>
          <w:sz w:val="18"/>
          <w:szCs w:val="18"/>
          <w:lang w:bidi="ar-SA"/>
        </w:rPr>
        <w:t xml:space="preserve">754  </w:t>
      </w:r>
      <w:bookmarkEnd w:id="1539"/>
      <w:r w:rsidRPr="00A85BBD">
        <w:rPr>
          <w:rFonts w:ascii="Courier New" w:eastAsia="Times New Roman" w:hAnsi="Courier New" w:cs="Courier New"/>
          <w:color w:val="000000"/>
          <w:sz w:val="18"/>
          <w:szCs w:val="18"/>
          <w:lang w:bidi="ar-SA"/>
        </w:rPr>
        <w:t xml:space="preserve">        removeRunningTask(task,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40" w:name="l755"/>
      <w:r w:rsidRPr="00A85BBD">
        <w:rPr>
          <w:rFonts w:ascii="Courier New" w:eastAsia="Times New Roman" w:hAnsi="Courier New" w:cs="Courier New"/>
          <w:color w:val="000000"/>
          <w:sz w:val="18"/>
          <w:szCs w:val="18"/>
          <w:lang w:bidi="ar-SA"/>
        </w:rPr>
        <w:t xml:space="preserve">755  </w:t>
      </w:r>
      <w:bookmarkEnd w:id="1540"/>
      <w:r w:rsidRPr="00A85BBD">
        <w:rPr>
          <w:rFonts w:ascii="Courier New" w:eastAsia="Times New Roman" w:hAnsi="Courier New" w:cs="Courier New"/>
          <w:color w:val="000000"/>
          <w:sz w:val="18"/>
          <w:szCs w:val="18"/>
          <w:lang w:bidi="ar-SA"/>
        </w:rPr>
        <w:t xml:space="preserve">        addRunningTask(task,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41" w:name="l756"/>
      <w:r w:rsidRPr="00A85BBD">
        <w:rPr>
          <w:rFonts w:ascii="Courier New" w:eastAsia="Times New Roman" w:hAnsi="Courier New" w:cs="Courier New"/>
          <w:color w:val="000000"/>
          <w:sz w:val="18"/>
          <w:szCs w:val="18"/>
          <w:lang w:bidi="ar-SA"/>
        </w:rPr>
        <w:t xml:space="preserve">756  </w:t>
      </w:r>
      <w:bookmarkEnd w:id="1541"/>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42" w:name="l757"/>
      <w:r w:rsidRPr="00A85BBD">
        <w:rPr>
          <w:rFonts w:ascii="Courier New" w:eastAsia="Times New Roman" w:hAnsi="Courier New" w:cs="Courier New"/>
          <w:color w:val="000000"/>
          <w:sz w:val="18"/>
          <w:szCs w:val="18"/>
          <w:lang w:bidi="ar-SA"/>
        </w:rPr>
        <w:t xml:space="preserve">757  </w:t>
      </w:r>
      <w:bookmarkEnd w:id="1542"/>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43" w:name="l758"/>
      <w:r w:rsidRPr="00A85BBD">
        <w:rPr>
          <w:rFonts w:ascii="Courier New" w:eastAsia="Times New Roman" w:hAnsi="Courier New" w:cs="Courier New"/>
          <w:color w:val="000000"/>
          <w:sz w:val="18"/>
          <w:szCs w:val="18"/>
          <w:lang w:bidi="ar-SA"/>
        </w:rPr>
        <w:t xml:space="preserve">758  </w:t>
      </w:r>
      <w:bookmarkEnd w:id="154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changeOptimumCPURange(</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max)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44" w:name="l759"/>
      <w:r w:rsidRPr="00A85BBD">
        <w:rPr>
          <w:rFonts w:ascii="Courier New" w:eastAsia="Times New Roman" w:hAnsi="Courier New" w:cs="Courier New"/>
          <w:color w:val="000000"/>
          <w:sz w:val="18"/>
          <w:szCs w:val="18"/>
          <w:lang w:bidi="ar-SA"/>
        </w:rPr>
        <w:t xml:space="preserve">759  </w:t>
      </w:r>
      <w:bookmarkEnd w:id="1544"/>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//TODO: optimum ranges for a specific core can be negotiated so implement method that does that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45" w:name="l760"/>
      <w:r w:rsidRPr="00A85BBD">
        <w:rPr>
          <w:rFonts w:ascii="Courier New" w:eastAsia="Times New Roman" w:hAnsi="Courier New" w:cs="Courier New"/>
          <w:color w:val="000000"/>
          <w:sz w:val="18"/>
          <w:szCs w:val="18"/>
          <w:lang w:bidi="ar-SA"/>
        </w:rPr>
        <w:t xml:space="preserve">760  </w:t>
      </w:r>
      <w:bookmarkEnd w:id="1545"/>
      <w:r w:rsidRPr="00A85BBD">
        <w:rPr>
          <w:rFonts w:ascii="Courier New" w:eastAsia="Times New Roman" w:hAnsi="Courier New" w:cs="Courier New"/>
          <w:color w:val="000000"/>
          <w:sz w:val="18"/>
          <w:szCs w:val="18"/>
          <w:lang w:bidi="ar-SA"/>
        </w:rPr>
        <w:t xml:space="preserve">        CPU cpu = 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46" w:name="l761"/>
      <w:r w:rsidRPr="00A85BBD">
        <w:rPr>
          <w:rFonts w:ascii="Courier New" w:eastAsia="Times New Roman" w:hAnsi="Courier New" w:cs="Courier New"/>
          <w:color w:val="000000"/>
          <w:sz w:val="18"/>
          <w:szCs w:val="18"/>
          <w:lang w:bidi="ar-SA"/>
        </w:rPr>
        <w:t xml:space="preserve">761  </w:t>
      </w:r>
      <w:bookmarkEnd w:id="1546"/>
      <w:r w:rsidRPr="00A85BBD">
        <w:rPr>
          <w:rFonts w:ascii="Courier New" w:eastAsia="Times New Roman" w:hAnsi="Courier New" w:cs="Courier New"/>
          <w:color w:val="000000"/>
          <w:sz w:val="18"/>
          <w:szCs w:val="18"/>
          <w:lang w:bidi="ar-SA"/>
        </w:rPr>
        <w:t xml:space="preserve">        Collection&lt;Core&gt;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47" w:name="l762"/>
      <w:r w:rsidRPr="00A85BBD">
        <w:rPr>
          <w:rFonts w:ascii="Courier New" w:eastAsia="Times New Roman" w:hAnsi="Courier New" w:cs="Courier New"/>
          <w:color w:val="000000"/>
          <w:sz w:val="18"/>
          <w:szCs w:val="18"/>
          <w:lang w:bidi="ar-SA"/>
        </w:rPr>
        <w:t xml:space="preserve">762  </w:t>
      </w:r>
      <w:bookmarkEnd w:id="1547"/>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(Core core : 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48" w:name="l763"/>
      <w:r w:rsidRPr="00A85BBD">
        <w:rPr>
          <w:rFonts w:ascii="Courier New" w:eastAsia="Times New Roman" w:hAnsi="Courier New" w:cs="Courier New"/>
          <w:color w:val="000000"/>
          <w:sz w:val="18"/>
          <w:szCs w:val="18"/>
          <w:lang w:bidi="ar-SA"/>
        </w:rPr>
        <w:t xml:space="preserve">763  </w:t>
      </w:r>
      <w:bookmarkEnd w:id="1548"/>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49" w:name="l764"/>
      <w:r w:rsidRPr="00A85BBD">
        <w:rPr>
          <w:rFonts w:ascii="Courier New" w:eastAsia="Times New Roman" w:hAnsi="Courier New" w:cs="Courier New"/>
          <w:color w:val="000000"/>
          <w:sz w:val="18"/>
          <w:szCs w:val="18"/>
          <w:lang w:bidi="ar-SA"/>
        </w:rPr>
        <w:t xml:space="preserve">764  </w:t>
      </w:r>
      <w:bookmarkEnd w:id="1549"/>
      <w:r w:rsidRPr="00A85BBD">
        <w:rPr>
          <w:rFonts w:ascii="Courier New" w:eastAsia="Times New Roman" w:hAnsi="Courier New" w:cs="Courier New"/>
          <w:color w:val="000000"/>
          <w:sz w:val="18"/>
          <w:szCs w:val="18"/>
          <w:lang w:bidi="ar-SA"/>
        </w:rPr>
        <w:t xml:space="preserve">            core.setMaxAcceptableValue(max);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50" w:name="l765"/>
      <w:r w:rsidRPr="00A85BBD">
        <w:rPr>
          <w:rFonts w:ascii="Courier New" w:eastAsia="Times New Roman" w:hAnsi="Courier New" w:cs="Courier New"/>
          <w:color w:val="000000"/>
          <w:sz w:val="18"/>
          <w:szCs w:val="18"/>
          <w:lang w:bidi="ar-SA"/>
        </w:rPr>
        <w:t xml:space="preserve">765  </w:t>
      </w:r>
      <w:bookmarkEnd w:id="1550"/>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51" w:name="l766"/>
      <w:r w:rsidRPr="00A85BBD">
        <w:rPr>
          <w:rFonts w:ascii="Courier New" w:eastAsia="Times New Roman" w:hAnsi="Courier New" w:cs="Courier New"/>
          <w:color w:val="000000"/>
          <w:sz w:val="18"/>
          <w:szCs w:val="18"/>
          <w:lang w:bidi="ar-SA"/>
        </w:rPr>
        <w:t xml:space="preserve">766  </w:t>
      </w:r>
      <w:bookmarkEnd w:id="1551"/>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52" w:name="l767"/>
      <w:r w:rsidRPr="00A85BBD">
        <w:rPr>
          <w:rFonts w:ascii="Courier New" w:eastAsia="Times New Roman" w:hAnsi="Courier New" w:cs="Courier New"/>
          <w:color w:val="000000"/>
          <w:sz w:val="18"/>
          <w:szCs w:val="18"/>
          <w:lang w:bidi="ar-SA"/>
        </w:rPr>
        <w:t xml:space="preserve">767  </w:t>
      </w:r>
      <w:bookmarkEnd w:id="1552"/>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53" w:name="l768"/>
      <w:r w:rsidRPr="00A85BBD">
        <w:rPr>
          <w:rFonts w:ascii="Courier New" w:eastAsia="Times New Roman" w:hAnsi="Courier New" w:cs="Courier New"/>
          <w:color w:val="000000"/>
          <w:sz w:val="18"/>
          <w:szCs w:val="18"/>
          <w:lang w:bidi="ar-SA"/>
        </w:rPr>
        <w:t xml:space="preserve">768  </w:t>
      </w:r>
      <w:bookmarkEnd w:id="1553"/>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54" w:name="l769"/>
      <w:r w:rsidRPr="00A85BBD">
        <w:rPr>
          <w:rFonts w:ascii="Courier New" w:eastAsia="Times New Roman" w:hAnsi="Courier New" w:cs="Courier New"/>
          <w:color w:val="000000"/>
          <w:sz w:val="18"/>
          <w:szCs w:val="18"/>
          <w:lang w:bidi="ar-SA"/>
        </w:rPr>
        <w:t xml:space="preserve">769  </w:t>
      </w:r>
      <w:bookmarkEnd w:id="1554"/>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changeOptimumMemoryRange(</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max)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55" w:name="l770"/>
      <w:r w:rsidRPr="00A85BBD">
        <w:rPr>
          <w:rFonts w:ascii="Courier New" w:eastAsia="Times New Roman" w:hAnsi="Courier New" w:cs="Courier New"/>
          <w:color w:val="000000"/>
          <w:sz w:val="18"/>
          <w:szCs w:val="18"/>
          <w:lang w:bidi="ar-SA"/>
        </w:rPr>
        <w:t xml:space="preserve">770  </w:t>
      </w:r>
      <w:bookmarkEnd w:id="1555"/>
      <w:r w:rsidRPr="00A85BBD">
        <w:rPr>
          <w:rFonts w:ascii="Courier New" w:eastAsia="Times New Roman" w:hAnsi="Courier New" w:cs="Courier New"/>
          <w:color w:val="000000"/>
          <w:sz w:val="18"/>
          <w:szCs w:val="18"/>
          <w:lang w:bidi="ar-SA"/>
        </w:rPr>
        <w:t xml:space="preserve">        Memory memory = 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56" w:name="l771"/>
      <w:r w:rsidRPr="00A85BBD">
        <w:rPr>
          <w:rFonts w:ascii="Courier New" w:eastAsia="Times New Roman" w:hAnsi="Courier New" w:cs="Courier New"/>
          <w:color w:val="000000"/>
          <w:sz w:val="18"/>
          <w:szCs w:val="18"/>
          <w:lang w:bidi="ar-SA"/>
        </w:rPr>
        <w:t xml:space="preserve">771  </w:t>
      </w:r>
      <w:bookmarkEnd w:id="1556"/>
      <w:r w:rsidRPr="00A85BBD">
        <w:rPr>
          <w:rFonts w:ascii="Courier New" w:eastAsia="Times New Roman" w:hAnsi="Courier New" w:cs="Courier New"/>
          <w:color w:val="000000"/>
          <w:sz w:val="18"/>
          <w:szCs w:val="18"/>
          <w:lang w:bidi="ar-SA"/>
        </w:rPr>
        <w:t xml:space="preserve">        memory.setMaxAcceptableValue(max);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57" w:name="l772"/>
      <w:r w:rsidRPr="00A85BBD">
        <w:rPr>
          <w:rFonts w:ascii="Courier New" w:eastAsia="Times New Roman" w:hAnsi="Courier New" w:cs="Courier New"/>
          <w:color w:val="000000"/>
          <w:sz w:val="18"/>
          <w:szCs w:val="18"/>
          <w:lang w:bidi="ar-SA"/>
        </w:rPr>
        <w:t xml:space="preserve">772  </w:t>
      </w:r>
      <w:bookmarkEnd w:id="1557"/>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58" w:name="l773"/>
      <w:r w:rsidRPr="00A85BBD">
        <w:rPr>
          <w:rFonts w:ascii="Courier New" w:eastAsia="Times New Roman" w:hAnsi="Courier New" w:cs="Courier New"/>
          <w:color w:val="000000"/>
          <w:sz w:val="18"/>
          <w:szCs w:val="18"/>
          <w:lang w:bidi="ar-SA"/>
        </w:rPr>
        <w:t xml:space="preserve">773  </w:t>
      </w:r>
      <w:bookmarkEnd w:id="1558"/>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59" w:name="l774"/>
      <w:r w:rsidRPr="00A85BBD">
        <w:rPr>
          <w:rFonts w:ascii="Courier New" w:eastAsia="Times New Roman" w:hAnsi="Courier New" w:cs="Courier New"/>
          <w:color w:val="000000"/>
          <w:sz w:val="18"/>
          <w:szCs w:val="18"/>
          <w:lang w:bidi="ar-SA"/>
        </w:rPr>
        <w:t xml:space="preserve">774  </w:t>
      </w:r>
      <w:bookmarkEnd w:id="1559"/>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60" w:name="l775"/>
      <w:r w:rsidRPr="00A85BBD">
        <w:rPr>
          <w:rFonts w:ascii="Courier New" w:eastAsia="Times New Roman" w:hAnsi="Courier New" w:cs="Courier New"/>
          <w:color w:val="000000"/>
          <w:sz w:val="18"/>
          <w:szCs w:val="18"/>
          <w:lang w:bidi="ar-SA"/>
        </w:rPr>
        <w:t xml:space="preserve">775  </w:t>
      </w:r>
      <w:bookmarkEnd w:id="1560"/>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changeOptimumStorageRange(</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max)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61" w:name="l776"/>
      <w:r w:rsidRPr="00A85BBD">
        <w:rPr>
          <w:rFonts w:ascii="Courier New" w:eastAsia="Times New Roman" w:hAnsi="Courier New" w:cs="Courier New"/>
          <w:color w:val="000000"/>
          <w:sz w:val="18"/>
          <w:szCs w:val="18"/>
          <w:lang w:bidi="ar-SA"/>
        </w:rPr>
        <w:t xml:space="preserve">776  </w:t>
      </w:r>
      <w:bookmarkEnd w:id="1561"/>
      <w:r w:rsidRPr="00A85BBD">
        <w:rPr>
          <w:rFonts w:ascii="Courier New" w:eastAsia="Times New Roman" w:hAnsi="Courier New" w:cs="Courier New"/>
          <w:color w:val="000000"/>
          <w:sz w:val="18"/>
          <w:szCs w:val="18"/>
          <w:lang w:bidi="ar-SA"/>
        </w:rPr>
        <w:t xml:space="preserve">        Storage storage = 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62" w:name="l777"/>
      <w:r w:rsidRPr="00A85BBD">
        <w:rPr>
          <w:rFonts w:ascii="Courier New" w:eastAsia="Times New Roman" w:hAnsi="Courier New" w:cs="Courier New"/>
          <w:color w:val="000000"/>
          <w:sz w:val="18"/>
          <w:szCs w:val="18"/>
          <w:lang w:bidi="ar-SA"/>
        </w:rPr>
        <w:t xml:space="preserve">777  </w:t>
      </w:r>
      <w:bookmarkEnd w:id="1562"/>
      <w:r w:rsidRPr="00A85BBD">
        <w:rPr>
          <w:rFonts w:ascii="Courier New" w:eastAsia="Times New Roman" w:hAnsi="Courier New" w:cs="Courier New"/>
          <w:color w:val="000000"/>
          <w:sz w:val="18"/>
          <w:szCs w:val="18"/>
          <w:lang w:bidi="ar-SA"/>
        </w:rPr>
        <w:t xml:space="preserve">        storage.setMaxAcceptableValue(max);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63" w:name="l778"/>
      <w:r w:rsidRPr="00A85BBD">
        <w:rPr>
          <w:rFonts w:ascii="Courier New" w:eastAsia="Times New Roman" w:hAnsi="Courier New" w:cs="Courier New"/>
          <w:color w:val="000000"/>
          <w:sz w:val="18"/>
          <w:szCs w:val="18"/>
          <w:lang w:bidi="ar-SA"/>
        </w:rPr>
        <w:t xml:space="preserve">778  </w:t>
      </w:r>
      <w:bookmarkEnd w:id="1563"/>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64" w:name="l779"/>
      <w:r w:rsidRPr="00A85BBD">
        <w:rPr>
          <w:rFonts w:ascii="Courier New" w:eastAsia="Times New Roman" w:hAnsi="Courier New" w:cs="Courier New"/>
          <w:color w:val="000000"/>
          <w:sz w:val="18"/>
          <w:szCs w:val="18"/>
          <w:lang w:bidi="ar-SA"/>
        </w:rPr>
        <w:t xml:space="preserve">779  </w:t>
      </w:r>
      <w:bookmarkEnd w:id="1564"/>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565" w:name="l780"/>
      <w:r w:rsidRPr="00A85BBD">
        <w:rPr>
          <w:rFonts w:ascii="Courier New" w:eastAsia="Times New Roman" w:hAnsi="Courier New" w:cs="Courier New"/>
          <w:color w:val="000000"/>
          <w:sz w:val="18"/>
          <w:szCs w:val="18"/>
          <w:lang w:bidi="ar-SA"/>
        </w:rPr>
        <w:t xml:space="preserve">780  </w:t>
      </w:r>
      <w:bookmarkEnd w:id="156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566" w:name="l781"/>
      <w:r w:rsidRPr="00A85BBD">
        <w:rPr>
          <w:rFonts w:ascii="Courier New" w:eastAsia="Times New Roman" w:hAnsi="Courier New" w:cs="Courier New"/>
          <w:color w:val="000000"/>
          <w:sz w:val="18"/>
          <w:szCs w:val="18"/>
          <w:lang w:bidi="ar-SA"/>
        </w:rPr>
        <w:t xml:space="preserve">781  </w:t>
      </w:r>
      <w:bookmarkEnd w:id="1566"/>
      <w:r w:rsidRPr="00A85BBD">
        <w:rPr>
          <w:rFonts w:ascii="Courier New" w:eastAsia="Times New Roman" w:hAnsi="Courier New" w:cs="Courier New"/>
          <w:i/>
          <w:iCs/>
          <w:color w:val="808080"/>
          <w:sz w:val="18"/>
          <w:szCs w:val="18"/>
          <w:lang w:bidi="ar-SA"/>
        </w:rPr>
        <w:t xml:space="preserve">     * Resets the optimum server load values to their initial values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67" w:name="l782"/>
      <w:r w:rsidRPr="00A85BBD">
        <w:rPr>
          <w:rFonts w:ascii="Courier New" w:eastAsia="Times New Roman" w:hAnsi="Courier New" w:cs="Courier New"/>
          <w:color w:val="000000"/>
          <w:sz w:val="18"/>
          <w:szCs w:val="18"/>
          <w:lang w:bidi="ar-SA"/>
        </w:rPr>
        <w:t xml:space="preserve">782  </w:t>
      </w:r>
      <w:bookmarkEnd w:id="1567"/>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68" w:name="l783"/>
      <w:r w:rsidRPr="00A85BBD">
        <w:rPr>
          <w:rFonts w:ascii="Courier New" w:eastAsia="Times New Roman" w:hAnsi="Courier New" w:cs="Courier New"/>
          <w:color w:val="000000"/>
          <w:sz w:val="18"/>
          <w:szCs w:val="18"/>
          <w:lang w:bidi="ar-SA"/>
        </w:rPr>
        <w:t xml:space="preserve">783  </w:t>
      </w:r>
      <w:bookmarkEnd w:id="156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resetOptimumValues()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69" w:name="l784"/>
      <w:r w:rsidRPr="00A85BBD">
        <w:rPr>
          <w:rFonts w:ascii="Courier New" w:eastAsia="Times New Roman" w:hAnsi="Courier New" w:cs="Courier New"/>
          <w:color w:val="000000"/>
          <w:sz w:val="18"/>
          <w:szCs w:val="18"/>
          <w:lang w:bidi="ar-SA"/>
        </w:rPr>
        <w:t xml:space="preserve">784  </w:t>
      </w:r>
      <w:bookmarkEnd w:id="1569"/>
      <w:r w:rsidRPr="00A85BBD">
        <w:rPr>
          <w:rFonts w:ascii="Courier New" w:eastAsia="Times New Roman" w:hAnsi="Courier New" w:cs="Courier New"/>
          <w:color w:val="000000"/>
          <w:sz w:val="18"/>
          <w:szCs w:val="18"/>
          <w:lang w:bidi="ar-SA"/>
        </w:rPr>
        <w:t xml:space="preserve">        CPU cpu = 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70" w:name="l785"/>
      <w:r w:rsidRPr="00A85BBD">
        <w:rPr>
          <w:rFonts w:ascii="Courier New" w:eastAsia="Times New Roman" w:hAnsi="Courier New" w:cs="Courier New"/>
          <w:color w:val="000000"/>
          <w:sz w:val="18"/>
          <w:szCs w:val="18"/>
          <w:lang w:bidi="ar-SA"/>
        </w:rPr>
        <w:t xml:space="preserve">785  </w:t>
      </w:r>
      <w:bookmarkEnd w:id="1570"/>
      <w:r w:rsidRPr="00A85BBD">
        <w:rPr>
          <w:rFonts w:ascii="Courier New" w:eastAsia="Times New Roman" w:hAnsi="Courier New" w:cs="Courier New"/>
          <w:color w:val="000000"/>
          <w:sz w:val="18"/>
          <w:szCs w:val="18"/>
          <w:lang w:bidi="ar-SA"/>
        </w:rPr>
        <w:t xml:space="preserve">        Collection&lt;Core&gt;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71" w:name="l786"/>
      <w:r w:rsidRPr="00A85BBD">
        <w:rPr>
          <w:rFonts w:ascii="Courier New" w:eastAsia="Times New Roman" w:hAnsi="Courier New" w:cs="Courier New"/>
          <w:color w:val="000000"/>
          <w:sz w:val="18"/>
          <w:szCs w:val="18"/>
          <w:lang w:bidi="ar-SA"/>
        </w:rPr>
        <w:t xml:space="preserve">786  </w:t>
      </w:r>
      <w:bookmarkEnd w:id="1571"/>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(Core core : 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72" w:name="l787"/>
      <w:r w:rsidRPr="00A85BBD">
        <w:rPr>
          <w:rFonts w:ascii="Courier New" w:eastAsia="Times New Roman" w:hAnsi="Courier New" w:cs="Courier New"/>
          <w:color w:val="000000"/>
          <w:sz w:val="18"/>
          <w:szCs w:val="18"/>
          <w:lang w:bidi="ar-SA"/>
        </w:rPr>
        <w:t xml:space="preserve">787  </w:t>
      </w:r>
      <w:bookmarkEnd w:id="1572"/>
      <w:r w:rsidRPr="00A85BBD">
        <w:rPr>
          <w:rFonts w:ascii="Courier New" w:eastAsia="Times New Roman" w:hAnsi="Courier New" w:cs="Courier New"/>
          <w:color w:val="000000"/>
          <w:sz w:val="18"/>
          <w:szCs w:val="18"/>
          <w:lang w:bidi="ar-SA"/>
        </w:rPr>
        <w:t xml:space="preserve">            core.restoreDefaultOptimumValues();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73" w:name="l788"/>
      <w:r w:rsidRPr="00A85BBD">
        <w:rPr>
          <w:rFonts w:ascii="Courier New" w:eastAsia="Times New Roman" w:hAnsi="Courier New" w:cs="Courier New"/>
          <w:color w:val="000000"/>
          <w:sz w:val="18"/>
          <w:szCs w:val="18"/>
          <w:lang w:bidi="ar-SA"/>
        </w:rPr>
        <w:t xml:space="preserve">788  </w:t>
      </w:r>
      <w:bookmarkEnd w:id="1573"/>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74" w:name="l789"/>
      <w:r w:rsidRPr="00A85BBD">
        <w:rPr>
          <w:rFonts w:ascii="Courier New" w:eastAsia="Times New Roman" w:hAnsi="Courier New" w:cs="Courier New"/>
          <w:color w:val="000000"/>
          <w:sz w:val="18"/>
          <w:szCs w:val="18"/>
          <w:lang w:bidi="ar-SA"/>
        </w:rPr>
        <w:t xml:space="preserve">789  </w:t>
      </w:r>
      <w:bookmarkEnd w:id="1574"/>
      <w:r w:rsidRPr="00A85BBD">
        <w:rPr>
          <w:rFonts w:ascii="Courier New" w:eastAsia="Times New Roman" w:hAnsi="Courier New" w:cs="Courier New"/>
          <w:color w:val="000000"/>
          <w:sz w:val="18"/>
          <w:szCs w:val="18"/>
          <w:lang w:bidi="ar-SA"/>
        </w:rPr>
        <w:t xml:space="preserve">        getAssociatedMemory().restoreDefaultOptimumValues();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75" w:name="l790"/>
      <w:r w:rsidRPr="00A85BBD">
        <w:rPr>
          <w:rFonts w:ascii="Courier New" w:eastAsia="Times New Roman" w:hAnsi="Courier New" w:cs="Courier New"/>
          <w:color w:val="000000"/>
          <w:sz w:val="18"/>
          <w:szCs w:val="18"/>
          <w:lang w:bidi="ar-SA"/>
        </w:rPr>
        <w:t xml:space="preserve">790  </w:t>
      </w:r>
      <w:bookmarkEnd w:id="1575"/>
      <w:r w:rsidRPr="00A85BBD">
        <w:rPr>
          <w:rFonts w:ascii="Courier New" w:eastAsia="Times New Roman" w:hAnsi="Courier New" w:cs="Courier New"/>
          <w:color w:val="000000"/>
          <w:sz w:val="18"/>
          <w:szCs w:val="18"/>
          <w:lang w:bidi="ar-SA"/>
        </w:rPr>
        <w:t xml:space="preserve">        getAssociatedStorage().restoreDefaultOptimumValues();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76" w:name="l791"/>
      <w:r w:rsidRPr="00A85BBD">
        <w:rPr>
          <w:rFonts w:ascii="Courier New" w:eastAsia="Times New Roman" w:hAnsi="Courier New" w:cs="Courier New"/>
          <w:color w:val="000000"/>
          <w:sz w:val="18"/>
          <w:szCs w:val="18"/>
          <w:lang w:bidi="ar-SA"/>
        </w:rPr>
        <w:t xml:space="preserve">791  </w:t>
      </w:r>
      <w:bookmarkEnd w:id="1576"/>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77" w:name="l792"/>
      <w:r w:rsidRPr="00A85BBD">
        <w:rPr>
          <w:rFonts w:ascii="Courier New" w:eastAsia="Times New Roman" w:hAnsi="Courier New" w:cs="Courier New"/>
          <w:color w:val="000000"/>
          <w:sz w:val="18"/>
          <w:szCs w:val="18"/>
          <w:lang w:bidi="ar-SA"/>
        </w:rPr>
        <w:t xml:space="preserve">792  </w:t>
      </w:r>
      <w:bookmarkEnd w:id="1577"/>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78" w:name="l793"/>
      <w:r w:rsidRPr="00A85BBD">
        <w:rPr>
          <w:rFonts w:ascii="Courier New" w:eastAsia="Times New Roman" w:hAnsi="Courier New" w:cs="Courier New"/>
          <w:color w:val="000000"/>
          <w:sz w:val="18"/>
          <w:szCs w:val="18"/>
          <w:lang w:bidi="ar-SA"/>
        </w:rPr>
        <w:lastRenderedPageBreak/>
        <w:t xml:space="preserve">793  </w:t>
      </w:r>
      <w:bookmarkEnd w:id="157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ServerManagementProxyInterface getProxy()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79" w:name="l794"/>
      <w:r w:rsidRPr="00A85BBD">
        <w:rPr>
          <w:rFonts w:ascii="Courier New" w:eastAsia="Times New Roman" w:hAnsi="Courier New" w:cs="Courier New"/>
          <w:color w:val="000000"/>
          <w:sz w:val="18"/>
          <w:szCs w:val="18"/>
          <w:lang w:bidi="ar-SA"/>
        </w:rPr>
        <w:t xml:space="preserve">794  </w:t>
      </w:r>
      <w:bookmarkEnd w:id="1579"/>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proxy;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80" w:name="l795"/>
      <w:r w:rsidRPr="00A85BBD">
        <w:rPr>
          <w:rFonts w:ascii="Courier New" w:eastAsia="Times New Roman" w:hAnsi="Courier New" w:cs="Courier New"/>
          <w:color w:val="000000"/>
          <w:sz w:val="18"/>
          <w:szCs w:val="18"/>
          <w:lang w:bidi="ar-SA"/>
        </w:rPr>
        <w:t xml:space="preserve">795  </w:t>
      </w:r>
      <w:bookmarkEnd w:id="1580"/>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81" w:name="l796"/>
      <w:r w:rsidRPr="00A85BBD">
        <w:rPr>
          <w:rFonts w:ascii="Courier New" w:eastAsia="Times New Roman" w:hAnsi="Courier New" w:cs="Courier New"/>
          <w:color w:val="000000"/>
          <w:sz w:val="18"/>
          <w:szCs w:val="18"/>
          <w:lang w:bidi="ar-SA"/>
        </w:rPr>
        <w:t xml:space="preserve">796  </w:t>
      </w:r>
      <w:bookmarkEnd w:id="1581"/>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82" w:name="l797"/>
      <w:r w:rsidRPr="00A85BBD">
        <w:rPr>
          <w:rFonts w:ascii="Courier New" w:eastAsia="Times New Roman" w:hAnsi="Courier New" w:cs="Courier New"/>
          <w:color w:val="000000"/>
          <w:sz w:val="18"/>
          <w:szCs w:val="18"/>
          <w:lang w:bidi="ar-SA"/>
        </w:rPr>
        <w:t xml:space="preserve">797  </w:t>
      </w:r>
      <w:bookmarkEnd w:id="1582"/>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setProxy(ServerManagementProxyInterface proxy)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83" w:name="l798"/>
      <w:r w:rsidRPr="00A85BBD">
        <w:rPr>
          <w:rFonts w:ascii="Courier New" w:eastAsia="Times New Roman" w:hAnsi="Courier New" w:cs="Courier New"/>
          <w:color w:val="000000"/>
          <w:sz w:val="18"/>
          <w:szCs w:val="18"/>
          <w:lang w:bidi="ar-SA"/>
        </w:rPr>
        <w:t xml:space="preserve">798  </w:t>
      </w:r>
      <w:bookmarkEnd w:id="158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.proxy = proxy;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84" w:name="l799"/>
      <w:r w:rsidRPr="00A85BBD">
        <w:rPr>
          <w:rFonts w:ascii="Courier New" w:eastAsia="Times New Roman" w:hAnsi="Courier New" w:cs="Courier New"/>
          <w:color w:val="000000"/>
          <w:sz w:val="18"/>
          <w:szCs w:val="18"/>
          <w:lang w:bidi="ar-SA"/>
        </w:rPr>
        <w:t xml:space="preserve">799  </w:t>
      </w:r>
      <w:bookmarkEnd w:id="1584"/>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85" w:name="l800"/>
      <w:r w:rsidRPr="00A85BBD">
        <w:rPr>
          <w:rFonts w:ascii="Courier New" w:eastAsia="Times New Roman" w:hAnsi="Courier New" w:cs="Courier New"/>
          <w:color w:val="000000"/>
          <w:sz w:val="18"/>
          <w:szCs w:val="18"/>
          <w:lang w:bidi="ar-SA"/>
        </w:rPr>
        <w:t xml:space="preserve">800  </w:t>
      </w:r>
      <w:bookmarkEnd w:id="1585"/>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bookmarkStart w:id="1586" w:name="l801"/>
      <w:r w:rsidRPr="00A85BBD">
        <w:rPr>
          <w:rFonts w:ascii="Courier New" w:eastAsia="Times New Roman" w:hAnsi="Courier New" w:cs="Courier New"/>
          <w:color w:val="000000"/>
          <w:sz w:val="18"/>
          <w:szCs w:val="18"/>
          <w:lang w:bidi="ar-SA"/>
        </w:rPr>
        <w:t xml:space="preserve">801  </w:t>
      </w:r>
      <w:bookmarkEnd w:id="1586"/>
    </w:p>
    <w:p w:rsidR="00015FCC" w:rsidRDefault="00015FCC" w:rsidP="00E401F9">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7F5217" w:rsidRPr="007F5217" w:rsidTr="007F5217">
        <w:trPr>
          <w:tblCellSpacing w:w="0" w:type="dxa"/>
        </w:trPr>
        <w:tc>
          <w:tcPr>
            <w:tcW w:w="0" w:type="auto"/>
            <w:shd w:val="clear" w:color="auto" w:fill="C0C0C0"/>
            <w:vAlign w:val="center"/>
            <w:hideMark/>
          </w:tcPr>
          <w:p w:rsidR="007F5217" w:rsidRPr="007F5217" w:rsidRDefault="007F5217" w:rsidP="008C600E">
            <w:pPr>
              <w:pStyle w:val="Heading2"/>
              <w:jc w:val="center"/>
              <w:rPr>
                <w:rFonts w:eastAsia="Times New Roman" w:cs="Times New Roman"/>
                <w:lang w:bidi="ar-SA"/>
              </w:rPr>
            </w:pPr>
            <w:bookmarkStart w:id="1587" w:name="_Toc264798620"/>
            <w:bookmarkStart w:id="1588" w:name="_Toc264737252"/>
            <w:bookmarkStart w:id="1589" w:name="_Toc264918530"/>
            <w:r w:rsidRPr="007F5217">
              <w:rPr>
                <w:rFonts w:eastAsia="Times New Roman"/>
                <w:lang w:bidi="ar-SA"/>
              </w:rPr>
              <w:t>DefaultContextElement.java</w:t>
            </w:r>
            <w:bookmarkEnd w:id="1587"/>
            <w:bookmarkEnd w:id="1588"/>
            <w:bookmarkEnd w:id="1589"/>
          </w:p>
        </w:tc>
      </w:tr>
    </w:tbl>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20"/>
          <w:szCs w:val="20"/>
          <w:lang w:bidi="ar-SA"/>
        </w:rPr>
        <w:t xml:space="preserve">1   </w:t>
      </w:r>
      <w:r w:rsidRPr="007F5217">
        <w:rPr>
          <w:rFonts w:ascii="Courier New" w:eastAsia="Times New Roman" w:hAnsi="Courier New" w:cs="Courier New"/>
          <w:color w:val="000000"/>
          <w:sz w:val="18"/>
          <w:szCs w:val="18"/>
          <w:lang w:bidi="ar-SA"/>
        </w:rPr>
        <w:t xml:space="preserve"> </w:t>
      </w:r>
      <w:r w:rsidRPr="007F5217">
        <w:rPr>
          <w:rFonts w:ascii="Courier New" w:eastAsia="Times New Roman" w:hAnsi="Courier New" w:cs="Courier New"/>
          <w:b/>
          <w:bCs/>
          <w:color w:val="000080"/>
          <w:sz w:val="18"/>
          <w:szCs w:val="18"/>
          <w:lang w:bidi="ar-SA"/>
        </w:rPr>
        <w:t xml:space="preserve">package </w:t>
      </w:r>
      <w:r w:rsidRPr="007F5217">
        <w:rPr>
          <w:rFonts w:ascii="Courier New" w:eastAsia="Times New Roman" w:hAnsi="Courier New" w:cs="Courier New"/>
          <w:color w:val="000000"/>
          <w:sz w:val="18"/>
          <w:szCs w:val="18"/>
          <w:lang w:bidi="ar-SA"/>
        </w:rPr>
        <w:t xml:space="preserve">greenContextOntology.impl;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com.hp.hpl.jena.ontology.Individual;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com.hp.hpl.jena.ontology.OntModel;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com.hp.hpl.jena.rdf.model.Property;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com.hp.hpl.jena.rdf.model.RDFNode;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7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edu.stanford.smi.protege.model.FrameID;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8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edu.stanford.smi.protegex.owl.model.OWLModel;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9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edu.stanford.smi.protegex.owl.model.RDFProperty;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10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edu.stanford.smi.protegex.owl.model.impl.DefaultOWLIndividual;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11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edu.stanford.smi.protegex.owl.swrl.exceptions.SWRLFactoryException;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12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edu.stanford.smi.protegex.owl.swrl.model.SWRLFactory;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13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edu.stanford.smi.protegex.owl.swrl.model.SWRLImp;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14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greenContextOntology.ContextElement;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15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16   </w:t>
      </w:r>
      <w:r w:rsidRPr="007F5217">
        <w:rPr>
          <w:rFonts w:ascii="Courier New" w:eastAsia="Times New Roman" w:hAnsi="Courier New" w:cs="Courier New"/>
          <w:i/>
          <w:iCs/>
          <w:color w:val="80808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17   </w:t>
      </w:r>
      <w:r w:rsidRPr="007F5217">
        <w:rPr>
          <w:rFonts w:ascii="Courier New" w:eastAsia="Times New Roman" w:hAnsi="Courier New" w:cs="Courier New"/>
          <w:i/>
          <w:iCs/>
          <w:color w:val="808080"/>
          <w:sz w:val="18"/>
          <w:szCs w:val="18"/>
          <w:lang w:bidi="ar-SA"/>
        </w:rPr>
        <w:t xml:space="preserve"> * Base class for every class which represents a datacenter ontology entity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18   </w:t>
      </w:r>
      <w:r w:rsidRPr="007F5217">
        <w:rPr>
          <w:rFonts w:ascii="Courier New" w:eastAsia="Times New Roman" w:hAnsi="Courier New" w:cs="Courier New"/>
          <w:i/>
          <w:iCs/>
          <w:color w:val="808080"/>
          <w:sz w:val="18"/>
          <w:szCs w:val="18"/>
          <w:lang w:bidi="ar-SA"/>
        </w:rPr>
        <w:t xml:space="preserve"> */</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19   </w:t>
      </w:r>
      <w:r w:rsidRPr="007F5217">
        <w:rPr>
          <w:rFonts w:ascii="Courier New" w:eastAsia="Times New Roman" w:hAnsi="Courier New" w:cs="Courier New"/>
          <w:b/>
          <w:bCs/>
          <w:color w:val="000080"/>
          <w:sz w:val="18"/>
          <w:szCs w:val="18"/>
          <w:lang w:bidi="ar-SA"/>
        </w:rPr>
        <w:t xml:space="preserve">public class </w:t>
      </w:r>
      <w:r w:rsidRPr="007F5217">
        <w:rPr>
          <w:rFonts w:ascii="Courier New" w:eastAsia="Times New Roman" w:hAnsi="Courier New" w:cs="Courier New"/>
          <w:color w:val="000000"/>
          <w:sz w:val="18"/>
          <w:szCs w:val="18"/>
          <w:lang w:bidi="ar-SA"/>
        </w:rPr>
        <w:t xml:space="preserve">DefaultContextElement </w:t>
      </w:r>
      <w:r w:rsidRPr="007F5217">
        <w:rPr>
          <w:rFonts w:ascii="Courier New" w:eastAsia="Times New Roman" w:hAnsi="Courier New" w:cs="Courier New"/>
          <w:b/>
          <w:bCs/>
          <w:color w:val="000080"/>
          <w:sz w:val="18"/>
          <w:szCs w:val="18"/>
          <w:lang w:bidi="ar-SA"/>
        </w:rPr>
        <w:t xml:space="preserve">extends </w:t>
      </w:r>
      <w:r w:rsidRPr="007F5217">
        <w:rPr>
          <w:rFonts w:ascii="Courier New" w:eastAsia="Times New Roman" w:hAnsi="Courier New" w:cs="Courier New"/>
          <w:color w:val="000000"/>
          <w:sz w:val="18"/>
          <w:szCs w:val="18"/>
          <w:lang w:bidi="ar-SA"/>
        </w:rPr>
        <w:t xml:space="preserve">DefaultOWLIndividual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20           </w:t>
      </w:r>
      <w:r w:rsidRPr="007F5217">
        <w:rPr>
          <w:rFonts w:ascii="Courier New" w:eastAsia="Times New Roman" w:hAnsi="Courier New" w:cs="Courier New"/>
          <w:b/>
          <w:bCs/>
          <w:color w:val="000080"/>
          <w:sz w:val="18"/>
          <w:szCs w:val="18"/>
          <w:lang w:bidi="ar-SA"/>
        </w:rPr>
        <w:t xml:space="preserve">implements </w:t>
      </w:r>
      <w:r w:rsidRPr="007F5217">
        <w:rPr>
          <w:rFonts w:ascii="Courier New" w:eastAsia="Times New Roman" w:hAnsi="Courier New" w:cs="Courier New"/>
          <w:color w:val="000000"/>
          <w:sz w:val="18"/>
          <w:szCs w:val="18"/>
          <w:lang w:bidi="ar-SA"/>
        </w:rPr>
        <w:t xml:space="preserve">ContextElement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21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22       </w:t>
      </w:r>
      <w:r w:rsidRPr="007F5217">
        <w:rPr>
          <w:rFonts w:ascii="Courier New" w:eastAsia="Times New Roman" w:hAnsi="Courier New" w:cs="Courier New"/>
          <w:b/>
          <w:bCs/>
          <w:color w:val="000080"/>
          <w:sz w:val="18"/>
          <w:szCs w:val="18"/>
          <w:lang w:bidi="ar-SA"/>
        </w:rPr>
        <w:t xml:space="preserve">public </w:t>
      </w:r>
      <w:r w:rsidRPr="007F5217">
        <w:rPr>
          <w:rFonts w:ascii="Courier New" w:eastAsia="Times New Roman" w:hAnsi="Courier New" w:cs="Courier New"/>
          <w:color w:val="000000"/>
          <w:sz w:val="18"/>
          <w:szCs w:val="18"/>
          <w:lang w:bidi="ar-SA"/>
        </w:rPr>
        <w:t xml:space="preserve">DefaultContextElement(OWLModel owlModel, FrameID id)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23           </w:t>
      </w:r>
      <w:r w:rsidRPr="007F5217">
        <w:rPr>
          <w:rFonts w:ascii="Courier New" w:eastAsia="Times New Roman" w:hAnsi="Courier New" w:cs="Courier New"/>
          <w:b/>
          <w:bCs/>
          <w:color w:val="000080"/>
          <w:sz w:val="18"/>
          <w:szCs w:val="18"/>
          <w:lang w:bidi="ar-SA"/>
        </w:rPr>
        <w:t>super</w:t>
      </w:r>
      <w:r w:rsidRPr="007F5217">
        <w:rPr>
          <w:rFonts w:ascii="Courier New" w:eastAsia="Times New Roman" w:hAnsi="Courier New" w:cs="Courier New"/>
          <w:color w:val="000000"/>
          <w:sz w:val="18"/>
          <w:szCs w:val="18"/>
          <w:lang w:bidi="ar-SA"/>
        </w:rPr>
        <w:t xml:space="preserve">(owlModel, id);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24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25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26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27       </w:t>
      </w:r>
      <w:r w:rsidRPr="007F5217">
        <w:rPr>
          <w:rFonts w:ascii="Courier New" w:eastAsia="Times New Roman" w:hAnsi="Courier New" w:cs="Courier New"/>
          <w:b/>
          <w:bCs/>
          <w:color w:val="000080"/>
          <w:sz w:val="18"/>
          <w:szCs w:val="18"/>
          <w:lang w:bidi="ar-SA"/>
        </w:rPr>
        <w:t xml:space="preserve">public </w:t>
      </w:r>
      <w:r w:rsidRPr="007F5217">
        <w:rPr>
          <w:rFonts w:ascii="Courier New" w:eastAsia="Times New Roman" w:hAnsi="Courier New" w:cs="Courier New"/>
          <w:color w:val="000000"/>
          <w:sz w:val="18"/>
          <w:szCs w:val="18"/>
          <w:lang w:bidi="ar-SA"/>
        </w:rPr>
        <w:t xml:space="preserve">DefaultContextElement()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28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29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30       </w:t>
      </w:r>
      <w:r w:rsidRPr="007F5217">
        <w:rPr>
          <w:rFonts w:ascii="Courier New" w:eastAsia="Times New Roman" w:hAnsi="Courier New" w:cs="Courier New"/>
          <w:i/>
          <w:iCs/>
          <w:color w:val="80808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31   </w:t>
      </w:r>
      <w:r w:rsidRPr="007F5217">
        <w:rPr>
          <w:rFonts w:ascii="Courier New" w:eastAsia="Times New Roman" w:hAnsi="Courier New" w:cs="Courier New"/>
          <w:i/>
          <w:iCs/>
          <w:color w:val="808080"/>
          <w:sz w:val="18"/>
          <w:szCs w:val="18"/>
          <w:lang w:bidi="ar-SA"/>
        </w:rPr>
        <w:t xml:space="preserve">     * Sets the property value both on the OWL model and on the ONT model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32   </w:t>
      </w:r>
      <w:r w:rsidRPr="007F5217">
        <w:rPr>
          <w:rFonts w:ascii="Courier New" w:eastAsia="Times New Roman" w:hAnsi="Courier New" w:cs="Courier New"/>
          <w:i/>
          <w:iCs/>
          <w:color w:val="808080"/>
          <w:sz w:val="18"/>
          <w:szCs w:val="18"/>
          <w:lang w:bidi="ar-SA"/>
        </w:rPr>
        <w:t xml:space="preserve">     * to trigger SWRL rule evaluation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33   </w:t>
      </w:r>
      <w:r w:rsidRPr="007F5217">
        <w:rPr>
          <w:rFonts w:ascii="Courier New" w:eastAsia="Times New Roman" w:hAnsi="Courier New" w:cs="Courier New"/>
          <w:i/>
          <w:iCs/>
          <w:color w:val="808080"/>
          <w:sz w:val="18"/>
          <w:szCs w:val="18"/>
          <w:lang w:bidi="ar-SA"/>
        </w:rPr>
        <w:t xml:space="preserve">     * </w:t>
      </w:r>
      <w:r w:rsidRPr="007F5217">
        <w:rPr>
          <w:rFonts w:ascii="Courier New" w:eastAsia="Times New Roman" w:hAnsi="Courier New" w:cs="Courier New"/>
          <w:b/>
          <w:bCs/>
          <w:i/>
          <w:iCs/>
          <w:color w:val="808080"/>
          <w:sz w:val="18"/>
          <w:szCs w:val="18"/>
          <w:lang w:bidi="ar-SA"/>
        </w:rPr>
        <w:t xml:space="preserve">@param </w:t>
      </w:r>
      <w:r w:rsidRPr="007F5217">
        <w:rPr>
          <w:rFonts w:ascii="Courier New" w:eastAsia="Times New Roman" w:hAnsi="Courier New" w:cs="Courier New"/>
          <w:i/>
          <w:iCs/>
          <w:color w:val="808080"/>
          <w:sz w:val="18"/>
          <w:szCs w:val="18"/>
          <w:lang w:bidi="ar-SA"/>
        </w:rPr>
        <w:t xml:space="preserve">rdfProperty the slot of the entity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34   </w:t>
      </w:r>
      <w:r w:rsidRPr="007F5217">
        <w:rPr>
          <w:rFonts w:ascii="Courier New" w:eastAsia="Times New Roman" w:hAnsi="Courier New" w:cs="Courier New"/>
          <w:i/>
          <w:iCs/>
          <w:color w:val="808080"/>
          <w:sz w:val="18"/>
          <w:szCs w:val="18"/>
          <w:lang w:bidi="ar-SA"/>
        </w:rPr>
        <w:t xml:space="preserve">     * </w:t>
      </w:r>
      <w:r w:rsidRPr="007F5217">
        <w:rPr>
          <w:rFonts w:ascii="Courier New" w:eastAsia="Times New Roman" w:hAnsi="Courier New" w:cs="Courier New"/>
          <w:b/>
          <w:bCs/>
          <w:i/>
          <w:iCs/>
          <w:color w:val="808080"/>
          <w:sz w:val="18"/>
          <w:szCs w:val="18"/>
          <w:lang w:bidi="ar-SA"/>
        </w:rPr>
        <w:t xml:space="preserve">@param </w:t>
      </w:r>
      <w:r w:rsidRPr="007F5217">
        <w:rPr>
          <w:rFonts w:ascii="Courier New" w:eastAsia="Times New Roman" w:hAnsi="Courier New" w:cs="Courier New"/>
          <w:i/>
          <w:iCs/>
          <w:color w:val="808080"/>
          <w:sz w:val="18"/>
          <w:szCs w:val="18"/>
          <w:lang w:bidi="ar-SA"/>
        </w:rPr>
        <w:t xml:space="preserve">o the value of the property to be inserted in slot rdfProperty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35   </w:t>
      </w:r>
      <w:r w:rsidRPr="007F5217">
        <w:rPr>
          <w:rFonts w:ascii="Courier New" w:eastAsia="Times New Roman" w:hAnsi="Courier New" w:cs="Courier New"/>
          <w:i/>
          <w:iCs/>
          <w:color w:val="808080"/>
          <w:sz w:val="18"/>
          <w:szCs w:val="18"/>
          <w:lang w:bidi="ar-SA"/>
        </w:rPr>
        <w:t xml:space="preserve">     * </w:t>
      </w:r>
      <w:r w:rsidRPr="007F5217">
        <w:rPr>
          <w:rFonts w:ascii="Courier New" w:eastAsia="Times New Roman" w:hAnsi="Courier New" w:cs="Courier New"/>
          <w:b/>
          <w:bCs/>
          <w:i/>
          <w:iCs/>
          <w:color w:val="808080"/>
          <w:sz w:val="18"/>
          <w:szCs w:val="18"/>
          <w:lang w:bidi="ar-SA"/>
        </w:rPr>
        <w:t xml:space="preserve">@param </w:t>
      </w:r>
      <w:r w:rsidRPr="007F5217">
        <w:rPr>
          <w:rFonts w:ascii="Courier New" w:eastAsia="Times New Roman" w:hAnsi="Courier New" w:cs="Courier New"/>
          <w:i/>
          <w:iCs/>
          <w:color w:val="808080"/>
          <w:sz w:val="18"/>
          <w:szCs w:val="18"/>
          <w:lang w:bidi="ar-SA"/>
        </w:rPr>
        <w:t xml:space="preserve">ontModel the ont model on which this property will also be set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36   </w:t>
      </w:r>
      <w:r w:rsidRPr="007F5217">
        <w:rPr>
          <w:rFonts w:ascii="Courier New" w:eastAsia="Times New Roman" w:hAnsi="Courier New" w:cs="Courier New"/>
          <w:i/>
          <w:iCs/>
          <w:color w:val="808080"/>
          <w:sz w:val="18"/>
          <w:szCs w:val="18"/>
          <w:lang w:bidi="ar-SA"/>
        </w:rPr>
        <w:t xml:space="preserve">     */</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37       </w:t>
      </w:r>
      <w:r w:rsidRPr="007F5217">
        <w:rPr>
          <w:rFonts w:ascii="Courier New" w:eastAsia="Times New Roman" w:hAnsi="Courier New" w:cs="Courier New"/>
          <w:b/>
          <w:bCs/>
          <w:color w:val="000080"/>
          <w:sz w:val="18"/>
          <w:szCs w:val="18"/>
          <w:lang w:bidi="ar-SA"/>
        </w:rPr>
        <w:t xml:space="preserve">public void </w:t>
      </w:r>
      <w:r w:rsidRPr="007F5217">
        <w:rPr>
          <w:rFonts w:ascii="Courier New" w:eastAsia="Times New Roman" w:hAnsi="Courier New" w:cs="Courier New"/>
          <w:color w:val="000000"/>
          <w:sz w:val="18"/>
          <w:szCs w:val="18"/>
          <w:lang w:bidi="ar-SA"/>
        </w:rPr>
        <w:t xml:space="preserve">setPropertyValue(RDFProperty rdfProperty, Object o, OntModel ontModel)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38           </w:t>
      </w:r>
      <w:r w:rsidRPr="007F5217">
        <w:rPr>
          <w:rFonts w:ascii="Courier New" w:eastAsia="Times New Roman" w:hAnsi="Courier New" w:cs="Courier New"/>
          <w:b/>
          <w:bCs/>
          <w:color w:val="000080"/>
          <w:sz w:val="18"/>
          <w:szCs w:val="18"/>
          <w:lang w:bidi="ar-SA"/>
        </w:rPr>
        <w:t>super</w:t>
      </w:r>
      <w:r w:rsidRPr="007F5217">
        <w:rPr>
          <w:rFonts w:ascii="Courier New" w:eastAsia="Times New Roman" w:hAnsi="Courier New" w:cs="Courier New"/>
          <w:color w:val="000000"/>
          <w:sz w:val="18"/>
          <w:szCs w:val="18"/>
          <w:lang w:bidi="ar-SA"/>
        </w:rPr>
        <w:t xml:space="preserve">.setPropertyValue(rdfProperty, o);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39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40           </w:t>
      </w:r>
      <w:r w:rsidRPr="007F5217">
        <w:rPr>
          <w:rFonts w:ascii="Courier New" w:eastAsia="Times New Roman" w:hAnsi="Courier New" w:cs="Courier New"/>
          <w:i/>
          <w:iCs/>
          <w:color w:val="808080"/>
          <w:sz w:val="18"/>
          <w:szCs w:val="18"/>
          <w:lang w:bidi="ar-SA"/>
        </w:rPr>
        <w:t>//to be commented to avoid SWRL rule evaluation</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41           Individual targetIndividual = ontModel.getIndividual(</w:t>
      </w:r>
      <w:r w:rsidRPr="007F5217">
        <w:rPr>
          <w:rFonts w:ascii="Courier New" w:eastAsia="Times New Roman" w:hAnsi="Courier New" w:cs="Courier New"/>
          <w:b/>
          <w:bCs/>
          <w:color w:val="000080"/>
          <w:sz w:val="18"/>
          <w:szCs w:val="18"/>
          <w:lang w:bidi="ar-SA"/>
        </w:rPr>
        <w:t>this</w:t>
      </w:r>
      <w:r w:rsidRPr="007F5217">
        <w:rPr>
          <w:rFonts w:ascii="Courier New" w:eastAsia="Times New Roman" w:hAnsi="Courier New" w:cs="Courier New"/>
          <w:color w:val="000000"/>
          <w:sz w:val="18"/>
          <w:szCs w:val="18"/>
          <w:lang w:bidi="ar-SA"/>
        </w:rPr>
        <w:t xml:space="preserve">.getName());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42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43           Property targetProperty = ontModel.getProperty(rdfProperty.getName());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44           </w:t>
      </w:r>
      <w:r w:rsidRPr="007F5217">
        <w:rPr>
          <w:rFonts w:ascii="Courier New" w:eastAsia="Times New Roman" w:hAnsi="Courier New" w:cs="Courier New"/>
          <w:b/>
          <w:bCs/>
          <w:color w:val="000080"/>
          <w:sz w:val="18"/>
          <w:szCs w:val="18"/>
          <w:lang w:bidi="ar-SA"/>
        </w:rPr>
        <w:t xml:space="preserve">if </w:t>
      </w:r>
      <w:r w:rsidRPr="007F5217">
        <w:rPr>
          <w:rFonts w:ascii="Courier New" w:eastAsia="Times New Roman" w:hAnsi="Courier New" w:cs="Courier New"/>
          <w:color w:val="000000"/>
          <w:sz w:val="18"/>
          <w:szCs w:val="18"/>
          <w:lang w:bidi="ar-SA"/>
        </w:rPr>
        <w:t xml:space="preserve">(targetIndividual.getPropertyValue(targetProperty) != </w:t>
      </w:r>
      <w:r w:rsidRPr="007F5217">
        <w:rPr>
          <w:rFonts w:ascii="Courier New" w:eastAsia="Times New Roman" w:hAnsi="Courier New" w:cs="Courier New"/>
          <w:b/>
          <w:bCs/>
          <w:color w:val="000080"/>
          <w:sz w:val="18"/>
          <w:szCs w:val="18"/>
          <w:lang w:bidi="ar-SA"/>
        </w:rPr>
        <w:t>null</w:t>
      </w:r>
      <w:r w:rsidRPr="007F5217">
        <w:rPr>
          <w:rFonts w:ascii="Courier New" w:eastAsia="Times New Roman" w:hAnsi="Courier New" w:cs="Courier New"/>
          <w:color w:val="000000"/>
          <w:sz w:val="18"/>
          <w:szCs w:val="18"/>
          <w:lang w:bidi="ar-SA"/>
        </w:rPr>
        <w:t xml:space="preserve">)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45               targetIndividual.removeAll(targetProperty);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46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lastRenderedPageBreak/>
        <w:t xml:space="preserve">47           targetIndividual.setPropertyValue(targetProperty, ontModel.createLiteralStatement(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48                   targetIndividual, targetProperty, o).getLiteral().as(RDFNode.</w:t>
      </w:r>
      <w:r w:rsidRPr="007F5217">
        <w:rPr>
          <w:rFonts w:ascii="Courier New" w:eastAsia="Times New Roman" w:hAnsi="Courier New" w:cs="Courier New"/>
          <w:b/>
          <w:bCs/>
          <w:color w:val="000080"/>
          <w:sz w:val="18"/>
          <w:szCs w:val="18"/>
          <w:lang w:bidi="ar-SA"/>
        </w:rPr>
        <w:t>class</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49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50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51       </w:t>
      </w:r>
      <w:r w:rsidRPr="007F5217">
        <w:rPr>
          <w:rFonts w:ascii="Courier New" w:eastAsia="Times New Roman" w:hAnsi="Courier New" w:cs="Courier New"/>
          <w:b/>
          <w:bCs/>
          <w:color w:val="000080"/>
          <w:sz w:val="18"/>
          <w:szCs w:val="18"/>
          <w:lang w:bidi="ar-SA"/>
        </w:rPr>
        <w:t xml:space="preserve">public final void </w:t>
      </w:r>
      <w:r w:rsidRPr="007F5217">
        <w:rPr>
          <w:rFonts w:ascii="Courier New" w:eastAsia="Times New Roman" w:hAnsi="Courier New" w:cs="Courier New"/>
          <w:color w:val="000000"/>
          <w:sz w:val="18"/>
          <w:szCs w:val="18"/>
          <w:lang w:bidi="ar-SA"/>
        </w:rPr>
        <w:t xml:space="preserve">deleteInstance(OntModel ontModel, SWRLFactory swrlFactory)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52               </w:t>
      </w:r>
      <w:r w:rsidRPr="007F5217">
        <w:rPr>
          <w:rFonts w:ascii="Courier New" w:eastAsia="Times New Roman" w:hAnsi="Courier New" w:cs="Courier New"/>
          <w:b/>
          <w:bCs/>
          <w:color w:val="000080"/>
          <w:sz w:val="18"/>
          <w:szCs w:val="18"/>
          <w:lang w:bidi="ar-SA"/>
        </w:rPr>
        <w:t xml:space="preserve">throws </w:t>
      </w:r>
      <w:r w:rsidRPr="007F5217">
        <w:rPr>
          <w:rFonts w:ascii="Courier New" w:eastAsia="Times New Roman" w:hAnsi="Courier New" w:cs="Courier New"/>
          <w:color w:val="000000"/>
          <w:sz w:val="18"/>
          <w:szCs w:val="18"/>
          <w:lang w:bidi="ar-SA"/>
        </w:rPr>
        <w:t xml:space="preserve">SWRLFactoryException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53           </w:t>
      </w:r>
      <w:r w:rsidRPr="007F5217">
        <w:rPr>
          <w:rFonts w:ascii="Courier New" w:eastAsia="Times New Roman" w:hAnsi="Courier New" w:cs="Courier New"/>
          <w:b/>
          <w:bCs/>
          <w:color w:val="000080"/>
          <w:sz w:val="18"/>
          <w:szCs w:val="18"/>
          <w:lang w:bidi="ar-SA"/>
        </w:rPr>
        <w:t>super</w:t>
      </w:r>
      <w:r w:rsidRPr="007F5217">
        <w:rPr>
          <w:rFonts w:ascii="Courier New" w:eastAsia="Times New Roman" w:hAnsi="Courier New" w:cs="Courier New"/>
          <w:color w:val="000000"/>
          <w:sz w:val="18"/>
          <w:szCs w:val="18"/>
          <w:lang w:bidi="ar-SA"/>
        </w:rPr>
        <w:t xml:space="preserve">.delete();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54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55           </w:t>
      </w:r>
      <w:r w:rsidRPr="007F5217">
        <w:rPr>
          <w:rFonts w:ascii="Courier New" w:eastAsia="Times New Roman" w:hAnsi="Courier New" w:cs="Courier New"/>
          <w:i/>
          <w:iCs/>
          <w:color w:val="808080"/>
          <w:sz w:val="18"/>
          <w:szCs w:val="18"/>
          <w:lang w:bidi="ar-SA"/>
        </w:rPr>
        <w:t>//to be commented to avoid SWRL rule evaluation</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56           </w:t>
      </w:r>
      <w:r w:rsidRPr="007F5217">
        <w:rPr>
          <w:rFonts w:ascii="Courier New" w:eastAsia="Times New Roman" w:hAnsi="Courier New" w:cs="Courier New"/>
          <w:i/>
          <w:iCs/>
          <w:color w:val="808080"/>
          <w:sz w:val="18"/>
          <w:szCs w:val="18"/>
          <w:lang w:bidi="ar-SA"/>
        </w:rPr>
        <w:t>//remove instance from underlying Ont model</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57           Individual i = ontModel.getIndividual(getName());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58           i.remove();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59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60           </w:t>
      </w:r>
      <w:r w:rsidRPr="007F5217">
        <w:rPr>
          <w:rFonts w:ascii="Courier New" w:eastAsia="Times New Roman" w:hAnsi="Courier New" w:cs="Courier New"/>
          <w:i/>
          <w:iCs/>
          <w:color w:val="808080"/>
          <w:sz w:val="18"/>
          <w:szCs w:val="18"/>
          <w:lang w:bidi="ar-SA"/>
        </w:rPr>
        <w:t>//remove swrl rule associated to task</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61           SWRLImp rule = swrlFactory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62                   .getImp(</w:t>
      </w:r>
      <w:r w:rsidRPr="007F5217">
        <w:rPr>
          <w:rFonts w:ascii="Courier New" w:eastAsia="Times New Roman" w:hAnsi="Courier New" w:cs="Courier New"/>
          <w:b/>
          <w:bCs/>
          <w:color w:val="008000"/>
          <w:sz w:val="18"/>
          <w:szCs w:val="18"/>
          <w:lang w:bidi="ar-SA"/>
        </w:rPr>
        <w:t>"http://www.owl-ontologies.com/Datacenter.owl#QoS_Policy_"</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63                   + </w:t>
      </w:r>
      <w:r w:rsidRPr="007F5217">
        <w:rPr>
          <w:rFonts w:ascii="Courier New" w:eastAsia="Times New Roman" w:hAnsi="Courier New" w:cs="Courier New"/>
          <w:b/>
          <w:bCs/>
          <w:color w:val="000080"/>
          <w:sz w:val="18"/>
          <w:szCs w:val="18"/>
          <w:lang w:bidi="ar-SA"/>
        </w:rPr>
        <w:t>this</w:t>
      </w:r>
      <w:r w:rsidRPr="007F5217">
        <w:rPr>
          <w:rFonts w:ascii="Courier New" w:eastAsia="Times New Roman" w:hAnsi="Courier New" w:cs="Courier New"/>
          <w:color w:val="000000"/>
          <w:sz w:val="18"/>
          <w:szCs w:val="18"/>
          <w:lang w:bidi="ar-SA"/>
        </w:rPr>
        <w:t>.getName().split(</w:t>
      </w:r>
      <w:r w:rsidRPr="007F5217">
        <w:rPr>
          <w:rFonts w:ascii="Courier New" w:eastAsia="Times New Roman" w:hAnsi="Courier New" w:cs="Courier New"/>
          <w:b/>
          <w:bCs/>
          <w:color w:val="008000"/>
          <w:sz w:val="18"/>
          <w:szCs w:val="18"/>
          <w:lang w:bidi="ar-SA"/>
        </w:rPr>
        <w:t>"_"</w:t>
      </w:r>
      <w:r w:rsidRPr="007F5217">
        <w:rPr>
          <w:rFonts w:ascii="Courier New" w:eastAsia="Times New Roman" w:hAnsi="Courier New" w:cs="Courier New"/>
          <w:color w:val="000000"/>
          <w:sz w:val="18"/>
          <w:szCs w:val="18"/>
          <w:lang w:bidi="ar-SA"/>
        </w:rPr>
        <w:t>)[</w:t>
      </w:r>
      <w:r w:rsidRPr="007F5217">
        <w:rPr>
          <w:rFonts w:ascii="Courier New" w:eastAsia="Times New Roman" w:hAnsi="Courier New" w:cs="Courier New"/>
          <w:color w:val="0000FF"/>
          <w:sz w:val="18"/>
          <w:szCs w:val="18"/>
          <w:lang w:bidi="ar-SA"/>
        </w:rPr>
        <w:t>1</w:t>
      </w:r>
      <w:r w:rsidRPr="007F5217">
        <w:rPr>
          <w:rFonts w:ascii="Courier New" w:eastAsia="Times New Roman" w:hAnsi="Courier New" w:cs="Courier New"/>
          <w:color w:val="000000"/>
          <w:sz w:val="18"/>
          <w:szCs w:val="18"/>
          <w:lang w:bidi="ar-SA"/>
        </w:rPr>
        <w:t xml:space="preserve">] + </w:t>
      </w:r>
      <w:r w:rsidRPr="007F5217">
        <w:rPr>
          <w:rFonts w:ascii="Courier New" w:eastAsia="Times New Roman" w:hAnsi="Courier New" w:cs="Courier New"/>
          <w:b/>
          <w:bCs/>
          <w:color w:val="008000"/>
          <w:sz w:val="18"/>
          <w:szCs w:val="18"/>
          <w:lang w:bidi="ar-SA"/>
        </w:rPr>
        <w:t>"_swrl_rule"</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64           rule.delete();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65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66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67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68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r w:rsidRPr="007F5217">
        <w:rPr>
          <w:rFonts w:ascii="Courier New" w:eastAsia="Times New Roman" w:hAnsi="Courier New" w:cs="Courier New"/>
          <w:color w:val="000000"/>
          <w:sz w:val="18"/>
          <w:szCs w:val="18"/>
          <w:lang w:bidi="ar-SA"/>
        </w:rPr>
        <w:t xml:space="preserve">69   </w:t>
      </w:r>
    </w:p>
    <w:p w:rsidR="007F5217" w:rsidRDefault="007F5217"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Pr="004C4906" w:rsidRDefault="004C4906" w:rsidP="009F3D7B">
      <w:pPr>
        <w:pStyle w:val="Heading1"/>
        <w:rPr>
          <w:sz w:val="52"/>
          <w:szCs w:val="52"/>
        </w:rPr>
      </w:pPr>
      <w:bookmarkStart w:id="1590" w:name="_Toc264798621"/>
      <w:bookmarkStart w:id="1591" w:name="_Toc264737253"/>
      <w:bookmarkStart w:id="1592" w:name="_Toc264918531"/>
      <w:r w:rsidRPr="004C4906">
        <w:rPr>
          <w:sz w:val="52"/>
          <w:szCs w:val="52"/>
        </w:rPr>
        <w:lastRenderedPageBreak/>
        <w:t xml:space="preserve">Appendix C: </w:t>
      </w:r>
      <w:r w:rsidR="009F3D7B" w:rsidRPr="004C4906">
        <w:rPr>
          <w:sz w:val="52"/>
          <w:szCs w:val="52"/>
        </w:rPr>
        <w:t>C# Source Code</w:t>
      </w:r>
      <w:bookmarkEnd w:id="1590"/>
      <w:bookmarkEnd w:id="1591"/>
      <w:bookmarkEnd w:id="1592"/>
    </w:p>
    <w:p w:rsidR="009F3D7B" w:rsidRDefault="009F3D7B" w:rsidP="00E401F9">
      <w:pPr>
        <w:pStyle w:val="NoSpacing"/>
        <w:rPr>
          <w:rFonts w:eastAsia="Times New Roman"/>
          <w:sz w:val="18"/>
          <w:szCs w:val="18"/>
          <w:lang w:bidi="ar-SA"/>
        </w:rPr>
      </w:pPr>
    </w:p>
    <w:p w:rsidR="00195087" w:rsidRDefault="00195087" w:rsidP="00195087">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195087" w:rsidRPr="007F5217" w:rsidTr="00191162">
        <w:trPr>
          <w:tblCellSpacing w:w="0" w:type="dxa"/>
        </w:trPr>
        <w:tc>
          <w:tcPr>
            <w:tcW w:w="0" w:type="auto"/>
            <w:shd w:val="clear" w:color="auto" w:fill="C0C0C0"/>
            <w:vAlign w:val="center"/>
            <w:hideMark/>
          </w:tcPr>
          <w:p w:rsidR="00195087" w:rsidRPr="007F5217" w:rsidRDefault="00195087" w:rsidP="008C600E">
            <w:pPr>
              <w:pStyle w:val="Heading2"/>
              <w:jc w:val="center"/>
              <w:rPr>
                <w:rFonts w:eastAsia="Times New Roman" w:cs="Times New Roman"/>
                <w:lang w:bidi="ar-SA"/>
              </w:rPr>
            </w:pPr>
            <w:bookmarkStart w:id="1593" w:name="_Toc264798622"/>
            <w:bookmarkStart w:id="1594" w:name="_Toc264737254"/>
            <w:bookmarkStart w:id="1595" w:name="_Toc264918532"/>
            <w:r>
              <w:rPr>
                <w:rFonts w:eastAsia="Times New Roman"/>
                <w:lang w:bidi="ar-SA"/>
              </w:rPr>
              <w:t>ServerMonitor.cs</w:t>
            </w:r>
            <w:bookmarkEnd w:id="1593"/>
            <w:bookmarkEnd w:id="1594"/>
            <w:bookmarkEnd w:id="1595"/>
          </w:p>
        </w:tc>
      </w:tr>
    </w:tbl>
    <w:p w:rsidR="00195087" w:rsidRDefault="00195087"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System.Collections.Generic;</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System.Linq;</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System.Text;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System.Xml;</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System.Diagnostics;</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System.Management;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System.Threading;</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ServerMonitorUtils;</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namespace</w:t>
      </w:r>
      <w:r w:rsidRPr="00195087">
        <w:rPr>
          <w:rFonts w:ascii="Courier New" w:hAnsi="Courier New" w:cs="Courier New"/>
          <w:noProof/>
          <w:sz w:val="18"/>
          <w:szCs w:val="18"/>
          <w:lang w:bidi="ar-SA"/>
        </w:rPr>
        <w:t xml:space="preserve"> ServerManagement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color w:val="2B91A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public</w:t>
      </w: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class</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ServerMonitor</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public</w:t>
      </w: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static</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ServerInfo</w:t>
      </w:r>
      <w:r w:rsidRPr="00195087">
        <w:rPr>
          <w:rFonts w:ascii="Courier New" w:hAnsi="Courier New" w:cs="Courier New"/>
          <w:noProof/>
          <w:sz w:val="18"/>
          <w:szCs w:val="18"/>
          <w:lang w:bidi="ar-SA"/>
        </w:rPr>
        <w:t xml:space="preserve"> CollectServerInfo()</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ServerInfo</w:t>
      </w:r>
      <w:r w:rsidRPr="00195087">
        <w:rPr>
          <w:rFonts w:ascii="Courier New" w:hAnsi="Courier New" w:cs="Courier New"/>
          <w:noProof/>
          <w:sz w:val="18"/>
          <w:szCs w:val="18"/>
          <w:lang w:bidi="ar-SA"/>
        </w:rPr>
        <w:t xml:space="preserve"> serverInfo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ServerInfo</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List</w:t>
      </w:r>
      <w:r w:rsidRPr="00195087">
        <w:rPr>
          <w:rFonts w:ascii="Courier New" w:hAnsi="Courier New" w:cs="Courier New"/>
          <w:noProof/>
          <w:sz w:val="18"/>
          <w:szCs w:val="18"/>
          <w:lang w:bidi="ar-SA"/>
        </w:rPr>
        <w:t>&lt;</w:t>
      </w:r>
      <w:r w:rsidRPr="00195087">
        <w:rPr>
          <w:rFonts w:ascii="Courier New" w:hAnsi="Courier New" w:cs="Courier New"/>
          <w:noProof/>
          <w:color w:val="2B91AF"/>
          <w:sz w:val="18"/>
          <w:szCs w:val="18"/>
          <w:lang w:bidi="ar-SA"/>
        </w:rPr>
        <w:t>Storage</w:t>
      </w:r>
      <w:r w:rsidRPr="00195087">
        <w:rPr>
          <w:rFonts w:ascii="Courier New" w:hAnsi="Courier New" w:cs="Courier New"/>
          <w:noProof/>
          <w:sz w:val="18"/>
          <w:szCs w:val="18"/>
          <w:lang w:bidi="ar-SA"/>
        </w:rPr>
        <w:t xml:space="preserve">&gt; storageInfo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List</w:t>
      </w:r>
      <w:r w:rsidRPr="00195087">
        <w:rPr>
          <w:rFonts w:ascii="Courier New" w:hAnsi="Courier New" w:cs="Courier New"/>
          <w:noProof/>
          <w:sz w:val="18"/>
          <w:szCs w:val="18"/>
          <w:lang w:bidi="ar-SA"/>
        </w:rPr>
        <w:t>&lt;</w:t>
      </w:r>
      <w:r w:rsidRPr="00195087">
        <w:rPr>
          <w:rFonts w:ascii="Courier New" w:hAnsi="Courier New" w:cs="Courier New"/>
          <w:noProof/>
          <w:color w:val="2B91AF"/>
          <w:sz w:val="18"/>
          <w:szCs w:val="18"/>
          <w:lang w:bidi="ar-SA"/>
        </w:rPr>
        <w:t>Storage</w:t>
      </w:r>
      <w:r w:rsidRPr="00195087">
        <w:rPr>
          <w:rFonts w:ascii="Courier New" w:hAnsi="Courier New" w:cs="Courier New"/>
          <w:noProof/>
          <w:sz w:val="18"/>
          <w:szCs w:val="18"/>
          <w:lang w:bidi="ar-SA"/>
        </w:rPr>
        <w:t>&gt;();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List</w:t>
      </w:r>
      <w:r w:rsidRPr="00195087">
        <w:rPr>
          <w:rFonts w:ascii="Courier New" w:hAnsi="Courier New" w:cs="Courier New"/>
          <w:noProof/>
          <w:sz w:val="18"/>
          <w:szCs w:val="18"/>
          <w:lang w:bidi="ar-SA"/>
        </w:rPr>
        <w:t>&lt;</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 xml:space="preserve">&gt; freeCPU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List</w:t>
      </w:r>
      <w:r w:rsidRPr="00195087">
        <w:rPr>
          <w:rFonts w:ascii="Courier New" w:hAnsi="Courier New" w:cs="Courier New"/>
          <w:noProof/>
          <w:sz w:val="18"/>
          <w:szCs w:val="18"/>
          <w:lang w:bidi="ar-SA"/>
        </w:rPr>
        <w:t>&lt;</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&gt;();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color w:val="008000"/>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8000"/>
          <w:sz w:val="18"/>
          <w:szCs w:val="18"/>
          <w:lang w:bidi="ar-SA"/>
        </w:rPr>
        <w:t>////get host computer core count using WMI</w:t>
      </w:r>
    </w:p>
    <w:p w:rsidR="00CB3AD1"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p>
    <w:p w:rsidR="00195087" w:rsidRPr="00195087" w:rsidRDefault="00195087" w:rsidP="00CB3AD1">
      <w:pPr>
        <w:autoSpaceDE w:val="0"/>
        <w:autoSpaceDN w:val="0"/>
        <w:adjustRightInd w:val="0"/>
        <w:spacing w:after="0" w:line="240" w:lineRule="auto"/>
        <w:ind w:left="1440" w:firstLine="720"/>
        <w:rPr>
          <w:rFonts w:ascii="Courier New" w:hAnsi="Courier New" w:cs="Courier New"/>
          <w:noProof/>
          <w:sz w:val="18"/>
          <w:szCs w:val="18"/>
          <w:lang w:bidi="ar-SA"/>
        </w:rPr>
      </w:pP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"Select * from Win32_ComputerSystem"</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var</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CB3AD1"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serverInfo.CoreCount = </w:t>
      </w:r>
    </w:p>
    <w:p w:rsidR="00195087" w:rsidRPr="00195087" w:rsidRDefault="00195087" w:rsidP="00CB3AD1">
      <w:pPr>
        <w:autoSpaceDE w:val="0"/>
        <w:autoSpaceDN w:val="0"/>
        <w:adjustRightInd w:val="0"/>
        <w:spacing w:after="0" w:line="240" w:lineRule="auto"/>
        <w:ind w:left="1440" w:firstLine="720"/>
        <w:rPr>
          <w:rFonts w:ascii="Courier New" w:hAnsi="Courier New" w:cs="Courier New"/>
          <w:noProof/>
          <w:sz w:val="18"/>
          <w:szCs w:val="18"/>
          <w:lang w:bidi="ar-SA"/>
        </w:rPr>
      </w:pP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.ToInt32(item[</w:t>
      </w:r>
      <w:r w:rsidRPr="00195087">
        <w:rPr>
          <w:rFonts w:ascii="Courier New" w:hAnsi="Courier New" w:cs="Courier New"/>
          <w:noProof/>
          <w:color w:val="A31515"/>
          <w:sz w:val="18"/>
          <w:szCs w:val="18"/>
          <w:lang w:bidi="ar-SA"/>
        </w:rPr>
        <w:t>"NumberOfLogicalProcessors"</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break</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color w:val="008000"/>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8000"/>
          <w:sz w:val="18"/>
          <w:szCs w:val="18"/>
          <w:lang w:bidi="ar-SA"/>
        </w:rPr>
        <w:t>//get free and total clock speed for each core</w:t>
      </w:r>
    </w:p>
    <w:p w:rsidR="00CB3AD1" w:rsidRDefault="00195087" w:rsidP="00195087">
      <w:pPr>
        <w:autoSpaceDE w:val="0"/>
        <w:autoSpaceDN w:val="0"/>
        <w:adjustRightInd w:val="0"/>
        <w:spacing w:after="0" w:line="240" w:lineRule="auto"/>
        <w:rPr>
          <w:rFonts w:ascii="Courier New" w:hAnsi="Courier New" w:cs="Courier New"/>
          <w:noProof/>
          <w:color w:val="A31515"/>
          <w:sz w:val="18"/>
          <w:szCs w:val="18"/>
          <w:lang w:bidi="ar-SA"/>
        </w:rPr>
      </w:pP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 xml:space="preserve">"Select * from </w:t>
      </w:r>
    </w:p>
    <w:p w:rsidR="00195087" w:rsidRPr="00195087" w:rsidRDefault="00195087" w:rsidP="00CB3AD1">
      <w:pPr>
        <w:autoSpaceDE w:val="0"/>
        <w:autoSpaceDN w:val="0"/>
        <w:adjustRightInd w:val="0"/>
        <w:spacing w:after="0" w:line="240" w:lineRule="auto"/>
        <w:ind w:left="2160" w:firstLine="720"/>
        <w:rPr>
          <w:rFonts w:ascii="Courier New" w:hAnsi="Courier New" w:cs="Courier New"/>
          <w:noProof/>
          <w:sz w:val="18"/>
          <w:szCs w:val="18"/>
          <w:lang w:bidi="ar-SA"/>
        </w:rPr>
      </w:pPr>
      <w:r w:rsidRPr="00195087">
        <w:rPr>
          <w:rFonts w:ascii="Courier New" w:hAnsi="Courier New" w:cs="Courier New"/>
          <w:noProof/>
          <w:color w:val="A31515"/>
          <w:sz w:val="18"/>
          <w:szCs w:val="18"/>
          <w:lang w:bidi="ar-SA"/>
        </w:rPr>
        <w:t>Win32_Processor"</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var</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serverInfo.TotalCPU = </w:t>
      </w: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.ToInt32(item[</w:t>
      </w:r>
      <w:r w:rsidRPr="00195087">
        <w:rPr>
          <w:rFonts w:ascii="Courier New" w:hAnsi="Courier New" w:cs="Courier New"/>
          <w:noProof/>
          <w:color w:val="A31515"/>
          <w:sz w:val="18"/>
          <w:szCs w:val="18"/>
          <w:lang w:bidi="ar-SA"/>
        </w:rPr>
        <w:t>"MaxClockSpeed"</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break</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CB3AD1" w:rsidRDefault="00195087" w:rsidP="00195087">
      <w:pPr>
        <w:autoSpaceDE w:val="0"/>
        <w:autoSpaceDN w:val="0"/>
        <w:adjustRightInd w:val="0"/>
        <w:spacing w:after="0" w:line="240" w:lineRule="auto"/>
        <w:rPr>
          <w:rFonts w:ascii="Courier New" w:hAnsi="Courier New" w:cs="Courier New"/>
          <w:noProof/>
          <w:color w:val="A31515"/>
          <w:sz w:val="18"/>
          <w:szCs w:val="18"/>
          <w:lang w:bidi="ar-SA"/>
        </w:rPr>
      </w:pP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 xml:space="preserve">"Select * from </w:t>
      </w:r>
    </w:p>
    <w:p w:rsidR="00195087" w:rsidRPr="00195087" w:rsidRDefault="00195087" w:rsidP="00CB3AD1">
      <w:pPr>
        <w:autoSpaceDE w:val="0"/>
        <w:autoSpaceDN w:val="0"/>
        <w:adjustRightInd w:val="0"/>
        <w:spacing w:after="0" w:line="240" w:lineRule="auto"/>
        <w:ind w:left="720" w:firstLine="720"/>
        <w:rPr>
          <w:rFonts w:ascii="Courier New" w:hAnsi="Courier New" w:cs="Courier New"/>
          <w:noProof/>
          <w:sz w:val="18"/>
          <w:szCs w:val="18"/>
          <w:lang w:bidi="ar-SA"/>
        </w:rPr>
      </w:pPr>
      <w:r w:rsidRPr="00195087">
        <w:rPr>
          <w:rFonts w:ascii="Courier New" w:hAnsi="Courier New" w:cs="Courier New"/>
          <w:noProof/>
          <w:color w:val="A31515"/>
          <w:sz w:val="18"/>
          <w:szCs w:val="18"/>
          <w:lang w:bidi="ar-SA"/>
        </w:rPr>
        <w:t>Win32_PerfFormattedData_PerfOS_Processor where NOT Name = '_Total' "</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CB3AD1"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freeCPU.Add((</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 xml:space="preserve">)((100 </w:t>
      </w:r>
      <w:r w:rsidR="00CB3AD1">
        <w:rPr>
          <w:rFonts w:ascii="Courier New" w:hAnsi="Courier New" w:cs="Courier New"/>
          <w:noProof/>
          <w:sz w:val="18"/>
          <w:szCs w:val="18"/>
          <w:lang w:bidi="ar-SA"/>
        </w:rPr>
        <w:t>–</w:t>
      </w:r>
      <w:r w:rsidRPr="00195087">
        <w:rPr>
          <w:rFonts w:ascii="Courier New" w:hAnsi="Courier New" w:cs="Courier New"/>
          <w:noProof/>
          <w:sz w:val="18"/>
          <w:szCs w:val="18"/>
          <w:lang w:bidi="ar-SA"/>
        </w:rPr>
        <w:t xml:space="preserve"> </w:t>
      </w:r>
    </w:p>
    <w:p w:rsidR="00CB3AD1" w:rsidRDefault="00195087" w:rsidP="00CB3AD1">
      <w:pPr>
        <w:autoSpaceDE w:val="0"/>
        <w:autoSpaceDN w:val="0"/>
        <w:adjustRightInd w:val="0"/>
        <w:spacing w:after="0" w:line="240" w:lineRule="auto"/>
        <w:ind w:left="1440" w:firstLine="720"/>
        <w:rPr>
          <w:rFonts w:ascii="Courier New" w:hAnsi="Courier New" w:cs="Courier New"/>
          <w:noProof/>
          <w:sz w:val="18"/>
          <w:szCs w:val="18"/>
          <w:lang w:bidi="ar-SA"/>
        </w:rPr>
      </w:pP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.ToDouble(item[</w:t>
      </w:r>
      <w:r w:rsidRPr="00195087">
        <w:rPr>
          <w:rFonts w:ascii="Courier New" w:hAnsi="Courier New" w:cs="Courier New"/>
          <w:noProof/>
          <w:color w:val="A31515"/>
          <w:sz w:val="18"/>
          <w:szCs w:val="18"/>
          <w:lang w:bidi="ar-SA"/>
        </w:rPr>
        <w:t>"PercentProcessorTime"</w:t>
      </w:r>
      <w:r w:rsidRPr="00195087">
        <w:rPr>
          <w:rFonts w:ascii="Courier New" w:hAnsi="Courier New" w:cs="Courier New"/>
          <w:noProof/>
          <w:sz w:val="18"/>
          <w:szCs w:val="18"/>
          <w:lang w:bidi="ar-SA"/>
        </w:rPr>
        <w:t xml:space="preserve">])) / 100 * </w:t>
      </w:r>
    </w:p>
    <w:p w:rsidR="00195087" w:rsidRPr="00195087" w:rsidRDefault="00195087" w:rsidP="00CB3AD1">
      <w:pPr>
        <w:autoSpaceDE w:val="0"/>
        <w:autoSpaceDN w:val="0"/>
        <w:adjustRightInd w:val="0"/>
        <w:spacing w:after="0" w:line="240" w:lineRule="auto"/>
        <w:ind w:left="2160" w:firstLine="720"/>
        <w:rPr>
          <w:rFonts w:ascii="Courier New" w:hAnsi="Courier New" w:cs="Courier New"/>
          <w:noProof/>
          <w:sz w:val="18"/>
          <w:szCs w:val="18"/>
          <w:lang w:bidi="ar-SA"/>
        </w:rPr>
      </w:pPr>
      <w:r w:rsidRPr="00195087">
        <w:rPr>
          <w:rFonts w:ascii="Courier New" w:hAnsi="Courier New" w:cs="Courier New"/>
          <w:noProof/>
          <w:sz w:val="18"/>
          <w:szCs w:val="18"/>
          <w:lang w:bidi="ar-SA"/>
        </w:rPr>
        <w:t>serverInfo.TotalCPU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lastRenderedPageBreak/>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serverInfo.FreeCPU = freeCPU;</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color w:val="008000"/>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8000"/>
          <w:sz w:val="18"/>
          <w:szCs w:val="18"/>
          <w:lang w:bidi="ar-SA"/>
        </w:rPr>
        <w:t>//get host computer RAM info</w:t>
      </w:r>
    </w:p>
    <w:p w:rsidR="00166CD7" w:rsidRDefault="00195087" w:rsidP="00195087">
      <w:pPr>
        <w:autoSpaceDE w:val="0"/>
        <w:autoSpaceDN w:val="0"/>
        <w:adjustRightInd w:val="0"/>
        <w:spacing w:after="0" w:line="240" w:lineRule="auto"/>
        <w:rPr>
          <w:rFonts w:ascii="Courier New" w:hAnsi="Courier New" w:cs="Courier New"/>
          <w:noProof/>
          <w:color w:val="A31515"/>
          <w:sz w:val="18"/>
          <w:szCs w:val="18"/>
          <w:lang w:bidi="ar-SA"/>
        </w:rPr>
      </w:pP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 xml:space="preserve">"Select * from </w:t>
      </w:r>
    </w:p>
    <w:p w:rsidR="00195087" w:rsidRPr="00195087" w:rsidRDefault="00195087" w:rsidP="00166CD7">
      <w:pPr>
        <w:autoSpaceDE w:val="0"/>
        <w:autoSpaceDN w:val="0"/>
        <w:adjustRightInd w:val="0"/>
        <w:spacing w:after="0" w:line="240" w:lineRule="auto"/>
        <w:ind w:left="1440" w:firstLine="720"/>
        <w:rPr>
          <w:rFonts w:ascii="Courier New" w:hAnsi="Courier New" w:cs="Courier New"/>
          <w:noProof/>
          <w:sz w:val="18"/>
          <w:szCs w:val="18"/>
          <w:lang w:bidi="ar-SA"/>
        </w:rPr>
      </w:pPr>
      <w:r w:rsidRPr="00195087">
        <w:rPr>
          <w:rFonts w:ascii="Courier New" w:hAnsi="Courier New" w:cs="Courier New"/>
          <w:noProof/>
          <w:color w:val="A31515"/>
          <w:sz w:val="18"/>
          <w:szCs w:val="18"/>
          <w:lang w:bidi="ar-SA"/>
        </w:rPr>
        <w:t>Win32_OperatingSystem"</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7639CF"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serverInfo.TotalMemory = </w:t>
      </w:r>
    </w:p>
    <w:p w:rsidR="00195087" w:rsidRPr="00195087" w:rsidRDefault="00195087" w:rsidP="007639CF">
      <w:pPr>
        <w:autoSpaceDE w:val="0"/>
        <w:autoSpaceDN w:val="0"/>
        <w:adjustRightInd w:val="0"/>
        <w:spacing w:after="0" w:line="240" w:lineRule="auto"/>
        <w:ind w:left="720" w:firstLine="720"/>
        <w:rPr>
          <w:rFonts w:ascii="Courier New" w:hAnsi="Courier New" w:cs="Courier New"/>
          <w:noProof/>
          <w:color w:val="008000"/>
          <w:sz w:val="18"/>
          <w:szCs w:val="18"/>
          <w:lang w:bidi="ar-SA"/>
        </w:rPr>
      </w:pP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.ToInt32(item[</w:t>
      </w:r>
      <w:r w:rsidRPr="00195087">
        <w:rPr>
          <w:rFonts w:ascii="Courier New" w:hAnsi="Courier New" w:cs="Courier New"/>
          <w:noProof/>
          <w:color w:val="A31515"/>
          <w:sz w:val="18"/>
          <w:szCs w:val="18"/>
          <w:lang w:bidi="ar-SA"/>
        </w:rPr>
        <w:t>"TotalVisibleMemorySize"</w:t>
      </w:r>
      <w:r w:rsidRPr="00195087">
        <w:rPr>
          <w:rFonts w:ascii="Courier New" w:hAnsi="Courier New" w:cs="Courier New"/>
          <w:noProof/>
          <w:sz w:val="18"/>
          <w:szCs w:val="18"/>
          <w:lang w:bidi="ar-SA"/>
        </w:rPr>
        <w:t xml:space="preserve">]) / 1024; </w:t>
      </w:r>
      <w:r w:rsidRPr="00195087">
        <w:rPr>
          <w:rFonts w:ascii="Courier New" w:hAnsi="Courier New" w:cs="Courier New"/>
          <w:noProof/>
          <w:color w:val="008000"/>
          <w:sz w:val="18"/>
          <w:szCs w:val="18"/>
          <w:lang w:bidi="ar-SA"/>
        </w:rPr>
        <w:t>// to store in M</w:t>
      </w:r>
      <w:r w:rsidR="007639CF">
        <w:rPr>
          <w:rFonts w:ascii="Courier New" w:hAnsi="Courier New" w:cs="Courier New"/>
          <w:noProof/>
          <w:color w:val="008000"/>
          <w:sz w:val="18"/>
          <w:szCs w:val="18"/>
          <w:lang w:bidi="ar-SA"/>
        </w:rPr>
        <w:t>B</w:t>
      </w:r>
    </w:p>
    <w:p w:rsidR="00195087" w:rsidRPr="00195087" w:rsidRDefault="00195087" w:rsidP="007639CF">
      <w:pPr>
        <w:autoSpaceDE w:val="0"/>
        <w:autoSpaceDN w:val="0"/>
        <w:adjustRightInd w:val="0"/>
        <w:spacing w:after="0" w:line="240" w:lineRule="auto"/>
        <w:ind w:left="1710"/>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serverInfo.FreeMemory = </w:t>
      </w: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.ToInt32(item[</w:t>
      </w:r>
      <w:r w:rsidRPr="00195087">
        <w:rPr>
          <w:rFonts w:ascii="Courier New" w:hAnsi="Courier New" w:cs="Courier New"/>
          <w:noProof/>
          <w:color w:val="A31515"/>
          <w:sz w:val="18"/>
          <w:szCs w:val="18"/>
          <w:lang w:bidi="ar-SA"/>
        </w:rPr>
        <w:t>"FreePhysicalMemory"</w:t>
      </w:r>
      <w:r w:rsidRPr="00195087">
        <w:rPr>
          <w:rFonts w:ascii="Courier New" w:hAnsi="Courier New" w:cs="Courier New"/>
          <w:noProof/>
          <w:sz w:val="18"/>
          <w:szCs w:val="18"/>
          <w:lang w:bidi="ar-SA"/>
        </w:rPr>
        <w:t>]) / 1024;</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break</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color w:val="008000"/>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8000"/>
          <w:sz w:val="18"/>
          <w:szCs w:val="18"/>
          <w:lang w:bidi="ar-SA"/>
        </w:rPr>
        <w:t>//find host computer logical drives size and free space in K</w:t>
      </w:r>
      <w:r w:rsidR="00166CD7">
        <w:rPr>
          <w:rFonts w:ascii="Courier New" w:hAnsi="Courier New" w:cs="Courier New"/>
          <w:noProof/>
          <w:color w:val="008000"/>
          <w:sz w:val="18"/>
          <w:szCs w:val="18"/>
          <w:lang w:bidi="ar-SA"/>
        </w:rPr>
        <w:t>B</w:t>
      </w:r>
    </w:p>
    <w:p w:rsidR="00166CD7" w:rsidRDefault="00195087" w:rsidP="00195087">
      <w:pPr>
        <w:autoSpaceDE w:val="0"/>
        <w:autoSpaceDN w:val="0"/>
        <w:adjustRightInd w:val="0"/>
        <w:spacing w:after="0" w:line="240" w:lineRule="auto"/>
        <w:rPr>
          <w:rFonts w:ascii="Courier New" w:hAnsi="Courier New" w:cs="Courier New"/>
          <w:noProof/>
          <w:color w:val="A31515"/>
          <w:sz w:val="18"/>
          <w:szCs w:val="18"/>
          <w:lang w:bidi="ar-SA"/>
        </w:rPr>
      </w:pP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 xml:space="preserve">"Select * from </w:t>
      </w:r>
    </w:p>
    <w:p w:rsidR="00195087" w:rsidRPr="00195087" w:rsidRDefault="00166CD7" w:rsidP="00166CD7">
      <w:pPr>
        <w:autoSpaceDE w:val="0"/>
        <w:autoSpaceDN w:val="0"/>
        <w:adjustRightInd w:val="0"/>
        <w:spacing w:after="0" w:line="240" w:lineRule="auto"/>
        <w:ind w:firstLine="720"/>
        <w:rPr>
          <w:rFonts w:ascii="Courier New" w:hAnsi="Courier New" w:cs="Courier New"/>
          <w:noProof/>
          <w:sz w:val="18"/>
          <w:szCs w:val="18"/>
          <w:lang w:bidi="ar-SA"/>
        </w:rPr>
      </w:pPr>
      <w:r>
        <w:rPr>
          <w:rFonts w:ascii="Courier New" w:hAnsi="Courier New" w:cs="Courier New"/>
          <w:noProof/>
          <w:color w:val="A31515"/>
          <w:sz w:val="18"/>
          <w:szCs w:val="18"/>
          <w:lang w:bidi="ar-SA"/>
        </w:rPr>
        <w:t xml:space="preserve">     </w:t>
      </w:r>
      <w:r w:rsidR="00195087" w:rsidRPr="00195087">
        <w:rPr>
          <w:rFonts w:ascii="Courier New" w:hAnsi="Courier New" w:cs="Courier New"/>
          <w:noProof/>
          <w:color w:val="A31515"/>
          <w:sz w:val="18"/>
          <w:szCs w:val="18"/>
          <w:lang w:bidi="ar-SA"/>
        </w:rPr>
        <w:t>Win32_LogicalDisk     "</w:t>
      </w:r>
      <w:r w:rsidR="00195087"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66CD7">
      <w:pPr>
        <w:autoSpaceDE w:val="0"/>
        <w:autoSpaceDN w:val="0"/>
        <w:adjustRightInd w:val="0"/>
        <w:spacing w:after="0" w:line="240" w:lineRule="auto"/>
        <w:ind w:left="1710"/>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 xml:space="preserve"> size = (</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w:t>
      </w: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.ToInt64(item[</w:t>
      </w:r>
      <w:r w:rsidRPr="00195087">
        <w:rPr>
          <w:rFonts w:ascii="Courier New" w:hAnsi="Courier New" w:cs="Courier New"/>
          <w:noProof/>
          <w:color w:val="A31515"/>
          <w:sz w:val="18"/>
          <w:szCs w:val="18"/>
          <w:lang w:bidi="ar-SA"/>
        </w:rPr>
        <w:t>"Size"</w:t>
      </w:r>
      <w:r w:rsidRPr="00195087">
        <w:rPr>
          <w:rFonts w:ascii="Courier New" w:hAnsi="Courier New" w:cs="Courier New"/>
          <w:noProof/>
          <w:sz w:val="18"/>
          <w:szCs w:val="18"/>
          <w:lang w:bidi="ar-SA"/>
        </w:rPr>
        <w:t xml:space="preserve">]) / (1024 * 1024 * </w:t>
      </w:r>
      <w:r w:rsidR="00166CD7">
        <w:rPr>
          <w:rFonts w:ascii="Courier New" w:hAnsi="Courier New" w:cs="Courier New"/>
          <w:noProof/>
          <w:sz w:val="18"/>
          <w:szCs w:val="18"/>
          <w:lang w:bidi="ar-SA"/>
        </w:rPr>
        <w:t>1</w:t>
      </w:r>
      <w:r w:rsidRPr="00195087">
        <w:rPr>
          <w:rFonts w:ascii="Courier New" w:hAnsi="Courier New" w:cs="Courier New"/>
          <w:noProof/>
          <w:sz w:val="18"/>
          <w:szCs w:val="18"/>
          <w:lang w:bidi="ar-SA"/>
        </w:rPr>
        <w:t>024));</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if</w:t>
      </w:r>
      <w:r w:rsidRPr="00195087">
        <w:rPr>
          <w:rFonts w:ascii="Courier New" w:hAnsi="Courier New" w:cs="Courier New"/>
          <w:noProof/>
          <w:sz w:val="18"/>
          <w:szCs w:val="18"/>
          <w:lang w:bidi="ar-SA"/>
        </w:rPr>
        <w:t xml:space="preserve"> (size == 0)</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continue</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Storage</w:t>
      </w:r>
      <w:r w:rsidRPr="00195087">
        <w:rPr>
          <w:rFonts w:ascii="Courier New" w:hAnsi="Courier New" w:cs="Courier New"/>
          <w:noProof/>
          <w:sz w:val="18"/>
          <w:szCs w:val="18"/>
          <w:lang w:bidi="ar-SA"/>
        </w:rPr>
        <w:t xml:space="preserve"> storage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Storage</w:t>
      </w:r>
      <w:r w:rsidRPr="00195087">
        <w:rPr>
          <w:rFonts w:ascii="Courier New" w:hAnsi="Courier New" w:cs="Courier New"/>
          <w:noProof/>
          <w:sz w:val="18"/>
          <w:szCs w:val="18"/>
          <w:lang w:bidi="ar-SA"/>
        </w:rPr>
        <w:t>(item[</w:t>
      </w:r>
      <w:r w:rsidRPr="00195087">
        <w:rPr>
          <w:rFonts w:ascii="Courier New" w:hAnsi="Courier New" w:cs="Courier New"/>
          <w:noProof/>
          <w:color w:val="A31515"/>
          <w:sz w:val="18"/>
          <w:szCs w:val="18"/>
          <w:lang w:bidi="ar-SA"/>
        </w:rPr>
        <w:t>"Name"</w:t>
      </w:r>
      <w:r w:rsidRPr="00195087">
        <w:rPr>
          <w:rFonts w:ascii="Courier New" w:hAnsi="Courier New" w:cs="Courier New"/>
          <w:noProof/>
          <w:sz w:val="18"/>
          <w:szCs w:val="18"/>
          <w:lang w:bidi="ar-SA"/>
        </w:rPr>
        <w:t>].ToString(),</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size,</w:t>
      </w:r>
    </w:p>
    <w:p w:rsidR="00195087" w:rsidRPr="00195087" w:rsidRDefault="00195087" w:rsidP="00166CD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00166CD7">
        <w:rPr>
          <w:rFonts w:ascii="Courier New" w:hAnsi="Courier New" w:cs="Courier New"/>
          <w:noProof/>
          <w:sz w:val="18"/>
          <w:szCs w:val="18"/>
          <w:lang w:bidi="ar-SA"/>
        </w:rPr>
        <w:t xml:space="preserve">       </w:t>
      </w:r>
      <w:r w:rsidRPr="00195087">
        <w:rPr>
          <w:rFonts w:ascii="Courier New" w:hAnsi="Courier New" w:cs="Courier New"/>
          <w:noProof/>
          <w:sz w:val="18"/>
          <w:szCs w:val="18"/>
          <w:lang w:bidi="ar-SA"/>
        </w:rPr>
        <w:t>(</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w:t>
      </w: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.ToInt64(item[</w:t>
      </w:r>
      <w:r w:rsidRPr="00195087">
        <w:rPr>
          <w:rFonts w:ascii="Courier New" w:hAnsi="Courier New" w:cs="Courier New"/>
          <w:noProof/>
          <w:color w:val="A31515"/>
          <w:sz w:val="18"/>
          <w:szCs w:val="18"/>
          <w:lang w:bidi="ar-SA"/>
        </w:rPr>
        <w:t>"FreeSpace"</w:t>
      </w:r>
      <w:r w:rsidRPr="00195087">
        <w:rPr>
          <w:rFonts w:ascii="Courier New" w:hAnsi="Courier New" w:cs="Courier New"/>
          <w:noProof/>
          <w:sz w:val="18"/>
          <w:szCs w:val="18"/>
          <w:lang w:bidi="ar-SA"/>
        </w:rPr>
        <w:t>]) / (1024 * 1024 * 1024)));</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storageInfo.Add(storage);</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serverInfo.Storage = storageInfo;</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return</w:t>
      </w:r>
      <w:r w:rsidRPr="00195087">
        <w:rPr>
          <w:rFonts w:ascii="Courier New" w:hAnsi="Courier New" w:cs="Courier New"/>
          <w:noProof/>
          <w:sz w:val="18"/>
          <w:szCs w:val="18"/>
          <w:lang w:bidi="ar-SA"/>
        </w:rPr>
        <w:t xml:space="preserve"> serverInfo;</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9F3D7B" w:rsidRDefault="00195087" w:rsidP="00195087">
      <w:pPr>
        <w:pStyle w:val="NoSpacing"/>
        <w:rPr>
          <w:rFonts w:ascii="Courier New" w:hAnsi="Courier New" w:cs="Courier New"/>
          <w:noProof/>
          <w:sz w:val="18"/>
          <w:szCs w:val="18"/>
          <w:lang w:bidi="ar-SA"/>
        </w:rPr>
      </w:pPr>
      <w:r w:rsidRPr="00195087">
        <w:rPr>
          <w:rFonts w:ascii="Courier New" w:hAnsi="Courier New" w:cs="Courier New"/>
          <w:noProof/>
          <w:sz w:val="18"/>
          <w:szCs w:val="18"/>
          <w:lang w:bidi="ar-SA"/>
        </w:rPr>
        <w:t>}</w:t>
      </w:r>
    </w:p>
    <w:p w:rsidR="007639CF" w:rsidRDefault="007639CF" w:rsidP="00195087">
      <w:pPr>
        <w:pStyle w:val="NoSpacing"/>
        <w:rPr>
          <w:rFonts w:ascii="Courier New" w:hAnsi="Courier New" w:cs="Courier New"/>
          <w:noProof/>
          <w:sz w:val="18"/>
          <w:szCs w:val="18"/>
          <w:lang w:bidi="ar-SA"/>
        </w:rPr>
      </w:pPr>
    </w:p>
    <w:p w:rsidR="007639CF" w:rsidRDefault="007639CF" w:rsidP="00195087">
      <w:pPr>
        <w:pStyle w:val="NoSpacing"/>
        <w:rPr>
          <w:rFonts w:ascii="Courier New" w:hAnsi="Courier New" w:cs="Courier New"/>
          <w:noProof/>
          <w:sz w:val="18"/>
          <w:szCs w:val="18"/>
          <w:lang w:bidi="ar-SA"/>
        </w:rPr>
      </w:pPr>
    </w:p>
    <w:p w:rsidR="007639CF" w:rsidRDefault="007639CF" w:rsidP="007639CF">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7639CF" w:rsidRPr="007F5217" w:rsidTr="00191162">
        <w:trPr>
          <w:tblCellSpacing w:w="0" w:type="dxa"/>
        </w:trPr>
        <w:tc>
          <w:tcPr>
            <w:tcW w:w="0" w:type="auto"/>
            <w:shd w:val="clear" w:color="auto" w:fill="C0C0C0"/>
            <w:vAlign w:val="center"/>
            <w:hideMark/>
          </w:tcPr>
          <w:p w:rsidR="007639CF" w:rsidRPr="007F5217" w:rsidRDefault="007639CF" w:rsidP="008C600E">
            <w:pPr>
              <w:pStyle w:val="Heading2"/>
              <w:jc w:val="center"/>
              <w:rPr>
                <w:rFonts w:eastAsia="Times New Roman" w:cs="Times New Roman"/>
                <w:lang w:bidi="ar-SA"/>
              </w:rPr>
            </w:pPr>
            <w:bookmarkStart w:id="1596" w:name="_Toc264798623"/>
            <w:bookmarkStart w:id="1597" w:name="_Toc264737255"/>
            <w:bookmarkStart w:id="1598" w:name="_Toc264918533"/>
            <w:r>
              <w:rPr>
                <w:rFonts w:eastAsia="Times New Roman"/>
                <w:lang w:bidi="ar-SA"/>
              </w:rPr>
              <w:t>Server</w:t>
            </w:r>
            <w:r w:rsidR="00C52DD4">
              <w:rPr>
                <w:rFonts w:eastAsia="Times New Roman"/>
                <w:lang w:bidi="ar-SA"/>
              </w:rPr>
              <w:t>Info</w:t>
            </w:r>
            <w:r>
              <w:rPr>
                <w:rFonts w:eastAsia="Times New Roman"/>
                <w:lang w:bidi="ar-SA"/>
              </w:rPr>
              <w:t>.cs</w:t>
            </w:r>
            <w:bookmarkEnd w:id="1596"/>
            <w:bookmarkEnd w:id="1597"/>
            <w:bookmarkEnd w:id="1598"/>
          </w:p>
        </w:tc>
      </w:tr>
    </w:tbl>
    <w:p w:rsidR="007639CF" w:rsidRDefault="007639CF" w:rsidP="007639CF">
      <w:pPr>
        <w:pStyle w:val="NoSpacing"/>
        <w:rPr>
          <w:rFonts w:eastAsia="Times New Roman"/>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color w:val="0000FF"/>
          <w:sz w:val="18"/>
          <w:szCs w:val="18"/>
          <w:lang w:bidi="ar-SA"/>
        </w:rPr>
        <w:t>using</w:t>
      </w:r>
      <w:r w:rsidRPr="0084407E">
        <w:rPr>
          <w:rFonts w:ascii="Courier New" w:hAnsi="Courier New" w:cs="Courier New"/>
          <w:noProof/>
          <w:sz w:val="18"/>
          <w:szCs w:val="18"/>
          <w:lang w:bidi="ar-SA"/>
        </w:rPr>
        <w:t xml:space="preserve"> System;</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color w:val="0000FF"/>
          <w:sz w:val="18"/>
          <w:szCs w:val="18"/>
          <w:lang w:bidi="ar-SA"/>
        </w:rPr>
        <w:t>using</w:t>
      </w:r>
      <w:r w:rsidRPr="0084407E">
        <w:rPr>
          <w:rFonts w:ascii="Courier New" w:hAnsi="Courier New" w:cs="Courier New"/>
          <w:noProof/>
          <w:sz w:val="18"/>
          <w:szCs w:val="18"/>
          <w:lang w:bidi="ar-SA"/>
        </w:rPr>
        <w:t xml:space="preserve"> System.Collections.Generic;</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color w:val="0000FF"/>
          <w:sz w:val="18"/>
          <w:szCs w:val="18"/>
          <w:lang w:bidi="ar-SA"/>
        </w:rPr>
        <w:t>namespace</w:t>
      </w:r>
      <w:r w:rsidRPr="0084407E">
        <w:rPr>
          <w:rFonts w:ascii="Courier New" w:hAnsi="Courier New" w:cs="Courier New"/>
          <w:noProof/>
          <w:sz w:val="18"/>
          <w:szCs w:val="18"/>
          <w:lang w:bidi="ar-SA"/>
        </w:rPr>
        <w:t xml:space="preserve"> ServerManagement{</w:t>
      </w:r>
    </w:p>
    <w:p w:rsidR="00C52DD4" w:rsidRPr="0084407E" w:rsidRDefault="00C52DD4" w:rsidP="00C52DD4">
      <w:pPr>
        <w:autoSpaceDE w:val="0"/>
        <w:autoSpaceDN w:val="0"/>
        <w:adjustRightInd w:val="0"/>
        <w:spacing w:after="0" w:line="240" w:lineRule="auto"/>
        <w:rPr>
          <w:rFonts w:ascii="Courier New" w:hAnsi="Courier New" w:cs="Courier New"/>
          <w:noProof/>
          <w:color w:val="2B91A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class</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ServerInfo</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CoreCount{</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TotalCPU;</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List</w:t>
      </w:r>
      <w:r w:rsidRPr="0084407E">
        <w:rPr>
          <w:rFonts w:ascii="Courier New" w:hAnsi="Courier New" w:cs="Courier New"/>
          <w:noProof/>
          <w:sz w:val="18"/>
          <w:szCs w:val="18"/>
          <w:lang w:bidi="ar-SA"/>
        </w:rPr>
        <w:t>&lt;</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&gt; FreeCPU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lastRenderedPageBreak/>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List</w:t>
      </w:r>
      <w:r w:rsidRPr="0084407E">
        <w:rPr>
          <w:rFonts w:ascii="Courier New" w:hAnsi="Courier New" w:cs="Courier New"/>
          <w:noProof/>
          <w:sz w:val="18"/>
          <w:szCs w:val="18"/>
          <w:lang w:bidi="ar-SA"/>
        </w:rPr>
        <w:t>&lt;</w:t>
      </w:r>
      <w:r w:rsidRPr="0084407E">
        <w:rPr>
          <w:rFonts w:ascii="Courier New" w:hAnsi="Courier New" w:cs="Courier New"/>
          <w:noProof/>
          <w:color w:val="2B91AF"/>
          <w:sz w:val="18"/>
          <w:szCs w:val="18"/>
          <w:lang w:bidi="ar-SA"/>
        </w:rPr>
        <w:t>Storage</w:t>
      </w:r>
      <w:r w:rsidRPr="0084407E">
        <w:rPr>
          <w:rFonts w:ascii="Courier New" w:hAnsi="Courier New" w:cs="Courier New"/>
          <w:noProof/>
          <w:sz w:val="18"/>
          <w:szCs w:val="18"/>
          <w:lang w:bidi="ar-SA"/>
        </w:rPr>
        <w:t xml:space="preserve">&gt; Storage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TotalMemory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FreeMemory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color w:val="2B91A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class</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Storage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String</w:t>
      </w:r>
      <w:r w:rsidRPr="0084407E">
        <w:rPr>
          <w:rFonts w:ascii="Courier New" w:hAnsi="Courier New" w:cs="Courier New"/>
          <w:noProof/>
          <w:sz w:val="18"/>
          <w:szCs w:val="18"/>
          <w:lang w:bidi="ar-SA"/>
        </w:rPr>
        <w:t xml:space="preserve"> Name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Size{</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FreeSpace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Storage(</w:t>
      </w:r>
      <w:r w:rsidRPr="0084407E">
        <w:rPr>
          <w:rFonts w:ascii="Courier New" w:hAnsi="Courier New" w:cs="Courier New"/>
          <w:noProof/>
          <w:color w:val="2B91AF"/>
          <w:sz w:val="18"/>
          <w:szCs w:val="18"/>
          <w:lang w:bidi="ar-SA"/>
        </w:rPr>
        <w:t>String</w:t>
      </w:r>
      <w:r w:rsidRPr="0084407E">
        <w:rPr>
          <w:rFonts w:ascii="Courier New" w:hAnsi="Courier New" w:cs="Courier New"/>
          <w:noProof/>
          <w:sz w:val="18"/>
          <w:szCs w:val="18"/>
          <w:lang w:bidi="ar-SA"/>
        </w:rPr>
        <w:t xml:space="preserve"> name,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size,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freeSpace){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Name = name;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Size = size;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FreeSpace = freeSpace;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Storage()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w:t>
      </w:r>
    </w:p>
    <w:p w:rsidR="00C52DD4" w:rsidRDefault="00C52DD4" w:rsidP="00C52DD4">
      <w:pPr>
        <w:autoSpaceDE w:val="0"/>
        <w:autoSpaceDN w:val="0"/>
        <w:adjustRightInd w:val="0"/>
        <w:spacing w:after="0" w:line="240" w:lineRule="auto"/>
        <w:rPr>
          <w:rFonts w:ascii="Courier New" w:hAnsi="Courier New" w:cs="Courier New"/>
          <w:noProof/>
          <w:sz w:val="20"/>
          <w:szCs w:val="20"/>
          <w:lang w:bidi="ar-SA"/>
        </w:rPr>
      </w:pPr>
    </w:p>
    <w:p w:rsidR="007639CF" w:rsidRPr="00195087" w:rsidRDefault="007639CF" w:rsidP="00195087">
      <w:pPr>
        <w:pStyle w:val="NoSpacing"/>
        <w:rPr>
          <w:rFonts w:eastAsia="Times New Roman"/>
          <w:sz w:val="18"/>
          <w:szCs w:val="18"/>
          <w:lang w:bidi="ar-SA"/>
        </w:rPr>
      </w:pPr>
    </w:p>
    <w:sectPr w:rsidR="007639CF" w:rsidRPr="00195087" w:rsidSect="008810A9">
      <w:headerReference w:type="even" r:id="rId118"/>
      <w:headerReference w:type="default" r:id="rId119"/>
      <w:footerReference w:type="even" r:id="rId120"/>
      <w:footerReference w:type="default" r:id="rId121"/>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0468B" w:rsidRDefault="0050468B" w:rsidP="00014340">
      <w:pPr>
        <w:spacing w:after="0" w:line="240" w:lineRule="auto"/>
      </w:pPr>
      <w:r>
        <w:separator/>
      </w:r>
    </w:p>
  </w:endnote>
  <w:endnote w:type="continuationSeparator" w:id="1">
    <w:p w:rsidR="0050468B" w:rsidRDefault="0050468B" w:rsidP="000143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DejaVu Sans Mono">
    <w:altName w:val="Consolas"/>
    <w:charset w:val="00"/>
    <w:family w:val="modern"/>
    <w:pitch w:val="fixed"/>
    <w:sig w:usb0="00000001" w:usb1="500079FB" w:usb2="00000020" w:usb3="00000000" w:csb0="0000009F" w:csb1="00000000"/>
  </w:font>
  <w:font w:name="Verdana">
    <w:panose1 w:val="020B0604030504040204"/>
    <w:charset w:val="00"/>
    <w:family w:val="swiss"/>
    <w:pitch w:val="variable"/>
    <w:sig w:usb0="20000287" w:usb1="00000000" w:usb2="00000000" w:usb3="00000000" w:csb0="0000019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184909"/>
      <w:docPartObj>
        <w:docPartGallery w:val="Page Numbers (Bottom of Page)"/>
        <w:docPartUnique/>
      </w:docPartObj>
    </w:sdtPr>
    <w:sdtContent>
      <w:p w:rsidR="00191FE0" w:rsidRDefault="007267FF">
        <w:pPr>
          <w:pStyle w:val="Footer"/>
        </w:pPr>
      </w:p>
    </w:sdtContent>
  </w:sdt>
  <w:p w:rsidR="00191FE0" w:rsidRDefault="00191FE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1FE0" w:rsidRDefault="00191FE0">
    <w:pPr>
      <w:pStyle w:val="Footer"/>
    </w:pPr>
  </w:p>
  <w:p w:rsidR="00191FE0" w:rsidRDefault="00191FE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1FE0" w:rsidRDefault="00191FE0">
    <w:pPr>
      <w:pStyle w:val="Footer"/>
    </w:pPr>
    <w:r>
      <w:t xml:space="preserve">Page | </w:t>
    </w:r>
    <w:fldSimple w:instr=" PAGE   \* MERGEFORMAT ">
      <w:r w:rsidR="00B047FA">
        <w:rPr>
          <w:noProof/>
        </w:rPr>
        <w:t>116</w:t>
      </w:r>
    </w:fldSimple>
  </w:p>
  <w:p w:rsidR="00191FE0" w:rsidRDefault="00191FE0">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1FE0" w:rsidRDefault="00191FE0">
    <w:pPr>
      <w:pStyle w:val="Footer"/>
    </w:pPr>
    <w:r>
      <w:t xml:space="preserve">Page | </w:t>
    </w:r>
    <w:fldSimple w:instr=" PAGE   \* MERGEFORMAT ">
      <w:r w:rsidR="00B047FA">
        <w:rPr>
          <w:noProof/>
        </w:rPr>
        <w:t>115</w:t>
      </w:r>
    </w:fldSimple>
  </w:p>
  <w:p w:rsidR="00191FE0" w:rsidRDefault="00191FE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0468B" w:rsidRDefault="0050468B" w:rsidP="00014340">
      <w:pPr>
        <w:spacing w:after="0" w:line="240" w:lineRule="auto"/>
      </w:pPr>
      <w:r>
        <w:separator/>
      </w:r>
    </w:p>
  </w:footnote>
  <w:footnote w:type="continuationSeparator" w:id="1">
    <w:p w:rsidR="0050468B" w:rsidRDefault="0050468B" w:rsidP="0001434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8424"/>
    </w:tblGrid>
    <w:tr w:rsidR="00191FE0">
      <w:tc>
        <w:tcPr>
          <w:tcW w:w="1152" w:type="dxa"/>
        </w:tcPr>
        <w:p w:rsidR="00191FE0" w:rsidRDefault="007267FF">
          <w:pPr>
            <w:pStyle w:val="Header"/>
            <w:jc w:val="right"/>
            <w:rPr>
              <w:b/>
            </w:rPr>
          </w:pPr>
          <w:fldSimple w:instr=" PAGE   \* MERGEFORMAT ">
            <w:r w:rsidR="00B047FA">
              <w:rPr>
                <w:noProof/>
              </w:rPr>
              <w:t>116</w:t>
            </w:r>
          </w:fldSimple>
        </w:p>
      </w:tc>
      <w:tc>
        <w:tcPr>
          <w:tcW w:w="0" w:type="auto"/>
          <w:noWrap/>
        </w:tcPr>
        <w:p w:rsidR="00191FE0" w:rsidRDefault="007267FF">
          <w:pPr>
            <w:pStyle w:val="Header"/>
            <w:rPr>
              <w:b/>
            </w:rPr>
          </w:pPr>
          <w:fldSimple w:instr=" STYLEREF  &quot;1&quot; ">
            <w:r w:rsidR="00B047FA">
              <w:rPr>
                <w:noProof/>
              </w:rPr>
              <w:t>Appendix C: C# Source Code</w:t>
            </w:r>
          </w:fldSimple>
        </w:p>
      </w:tc>
    </w:tr>
  </w:tbl>
  <w:p w:rsidR="00191FE0" w:rsidRDefault="00191FE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8424"/>
    </w:tblGrid>
    <w:tr w:rsidR="00191FE0">
      <w:tc>
        <w:tcPr>
          <w:tcW w:w="1152" w:type="dxa"/>
        </w:tcPr>
        <w:p w:rsidR="00191FE0" w:rsidRDefault="007267FF">
          <w:pPr>
            <w:pStyle w:val="Header"/>
            <w:jc w:val="right"/>
            <w:rPr>
              <w:b/>
            </w:rPr>
          </w:pPr>
          <w:fldSimple w:instr=" page PAGE   \* MERGEFORMAT ">
            <w:r w:rsidR="00B047FA">
              <w:rPr>
                <w:noProof/>
              </w:rPr>
              <w:t>115</w:t>
            </w:r>
          </w:fldSimple>
        </w:p>
      </w:tc>
      <w:tc>
        <w:tcPr>
          <w:tcW w:w="0" w:type="auto"/>
          <w:noWrap/>
        </w:tcPr>
        <w:p w:rsidR="00191FE0" w:rsidRDefault="007267FF">
          <w:pPr>
            <w:pStyle w:val="Header"/>
            <w:rPr>
              <w:b/>
            </w:rPr>
          </w:pPr>
          <w:fldSimple w:instr=" STYLEREF  &quot;Heading 1&quot; ">
            <w:r w:rsidR="00B047FA">
              <w:rPr>
                <w:noProof/>
              </w:rPr>
              <w:t>Appendix C: C# Source Code</w:t>
            </w:r>
          </w:fldSimple>
        </w:p>
      </w:tc>
    </w:tr>
  </w:tbl>
  <w:p w:rsidR="00191FE0" w:rsidRDefault="00191FE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402D8"/>
    <w:multiLevelType w:val="hybridMultilevel"/>
    <w:tmpl w:val="2F509D14"/>
    <w:lvl w:ilvl="0" w:tplc="0F5A70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C2B2A"/>
    <w:multiLevelType w:val="multilevel"/>
    <w:tmpl w:val="814E23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6F173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88A4787"/>
    <w:multiLevelType w:val="hybridMultilevel"/>
    <w:tmpl w:val="B7AA9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AE476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BFA1A07"/>
    <w:multiLevelType w:val="multilevel"/>
    <w:tmpl w:val="8BB2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C71A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69B6CA2"/>
    <w:multiLevelType w:val="hybridMultilevel"/>
    <w:tmpl w:val="80F4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5139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1062096"/>
    <w:multiLevelType w:val="hybridMultilevel"/>
    <w:tmpl w:val="957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0C40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6B52735"/>
    <w:multiLevelType w:val="multilevel"/>
    <w:tmpl w:val="932436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A8C7C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1681A4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2DC5DDD"/>
    <w:multiLevelType w:val="hybridMultilevel"/>
    <w:tmpl w:val="65CA4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6DE2C65"/>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A3F4FF3"/>
    <w:multiLevelType w:val="hybridMultilevel"/>
    <w:tmpl w:val="AEE2B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AC2558D"/>
    <w:multiLevelType w:val="hybridMultilevel"/>
    <w:tmpl w:val="953224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E0F117C"/>
    <w:multiLevelType w:val="hybridMultilevel"/>
    <w:tmpl w:val="C6FE9B7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8B875FF"/>
    <w:multiLevelType w:val="hybridMultilevel"/>
    <w:tmpl w:val="F020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6B1E89"/>
    <w:multiLevelType w:val="hybridMultilevel"/>
    <w:tmpl w:val="12104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D90D2E"/>
    <w:multiLevelType w:val="hybridMultilevel"/>
    <w:tmpl w:val="911414BA"/>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22">
    <w:nsid w:val="4C686A33"/>
    <w:multiLevelType w:val="hybridMultilevel"/>
    <w:tmpl w:val="EE4A5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F535E18"/>
    <w:multiLevelType w:val="hybridMultilevel"/>
    <w:tmpl w:val="310E5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2832CC0"/>
    <w:multiLevelType w:val="multilevel"/>
    <w:tmpl w:val="88000402"/>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53DE3521"/>
    <w:multiLevelType w:val="hybridMultilevel"/>
    <w:tmpl w:val="E61C4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C2A0F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24E1E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32C66CE"/>
    <w:multiLevelType w:val="hybridMultilevel"/>
    <w:tmpl w:val="721046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67DB08C8"/>
    <w:multiLevelType w:val="hybridMultilevel"/>
    <w:tmpl w:val="3ABE18E6"/>
    <w:lvl w:ilvl="0" w:tplc="0058809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7ED4DB5"/>
    <w:multiLevelType w:val="multilevel"/>
    <w:tmpl w:val="B80E85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nsid w:val="687D417C"/>
    <w:multiLevelType w:val="hybridMultilevel"/>
    <w:tmpl w:val="20DACF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FE87A0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735C6C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83C6494"/>
    <w:multiLevelType w:val="hybridMultilevel"/>
    <w:tmpl w:val="45983D3C"/>
    <w:lvl w:ilvl="0" w:tplc="F4D4FA56">
      <w:start w:val="1"/>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7AF1308E"/>
    <w:multiLevelType w:val="hybridMultilevel"/>
    <w:tmpl w:val="FDFEAEAE"/>
    <w:lvl w:ilvl="0" w:tplc="3C50373A">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B40160D"/>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BDE4C46"/>
    <w:multiLevelType w:val="hybridMultilevel"/>
    <w:tmpl w:val="BD16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F291528"/>
    <w:multiLevelType w:val="hybridMultilevel"/>
    <w:tmpl w:val="B3AC5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32"/>
  </w:num>
  <w:num w:numId="3">
    <w:abstractNumId w:val="36"/>
  </w:num>
  <w:num w:numId="4">
    <w:abstractNumId w:val="15"/>
  </w:num>
  <w:num w:numId="5">
    <w:abstractNumId w:val="16"/>
  </w:num>
  <w:num w:numId="6">
    <w:abstractNumId w:val="33"/>
  </w:num>
  <w:num w:numId="7">
    <w:abstractNumId w:val="30"/>
  </w:num>
  <w:num w:numId="8">
    <w:abstractNumId w:val="5"/>
  </w:num>
  <w:num w:numId="9">
    <w:abstractNumId w:val="12"/>
  </w:num>
  <w:num w:numId="10">
    <w:abstractNumId w:val="10"/>
  </w:num>
  <w:num w:numId="11">
    <w:abstractNumId w:val="4"/>
  </w:num>
  <w:num w:numId="12">
    <w:abstractNumId w:val="38"/>
  </w:num>
  <w:num w:numId="13">
    <w:abstractNumId w:val="25"/>
  </w:num>
  <w:num w:numId="14">
    <w:abstractNumId w:val="23"/>
  </w:num>
  <w:num w:numId="15">
    <w:abstractNumId w:val="21"/>
  </w:num>
  <w:num w:numId="16">
    <w:abstractNumId w:val="19"/>
  </w:num>
  <w:num w:numId="17">
    <w:abstractNumId w:val="11"/>
  </w:num>
  <w:num w:numId="18">
    <w:abstractNumId w:val="27"/>
  </w:num>
  <w:num w:numId="19">
    <w:abstractNumId w:val="29"/>
  </w:num>
  <w:num w:numId="20">
    <w:abstractNumId w:val="0"/>
  </w:num>
  <w:num w:numId="21">
    <w:abstractNumId w:val="35"/>
  </w:num>
  <w:num w:numId="22">
    <w:abstractNumId w:val="34"/>
  </w:num>
  <w:num w:numId="23">
    <w:abstractNumId w:val="6"/>
  </w:num>
  <w:num w:numId="24">
    <w:abstractNumId w:val="3"/>
  </w:num>
  <w:num w:numId="25">
    <w:abstractNumId w:val="31"/>
  </w:num>
  <w:num w:numId="26">
    <w:abstractNumId w:val="28"/>
  </w:num>
  <w:num w:numId="27">
    <w:abstractNumId w:val="7"/>
  </w:num>
  <w:num w:numId="28">
    <w:abstractNumId w:val="13"/>
  </w:num>
  <w:num w:numId="29">
    <w:abstractNumId w:val="30"/>
  </w:num>
  <w:num w:numId="30">
    <w:abstractNumId w:val="20"/>
  </w:num>
  <w:num w:numId="31">
    <w:abstractNumId w:val="1"/>
  </w:num>
  <w:num w:numId="32">
    <w:abstractNumId w:val="9"/>
  </w:num>
  <w:num w:numId="33">
    <w:abstractNumId w:val="22"/>
  </w:num>
  <w:num w:numId="34">
    <w:abstractNumId w:val="26"/>
  </w:num>
  <w:num w:numId="35">
    <w:abstractNumId w:val="17"/>
  </w:num>
  <w:num w:numId="36">
    <w:abstractNumId w:val="37"/>
  </w:num>
  <w:num w:numId="37">
    <w:abstractNumId w:val="18"/>
  </w:num>
  <w:num w:numId="38">
    <w:abstractNumId w:val="24"/>
  </w:num>
  <w:num w:numId="39">
    <w:abstractNumId w:val="2"/>
  </w:num>
  <w:num w:numId="4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evenAndOddHeaders/>
  <w:drawingGridHorizontalSpacing w:val="120"/>
  <w:displayHorizontalDrawingGridEvery w:val="2"/>
  <w:characterSpacingControl w:val="doNotCompress"/>
  <w:hdrShapeDefaults>
    <o:shapedefaults v:ext="edit" spidmax="15362"/>
  </w:hdrShapeDefaults>
  <w:footnotePr>
    <w:footnote w:id="0"/>
    <w:footnote w:id="1"/>
  </w:footnotePr>
  <w:endnotePr>
    <w:endnote w:id="0"/>
    <w:endnote w:id="1"/>
  </w:endnotePr>
  <w:compat>
    <w:useFELayout/>
  </w:compat>
  <w:rsids>
    <w:rsidRoot w:val="00C90451"/>
    <w:rsid w:val="00000ED2"/>
    <w:rsid w:val="0000104E"/>
    <w:rsid w:val="000010D2"/>
    <w:rsid w:val="00001226"/>
    <w:rsid w:val="00001554"/>
    <w:rsid w:val="00001A91"/>
    <w:rsid w:val="00001CE5"/>
    <w:rsid w:val="000024F7"/>
    <w:rsid w:val="00002575"/>
    <w:rsid w:val="00002BC4"/>
    <w:rsid w:val="00003CB2"/>
    <w:rsid w:val="000056D0"/>
    <w:rsid w:val="00006090"/>
    <w:rsid w:val="00006164"/>
    <w:rsid w:val="0000714B"/>
    <w:rsid w:val="00007755"/>
    <w:rsid w:val="00007766"/>
    <w:rsid w:val="0001008A"/>
    <w:rsid w:val="000103D7"/>
    <w:rsid w:val="000111A1"/>
    <w:rsid w:val="00011670"/>
    <w:rsid w:val="000122AF"/>
    <w:rsid w:val="00012E65"/>
    <w:rsid w:val="00013ED4"/>
    <w:rsid w:val="00014340"/>
    <w:rsid w:val="00014395"/>
    <w:rsid w:val="00014FFB"/>
    <w:rsid w:val="00015346"/>
    <w:rsid w:val="00015A48"/>
    <w:rsid w:val="00015FCC"/>
    <w:rsid w:val="000160B8"/>
    <w:rsid w:val="000164B1"/>
    <w:rsid w:val="00016625"/>
    <w:rsid w:val="00016D42"/>
    <w:rsid w:val="000178B7"/>
    <w:rsid w:val="00022880"/>
    <w:rsid w:val="0002474E"/>
    <w:rsid w:val="00024F33"/>
    <w:rsid w:val="00026AA2"/>
    <w:rsid w:val="0002782C"/>
    <w:rsid w:val="000307DB"/>
    <w:rsid w:val="00030A48"/>
    <w:rsid w:val="00032041"/>
    <w:rsid w:val="000321DA"/>
    <w:rsid w:val="00032689"/>
    <w:rsid w:val="00033F71"/>
    <w:rsid w:val="00034648"/>
    <w:rsid w:val="0003480B"/>
    <w:rsid w:val="00035161"/>
    <w:rsid w:val="00035E5B"/>
    <w:rsid w:val="000408A2"/>
    <w:rsid w:val="000408BE"/>
    <w:rsid w:val="000413FE"/>
    <w:rsid w:val="00042620"/>
    <w:rsid w:val="00042A86"/>
    <w:rsid w:val="00043098"/>
    <w:rsid w:val="00043400"/>
    <w:rsid w:val="0004464F"/>
    <w:rsid w:val="00044F49"/>
    <w:rsid w:val="000458B8"/>
    <w:rsid w:val="000464C2"/>
    <w:rsid w:val="00046DBA"/>
    <w:rsid w:val="00047599"/>
    <w:rsid w:val="00047C4C"/>
    <w:rsid w:val="00047F6D"/>
    <w:rsid w:val="00050F12"/>
    <w:rsid w:val="000511D2"/>
    <w:rsid w:val="000522F3"/>
    <w:rsid w:val="00052B2E"/>
    <w:rsid w:val="00053966"/>
    <w:rsid w:val="00054810"/>
    <w:rsid w:val="0005537E"/>
    <w:rsid w:val="000559CA"/>
    <w:rsid w:val="00055C56"/>
    <w:rsid w:val="00055CCD"/>
    <w:rsid w:val="00057226"/>
    <w:rsid w:val="0005763D"/>
    <w:rsid w:val="00057D7B"/>
    <w:rsid w:val="00057EDB"/>
    <w:rsid w:val="00061F23"/>
    <w:rsid w:val="00062FFC"/>
    <w:rsid w:val="00063B18"/>
    <w:rsid w:val="00063EC4"/>
    <w:rsid w:val="00064478"/>
    <w:rsid w:val="000657AF"/>
    <w:rsid w:val="00065A34"/>
    <w:rsid w:val="000662A0"/>
    <w:rsid w:val="00066CF4"/>
    <w:rsid w:val="0006745D"/>
    <w:rsid w:val="00067553"/>
    <w:rsid w:val="00070C5B"/>
    <w:rsid w:val="00070D52"/>
    <w:rsid w:val="0007132F"/>
    <w:rsid w:val="00072322"/>
    <w:rsid w:val="000728AD"/>
    <w:rsid w:val="00072B4A"/>
    <w:rsid w:val="000746E9"/>
    <w:rsid w:val="00074B2A"/>
    <w:rsid w:val="00075433"/>
    <w:rsid w:val="000762BF"/>
    <w:rsid w:val="00080FBD"/>
    <w:rsid w:val="0008101C"/>
    <w:rsid w:val="0008212D"/>
    <w:rsid w:val="00083332"/>
    <w:rsid w:val="000833A4"/>
    <w:rsid w:val="00083651"/>
    <w:rsid w:val="00083833"/>
    <w:rsid w:val="00083F3E"/>
    <w:rsid w:val="000840A9"/>
    <w:rsid w:val="00084F30"/>
    <w:rsid w:val="00084FD2"/>
    <w:rsid w:val="00085CDF"/>
    <w:rsid w:val="000867A7"/>
    <w:rsid w:val="000872AF"/>
    <w:rsid w:val="00087492"/>
    <w:rsid w:val="00087C56"/>
    <w:rsid w:val="00090685"/>
    <w:rsid w:val="00090969"/>
    <w:rsid w:val="00090BC3"/>
    <w:rsid w:val="00090EBB"/>
    <w:rsid w:val="00091E5F"/>
    <w:rsid w:val="000924A4"/>
    <w:rsid w:val="00093821"/>
    <w:rsid w:val="00093889"/>
    <w:rsid w:val="000939BC"/>
    <w:rsid w:val="00093B6A"/>
    <w:rsid w:val="00093FC3"/>
    <w:rsid w:val="00094080"/>
    <w:rsid w:val="00094297"/>
    <w:rsid w:val="00095E45"/>
    <w:rsid w:val="0009711E"/>
    <w:rsid w:val="000A0358"/>
    <w:rsid w:val="000A0489"/>
    <w:rsid w:val="000A0AD7"/>
    <w:rsid w:val="000A14E4"/>
    <w:rsid w:val="000A1C49"/>
    <w:rsid w:val="000A21EC"/>
    <w:rsid w:val="000A25ED"/>
    <w:rsid w:val="000A4434"/>
    <w:rsid w:val="000A448F"/>
    <w:rsid w:val="000A4F8C"/>
    <w:rsid w:val="000A54AB"/>
    <w:rsid w:val="000A5F54"/>
    <w:rsid w:val="000A7F12"/>
    <w:rsid w:val="000B0CFD"/>
    <w:rsid w:val="000B163F"/>
    <w:rsid w:val="000B20A8"/>
    <w:rsid w:val="000B2F2B"/>
    <w:rsid w:val="000B31C9"/>
    <w:rsid w:val="000B3451"/>
    <w:rsid w:val="000B4150"/>
    <w:rsid w:val="000B4407"/>
    <w:rsid w:val="000B45CB"/>
    <w:rsid w:val="000B4A65"/>
    <w:rsid w:val="000B4A9E"/>
    <w:rsid w:val="000B501F"/>
    <w:rsid w:val="000B5DC6"/>
    <w:rsid w:val="000B6420"/>
    <w:rsid w:val="000B6FDE"/>
    <w:rsid w:val="000C2601"/>
    <w:rsid w:val="000C2839"/>
    <w:rsid w:val="000C2EC5"/>
    <w:rsid w:val="000C32D8"/>
    <w:rsid w:val="000C3466"/>
    <w:rsid w:val="000C3C9D"/>
    <w:rsid w:val="000C418F"/>
    <w:rsid w:val="000C42CD"/>
    <w:rsid w:val="000C43D4"/>
    <w:rsid w:val="000C546E"/>
    <w:rsid w:val="000C55D0"/>
    <w:rsid w:val="000C5A96"/>
    <w:rsid w:val="000C5B05"/>
    <w:rsid w:val="000C5FF2"/>
    <w:rsid w:val="000C60DD"/>
    <w:rsid w:val="000C6B87"/>
    <w:rsid w:val="000D1403"/>
    <w:rsid w:val="000D15D9"/>
    <w:rsid w:val="000D16D3"/>
    <w:rsid w:val="000D1E8B"/>
    <w:rsid w:val="000D2FFE"/>
    <w:rsid w:val="000D32D3"/>
    <w:rsid w:val="000D33EE"/>
    <w:rsid w:val="000D3942"/>
    <w:rsid w:val="000D5747"/>
    <w:rsid w:val="000D5909"/>
    <w:rsid w:val="000D5AC8"/>
    <w:rsid w:val="000E08BE"/>
    <w:rsid w:val="000E0E9B"/>
    <w:rsid w:val="000E0F37"/>
    <w:rsid w:val="000E104A"/>
    <w:rsid w:val="000E1317"/>
    <w:rsid w:val="000E1D05"/>
    <w:rsid w:val="000E2202"/>
    <w:rsid w:val="000E2E5F"/>
    <w:rsid w:val="000E3D29"/>
    <w:rsid w:val="000E5385"/>
    <w:rsid w:val="000E57E1"/>
    <w:rsid w:val="000E63C9"/>
    <w:rsid w:val="000E6600"/>
    <w:rsid w:val="000E6AAE"/>
    <w:rsid w:val="000E72CE"/>
    <w:rsid w:val="000E79E8"/>
    <w:rsid w:val="000F06DC"/>
    <w:rsid w:val="000F0818"/>
    <w:rsid w:val="000F30A2"/>
    <w:rsid w:val="000F379D"/>
    <w:rsid w:val="000F3D5B"/>
    <w:rsid w:val="000F422D"/>
    <w:rsid w:val="000F4D5E"/>
    <w:rsid w:val="000F51D1"/>
    <w:rsid w:val="000F64EB"/>
    <w:rsid w:val="000F654F"/>
    <w:rsid w:val="000F667D"/>
    <w:rsid w:val="000F733A"/>
    <w:rsid w:val="00100419"/>
    <w:rsid w:val="001005DF"/>
    <w:rsid w:val="0010073A"/>
    <w:rsid w:val="00101B77"/>
    <w:rsid w:val="00101EDF"/>
    <w:rsid w:val="00102284"/>
    <w:rsid w:val="001024D7"/>
    <w:rsid w:val="00102593"/>
    <w:rsid w:val="001032D3"/>
    <w:rsid w:val="00104636"/>
    <w:rsid w:val="00105AA9"/>
    <w:rsid w:val="00106E04"/>
    <w:rsid w:val="00106E08"/>
    <w:rsid w:val="0010750A"/>
    <w:rsid w:val="00107A8B"/>
    <w:rsid w:val="001108F7"/>
    <w:rsid w:val="00111F93"/>
    <w:rsid w:val="00113173"/>
    <w:rsid w:val="00113237"/>
    <w:rsid w:val="001135AF"/>
    <w:rsid w:val="0011380C"/>
    <w:rsid w:val="00113F70"/>
    <w:rsid w:val="0011429B"/>
    <w:rsid w:val="001153BA"/>
    <w:rsid w:val="0011557F"/>
    <w:rsid w:val="00116771"/>
    <w:rsid w:val="00117ABC"/>
    <w:rsid w:val="00120167"/>
    <w:rsid w:val="00120898"/>
    <w:rsid w:val="00120BAB"/>
    <w:rsid w:val="001223CF"/>
    <w:rsid w:val="00123BC2"/>
    <w:rsid w:val="00124AD4"/>
    <w:rsid w:val="00125463"/>
    <w:rsid w:val="0012628B"/>
    <w:rsid w:val="00126349"/>
    <w:rsid w:val="00126666"/>
    <w:rsid w:val="00126E93"/>
    <w:rsid w:val="001273B9"/>
    <w:rsid w:val="00127AFB"/>
    <w:rsid w:val="00130D91"/>
    <w:rsid w:val="00130F0D"/>
    <w:rsid w:val="00131484"/>
    <w:rsid w:val="001314D6"/>
    <w:rsid w:val="001322CB"/>
    <w:rsid w:val="00132473"/>
    <w:rsid w:val="00133163"/>
    <w:rsid w:val="001333B5"/>
    <w:rsid w:val="00133D6F"/>
    <w:rsid w:val="00134374"/>
    <w:rsid w:val="00134451"/>
    <w:rsid w:val="00134BEC"/>
    <w:rsid w:val="00135721"/>
    <w:rsid w:val="0013622A"/>
    <w:rsid w:val="001367D7"/>
    <w:rsid w:val="00136F5E"/>
    <w:rsid w:val="0014057F"/>
    <w:rsid w:val="00140998"/>
    <w:rsid w:val="00140B83"/>
    <w:rsid w:val="001415B1"/>
    <w:rsid w:val="00141DC6"/>
    <w:rsid w:val="00142E47"/>
    <w:rsid w:val="001434EB"/>
    <w:rsid w:val="00143593"/>
    <w:rsid w:val="0014380A"/>
    <w:rsid w:val="00143C01"/>
    <w:rsid w:val="001460CB"/>
    <w:rsid w:val="001464FE"/>
    <w:rsid w:val="0014702E"/>
    <w:rsid w:val="001472C0"/>
    <w:rsid w:val="00147D40"/>
    <w:rsid w:val="00150FCE"/>
    <w:rsid w:val="00151002"/>
    <w:rsid w:val="0015122A"/>
    <w:rsid w:val="00151AED"/>
    <w:rsid w:val="001533F2"/>
    <w:rsid w:val="00153707"/>
    <w:rsid w:val="00154B46"/>
    <w:rsid w:val="00155CDE"/>
    <w:rsid w:val="00156AA9"/>
    <w:rsid w:val="001570D8"/>
    <w:rsid w:val="0016052F"/>
    <w:rsid w:val="0016066E"/>
    <w:rsid w:val="00160C35"/>
    <w:rsid w:val="00160F0E"/>
    <w:rsid w:val="0016122C"/>
    <w:rsid w:val="00161876"/>
    <w:rsid w:val="00161F7A"/>
    <w:rsid w:val="001635B3"/>
    <w:rsid w:val="00163C08"/>
    <w:rsid w:val="00163EE4"/>
    <w:rsid w:val="00166000"/>
    <w:rsid w:val="00166CD7"/>
    <w:rsid w:val="00167202"/>
    <w:rsid w:val="001677C0"/>
    <w:rsid w:val="00167C44"/>
    <w:rsid w:val="0017046A"/>
    <w:rsid w:val="00170563"/>
    <w:rsid w:val="00171301"/>
    <w:rsid w:val="001716A7"/>
    <w:rsid w:val="001720E8"/>
    <w:rsid w:val="00172239"/>
    <w:rsid w:val="00172D1E"/>
    <w:rsid w:val="00174AF3"/>
    <w:rsid w:val="00176097"/>
    <w:rsid w:val="0017652E"/>
    <w:rsid w:val="00180D15"/>
    <w:rsid w:val="00180D46"/>
    <w:rsid w:val="00184277"/>
    <w:rsid w:val="00184608"/>
    <w:rsid w:val="001847E2"/>
    <w:rsid w:val="00184C9F"/>
    <w:rsid w:val="001850BE"/>
    <w:rsid w:val="001860E1"/>
    <w:rsid w:val="001863E7"/>
    <w:rsid w:val="00186BBC"/>
    <w:rsid w:val="001872B5"/>
    <w:rsid w:val="00187714"/>
    <w:rsid w:val="00187E86"/>
    <w:rsid w:val="00191162"/>
    <w:rsid w:val="00191A03"/>
    <w:rsid w:val="00191AF2"/>
    <w:rsid w:val="00191AFF"/>
    <w:rsid w:val="00191FE0"/>
    <w:rsid w:val="00192343"/>
    <w:rsid w:val="0019234C"/>
    <w:rsid w:val="00192D06"/>
    <w:rsid w:val="00192E85"/>
    <w:rsid w:val="00193429"/>
    <w:rsid w:val="00195087"/>
    <w:rsid w:val="00195691"/>
    <w:rsid w:val="0019590E"/>
    <w:rsid w:val="00196FC9"/>
    <w:rsid w:val="0019705C"/>
    <w:rsid w:val="00197B12"/>
    <w:rsid w:val="00197C29"/>
    <w:rsid w:val="001A027A"/>
    <w:rsid w:val="001A06D4"/>
    <w:rsid w:val="001A0F61"/>
    <w:rsid w:val="001A17CA"/>
    <w:rsid w:val="001A1C24"/>
    <w:rsid w:val="001A1F90"/>
    <w:rsid w:val="001A2B66"/>
    <w:rsid w:val="001A2E29"/>
    <w:rsid w:val="001A386C"/>
    <w:rsid w:val="001A3E9C"/>
    <w:rsid w:val="001A44DC"/>
    <w:rsid w:val="001A5A1F"/>
    <w:rsid w:val="001A6506"/>
    <w:rsid w:val="001A6DAE"/>
    <w:rsid w:val="001A7005"/>
    <w:rsid w:val="001B0201"/>
    <w:rsid w:val="001B1BB1"/>
    <w:rsid w:val="001B1DED"/>
    <w:rsid w:val="001B1E27"/>
    <w:rsid w:val="001B24D3"/>
    <w:rsid w:val="001B255F"/>
    <w:rsid w:val="001B38F1"/>
    <w:rsid w:val="001B3D2B"/>
    <w:rsid w:val="001B3F62"/>
    <w:rsid w:val="001B5E9F"/>
    <w:rsid w:val="001B5EF8"/>
    <w:rsid w:val="001B69BF"/>
    <w:rsid w:val="001B71D9"/>
    <w:rsid w:val="001B7458"/>
    <w:rsid w:val="001B75F2"/>
    <w:rsid w:val="001B78A0"/>
    <w:rsid w:val="001C0069"/>
    <w:rsid w:val="001C0754"/>
    <w:rsid w:val="001C09E9"/>
    <w:rsid w:val="001C1132"/>
    <w:rsid w:val="001C1324"/>
    <w:rsid w:val="001C171F"/>
    <w:rsid w:val="001C1A35"/>
    <w:rsid w:val="001C1CA6"/>
    <w:rsid w:val="001C22AB"/>
    <w:rsid w:val="001C2D6C"/>
    <w:rsid w:val="001C31F5"/>
    <w:rsid w:val="001C3A0B"/>
    <w:rsid w:val="001C3A5A"/>
    <w:rsid w:val="001C4425"/>
    <w:rsid w:val="001C4995"/>
    <w:rsid w:val="001C56B9"/>
    <w:rsid w:val="001C65EA"/>
    <w:rsid w:val="001C762A"/>
    <w:rsid w:val="001D1278"/>
    <w:rsid w:val="001D14BC"/>
    <w:rsid w:val="001D1627"/>
    <w:rsid w:val="001D1A77"/>
    <w:rsid w:val="001D2FB0"/>
    <w:rsid w:val="001D3727"/>
    <w:rsid w:val="001D3BDF"/>
    <w:rsid w:val="001D4265"/>
    <w:rsid w:val="001D4894"/>
    <w:rsid w:val="001D5495"/>
    <w:rsid w:val="001D601F"/>
    <w:rsid w:val="001D6896"/>
    <w:rsid w:val="001D726D"/>
    <w:rsid w:val="001D7631"/>
    <w:rsid w:val="001D7D4F"/>
    <w:rsid w:val="001E1EBD"/>
    <w:rsid w:val="001E2705"/>
    <w:rsid w:val="001E30D2"/>
    <w:rsid w:val="001E3DE2"/>
    <w:rsid w:val="001E45F6"/>
    <w:rsid w:val="001E51D4"/>
    <w:rsid w:val="001E5592"/>
    <w:rsid w:val="001E58B7"/>
    <w:rsid w:val="001E5E0A"/>
    <w:rsid w:val="001E7A41"/>
    <w:rsid w:val="001E7BA9"/>
    <w:rsid w:val="001F04A6"/>
    <w:rsid w:val="001F0F66"/>
    <w:rsid w:val="001F12D0"/>
    <w:rsid w:val="001F1A63"/>
    <w:rsid w:val="001F1D6E"/>
    <w:rsid w:val="001F1E1F"/>
    <w:rsid w:val="001F1F78"/>
    <w:rsid w:val="001F21F3"/>
    <w:rsid w:val="001F2C96"/>
    <w:rsid w:val="001F2DBD"/>
    <w:rsid w:val="001F38F6"/>
    <w:rsid w:val="001F3D96"/>
    <w:rsid w:val="001F5808"/>
    <w:rsid w:val="001F70D4"/>
    <w:rsid w:val="002006BB"/>
    <w:rsid w:val="002015E7"/>
    <w:rsid w:val="002022D1"/>
    <w:rsid w:val="002023EB"/>
    <w:rsid w:val="002027A3"/>
    <w:rsid w:val="002029AF"/>
    <w:rsid w:val="00202DDA"/>
    <w:rsid w:val="002033DA"/>
    <w:rsid w:val="00203EAA"/>
    <w:rsid w:val="00204B32"/>
    <w:rsid w:val="002053ED"/>
    <w:rsid w:val="0020633D"/>
    <w:rsid w:val="00210710"/>
    <w:rsid w:val="00210B5A"/>
    <w:rsid w:val="002114E6"/>
    <w:rsid w:val="002126F2"/>
    <w:rsid w:val="0021332E"/>
    <w:rsid w:val="0021434D"/>
    <w:rsid w:val="00215C62"/>
    <w:rsid w:val="002160F7"/>
    <w:rsid w:val="00216B7A"/>
    <w:rsid w:val="00217E1E"/>
    <w:rsid w:val="002204EE"/>
    <w:rsid w:val="0022099A"/>
    <w:rsid w:val="00223A68"/>
    <w:rsid w:val="00223BD1"/>
    <w:rsid w:val="002247B8"/>
    <w:rsid w:val="00226049"/>
    <w:rsid w:val="00226D4A"/>
    <w:rsid w:val="00227444"/>
    <w:rsid w:val="00230D2F"/>
    <w:rsid w:val="00230D69"/>
    <w:rsid w:val="00231545"/>
    <w:rsid w:val="002325E8"/>
    <w:rsid w:val="00232D0E"/>
    <w:rsid w:val="00234A27"/>
    <w:rsid w:val="00235BB7"/>
    <w:rsid w:val="00236388"/>
    <w:rsid w:val="00236763"/>
    <w:rsid w:val="00236C15"/>
    <w:rsid w:val="00237374"/>
    <w:rsid w:val="002375BF"/>
    <w:rsid w:val="002379DF"/>
    <w:rsid w:val="00237B0C"/>
    <w:rsid w:val="0024068E"/>
    <w:rsid w:val="00241989"/>
    <w:rsid w:val="00242148"/>
    <w:rsid w:val="00242F54"/>
    <w:rsid w:val="002438AE"/>
    <w:rsid w:val="00243AD0"/>
    <w:rsid w:val="00245218"/>
    <w:rsid w:val="0024581B"/>
    <w:rsid w:val="002468FF"/>
    <w:rsid w:val="002475F8"/>
    <w:rsid w:val="002476AC"/>
    <w:rsid w:val="00250DAA"/>
    <w:rsid w:val="002524E8"/>
    <w:rsid w:val="002526AF"/>
    <w:rsid w:val="00252F89"/>
    <w:rsid w:val="0025351A"/>
    <w:rsid w:val="00253F95"/>
    <w:rsid w:val="002547B2"/>
    <w:rsid w:val="00254ADF"/>
    <w:rsid w:val="002553ED"/>
    <w:rsid w:val="00255919"/>
    <w:rsid w:val="00255946"/>
    <w:rsid w:val="00255DDF"/>
    <w:rsid w:val="00257C55"/>
    <w:rsid w:val="00257D80"/>
    <w:rsid w:val="002607B3"/>
    <w:rsid w:val="00260C5E"/>
    <w:rsid w:val="00260FB9"/>
    <w:rsid w:val="00261479"/>
    <w:rsid w:val="00261D40"/>
    <w:rsid w:val="00261D54"/>
    <w:rsid w:val="00262204"/>
    <w:rsid w:val="00262B76"/>
    <w:rsid w:val="00263B1C"/>
    <w:rsid w:val="0026468D"/>
    <w:rsid w:val="002648AA"/>
    <w:rsid w:val="00266CD7"/>
    <w:rsid w:val="00266D0D"/>
    <w:rsid w:val="00266ECA"/>
    <w:rsid w:val="00266F72"/>
    <w:rsid w:val="00267238"/>
    <w:rsid w:val="00267527"/>
    <w:rsid w:val="002700C3"/>
    <w:rsid w:val="00270508"/>
    <w:rsid w:val="00272709"/>
    <w:rsid w:val="00272AA9"/>
    <w:rsid w:val="00273F7B"/>
    <w:rsid w:val="00275FA5"/>
    <w:rsid w:val="00276500"/>
    <w:rsid w:val="00276CF7"/>
    <w:rsid w:val="0027762B"/>
    <w:rsid w:val="002778FD"/>
    <w:rsid w:val="002808AD"/>
    <w:rsid w:val="00281259"/>
    <w:rsid w:val="00283A0C"/>
    <w:rsid w:val="00283C52"/>
    <w:rsid w:val="002843CA"/>
    <w:rsid w:val="002848EE"/>
    <w:rsid w:val="00284D5A"/>
    <w:rsid w:val="00285056"/>
    <w:rsid w:val="002859CB"/>
    <w:rsid w:val="00287602"/>
    <w:rsid w:val="00287948"/>
    <w:rsid w:val="002900E0"/>
    <w:rsid w:val="00290324"/>
    <w:rsid w:val="00290DBE"/>
    <w:rsid w:val="00290FAD"/>
    <w:rsid w:val="0029243B"/>
    <w:rsid w:val="0029253D"/>
    <w:rsid w:val="00293D2C"/>
    <w:rsid w:val="00295D3A"/>
    <w:rsid w:val="0029614D"/>
    <w:rsid w:val="00296CC1"/>
    <w:rsid w:val="0029749F"/>
    <w:rsid w:val="002A00C0"/>
    <w:rsid w:val="002A0AB1"/>
    <w:rsid w:val="002A0E9D"/>
    <w:rsid w:val="002A0F8A"/>
    <w:rsid w:val="002A1116"/>
    <w:rsid w:val="002A202E"/>
    <w:rsid w:val="002A2292"/>
    <w:rsid w:val="002A2319"/>
    <w:rsid w:val="002A46F9"/>
    <w:rsid w:val="002A4874"/>
    <w:rsid w:val="002A4C7F"/>
    <w:rsid w:val="002A4CD6"/>
    <w:rsid w:val="002A5FD0"/>
    <w:rsid w:val="002A619D"/>
    <w:rsid w:val="002A7566"/>
    <w:rsid w:val="002B0429"/>
    <w:rsid w:val="002B0A8B"/>
    <w:rsid w:val="002B20EE"/>
    <w:rsid w:val="002B250B"/>
    <w:rsid w:val="002B2DD5"/>
    <w:rsid w:val="002B2ECD"/>
    <w:rsid w:val="002B3BE6"/>
    <w:rsid w:val="002B4631"/>
    <w:rsid w:val="002B62BD"/>
    <w:rsid w:val="002B665D"/>
    <w:rsid w:val="002B6C98"/>
    <w:rsid w:val="002B737C"/>
    <w:rsid w:val="002C13EA"/>
    <w:rsid w:val="002C1B64"/>
    <w:rsid w:val="002C2925"/>
    <w:rsid w:val="002C2C36"/>
    <w:rsid w:val="002C2DEE"/>
    <w:rsid w:val="002C3197"/>
    <w:rsid w:val="002C3C5B"/>
    <w:rsid w:val="002C437E"/>
    <w:rsid w:val="002C483F"/>
    <w:rsid w:val="002C485B"/>
    <w:rsid w:val="002C4E81"/>
    <w:rsid w:val="002C6277"/>
    <w:rsid w:val="002C65A1"/>
    <w:rsid w:val="002C6656"/>
    <w:rsid w:val="002C6BB7"/>
    <w:rsid w:val="002D00DF"/>
    <w:rsid w:val="002D0206"/>
    <w:rsid w:val="002D25C4"/>
    <w:rsid w:val="002D4C5F"/>
    <w:rsid w:val="002D5670"/>
    <w:rsid w:val="002D5E5B"/>
    <w:rsid w:val="002D6181"/>
    <w:rsid w:val="002D6184"/>
    <w:rsid w:val="002D70E5"/>
    <w:rsid w:val="002D719E"/>
    <w:rsid w:val="002D79B3"/>
    <w:rsid w:val="002E055B"/>
    <w:rsid w:val="002E0852"/>
    <w:rsid w:val="002E0966"/>
    <w:rsid w:val="002E0A5C"/>
    <w:rsid w:val="002E3164"/>
    <w:rsid w:val="002E3188"/>
    <w:rsid w:val="002E3361"/>
    <w:rsid w:val="002E3BAE"/>
    <w:rsid w:val="002E4E59"/>
    <w:rsid w:val="002E4EE5"/>
    <w:rsid w:val="002E6307"/>
    <w:rsid w:val="002E68A8"/>
    <w:rsid w:val="002E6D6B"/>
    <w:rsid w:val="002E6E50"/>
    <w:rsid w:val="002E730A"/>
    <w:rsid w:val="002E7392"/>
    <w:rsid w:val="002E7715"/>
    <w:rsid w:val="002F088C"/>
    <w:rsid w:val="002F1075"/>
    <w:rsid w:val="002F12AB"/>
    <w:rsid w:val="002F23CB"/>
    <w:rsid w:val="002F2A25"/>
    <w:rsid w:val="002F5373"/>
    <w:rsid w:val="002F53B7"/>
    <w:rsid w:val="002F619E"/>
    <w:rsid w:val="002F66FF"/>
    <w:rsid w:val="002F72FE"/>
    <w:rsid w:val="002F7450"/>
    <w:rsid w:val="00300130"/>
    <w:rsid w:val="00300709"/>
    <w:rsid w:val="003015B4"/>
    <w:rsid w:val="00301946"/>
    <w:rsid w:val="003023AB"/>
    <w:rsid w:val="00302AB9"/>
    <w:rsid w:val="00302D6A"/>
    <w:rsid w:val="00302DAC"/>
    <w:rsid w:val="00302E47"/>
    <w:rsid w:val="00302FCC"/>
    <w:rsid w:val="00303708"/>
    <w:rsid w:val="00304A28"/>
    <w:rsid w:val="003057D1"/>
    <w:rsid w:val="00305AAC"/>
    <w:rsid w:val="00305DD7"/>
    <w:rsid w:val="003061AD"/>
    <w:rsid w:val="00306C2C"/>
    <w:rsid w:val="00306CCB"/>
    <w:rsid w:val="0030733A"/>
    <w:rsid w:val="003075A0"/>
    <w:rsid w:val="00310090"/>
    <w:rsid w:val="00310C3E"/>
    <w:rsid w:val="00311D5D"/>
    <w:rsid w:val="00311DF8"/>
    <w:rsid w:val="003121A2"/>
    <w:rsid w:val="003129B8"/>
    <w:rsid w:val="00313097"/>
    <w:rsid w:val="00314822"/>
    <w:rsid w:val="003160B6"/>
    <w:rsid w:val="003167B2"/>
    <w:rsid w:val="0031787F"/>
    <w:rsid w:val="00320F48"/>
    <w:rsid w:val="00321923"/>
    <w:rsid w:val="00321CAE"/>
    <w:rsid w:val="00321CB5"/>
    <w:rsid w:val="0032282E"/>
    <w:rsid w:val="00322A03"/>
    <w:rsid w:val="00322C1E"/>
    <w:rsid w:val="00322E58"/>
    <w:rsid w:val="00323217"/>
    <w:rsid w:val="0032401E"/>
    <w:rsid w:val="003253A6"/>
    <w:rsid w:val="00325561"/>
    <w:rsid w:val="0032590A"/>
    <w:rsid w:val="00325B1B"/>
    <w:rsid w:val="00325F3B"/>
    <w:rsid w:val="0032744A"/>
    <w:rsid w:val="00327EFB"/>
    <w:rsid w:val="00330B71"/>
    <w:rsid w:val="0033149E"/>
    <w:rsid w:val="0033225A"/>
    <w:rsid w:val="0033395F"/>
    <w:rsid w:val="00333B6A"/>
    <w:rsid w:val="00333CEA"/>
    <w:rsid w:val="00334069"/>
    <w:rsid w:val="003345AB"/>
    <w:rsid w:val="003348A4"/>
    <w:rsid w:val="003349DE"/>
    <w:rsid w:val="00334B32"/>
    <w:rsid w:val="00334EC5"/>
    <w:rsid w:val="00335B02"/>
    <w:rsid w:val="00337A88"/>
    <w:rsid w:val="00340D48"/>
    <w:rsid w:val="00342798"/>
    <w:rsid w:val="003433D1"/>
    <w:rsid w:val="0034415B"/>
    <w:rsid w:val="00344379"/>
    <w:rsid w:val="003443F8"/>
    <w:rsid w:val="00345215"/>
    <w:rsid w:val="00345B88"/>
    <w:rsid w:val="00345DB5"/>
    <w:rsid w:val="00345DC8"/>
    <w:rsid w:val="00346C66"/>
    <w:rsid w:val="003472DB"/>
    <w:rsid w:val="00347433"/>
    <w:rsid w:val="0035149F"/>
    <w:rsid w:val="003520DD"/>
    <w:rsid w:val="003523C4"/>
    <w:rsid w:val="00352B43"/>
    <w:rsid w:val="00352BD6"/>
    <w:rsid w:val="00352E1C"/>
    <w:rsid w:val="003554B2"/>
    <w:rsid w:val="003568E9"/>
    <w:rsid w:val="00357CE3"/>
    <w:rsid w:val="00360C9D"/>
    <w:rsid w:val="00362A62"/>
    <w:rsid w:val="0036304F"/>
    <w:rsid w:val="0036338E"/>
    <w:rsid w:val="00363418"/>
    <w:rsid w:val="00364306"/>
    <w:rsid w:val="003646BA"/>
    <w:rsid w:val="00364BC9"/>
    <w:rsid w:val="00364DAA"/>
    <w:rsid w:val="00365407"/>
    <w:rsid w:val="00365752"/>
    <w:rsid w:val="00365D53"/>
    <w:rsid w:val="00365ECC"/>
    <w:rsid w:val="0036649C"/>
    <w:rsid w:val="00367629"/>
    <w:rsid w:val="00367B55"/>
    <w:rsid w:val="00367F60"/>
    <w:rsid w:val="0037073B"/>
    <w:rsid w:val="00370D4A"/>
    <w:rsid w:val="003719FE"/>
    <w:rsid w:val="003721D6"/>
    <w:rsid w:val="00372421"/>
    <w:rsid w:val="003729D7"/>
    <w:rsid w:val="00373897"/>
    <w:rsid w:val="00375AC6"/>
    <w:rsid w:val="00375E45"/>
    <w:rsid w:val="00376CAF"/>
    <w:rsid w:val="00376CB0"/>
    <w:rsid w:val="003772CA"/>
    <w:rsid w:val="00380112"/>
    <w:rsid w:val="0038090A"/>
    <w:rsid w:val="003809D1"/>
    <w:rsid w:val="00380ACA"/>
    <w:rsid w:val="00380B71"/>
    <w:rsid w:val="00381165"/>
    <w:rsid w:val="00381D30"/>
    <w:rsid w:val="00382466"/>
    <w:rsid w:val="003828ED"/>
    <w:rsid w:val="00382C76"/>
    <w:rsid w:val="0038312A"/>
    <w:rsid w:val="003847E6"/>
    <w:rsid w:val="00384B08"/>
    <w:rsid w:val="0038514E"/>
    <w:rsid w:val="0038540F"/>
    <w:rsid w:val="0038543A"/>
    <w:rsid w:val="003858A8"/>
    <w:rsid w:val="00385F9B"/>
    <w:rsid w:val="00390356"/>
    <w:rsid w:val="003903D2"/>
    <w:rsid w:val="0039064F"/>
    <w:rsid w:val="00390D85"/>
    <w:rsid w:val="00391577"/>
    <w:rsid w:val="00392D56"/>
    <w:rsid w:val="00392EB0"/>
    <w:rsid w:val="0039352C"/>
    <w:rsid w:val="00393FC6"/>
    <w:rsid w:val="00394146"/>
    <w:rsid w:val="00394746"/>
    <w:rsid w:val="00394AFE"/>
    <w:rsid w:val="00394D0A"/>
    <w:rsid w:val="00395A6B"/>
    <w:rsid w:val="00396308"/>
    <w:rsid w:val="00396408"/>
    <w:rsid w:val="00396B87"/>
    <w:rsid w:val="00397C22"/>
    <w:rsid w:val="003A030B"/>
    <w:rsid w:val="003A04FB"/>
    <w:rsid w:val="003A0926"/>
    <w:rsid w:val="003A0972"/>
    <w:rsid w:val="003A3DF6"/>
    <w:rsid w:val="003A620D"/>
    <w:rsid w:val="003A6828"/>
    <w:rsid w:val="003A6F20"/>
    <w:rsid w:val="003A79D4"/>
    <w:rsid w:val="003A7CFC"/>
    <w:rsid w:val="003A7ECB"/>
    <w:rsid w:val="003B0774"/>
    <w:rsid w:val="003B0E03"/>
    <w:rsid w:val="003B3115"/>
    <w:rsid w:val="003B32E3"/>
    <w:rsid w:val="003B3488"/>
    <w:rsid w:val="003B34D5"/>
    <w:rsid w:val="003B459E"/>
    <w:rsid w:val="003B4AE4"/>
    <w:rsid w:val="003B4DE3"/>
    <w:rsid w:val="003B551A"/>
    <w:rsid w:val="003B5715"/>
    <w:rsid w:val="003B78C6"/>
    <w:rsid w:val="003B7B75"/>
    <w:rsid w:val="003B7D01"/>
    <w:rsid w:val="003B7F57"/>
    <w:rsid w:val="003C006A"/>
    <w:rsid w:val="003C0330"/>
    <w:rsid w:val="003C0BDC"/>
    <w:rsid w:val="003C1207"/>
    <w:rsid w:val="003C19BB"/>
    <w:rsid w:val="003C1F4E"/>
    <w:rsid w:val="003C3660"/>
    <w:rsid w:val="003C3DD7"/>
    <w:rsid w:val="003C3DD8"/>
    <w:rsid w:val="003C3FC0"/>
    <w:rsid w:val="003C40CD"/>
    <w:rsid w:val="003C4953"/>
    <w:rsid w:val="003C695C"/>
    <w:rsid w:val="003C7823"/>
    <w:rsid w:val="003D0865"/>
    <w:rsid w:val="003D1365"/>
    <w:rsid w:val="003D14D7"/>
    <w:rsid w:val="003D1D40"/>
    <w:rsid w:val="003D23C4"/>
    <w:rsid w:val="003D32C0"/>
    <w:rsid w:val="003D33A5"/>
    <w:rsid w:val="003D47C9"/>
    <w:rsid w:val="003D4A0F"/>
    <w:rsid w:val="003D4A1A"/>
    <w:rsid w:val="003D4AB0"/>
    <w:rsid w:val="003D4BE4"/>
    <w:rsid w:val="003D6AB6"/>
    <w:rsid w:val="003D6E93"/>
    <w:rsid w:val="003D709A"/>
    <w:rsid w:val="003D75B6"/>
    <w:rsid w:val="003E1471"/>
    <w:rsid w:val="003E1AF1"/>
    <w:rsid w:val="003E275E"/>
    <w:rsid w:val="003E2AF9"/>
    <w:rsid w:val="003E383E"/>
    <w:rsid w:val="003E3E0B"/>
    <w:rsid w:val="003E4B58"/>
    <w:rsid w:val="003E6B8E"/>
    <w:rsid w:val="003E709A"/>
    <w:rsid w:val="003E72E7"/>
    <w:rsid w:val="003F18B3"/>
    <w:rsid w:val="003F1B3E"/>
    <w:rsid w:val="003F1E2C"/>
    <w:rsid w:val="003F29F6"/>
    <w:rsid w:val="003F3C39"/>
    <w:rsid w:val="003F4743"/>
    <w:rsid w:val="003F4E5E"/>
    <w:rsid w:val="003F694D"/>
    <w:rsid w:val="003F6E05"/>
    <w:rsid w:val="003F7DB2"/>
    <w:rsid w:val="003F7F14"/>
    <w:rsid w:val="004003CA"/>
    <w:rsid w:val="0040097B"/>
    <w:rsid w:val="00401815"/>
    <w:rsid w:val="00401A65"/>
    <w:rsid w:val="00402FFD"/>
    <w:rsid w:val="004037F6"/>
    <w:rsid w:val="00404BC4"/>
    <w:rsid w:val="00404D1A"/>
    <w:rsid w:val="004053B6"/>
    <w:rsid w:val="00405ED6"/>
    <w:rsid w:val="00405F26"/>
    <w:rsid w:val="00406D53"/>
    <w:rsid w:val="00407503"/>
    <w:rsid w:val="004079B6"/>
    <w:rsid w:val="004102E6"/>
    <w:rsid w:val="00410ABE"/>
    <w:rsid w:val="004115D2"/>
    <w:rsid w:val="00412FD0"/>
    <w:rsid w:val="0041348F"/>
    <w:rsid w:val="00414577"/>
    <w:rsid w:val="0041540D"/>
    <w:rsid w:val="00415C30"/>
    <w:rsid w:val="00415FE7"/>
    <w:rsid w:val="00416453"/>
    <w:rsid w:val="00416DBC"/>
    <w:rsid w:val="00417475"/>
    <w:rsid w:val="00420081"/>
    <w:rsid w:val="00420559"/>
    <w:rsid w:val="004217B9"/>
    <w:rsid w:val="0042230E"/>
    <w:rsid w:val="00423728"/>
    <w:rsid w:val="00424858"/>
    <w:rsid w:val="004253FB"/>
    <w:rsid w:val="00425BA5"/>
    <w:rsid w:val="004260E7"/>
    <w:rsid w:val="00426AC8"/>
    <w:rsid w:val="004270DD"/>
    <w:rsid w:val="0042725B"/>
    <w:rsid w:val="00430CA8"/>
    <w:rsid w:val="00430D53"/>
    <w:rsid w:val="00430F20"/>
    <w:rsid w:val="00430F66"/>
    <w:rsid w:val="004311B4"/>
    <w:rsid w:val="00431382"/>
    <w:rsid w:val="00431EA2"/>
    <w:rsid w:val="004329CE"/>
    <w:rsid w:val="00432A87"/>
    <w:rsid w:val="00432E59"/>
    <w:rsid w:val="0043318D"/>
    <w:rsid w:val="004332EE"/>
    <w:rsid w:val="00433689"/>
    <w:rsid w:val="004343E3"/>
    <w:rsid w:val="00434560"/>
    <w:rsid w:val="00434DD1"/>
    <w:rsid w:val="004351F0"/>
    <w:rsid w:val="00435488"/>
    <w:rsid w:val="00435C53"/>
    <w:rsid w:val="00437FA0"/>
    <w:rsid w:val="00440581"/>
    <w:rsid w:val="00440720"/>
    <w:rsid w:val="00440E6F"/>
    <w:rsid w:val="00441AA3"/>
    <w:rsid w:val="00441C7E"/>
    <w:rsid w:val="00442308"/>
    <w:rsid w:val="00442CE8"/>
    <w:rsid w:val="004437F7"/>
    <w:rsid w:val="00444104"/>
    <w:rsid w:val="00444307"/>
    <w:rsid w:val="00445437"/>
    <w:rsid w:val="004456DA"/>
    <w:rsid w:val="00446BBB"/>
    <w:rsid w:val="00450F17"/>
    <w:rsid w:val="004521B3"/>
    <w:rsid w:val="00452F2F"/>
    <w:rsid w:val="004533A7"/>
    <w:rsid w:val="00454B57"/>
    <w:rsid w:val="00454F6D"/>
    <w:rsid w:val="004558B0"/>
    <w:rsid w:val="00455DEE"/>
    <w:rsid w:val="00456074"/>
    <w:rsid w:val="00456566"/>
    <w:rsid w:val="00456675"/>
    <w:rsid w:val="00456BBE"/>
    <w:rsid w:val="004571E1"/>
    <w:rsid w:val="00457501"/>
    <w:rsid w:val="004578AC"/>
    <w:rsid w:val="00457C89"/>
    <w:rsid w:val="00462020"/>
    <w:rsid w:val="00462DC0"/>
    <w:rsid w:val="00463029"/>
    <w:rsid w:val="00463263"/>
    <w:rsid w:val="00463E8C"/>
    <w:rsid w:val="00464750"/>
    <w:rsid w:val="00465783"/>
    <w:rsid w:val="004658E6"/>
    <w:rsid w:val="00465B05"/>
    <w:rsid w:val="00466831"/>
    <w:rsid w:val="00467261"/>
    <w:rsid w:val="00470406"/>
    <w:rsid w:val="00470D50"/>
    <w:rsid w:val="004718D1"/>
    <w:rsid w:val="0047222A"/>
    <w:rsid w:val="00472AB2"/>
    <w:rsid w:val="00472D2C"/>
    <w:rsid w:val="00473AE1"/>
    <w:rsid w:val="00473AFD"/>
    <w:rsid w:val="004750DE"/>
    <w:rsid w:val="00476EB7"/>
    <w:rsid w:val="00477302"/>
    <w:rsid w:val="00477880"/>
    <w:rsid w:val="00477FE3"/>
    <w:rsid w:val="004808F3"/>
    <w:rsid w:val="00480C74"/>
    <w:rsid w:val="00481036"/>
    <w:rsid w:val="004811E0"/>
    <w:rsid w:val="00481607"/>
    <w:rsid w:val="00481BE2"/>
    <w:rsid w:val="00481F01"/>
    <w:rsid w:val="00482A79"/>
    <w:rsid w:val="00482D0F"/>
    <w:rsid w:val="00483D67"/>
    <w:rsid w:val="00484029"/>
    <w:rsid w:val="0048425E"/>
    <w:rsid w:val="0048438C"/>
    <w:rsid w:val="00484924"/>
    <w:rsid w:val="00486180"/>
    <w:rsid w:val="00486773"/>
    <w:rsid w:val="00486D6D"/>
    <w:rsid w:val="004877BA"/>
    <w:rsid w:val="004879BA"/>
    <w:rsid w:val="00487BE5"/>
    <w:rsid w:val="0049023A"/>
    <w:rsid w:val="004908D8"/>
    <w:rsid w:val="00490B28"/>
    <w:rsid w:val="004929C3"/>
    <w:rsid w:val="00492ADF"/>
    <w:rsid w:val="0049499F"/>
    <w:rsid w:val="00494F2B"/>
    <w:rsid w:val="00495E61"/>
    <w:rsid w:val="00496B80"/>
    <w:rsid w:val="00496C63"/>
    <w:rsid w:val="004A00C4"/>
    <w:rsid w:val="004A1185"/>
    <w:rsid w:val="004A1A80"/>
    <w:rsid w:val="004A1F46"/>
    <w:rsid w:val="004A2FDA"/>
    <w:rsid w:val="004A3AEB"/>
    <w:rsid w:val="004A4008"/>
    <w:rsid w:val="004A497F"/>
    <w:rsid w:val="004A4F1C"/>
    <w:rsid w:val="004A51A0"/>
    <w:rsid w:val="004A53DC"/>
    <w:rsid w:val="004A6461"/>
    <w:rsid w:val="004A67F6"/>
    <w:rsid w:val="004A6E9B"/>
    <w:rsid w:val="004A731B"/>
    <w:rsid w:val="004B0160"/>
    <w:rsid w:val="004B0A6E"/>
    <w:rsid w:val="004B10AE"/>
    <w:rsid w:val="004B1183"/>
    <w:rsid w:val="004B1578"/>
    <w:rsid w:val="004B1825"/>
    <w:rsid w:val="004B19DB"/>
    <w:rsid w:val="004B1AA2"/>
    <w:rsid w:val="004B1E06"/>
    <w:rsid w:val="004B201D"/>
    <w:rsid w:val="004B2095"/>
    <w:rsid w:val="004B23A6"/>
    <w:rsid w:val="004B24F4"/>
    <w:rsid w:val="004B26EE"/>
    <w:rsid w:val="004B387F"/>
    <w:rsid w:val="004B3A6F"/>
    <w:rsid w:val="004B480C"/>
    <w:rsid w:val="004B5595"/>
    <w:rsid w:val="004B5902"/>
    <w:rsid w:val="004B7D86"/>
    <w:rsid w:val="004B7E7A"/>
    <w:rsid w:val="004C074E"/>
    <w:rsid w:val="004C0AAE"/>
    <w:rsid w:val="004C129C"/>
    <w:rsid w:val="004C26CB"/>
    <w:rsid w:val="004C4906"/>
    <w:rsid w:val="004C4953"/>
    <w:rsid w:val="004C4D68"/>
    <w:rsid w:val="004C52F0"/>
    <w:rsid w:val="004C547D"/>
    <w:rsid w:val="004C5B4F"/>
    <w:rsid w:val="004C779F"/>
    <w:rsid w:val="004C7AB0"/>
    <w:rsid w:val="004D191C"/>
    <w:rsid w:val="004D1D8A"/>
    <w:rsid w:val="004D3522"/>
    <w:rsid w:val="004D3AC8"/>
    <w:rsid w:val="004D41C2"/>
    <w:rsid w:val="004D49A4"/>
    <w:rsid w:val="004D4B63"/>
    <w:rsid w:val="004D51CD"/>
    <w:rsid w:val="004D57FB"/>
    <w:rsid w:val="004D585D"/>
    <w:rsid w:val="004D5D22"/>
    <w:rsid w:val="004D6378"/>
    <w:rsid w:val="004D6DA7"/>
    <w:rsid w:val="004D7D4D"/>
    <w:rsid w:val="004E00F4"/>
    <w:rsid w:val="004E1F39"/>
    <w:rsid w:val="004E219C"/>
    <w:rsid w:val="004E2856"/>
    <w:rsid w:val="004E2BB1"/>
    <w:rsid w:val="004E4C37"/>
    <w:rsid w:val="004E6311"/>
    <w:rsid w:val="004E6688"/>
    <w:rsid w:val="004E6A5E"/>
    <w:rsid w:val="004E739F"/>
    <w:rsid w:val="004E7511"/>
    <w:rsid w:val="004E7791"/>
    <w:rsid w:val="004E7894"/>
    <w:rsid w:val="004F01A1"/>
    <w:rsid w:val="004F35D1"/>
    <w:rsid w:val="004F3F25"/>
    <w:rsid w:val="004F4005"/>
    <w:rsid w:val="004F4054"/>
    <w:rsid w:val="004F495F"/>
    <w:rsid w:val="004F4DE6"/>
    <w:rsid w:val="004F56F4"/>
    <w:rsid w:val="004F5BC0"/>
    <w:rsid w:val="004F6A86"/>
    <w:rsid w:val="004F6CB8"/>
    <w:rsid w:val="004F7321"/>
    <w:rsid w:val="004F7FDA"/>
    <w:rsid w:val="005002DF"/>
    <w:rsid w:val="00500BE8"/>
    <w:rsid w:val="00501EDA"/>
    <w:rsid w:val="0050344A"/>
    <w:rsid w:val="0050468B"/>
    <w:rsid w:val="00504C82"/>
    <w:rsid w:val="005052FD"/>
    <w:rsid w:val="005059BD"/>
    <w:rsid w:val="00505FE5"/>
    <w:rsid w:val="00506203"/>
    <w:rsid w:val="00506943"/>
    <w:rsid w:val="00506A39"/>
    <w:rsid w:val="00507B0E"/>
    <w:rsid w:val="00511528"/>
    <w:rsid w:val="0051197C"/>
    <w:rsid w:val="00511BAB"/>
    <w:rsid w:val="0051266F"/>
    <w:rsid w:val="005136EB"/>
    <w:rsid w:val="00513A1F"/>
    <w:rsid w:val="00513BD2"/>
    <w:rsid w:val="00514B22"/>
    <w:rsid w:val="00514B3B"/>
    <w:rsid w:val="00514E64"/>
    <w:rsid w:val="005151B8"/>
    <w:rsid w:val="00515A4C"/>
    <w:rsid w:val="00515AB8"/>
    <w:rsid w:val="005163FA"/>
    <w:rsid w:val="00516E1D"/>
    <w:rsid w:val="0051798E"/>
    <w:rsid w:val="005209ED"/>
    <w:rsid w:val="00520EE9"/>
    <w:rsid w:val="00520F95"/>
    <w:rsid w:val="0052105A"/>
    <w:rsid w:val="00521578"/>
    <w:rsid w:val="00521CFA"/>
    <w:rsid w:val="00522235"/>
    <w:rsid w:val="00522D7E"/>
    <w:rsid w:val="00523A92"/>
    <w:rsid w:val="00523BBA"/>
    <w:rsid w:val="00524AFD"/>
    <w:rsid w:val="0052593B"/>
    <w:rsid w:val="00526770"/>
    <w:rsid w:val="0052679E"/>
    <w:rsid w:val="00526DD9"/>
    <w:rsid w:val="00527D32"/>
    <w:rsid w:val="005309FB"/>
    <w:rsid w:val="00530F22"/>
    <w:rsid w:val="00531073"/>
    <w:rsid w:val="0053176C"/>
    <w:rsid w:val="00531A22"/>
    <w:rsid w:val="00531B66"/>
    <w:rsid w:val="00532D58"/>
    <w:rsid w:val="00532EA0"/>
    <w:rsid w:val="0053331C"/>
    <w:rsid w:val="005333AD"/>
    <w:rsid w:val="005337C6"/>
    <w:rsid w:val="0053429C"/>
    <w:rsid w:val="00534477"/>
    <w:rsid w:val="00535235"/>
    <w:rsid w:val="00535EB6"/>
    <w:rsid w:val="00537273"/>
    <w:rsid w:val="00540687"/>
    <w:rsid w:val="00540DD8"/>
    <w:rsid w:val="0054127F"/>
    <w:rsid w:val="00541EED"/>
    <w:rsid w:val="00542A51"/>
    <w:rsid w:val="005433B4"/>
    <w:rsid w:val="0054430D"/>
    <w:rsid w:val="00544500"/>
    <w:rsid w:val="00544A50"/>
    <w:rsid w:val="005450ED"/>
    <w:rsid w:val="00545184"/>
    <w:rsid w:val="00546CAD"/>
    <w:rsid w:val="00547AB6"/>
    <w:rsid w:val="005503F7"/>
    <w:rsid w:val="00550D99"/>
    <w:rsid w:val="00550FA6"/>
    <w:rsid w:val="00551346"/>
    <w:rsid w:val="00551400"/>
    <w:rsid w:val="00551620"/>
    <w:rsid w:val="005531BD"/>
    <w:rsid w:val="00553457"/>
    <w:rsid w:val="005537A7"/>
    <w:rsid w:val="00553AD0"/>
    <w:rsid w:val="00554DE5"/>
    <w:rsid w:val="00555143"/>
    <w:rsid w:val="00555B9E"/>
    <w:rsid w:val="005578AA"/>
    <w:rsid w:val="00560BF8"/>
    <w:rsid w:val="005611BB"/>
    <w:rsid w:val="005614EC"/>
    <w:rsid w:val="00561C0A"/>
    <w:rsid w:val="00562461"/>
    <w:rsid w:val="005626F7"/>
    <w:rsid w:val="0056389A"/>
    <w:rsid w:val="005648DD"/>
    <w:rsid w:val="00564FB3"/>
    <w:rsid w:val="0056511A"/>
    <w:rsid w:val="00566228"/>
    <w:rsid w:val="00566864"/>
    <w:rsid w:val="00567523"/>
    <w:rsid w:val="0057023E"/>
    <w:rsid w:val="00570DAD"/>
    <w:rsid w:val="0057114B"/>
    <w:rsid w:val="0057118E"/>
    <w:rsid w:val="0057158D"/>
    <w:rsid w:val="0057175E"/>
    <w:rsid w:val="005717AD"/>
    <w:rsid w:val="005720D8"/>
    <w:rsid w:val="005739CA"/>
    <w:rsid w:val="00575B3F"/>
    <w:rsid w:val="00576268"/>
    <w:rsid w:val="00576977"/>
    <w:rsid w:val="00576A0A"/>
    <w:rsid w:val="00576A37"/>
    <w:rsid w:val="00576E7A"/>
    <w:rsid w:val="00577E8A"/>
    <w:rsid w:val="00580740"/>
    <w:rsid w:val="0058241E"/>
    <w:rsid w:val="00583079"/>
    <w:rsid w:val="00584F93"/>
    <w:rsid w:val="005863E1"/>
    <w:rsid w:val="005872EA"/>
    <w:rsid w:val="00587695"/>
    <w:rsid w:val="00590DED"/>
    <w:rsid w:val="00591172"/>
    <w:rsid w:val="005916FE"/>
    <w:rsid w:val="00591D18"/>
    <w:rsid w:val="0059327B"/>
    <w:rsid w:val="00593AB0"/>
    <w:rsid w:val="00594161"/>
    <w:rsid w:val="00594605"/>
    <w:rsid w:val="00594F20"/>
    <w:rsid w:val="0059511A"/>
    <w:rsid w:val="005951A5"/>
    <w:rsid w:val="00596CC1"/>
    <w:rsid w:val="00596E85"/>
    <w:rsid w:val="005972CF"/>
    <w:rsid w:val="005A00A6"/>
    <w:rsid w:val="005A0522"/>
    <w:rsid w:val="005A05D2"/>
    <w:rsid w:val="005A1B2A"/>
    <w:rsid w:val="005A1CB6"/>
    <w:rsid w:val="005A1EB4"/>
    <w:rsid w:val="005A2501"/>
    <w:rsid w:val="005A2802"/>
    <w:rsid w:val="005A2F40"/>
    <w:rsid w:val="005A4199"/>
    <w:rsid w:val="005A42A5"/>
    <w:rsid w:val="005A57AE"/>
    <w:rsid w:val="005A6A58"/>
    <w:rsid w:val="005A725B"/>
    <w:rsid w:val="005A743C"/>
    <w:rsid w:val="005A74B5"/>
    <w:rsid w:val="005A7543"/>
    <w:rsid w:val="005A79F1"/>
    <w:rsid w:val="005A7C15"/>
    <w:rsid w:val="005A7F17"/>
    <w:rsid w:val="005B0F33"/>
    <w:rsid w:val="005B1703"/>
    <w:rsid w:val="005B1DBB"/>
    <w:rsid w:val="005B260D"/>
    <w:rsid w:val="005B268B"/>
    <w:rsid w:val="005B2F6C"/>
    <w:rsid w:val="005B364B"/>
    <w:rsid w:val="005B387E"/>
    <w:rsid w:val="005B4CF6"/>
    <w:rsid w:val="005B4E9D"/>
    <w:rsid w:val="005B50CD"/>
    <w:rsid w:val="005B6A38"/>
    <w:rsid w:val="005B75A0"/>
    <w:rsid w:val="005B7D4F"/>
    <w:rsid w:val="005C1F3B"/>
    <w:rsid w:val="005C225E"/>
    <w:rsid w:val="005C30C2"/>
    <w:rsid w:val="005C326E"/>
    <w:rsid w:val="005C3C7D"/>
    <w:rsid w:val="005C50E7"/>
    <w:rsid w:val="005C6136"/>
    <w:rsid w:val="005C65E1"/>
    <w:rsid w:val="005C757F"/>
    <w:rsid w:val="005D06E2"/>
    <w:rsid w:val="005D203A"/>
    <w:rsid w:val="005D36A7"/>
    <w:rsid w:val="005D44AF"/>
    <w:rsid w:val="005D483D"/>
    <w:rsid w:val="005D4CB8"/>
    <w:rsid w:val="005D5988"/>
    <w:rsid w:val="005D5C75"/>
    <w:rsid w:val="005D6CAB"/>
    <w:rsid w:val="005D757D"/>
    <w:rsid w:val="005D77DF"/>
    <w:rsid w:val="005E0092"/>
    <w:rsid w:val="005E00ED"/>
    <w:rsid w:val="005E02AB"/>
    <w:rsid w:val="005E04A2"/>
    <w:rsid w:val="005E0B91"/>
    <w:rsid w:val="005E19CE"/>
    <w:rsid w:val="005E21D0"/>
    <w:rsid w:val="005E3CDC"/>
    <w:rsid w:val="005E48F9"/>
    <w:rsid w:val="005E4EF3"/>
    <w:rsid w:val="005E5365"/>
    <w:rsid w:val="005E6A69"/>
    <w:rsid w:val="005E6BC8"/>
    <w:rsid w:val="005E6D9C"/>
    <w:rsid w:val="005E7279"/>
    <w:rsid w:val="005E73A9"/>
    <w:rsid w:val="005E778A"/>
    <w:rsid w:val="005E7987"/>
    <w:rsid w:val="005E7FD3"/>
    <w:rsid w:val="005F001C"/>
    <w:rsid w:val="005F02BD"/>
    <w:rsid w:val="005F0407"/>
    <w:rsid w:val="005F10BE"/>
    <w:rsid w:val="005F26F5"/>
    <w:rsid w:val="005F27E7"/>
    <w:rsid w:val="005F34E7"/>
    <w:rsid w:val="005F3A47"/>
    <w:rsid w:val="005F3AD8"/>
    <w:rsid w:val="005F3D65"/>
    <w:rsid w:val="005F54C2"/>
    <w:rsid w:val="005F71B5"/>
    <w:rsid w:val="005F79AB"/>
    <w:rsid w:val="005F7D7B"/>
    <w:rsid w:val="00600C4C"/>
    <w:rsid w:val="00600F52"/>
    <w:rsid w:val="006019D7"/>
    <w:rsid w:val="0060224E"/>
    <w:rsid w:val="00602D09"/>
    <w:rsid w:val="0060313A"/>
    <w:rsid w:val="00603EBA"/>
    <w:rsid w:val="006041B9"/>
    <w:rsid w:val="00604720"/>
    <w:rsid w:val="006055F0"/>
    <w:rsid w:val="00606043"/>
    <w:rsid w:val="00606B93"/>
    <w:rsid w:val="0060705B"/>
    <w:rsid w:val="006070F2"/>
    <w:rsid w:val="0061004B"/>
    <w:rsid w:val="006116B4"/>
    <w:rsid w:val="00611F1B"/>
    <w:rsid w:val="006123CA"/>
    <w:rsid w:val="0061314A"/>
    <w:rsid w:val="006138D0"/>
    <w:rsid w:val="00613F26"/>
    <w:rsid w:val="00614220"/>
    <w:rsid w:val="0061423C"/>
    <w:rsid w:val="00616353"/>
    <w:rsid w:val="00616456"/>
    <w:rsid w:val="0061693B"/>
    <w:rsid w:val="0061699D"/>
    <w:rsid w:val="00616D68"/>
    <w:rsid w:val="006177D4"/>
    <w:rsid w:val="006179AC"/>
    <w:rsid w:val="00617A19"/>
    <w:rsid w:val="00620136"/>
    <w:rsid w:val="006212A3"/>
    <w:rsid w:val="006213AA"/>
    <w:rsid w:val="00621A19"/>
    <w:rsid w:val="006220CC"/>
    <w:rsid w:val="006222AE"/>
    <w:rsid w:val="0062359F"/>
    <w:rsid w:val="00623D6D"/>
    <w:rsid w:val="00623DD7"/>
    <w:rsid w:val="006243BF"/>
    <w:rsid w:val="0062492C"/>
    <w:rsid w:val="00624A79"/>
    <w:rsid w:val="0062545F"/>
    <w:rsid w:val="00625560"/>
    <w:rsid w:val="00625A39"/>
    <w:rsid w:val="00625FD2"/>
    <w:rsid w:val="00627495"/>
    <w:rsid w:val="00632021"/>
    <w:rsid w:val="00632181"/>
    <w:rsid w:val="006335A4"/>
    <w:rsid w:val="00634EFA"/>
    <w:rsid w:val="0063514C"/>
    <w:rsid w:val="00635659"/>
    <w:rsid w:val="00635D3B"/>
    <w:rsid w:val="006365F6"/>
    <w:rsid w:val="00636CA7"/>
    <w:rsid w:val="006410B3"/>
    <w:rsid w:val="006420ED"/>
    <w:rsid w:val="00642BD7"/>
    <w:rsid w:val="00643194"/>
    <w:rsid w:val="00644DCA"/>
    <w:rsid w:val="006451A5"/>
    <w:rsid w:val="006460D0"/>
    <w:rsid w:val="0064654B"/>
    <w:rsid w:val="00646B72"/>
    <w:rsid w:val="00647AB1"/>
    <w:rsid w:val="00647FAA"/>
    <w:rsid w:val="006501BB"/>
    <w:rsid w:val="00650E99"/>
    <w:rsid w:val="00651C81"/>
    <w:rsid w:val="00652BFF"/>
    <w:rsid w:val="006531C3"/>
    <w:rsid w:val="00653354"/>
    <w:rsid w:val="006544D9"/>
    <w:rsid w:val="006546FA"/>
    <w:rsid w:val="00655106"/>
    <w:rsid w:val="00656309"/>
    <w:rsid w:val="00656D19"/>
    <w:rsid w:val="00656E84"/>
    <w:rsid w:val="00657B69"/>
    <w:rsid w:val="0066045D"/>
    <w:rsid w:val="00661383"/>
    <w:rsid w:val="006614F1"/>
    <w:rsid w:val="00661691"/>
    <w:rsid w:val="0066212E"/>
    <w:rsid w:val="00662195"/>
    <w:rsid w:val="006626D5"/>
    <w:rsid w:val="0066289D"/>
    <w:rsid w:val="006631FC"/>
    <w:rsid w:val="006648AB"/>
    <w:rsid w:val="00664AC6"/>
    <w:rsid w:val="00664D14"/>
    <w:rsid w:val="00665419"/>
    <w:rsid w:val="006657ED"/>
    <w:rsid w:val="00666070"/>
    <w:rsid w:val="0066691B"/>
    <w:rsid w:val="00666958"/>
    <w:rsid w:val="00667A3C"/>
    <w:rsid w:val="00670360"/>
    <w:rsid w:val="00670763"/>
    <w:rsid w:val="00670BC9"/>
    <w:rsid w:val="00672C45"/>
    <w:rsid w:val="00672DF9"/>
    <w:rsid w:val="00672E45"/>
    <w:rsid w:val="00673ACB"/>
    <w:rsid w:val="00673D70"/>
    <w:rsid w:val="00673F16"/>
    <w:rsid w:val="00673FE1"/>
    <w:rsid w:val="006746B6"/>
    <w:rsid w:val="00675BBC"/>
    <w:rsid w:val="00676602"/>
    <w:rsid w:val="0067671D"/>
    <w:rsid w:val="00677345"/>
    <w:rsid w:val="00677EA0"/>
    <w:rsid w:val="006803A0"/>
    <w:rsid w:val="006813E8"/>
    <w:rsid w:val="00682611"/>
    <w:rsid w:val="00682A30"/>
    <w:rsid w:val="00682AD4"/>
    <w:rsid w:val="00682D11"/>
    <w:rsid w:val="0068392A"/>
    <w:rsid w:val="00683B63"/>
    <w:rsid w:val="00684FE6"/>
    <w:rsid w:val="00685840"/>
    <w:rsid w:val="0068593A"/>
    <w:rsid w:val="00687A04"/>
    <w:rsid w:val="00687B6A"/>
    <w:rsid w:val="0069084B"/>
    <w:rsid w:val="006922D7"/>
    <w:rsid w:val="006923BF"/>
    <w:rsid w:val="00693B73"/>
    <w:rsid w:val="0069476C"/>
    <w:rsid w:val="00695183"/>
    <w:rsid w:val="00695592"/>
    <w:rsid w:val="00695BFF"/>
    <w:rsid w:val="0069625C"/>
    <w:rsid w:val="006963E9"/>
    <w:rsid w:val="006A008B"/>
    <w:rsid w:val="006A0BC0"/>
    <w:rsid w:val="006A0E91"/>
    <w:rsid w:val="006A1E59"/>
    <w:rsid w:val="006A2E68"/>
    <w:rsid w:val="006A302A"/>
    <w:rsid w:val="006A3035"/>
    <w:rsid w:val="006A3881"/>
    <w:rsid w:val="006A40CE"/>
    <w:rsid w:val="006A49B8"/>
    <w:rsid w:val="006A6302"/>
    <w:rsid w:val="006A7D9E"/>
    <w:rsid w:val="006B06E9"/>
    <w:rsid w:val="006B0901"/>
    <w:rsid w:val="006B0ACE"/>
    <w:rsid w:val="006B19F5"/>
    <w:rsid w:val="006B1E74"/>
    <w:rsid w:val="006B2335"/>
    <w:rsid w:val="006B26CD"/>
    <w:rsid w:val="006B44FA"/>
    <w:rsid w:val="006B47DD"/>
    <w:rsid w:val="006B4DCD"/>
    <w:rsid w:val="006B5391"/>
    <w:rsid w:val="006B5BDD"/>
    <w:rsid w:val="006B6078"/>
    <w:rsid w:val="006B69FB"/>
    <w:rsid w:val="006B7678"/>
    <w:rsid w:val="006B7F81"/>
    <w:rsid w:val="006C2432"/>
    <w:rsid w:val="006C2D52"/>
    <w:rsid w:val="006C3561"/>
    <w:rsid w:val="006C3B75"/>
    <w:rsid w:val="006C47E0"/>
    <w:rsid w:val="006C55DA"/>
    <w:rsid w:val="006C5AD4"/>
    <w:rsid w:val="006C6F17"/>
    <w:rsid w:val="006C7F69"/>
    <w:rsid w:val="006D0720"/>
    <w:rsid w:val="006D0C07"/>
    <w:rsid w:val="006D118E"/>
    <w:rsid w:val="006D15B1"/>
    <w:rsid w:val="006D1C3B"/>
    <w:rsid w:val="006D21E4"/>
    <w:rsid w:val="006D3E80"/>
    <w:rsid w:val="006D441F"/>
    <w:rsid w:val="006D4F2F"/>
    <w:rsid w:val="006D61B3"/>
    <w:rsid w:val="006D74CD"/>
    <w:rsid w:val="006E0805"/>
    <w:rsid w:val="006E1DF6"/>
    <w:rsid w:val="006E1FB0"/>
    <w:rsid w:val="006E20C3"/>
    <w:rsid w:val="006E22C3"/>
    <w:rsid w:val="006E4FDA"/>
    <w:rsid w:val="006E51A8"/>
    <w:rsid w:val="006E51EC"/>
    <w:rsid w:val="006E54E0"/>
    <w:rsid w:val="006E653B"/>
    <w:rsid w:val="006E6827"/>
    <w:rsid w:val="006E6B22"/>
    <w:rsid w:val="006E6E4E"/>
    <w:rsid w:val="006F071F"/>
    <w:rsid w:val="006F0742"/>
    <w:rsid w:val="006F1719"/>
    <w:rsid w:val="006F18C6"/>
    <w:rsid w:val="006F1A3B"/>
    <w:rsid w:val="006F1F95"/>
    <w:rsid w:val="006F2050"/>
    <w:rsid w:val="006F213A"/>
    <w:rsid w:val="006F29FE"/>
    <w:rsid w:val="006F3CE6"/>
    <w:rsid w:val="006F4407"/>
    <w:rsid w:val="006F4BF7"/>
    <w:rsid w:val="006F4EC5"/>
    <w:rsid w:val="006F5C99"/>
    <w:rsid w:val="006F666B"/>
    <w:rsid w:val="006F6D1D"/>
    <w:rsid w:val="006F74FF"/>
    <w:rsid w:val="007007E8"/>
    <w:rsid w:val="00700880"/>
    <w:rsid w:val="00701F0A"/>
    <w:rsid w:val="00702E72"/>
    <w:rsid w:val="0070320E"/>
    <w:rsid w:val="00703CF2"/>
    <w:rsid w:val="00704068"/>
    <w:rsid w:val="00705A2E"/>
    <w:rsid w:val="00706049"/>
    <w:rsid w:val="00706716"/>
    <w:rsid w:val="007067A2"/>
    <w:rsid w:val="007072F9"/>
    <w:rsid w:val="007102CC"/>
    <w:rsid w:val="00710BAE"/>
    <w:rsid w:val="00711185"/>
    <w:rsid w:val="0071118C"/>
    <w:rsid w:val="007112DB"/>
    <w:rsid w:val="00711681"/>
    <w:rsid w:val="00711B0D"/>
    <w:rsid w:val="00711F01"/>
    <w:rsid w:val="00712337"/>
    <w:rsid w:val="00712754"/>
    <w:rsid w:val="00713652"/>
    <w:rsid w:val="00713CA8"/>
    <w:rsid w:val="00714359"/>
    <w:rsid w:val="00716271"/>
    <w:rsid w:val="00716AAE"/>
    <w:rsid w:val="00716BB0"/>
    <w:rsid w:val="00716BCD"/>
    <w:rsid w:val="00716F80"/>
    <w:rsid w:val="007174CE"/>
    <w:rsid w:val="0072041E"/>
    <w:rsid w:val="00720F79"/>
    <w:rsid w:val="007219B5"/>
    <w:rsid w:val="007220F8"/>
    <w:rsid w:val="007222B5"/>
    <w:rsid w:val="0072278E"/>
    <w:rsid w:val="00723AB9"/>
    <w:rsid w:val="00723E7C"/>
    <w:rsid w:val="007241F4"/>
    <w:rsid w:val="00724358"/>
    <w:rsid w:val="007244CB"/>
    <w:rsid w:val="00724613"/>
    <w:rsid w:val="007254D8"/>
    <w:rsid w:val="0072620A"/>
    <w:rsid w:val="007267FF"/>
    <w:rsid w:val="00727311"/>
    <w:rsid w:val="00727676"/>
    <w:rsid w:val="00727C99"/>
    <w:rsid w:val="00727E00"/>
    <w:rsid w:val="00730398"/>
    <w:rsid w:val="00730739"/>
    <w:rsid w:val="00731218"/>
    <w:rsid w:val="007316F9"/>
    <w:rsid w:val="007317E8"/>
    <w:rsid w:val="007317FD"/>
    <w:rsid w:val="00731873"/>
    <w:rsid w:val="00732211"/>
    <w:rsid w:val="00732755"/>
    <w:rsid w:val="0073281D"/>
    <w:rsid w:val="007350F3"/>
    <w:rsid w:val="00736272"/>
    <w:rsid w:val="0073708B"/>
    <w:rsid w:val="007375A7"/>
    <w:rsid w:val="00737C8A"/>
    <w:rsid w:val="00740ACA"/>
    <w:rsid w:val="00740CFA"/>
    <w:rsid w:val="00740DB5"/>
    <w:rsid w:val="00741E10"/>
    <w:rsid w:val="007448B1"/>
    <w:rsid w:val="00745028"/>
    <w:rsid w:val="007455FB"/>
    <w:rsid w:val="007465F1"/>
    <w:rsid w:val="00746C10"/>
    <w:rsid w:val="00746DF7"/>
    <w:rsid w:val="00746E4D"/>
    <w:rsid w:val="007506A0"/>
    <w:rsid w:val="00750E72"/>
    <w:rsid w:val="007513CF"/>
    <w:rsid w:val="00751ECF"/>
    <w:rsid w:val="00752758"/>
    <w:rsid w:val="0075485E"/>
    <w:rsid w:val="00754B88"/>
    <w:rsid w:val="007553B2"/>
    <w:rsid w:val="0075578F"/>
    <w:rsid w:val="007559E0"/>
    <w:rsid w:val="00755C51"/>
    <w:rsid w:val="00755EE8"/>
    <w:rsid w:val="007567FF"/>
    <w:rsid w:val="00756D56"/>
    <w:rsid w:val="0075705D"/>
    <w:rsid w:val="0075779C"/>
    <w:rsid w:val="00757854"/>
    <w:rsid w:val="00757E70"/>
    <w:rsid w:val="00760A61"/>
    <w:rsid w:val="007613CF"/>
    <w:rsid w:val="0076185E"/>
    <w:rsid w:val="00761EEA"/>
    <w:rsid w:val="007639CF"/>
    <w:rsid w:val="00764CCD"/>
    <w:rsid w:val="00764EC0"/>
    <w:rsid w:val="007650E7"/>
    <w:rsid w:val="00766670"/>
    <w:rsid w:val="00767E43"/>
    <w:rsid w:val="00767F86"/>
    <w:rsid w:val="00770390"/>
    <w:rsid w:val="007704C4"/>
    <w:rsid w:val="0077171B"/>
    <w:rsid w:val="00771A66"/>
    <w:rsid w:val="00772B60"/>
    <w:rsid w:val="00772BF4"/>
    <w:rsid w:val="00773A62"/>
    <w:rsid w:val="00773AE6"/>
    <w:rsid w:val="00773B6B"/>
    <w:rsid w:val="0077400D"/>
    <w:rsid w:val="007752B0"/>
    <w:rsid w:val="00777BAC"/>
    <w:rsid w:val="00777E07"/>
    <w:rsid w:val="00780517"/>
    <w:rsid w:val="00780ECF"/>
    <w:rsid w:val="00782971"/>
    <w:rsid w:val="00783950"/>
    <w:rsid w:val="007852CE"/>
    <w:rsid w:val="0078609C"/>
    <w:rsid w:val="00787056"/>
    <w:rsid w:val="00787574"/>
    <w:rsid w:val="007901C9"/>
    <w:rsid w:val="00791291"/>
    <w:rsid w:val="00791F56"/>
    <w:rsid w:val="00794F5C"/>
    <w:rsid w:val="007955A2"/>
    <w:rsid w:val="00795EBA"/>
    <w:rsid w:val="007961C7"/>
    <w:rsid w:val="00796B3E"/>
    <w:rsid w:val="00796E8E"/>
    <w:rsid w:val="007973E4"/>
    <w:rsid w:val="00797F05"/>
    <w:rsid w:val="007A1CB3"/>
    <w:rsid w:val="007A1F55"/>
    <w:rsid w:val="007A203F"/>
    <w:rsid w:val="007A3E42"/>
    <w:rsid w:val="007A4889"/>
    <w:rsid w:val="007A574B"/>
    <w:rsid w:val="007A5BAB"/>
    <w:rsid w:val="007A6502"/>
    <w:rsid w:val="007A6F19"/>
    <w:rsid w:val="007A6F65"/>
    <w:rsid w:val="007A7084"/>
    <w:rsid w:val="007A71CF"/>
    <w:rsid w:val="007A71F3"/>
    <w:rsid w:val="007A7F26"/>
    <w:rsid w:val="007B0398"/>
    <w:rsid w:val="007B315F"/>
    <w:rsid w:val="007B4633"/>
    <w:rsid w:val="007B53A2"/>
    <w:rsid w:val="007B5B93"/>
    <w:rsid w:val="007B60AD"/>
    <w:rsid w:val="007B6D77"/>
    <w:rsid w:val="007B6F6B"/>
    <w:rsid w:val="007B7778"/>
    <w:rsid w:val="007B77E4"/>
    <w:rsid w:val="007C2F82"/>
    <w:rsid w:val="007C3038"/>
    <w:rsid w:val="007C3082"/>
    <w:rsid w:val="007C3151"/>
    <w:rsid w:val="007C436B"/>
    <w:rsid w:val="007C4655"/>
    <w:rsid w:val="007C4C47"/>
    <w:rsid w:val="007C602C"/>
    <w:rsid w:val="007C62FB"/>
    <w:rsid w:val="007C6464"/>
    <w:rsid w:val="007C65D1"/>
    <w:rsid w:val="007C67B6"/>
    <w:rsid w:val="007C6CC7"/>
    <w:rsid w:val="007D00E0"/>
    <w:rsid w:val="007D115F"/>
    <w:rsid w:val="007D2B84"/>
    <w:rsid w:val="007D4499"/>
    <w:rsid w:val="007D4848"/>
    <w:rsid w:val="007D48DE"/>
    <w:rsid w:val="007D4D7B"/>
    <w:rsid w:val="007D67CD"/>
    <w:rsid w:val="007D67E0"/>
    <w:rsid w:val="007D69F3"/>
    <w:rsid w:val="007D6D20"/>
    <w:rsid w:val="007D6D4F"/>
    <w:rsid w:val="007D7728"/>
    <w:rsid w:val="007E0DE0"/>
    <w:rsid w:val="007E16E6"/>
    <w:rsid w:val="007E1CD6"/>
    <w:rsid w:val="007E1EB5"/>
    <w:rsid w:val="007E2C0E"/>
    <w:rsid w:val="007E58BE"/>
    <w:rsid w:val="007E58EC"/>
    <w:rsid w:val="007E60BB"/>
    <w:rsid w:val="007E6B7A"/>
    <w:rsid w:val="007E6BA0"/>
    <w:rsid w:val="007E7C55"/>
    <w:rsid w:val="007F054C"/>
    <w:rsid w:val="007F0BE9"/>
    <w:rsid w:val="007F15D4"/>
    <w:rsid w:val="007F182D"/>
    <w:rsid w:val="007F200E"/>
    <w:rsid w:val="007F2238"/>
    <w:rsid w:val="007F29E4"/>
    <w:rsid w:val="007F2CD9"/>
    <w:rsid w:val="007F342B"/>
    <w:rsid w:val="007F4950"/>
    <w:rsid w:val="007F5217"/>
    <w:rsid w:val="007F5510"/>
    <w:rsid w:val="007F64F1"/>
    <w:rsid w:val="007F6508"/>
    <w:rsid w:val="007F6F98"/>
    <w:rsid w:val="007F6FEC"/>
    <w:rsid w:val="007F73BC"/>
    <w:rsid w:val="007F7441"/>
    <w:rsid w:val="007F7475"/>
    <w:rsid w:val="007F7862"/>
    <w:rsid w:val="00800E1E"/>
    <w:rsid w:val="00801F8C"/>
    <w:rsid w:val="0080222D"/>
    <w:rsid w:val="008022A7"/>
    <w:rsid w:val="008031EB"/>
    <w:rsid w:val="00804309"/>
    <w:rsid w:val="008058E5"/>
    <w:rsid w:val="00805E40"/>
    <w:rsid w:val="00806E31"/>
    <w:rsid w:val="00807167"/>
    <w:rsid w:val="008076B8"/>
    <w:rsid w:val="00810196"/>
    <w:rsid w:val="00810272"/>
    <w:rsid w:val="00810517"/>
    <w:rsid w:val="00811F7A"/>
    <w:rsid w:val="00813011"/>
    <w:rsid w:val="008132D3"/>
    <w:rsid w:val="00813FE9"/>
    <w:rsid w:val="008142FE"/>
    <w:rsid w:val="00814699"/>
    <w:rsid w:val="00815180"/>
    <w:rsid w:val="008152F5"/>
    <w:rsid w:val="00816AF9"/>
    <w:rsid w:val="008179BB"/>
    <w:rsid w:val="00820402"/>
    <w:rsid w:val="00820624"/>
    <w:rsid w:val="00821401"/>
    <w:rsid w:val="00821A7F"/>
    <w:rsid w:val="00822AE1"/>
    <w:rsid w:val="00822CB8"/>
    <w:rsid w:val="00822E23"/>
    <w:rsid w:val="00822E4A"/>
    <w:rsid w:val="00823781"/>
    <w:rsid w:val="00824055"/>
    <w:rsid w:val="008246ED"/>
    <w:rsid w:val="00824FE3"/>
    <w:rsid w:val="0082539B"/>
    <w:rsid w:val="00825554"/>
    <w:rsid w:val="00825B23"/>
    <w:rsid w:val="00825DF3"/>
    <w:rsid w:val="00826203"/>
    <w:rsid w:val="00827175"/>
    <w:rsid w:val="0083143B"/>
    <w:rsid w:val="008320C7"/>
    <w:rsid w:val="0083240C"/>
    <w:rsid w:val="008342BA"/>
    <w:rsid w:val="0083458E"/>
    <w:rsid w:val="0083466E"/>
    <w:rsid w:val="00834BF8"/>
    <w:rsid w:val="00835CF1"/>
    <w:rsid w:val="00836104"/>
    <w:rsid w:val="0083666E"/>
    <w:rsid w:val="00836713"/>
    <w:rsid w:val="00836C8C"/>
    <w:rsid w:val="00836D8F"/>
    <w:rsid w:val="00836EA0"/>
    <w:rsid w:val="0084096B"/>
    <w:rsid w:val="00841240"/>
    <w:rsid w:val="008413BC"/>
    <w:rsid w:val="00841F8C"/>
    <w:rsid w:val="008420D2"/>
    <w:rsid w:val="00842794"/>
    <w:rsid w:val="00842A3A"/>
    <w:rsid w:val="00842A3C"/>
    <w:rsid w:val="0084407E"/>
    <w:rsid w:val="00844396"/>
    <w:rsid w:val="0084501B"/>
    <w:rsid w:val="008450AC"/>
    <w:rsid w:val="00845E13"/>
    <w:rsid w:val="00846CE7"/>
    <w:rsid w:val="00846E88"/>
    <w:rsid w:val="0084710B"/>
    <w:rsid w:val="00847C7B"/>
    <w:rsid w:val="00847DFB"/>
    <w:rsid w:val="00850418"/>
    <w:rsid w:val="008506C4"/>
    <w:rsid w:val="00850885"/>
    <w:rsid w:val="00851DD4"/>
    <w:rsid w:val="00852F9D"/>
    <w:rsid w:val="00855322"/>
    <w:rsid w:val="00855660"/>
    <w:rsid w:val="008558A3"/>
    <w:rsid w:val="00860C30"/>
    <w:rsid w:val="008620BA"/>
    <w:rsid w:val="00862BC8"/>
    <w:rsid w:val="008640D5"/>
    <w:rsid w:val="008645D6"/>
    <w:rsid w:val="0086472B"/>
    <w:rsid w:val="008648AE"/>
    <w:rsid w:val="008648B9"/>
    <w:rsid w:val="00864906"/>
    <w:rsid w:val="00864B1B"/>
    <w:rsid w:val="00866EFC"/>
    <w:rsid w:val="00867579"/>
    <w:rsid w:val="008721AB"/>
    <w:rsid w:val="0087220B"/>
    <w:rsid w:val="008731AB"/>
    <w:rsid w:val="00873AF5"/>
    <w:rsid w:val="00874E71"/>
    <w:rsid w:val="00876281"/>
    <w:rsid w:val="00876941"/>
    <w:rsid w:val="00880396"/>
    <w:rsid w:val="008810A9"/>
    <w:rsid w:val="008814D2"/>
    <w:rsid w:val="00881AD2"/>
    <w:rsid w:val="00881DBD"/>
    <w:rsid w:val="00882157"/>
    <w:rsid w:val="00882794"/>
    <w:rsid w:val="00882B72"/>
    <w:rsid w:val="008834F6"/>
    <w:rsid w:val="008844E0"/>
    <w:rsid w:val="008862EB"/>
    <w:rsid w:val="00886419"/>
    <w:rsid w:val="00887D3A"/>
    <w:rsid w:val="00891311"/>
    <w:rsid w:val="00891B06"/>
    <w:rsid w:val="00892034"/>
    <w:rsid w:val="008920DC"/>
    <w:rsid w:val="00893B40"/>
    <w:rsid w:val="008941A9"/>
    <w:rsid w:val="00894C19"/>
    <w:rsid w:val="00895035"/>
    <w:rsid w:val="008951B4"/>
    <w:rsid w:val="008955B0"/>
    <w:rsid w:val="0089585C"/>
    <w:rsid w:val="00895F7D"/>
    <w:rsid w:val="00896FB9"/>
    <w:rsid w:val="008A0CE7"/>
    <w:rsid w:val="008A195E"/>
    <w:rsid w:val="008A37C6"/>
    <w:rsid w:val="008A43D5"/>
    <w:rsid w:val="008A4D72"/>
    <w:rsid w:val="008A54B4"/>
    <w:rsid w:val="008A670D"/>
    <w:rsid w:val="008A6B59"/>
    <w:rsid w:val="008A7B6D"/>
    <w:rsid w:val="008B0020"/>
    <w:rsid w:val="008B0CD8"/>
    <w:rsid w:val="008B202E"/>
    <w:rsid w:val="008B2784"/>
    <w:rsid w:val="008B2E80"/>
    <w:rsid w:val="008B3198"/>
    <w:rsid w:val="008B431E"/>
    <w:rsid w:val="008B5171"/>
    <w:rsid w:val="008B56AF"/>
    <w:rsid w:val="008B57F7"/>
    <w:rsid w:val="008B7C4B"/>
    <w:rsid w:val="008C0BCB"/>
    <w:rsid w:val="008C0FF0"/>
    <w:rsid w:val="008C1183"/>
    <w:rsid w:val="008C1396"/>
    <w:rsid w:val="008C1A87"/>
    <w:rsid w:val="008C2769"/>
    <w:rsid w:val="008C2B20"/>
    <w:rsid w:val="008C3B90"/>
    <w:rsid w:val="008C5823"/>
    <w:rsid w:val="008C600E"/>
    <w:rsid w:val="008C6071"/>
    <w:rsid w:val="008C6BBB"/>
    <w:rsid w:val="008C751B"/>
    <w:rsid w:val="008D010C"/>
    <w:rsid w:val="008D0812"/>
    <w:rsid w:val="008D1182"/>
    <w:rsid w:val="008D12A1"/>
    <w:rsid w:val="008D15E9"/>
    <w:rsid w:val="008D1BA2"/>
    <w:rsid w:val="008D30B9"/>
    <w:rsid w:val="008D3B7C"/>
    <w:rsid w:val="008D428D"/>
    <w:rsid w:val="008D5282"/>
    <w:rsid w:val="008D54D3"/>
    <w:rsid w:val="008D6AC5"/>
    <w:rsid w:val="008D7803"/>
    <w:rsid w:val="008E03A4"/>
    <w:rsid w:val="008E0770"/>
    <w:rsid w:val="008E149D"/>
    <w:rsid w:val="008E2A96"/>
    <w:rsid w:val="008E30F6"/>
    <w:rsid w:val="008E36B4"/>
    <w:rsid w:val="008E3DF8"/>
    <w:rsid w:val="008E4F38"/>
    <w:rsid w:val="008E4F95"/>
    <w:rsid w:val="008E4FFF"/>
    <w:rsid w:val="008E502E"/>
    <w:rsid w:val="008E5732"/>
    <w:rsid w:val="008E5855"/>
    <w:rsid w:val="008E5A0D"/>
    <w:rsid w:val="008E5AF2"/>
    <w:rsid w:val="008E5B8F"/>
    <w:rsid w:val="008E6EA9"/>
    <w:rsid w:val="008E771F"/>
    <w:rsid w:val="008E790E"/>
    <w:rsid w:val="008E7A06"/>
    <w:rsid w:val="008E7C71"/>
    <w:rsid w:val="008F037D"/>
    <w:rsid w:val="008F03E5"/>
    <w:rsid w:val="008F07FF"/>
    <w:rsid w:val="008F0BB9"/>
    <w:rsid w:val="008F19F6"/>
    <w:rsid w:val="008F2BF2"/>
    <w:rsid w:val="008F2FD6"/>
    <w:rsid w:val="008F33BD"/>
    <w:rsid w:val="008F4323"/>
    <w:rsid w:val="008F4742"/>
    <w:rsid w:val="008F4927"/>
    <w:rsid w:val="008F4B16"/>
    <w:rsid w:val="008F4D5D"/>
    <w:rsid w:val="008F534C"/>
    <w:rsid w:val="008F6DA9"/>
    <w:rsid w:val="008F71C7"/>
    <w:rsid w:val="008F78BB"/>
    <w:rsid w:val="008F7BE4"/>
    <w:rsid w:val="0090003E"/>
    <w:rsid w:val="00900AC2"/>
    <w:rsid w:val="00901585"/>
    <w:rsid w:val="0090230E"/>
    <w:rsid w:val="0090252B"/>
    <w:rsid w:val="00902EDE"/>
    <w:rsid w:val="009031E0"/>
    <w:rsid w:val="009041BD"/>
    <w:rsid w:val="0090440B"/>
    <w:rsid w:val="00906229"/>
    <w:rsid w:val="00906A1B"/>
    <w:rsid w:val="00911C3E"/>
    <w:rsid w:val="00913511"/>
    <w:rsid w:val="00913E1D"/>
    <w:rsid w:val="009142E7"/>
    <w:rsid w:val="009152FD"/>
    <w:rsid w:val="0091540C"/>
    <w:rsid w:val="009159D6"/>
    <w:rsid w:val="00916625"/>
    <w:rsid w:val="00916D1C"/>
    <w:rsid w:val="009174B7"/>
    <w:rsid w:val="009207BB"/>
    <w:rsid w:val="0092080C"/>
    <w:rsid w:val="009208F6"/>
    <w:rsid w:val="009209AD"/>
    <w:rsid w:val="00920F54"/>
    <w:rsid w:val="00921A50"/>
    <w:rsid w:val="00922110"/>
    <w:rsid w:val="00922386"/>
    <w:rsid w:val="00922F24"/>
    <w:rsid w:val="0092313F"/>
    <w:rsid w:val="0092324D"/>
    <w:rsid w:val="00923ED0"/>
    <w:rsid w:val="00924271"/>
    <w:rsid w:val="009243E6"/>
    <w:rsid w:val="00924E4C"/>
    <w:rsid w:val="0092676E"/>
    <w:rsid w:val="00927BE6"/>
    <w:rsid w:val="00930E5D"/>
    <w:rsid w:val="009312BF"/>
    <w:rsid w:val="009319B3"/>
    <w:rsid w:val="00931C6B"/>
    <w:rsid w:val="00934D4F"/>
    <w:rsid w:val="009359C2"/>
    <w:rsid w:val="00935B85"/>
    <w:rsid w:val="009370DB"/>
    <w:rsid w:val="00937B5A"/>
    <w:rsid w:val="00937FE2"/>
    <w:rsid w:val="00940132"/>
    <w:rsid w:val="00940764"/>
    <w:rsid w:val="009409E9"/>
    <w:rsid w:val="009428C2"/>
    <w:rsid w:val="00943018"/>
    <w:rsid w:val="009433F4"/>
    <w:rsid w:val="00943504"/>
    <w:rsid w:val="009436E1"/>
    <w:rsid w:val="00944631"/>
    <w:rsid w:val="009448BC"/>
    <w:rsid w:val="00944C38"/>
    <w:rsid w:val="009450C2"/>
    <w:rsid w:val="00946C29"/>
    <w:rsid w:val="0094702B"/>
    <w:rsid w:val="00947570"/>
    <w:rsid w:val="00950578"/>
    <w:rsid w:val="0095127B"/>
    <w:rsid w:val="00951B0E"/>
    <w:rsid w:val="0095213E"/>
    <w:rsid w:val="009530DD"/>
    <w:rsid w:val="00953C32"/>
    <w:rsid w:val="0095405B"/>
    <w:rsid w:val="009543B5"/>
    <w:rsid w:val="009548B6"/>
    <w:rsid w:val="00954A09"/>
    <w:rsid w:val="00955023"/>
    <w:rsid w:val="009559F0"/>
    <w:rsid w:val="00955AC8"/>
    <w:rsid w:val="00955D92"/>
    <w:rsid w:val="0095633D"/>
    <w:rsid w:val="009607DD"/>
    <w:rsid w:val="00963272"/>
    <w:rsid w:val="0096381B"/>
    <w:rsid w:val="00963AF1"/>
    <w:rsid w:val="00964A0B"/>
    <w:rsid w:val="009660E0"/>
    <w:rsid w:val="0096659E"/>
    <w:rsid w:val="009667A5"/>
    <w:rsid w:val="00966965"/>
    <w:rsid w:val="00966CC5"/>
    <w:rsid w:val="00967780"/>
    <w:rsid w:val="0097137F"/>
    <w:rsid w:val="009713BC"/>
    <w:rsid w:val="009713C3"/>
    <w:rsid w:val="0097142D"/>
    <w:rsid w:val="0097158E"/>
    <w:rsid w:val="0097195B"/>
    <w:rsid w:val="0097331D"/>
    <w:rsid w:val="009744D4"/>
    <w:rsid w:val="0097475E"/>
    <w:rsid w:val="00975971"/>
    <w:rsid w:val="0097660E"/>
    <w:rsid w:val="00977392"/>
    <w:rsid w:val="00980079"/>
    <w:rsid w:val="009810CF"/>
    <w:rsid w:val="00982F57"/>
    <w:rsid w:val="009832F0"/>
    <w:rsid w:val="00983306"/>
    <w:rsid w:val="00983FF9"/>
    <w:rsid w:val="0098402F"/>
    <w:rsid w:val="009845E8"/>
    <w:rsid w:val="00984E40"/>
    <w:rsid w:val="0098571B"/>
    <w:rsid w:val="00985AAF"/>
    <w:rsid w:val="00990E01"/>
    <w:rsid w:val="0099100D"/>
    <w:rsid w:val="00991BAC"/>
    <w:rsid w:val="009949AA"/>
    <w:rsid w:val="00994AB0"/>
    <w:rsid w:val="00995A15"/>
    <w:rsid w:val="0099668B"/>
    <w:rsid w:val="009967C0"/>
    <w:rsid w:val="009975ED"/>
    <w:rsid w:val="00997893"/>
    <w:rsid w:val="009A02A0"/>
    <w:rsid w:val="009A0CF3"/>
    <w:rsid w:val="009A128E"/>
    <w:rsid w:val="009A1726"/>
    <w:rsid w:val="009A2449"/>
    <w:rsid w:val="009A3F92"/>
    <w:rsid w:val="009A409D"/>
    <w:rsid w:val="009A4142"/>
    <w:rsid w:val="009A416A"/>
    <w:rsid w:val="009A46E7"/>
    <w:rsid w:val="009A5122"/>
    <w:rsid w:val="009A5144"/>
    <w:rsid w:val="009A55DF"/>
    <w:rsid w:val="009A560C"/>
    <w:rsid w:val="009A6789"/>
    <w:rsid w:val="009A78C8"/>
    <w:rsid w:val="009B02A1"/>
    <w:rsid w:val="009B0429"/>
    <w:rsid w:val="009B07B8"/>
    <w:rsid w:val="009B0D34"/>
    <w:rsid w:val="009B0EDD"/>
    <w:rsid w:val="009B1155"/>
    <w:rsid w:val="009B1E25"/>
    <w:rsid w:val="009B2EC5"/>
    <w:rsid w:val="009B33E3"/>
    <w:rsid w:val="009B4E64"/>
    <w:rsid w:val="009B5FFE"/>
    <w:rsid w:val="009B69DF"/>
    <w:rsid w:val="009B7E21"/>
    <w:rsid w:val="009C019D"/>
    <w:rsid w:val="009C024F"/>
    <w:rsid w:val="009C0EBA"/>
    <w:rsid w:val="009C12B6"/>
    <w:rsid w:val="009C148B"/>
    <w:rsid w:val="009C1C62"/>
    <w:rsid w:val="009C1CFD"/>
    <w:rsid w:val="009C2A9F"/>
    <w:rsid w:val="009C2CC8"/>
    <w:rsid w:val="009C2D50"/>
    <w:rsid w:val="009C3A30"/>
    <w:rsid w:val="009C3B79"/>
    <w:rsid w:val="009C46FA"/>
    <w:rsid w:val="009C4CF6"/>
    <w:rsid w:val="009C4D73"/>
    <w:rsid w:val="009C7BCD"/>
    <w:rsid w:val="009D0BE7"/>
    <w:rsid w:val="009D1565"/>
    <w:rsid w:val="009D17C8"/>
    <w:rsid w:val="009D1F07"/>
    <w:rsid w:val="009D2044"/>
    <w:rsid w:val="009D237B"/>
    <w:rsid w:val="009D23AA"/>
    <w:rsid w:val="009D265B"/>
    <w:rsid w:val="009D2F0F"/>
    <w:rsid w:val="009D3467"/>
    <w:rsid w:val="009D6047"/>
    <w:rsid w:val="009D62B3"/>
    <w:rsid w:val="009D692A"/>
    <w:rsid w:val="009D6C27"/>
    <w:rsid w:val="009D7270"/>
    <w:rsid w:val="009E0054"/>
    <w:rsid w:val="009E047A"/>
    <w:rsid w:val="009E1214"/>
    <w:rsid w:val="009E2259"/>
    <w:rsid w:val="009E2842"/>
    <w:rsid w:val="009E2B4C"/>
    <w:rsid w:val="009E2C2E"/>
    <w:rsid w:val="009E3072"/>
    <w:rsid w:val="009E3E02"/>
    <w:rsid w:val="009E44C9"/>
    <w:rsid w:val="009E4B6F"/>
    <w:rsid w:val="009E5E3F"/>
    <w:rsid w:val="009E6ACC"/>
    <w:rsid w:val="009E71C9"/>
    <w:rsid w:val="009E7540"/>
    <w:rsid w:val="009E7A85"/>
    <w:rsid w:val="009E7AFF"/>
    <w:rsid w:val="009F1ECE"/>
    <w:rsid w:val="009F2938"/>
    <w:rsid w:val="009F2CD5"/>
    <w:rsid w:val="009F3048"/>
    <w:rsid w:val="009F3D7B"/>
    <w:rsid w:val="009F3F00"/>
    <w:rsid w:val="009F40FC"/>
    <w:rsid w:val="009F4257"/>
    <w:rsid w:val="009F4320"/>
    <w:rsid w:val="009F550C"/>
    <w:rsid w:val="009F5525"/>
    <w:rsid w:val="009F62EB"/>
    <w:rsid w:val="009F6C3A"/>
    <w:rsid w:val="009F6C7F"/>
    <w:rsid w:val="009F7262"/>
    <w:rsid w:val="009F74A5"/>
    <w:rsid w:val="00A016B6"/>
    <w:rsid w:val="00A01B98"/>
    <w:rsid w:val="00A024E5"/>
    <w:rsid w:val="00A03E63"/>
    <w:rsid w:val="00A047A6"/>
    <w:rsid w:val="00A05232"/>
    <w:rsid w:val="00A0542F"/>
    <w:rsid w:val="00A05835"/>
    <w:rsid w:val="00A05945"/>
    <w:rsid w:val="00A0599C"/>
    <w:rsid w:val="00A059F4"/>
    <w:rsid w:val="00A05CC4"/>
    <w:rsid w:val="00A0609E"/>
    <w:rsid w:val="00A077E6"/>
    <w:rsid w:val="00A07B81"/>
    <w:rsid w:val="00A07C8D"/>
    <w:rsid w:val="00A11D60"/>
    <w:rsid w:val="00A1225D"/>
    <w:rsid w:val="00A129CE"/>
    <w:rsid w:val="00A14415"/>
    <w:rsid w:val="00A14E60"/>
    <w:rsid w:val="00A15419"/>
    <w:rsid w:val="00A15597"/>
    <w:rsid w:val="00A1591D"/>
    <w:rsid w:val="00A15A4F"/>
    <w:rsid w:val="00A16BAC"/>
    <w:rsid w:val="00A1700C"/>
    <w:rsid w:val="00A209C9"/>
    <w:rsid w:val="00A21EC1"/>
    <w:rsid w:val="00A226CD"/>
    <w:rsid w:val="00A22AAB"/>
    <w:rsid w:val="00A24B90"/>
    <w:rsid w:val="00A264F4"/>
    <w:rsid w:val="00A26FCB"/>
    <w:rsid w:val="00A27152"/>
    <w:rsid w:val="00A273B6"/>
    <w:rsid w:val="00A27525"/>
    <w:rsid w:val="00A308D0"/>
    <w:rsid w:val="00A31ABF"/>
    <w:rsid w:val="00A32888"/>
    <w:rsid w:val="00A32D19"/>
    <w:rsid w:val="00A32E41"/>
    <w:rsid w:val="00A331A4"/>
    <w:rsid w:val="00A33A97"/>
    <w:rsid w:val="00A33B00"/>
    <w:rsid w:val="00A33BE2"/>
    <w:rsid w:val="00A3472B"/>
    <w:rsid w:val="00A3553E"/>
    <w:rsid w:val="00A3577B"/>
    <w:rsid w:val="00A36379"/>
    <w:rsid w:val="00A3757E"/>
    <w:rsid w:val="00A376C8"/>
    <w:rsid w:val="00A378C7"/>
    <w:rsid w:val="00A37D52"/>
    <w:rsid w:val="00A40861"/>
    <w:rsid w:val="00A4099F"/>
    <w:rsid w:val="00A41015"/>
    <w:rsid w:val="00A4106B"/>
    <w:rsid w:val="00A41B55"/>
    <w:rsid w:val="00A41CB2"/>
    <w:rsid w:val="00A4218C"/>
    <w:rsid w:val="00A43450"/>
    <w:rsid w:val="00A43578"/>
    <w:rsid w:val="00A439E3"/>
    <w:rsid w:val="00A44D76"/>
    <w:rsid w:val="00A453CF"/>
    <w:rsid w:val="00A455EF"/>
    <w:rsid w:val="00A46EAD"/>
    <w:rsid w:val="00A46F66"/>
    <w:rsid w:val="00A4714B"/>
    <w:rsid w:val="00A47296"/>
    <w:rsid w:val="00A472F3"/>
    <w:rsid w:val="00A47684"/>
    <w:rsid w:val="00A507DA"/>
    <w:rsid w:val="00A53650"/>
    <w:rsid w:val="00A53942"/>
    <w:rsid w:val="00A5470D"/>
    <w:rsid w:val="00A550E3"/>
    <w:rsid w:val="00A564BD"/>
    <w:rsid w:val="00A5721F"/>
    <w:rsid w:val="00A576E1"/>
    <w:rsid w:val="00A57E5F"/>
    <w:rsid w:val="00A60425"/>
    <w:rsid w:val="00A60693"/>
    <w:rsid w:val="00A6079E"/>
    <w:rsid w:val="00A61086"/>
    <w:rsid w:val="00A62EBA"/>
    <w:rsid w:val="00A64EC3"/>
    <w:rsid w:val="00A65843"/>
    <w:rsid w:val="00A65F93"/>
    <w:rsid w:val="00A66F6B"/>
    <w:rsid w:val="00A67299"/>
    <w:rsid w:val="00A70EC5"/>
    <w:rsid w:val="00A710BD"/>
    <w:rsid w:val="00A71136"/>
    <w:rsid w:val="00A71889"/>
    <w:rsid w:val="00A73701"/>
    <w:rsid w:val="00A748D7"/>
    <w:rsid w:val="00A74C06"/>
    <w:rsid w:val="00A76684"/>
    <w:rsid w:val="00A76FDC"/>
    <w:rsid w:val="00A77D82"/>
    <w:rsid w:val="00A80E39"/>
    <w:rsid w:val="00A812E4"/>
    <w:rsid w:val="00A81EE1"/>
    <w:rsid w:val="00A82DF0"/>
    <w:rsid w:val="00A82EBD"/>
    <w:rsid w:val="00A8352E"/>
    <w:rsid w:val="00A83771"/>
    <w:rsid w:val="00A840F1"/>
    <w:rsid w:val="00A8425E"/>
    <w:rsid w:val="00A84A14"/>
    <w:rsid w:val="00A85BBD"/>
    <w:rsid w:val="00A865D2"/>
    <w:rsid w:val="00A87FA3"/>
    <w:rsid w:val="00A90BFE"/>
    <w:rsid w:val="00A91A4F"/>
    <w:rsid w:val="00A91E7E"/>
    <w:rsid w:val="00A9230E"/>
    <w:rsid w:val="00A93B01"/>
    <w:rsid w:val="00A93D06"/>
    <w:rsid w:val="00A944C2"/>
    <w:rsid w:val="00A95B85"/>
    <w:rsid w:val="00A95C41"/>
    <w:rsid w:val="00A95CAC"/>
    <w:rsid w:val="00A95EC8"/>
    <w:rsid w:val="00A962D5"/>
    <w:rsid w:val="00A96B72"/>
    <w:rsid w:val="00AA0648"/>
    <w:rsid w:val="00AA0C25"/>
    <w:rsid w:val="00AA157F"/>
    <w:rsid w:val="00AA1750"/>
    <w:rsid w:val="00AA18AE"/>
    <w:rsid w:val="00AA2499"/>
    <w:rsid w:val="00AA41E2"/>
    <w:rsid w:val="00AA4E24"/>
    <w:rsid w:val="00AA5351"/>
    <w:rsid w:val="00AA5B28"/>
    <w:rsid w:val="00AA5DE0"/>
    <w:rsid w:val="00AA602E"/>
    <w:rsid w:val="00AA667F"/>
    <w:rsid w:val="00AA7C11"/>
    <w:rsid w:val="00AB0BBC"/>
    <w:rsid w:val="00AB0C53"/>
    <w:rsid w:val="00AB0E13"/>
    <w:rsid w:val="00AB29FE"/>
    <w:rsid w:val="00AB3987"/>
    <w:rsid w:val="00AB5E66"/>
    <w:rsid w:val="00AB5F9E"/>
    <w:rsid w:val="00AB6275"/>
    <w:rsid w:val="00AB7394"/>
    <w:rsid w:val="00AB7908"/>
    <w:rsid w:val="00AB7935"/>
    <w:rsid w:val="00AB797F"/>
    <w:rsid w:val="00AB7EBF"/>
    <w:rsid w:val="00AC08E3"/>
    <w:rsid w:val="00AC0FAC"/>
    <w:rsid w:val="00AC125D"/>
    <w:rsid w:val="00AC2186"/>
    <w:rsid w:val="00AC319D"/>
    <w:rsid w:val="00AC31C9"/>
    <w:rsid w:val="00AC3762"/>
    <w:rsid w:val="00AC37BE"/>
    <w:rsid w:val="00AC4AE1"/>
    <w:rsid w:val="00AC5B31"/>
    <w:rsid w:val="00AC5DE4"/>
    <w:rsid w:val="00AC6055"/>
    <w:rsid w:val="00AD0491"/>
    <w:rsid w:val="00AD0D90"/>
    <w:rsid w:val="00AD122A"/>
    <w:rsid w:val="00AD1B4D"/>
    <w:rsid w:val="00AD331A"/>
    <w:rsid w:val="00AD3EEB"/>
    <w:rsid w:val="00AD425F"/>
    <w:rsid w:val="00AD46B7"/>
    <w:rsid w:val="00AD607B"/>
    <w:rsid w:val="00AD6334"/>
    <w:rsid w:val="00AD64E1"/>
    <w:rsid w:val="00AD65AE"/>
    <w:rsid w:val="00AE01D2"/>
    <w:rsid w:val="00AE02EE"/>
    <w:rsid w:val="00AE0B56"/>
    <w:rsid w:val="00AE110B"/>
    <w:rsid w:val="00AE1379"/>
    <w:rsid w:val="00AE1708"/>
    <w:rsid w:val="00AE20E7"/>
    <w:rsid w:val="00AE44FB"/>
    <w:rsid w:val="00AE4CA8"/>
    <w:rsid w:val="00AE5ACD"/>
    <w:rsid w:val="00AE7417"/>
    <w:rsid w:val="00AE76EC"/>
    <w:rsid w:val="00AF004D"/>
    <w:rsid w:val="00AF2946"/>
    <w:rsid w:val="00AF3034"/>
    <w:rsid w:val="00AF3B29"/>
    <w:rsid w:val="00AF441F"/>
    <w:rsid w:val="00AF4433"/>
    <w:rsid w:val="00AF44C7"/>
    <w:rsid w:val="00AF4A10"/>
    <w:rsid w:val="00AF4BF5"/>
    <w:rsid w:val="00AF5A33"/>
    <w:rsid w:val="00AF615B"/>
    <w:rsid w:val="00AF6DD2"/>
    <w:rsid w:val="00AF6F02"/>
    <w:rsid w:val="00AF7564"/>
    <w:rsid w:val="00AF796E"/>
    <w:rsid w:val="00B00504"/>
    <w:rsid w:val="00B005A4"/>
    <w:rsid w:val="00B00775"/>
    <w:rsid w:val="00B01B99"/>
    <w:rsid w:val="00B0229D"/>
    <w:rsid w:val="00B047FA"/>
    <w:rsid w:val="00B04BA7"/>
    <w:rsid w:val="00B04D6F"/>
    <w:rsid w:val="00B05178"/>
    <w:rsid w:val="00B05962"/>
    <w:rsid w:val="00B05B03"/>
    <w:rsid w:val="00B078C3"/>
    <w:rsid w:val="00B07AFD"/>
    <w:rsid w:val="00B10045"/>
    <w:rsid w:val="00B100D5"/>
    <w:rsid w:val="00B10449"/>
    <w:rsid w:val="00B104B4"/>
    <w:rsid w:val="00B10E37"/>
    <w:rsid w:val="00B1117C"/>
    <w:rsid w:val="00B11606"/>
    <w:rsid w:val="00B11D2F"/>
    <w:rsid w:val="00B1226E"/>
    <w:rsid w:val="00B134E0"/>
    <w:rsid w:val="00B13528"/>
    <w:rsid w:val="00B13929"/>
    <w:rsid w:val="00B139CB"/>
    <w:rsid w:val="00B16CDE"/>
    <w:rsid w:val="00B16D67"/>
    <w:rsid w:val="00B16E1B"/>
    <w:rsid w:val="00B20748"/>
    <w:rsid w:val="00B20911"/>
    <w:rsid w:val="00B20CD2"/>
    <w:rsid w:val="00B21044"/>
    <w:rsid w:val="00B21D6F"/>
    <w:rsid w:val="00B21EA5"/>
    <w:rsid w:val="00B22F2D"/>
    <w:rsid w:val="00B2327D"/>
    <w:rsid w:val="00B236AC"/>
    <w:rsid w:val="00B23A70"/>
    <w:rsid w:val="00B23C3F"/>
    <w:rsid w:val="00B2420F"/>
    <w:rsid w:val="00B246C7"/>
    <w:rsid w:val="00B24C37"/>
    <w:rsid w:val="00B2530E"/>
    <w:rsid w:val="00B25797"/>
    <w:rsid w:val="00B2600C"/>
    <w:rsid w:val="00B265BD"/>
    <w:rsid w:val="00B2692E"/>
    <w:rsid w:val="00B26AA3"/>
    <w:rsid w:val="00B26BF2"/>
    <w:rsid w:val="00B26CC8"/>
    <w:rsid w:val="00B26E83"/>
    <w:rsid w:val="00B31830"/>
    <w:rsid w:val="00B31EB6"/>
    <w:rsid w:val="00B32BF5"/>
    <w:rsid w:val="00B34967"/>
    <w:rsid w:val="00B35989"/>
    <w:rsid w:val="00B35D40"/>
    <w:rsid w:val="00B365B2"/>
    <w:rsid w:val="00B365EC"/>
    <w:rsid w:val="00B36FAC"/>
    <w:rsid w:val="00B37B4B"/>
    <w:rsid w:val="00B40878"/>
    <w:rsid w:val="00B40E44"/>
    <w:rsid w:val="00B40F67"/>
    <w:rsid w:val="00B42C13"/>
    <w:rsid w:val="00B431EE"/>
    <w:rsid w:val="00B4414B"/>
    <w:rsid w:val="00B46186"/>
    <w:rsid w:val="00B46881"/>
    <w:rsid w:val="00B475B6"/>
    <w:rsid w:val="00B509BD"/>
    <w:rsid w:val="00B50BE9"/>
    <w:rsid w:val="00B5184E"/>
    <w:rsid w:val="00B520AC"/>
    <w:rsid w:val="00B53989"/>
    <w:rsid w:val="00B53C91"/>
    <w:rsid w:val="00B5589C"/>
    <w:rsid w:val="00B55C2D"/>
    <w:rsid w:val="00B6076C"/>
    <w:rsid w:val="00B608B2"/>
    <w:rsid w:val="00B611B5"/>
    <w:rsid w:val="00B61F77"/>
    <w:rsid w:val="00B620F8"/>
    <w:rsid w:val="00B63CFD"/>
    <w:rsid w:val="00B63E39"/>
    <w:rsid w:val="00B64905"/>
    <w:rsid w:val="00B65178"/>
    <w:rsid w:val="00B65ADA"/>
    <w:rsid w:val="00B70C14"/>
    <w:rsid w:val="00B71E42"/>
    <w:rsid w:val="00B721C0"/>
    <w:rsid w:val="00B72737"/>
    <w:rsid w:val="00B72CCA"/>
    <w:rsid w:val="00B74575"/>
    <w:rsid w:val="00B7478C"/>
    <w:rsid w:val="00B75330"/>
    <w:rsid w:val="00B75947"/>
    <w:rsid w:val="00B75AF9"/>
    <w:rsid w:val="00B75BCE"/>
    <w:rsid w:val="00B76C23"/>
    <w:rsid w:val="00B800D2"/>
    <w:rsid w:val="00B8264F"/>
    <w:rsid w:val="00B83110"/>
    <w:rsid w:val="00B856D6"/>
    <w:rsid w:val="00B85EC7"/>
    <w:rsid w:val="00B85FA9"/>
    <w:rsid w:val="00B87441"/>
    <w:rsid w:val="00B87C45"/>
    <w:rsid w:val="00B916DB"/>
    <w:rsid w:val="00B930AC"/>
    <w:rsid w:val="00B93381"/>
    <w:rsid w:val="00B93489"/>
    <w:rsid w:val="00B93E9C"/>
    <w:rsid w:val="00B95A88"/>
    <w:rsid w:val="00B9626D"/>
    <w:rsid w:val="00B97321"/>
    <w:rsid w:val="00B97878"/>
    <w:rsid w:val="00B97B2D"/>
    <w:rsid w:val="00BA0778"/>
    <w:rsid w:val="00BA077F"/>
    <w:rsid w:val="00BA1183"/>
    <w:rsid w:val="00BA1972"/>
    <w:rsid w:val="00BA28A2"/>
    <w:rsid w:val="00BA2CD2"/>
    <w:rsid w:val="00BA3C81"/>
    <w:rsid w:val="00BA43D8"/>
    <w:rsid w:val="00BA4DCC"/>
    <w:rsid w:val="00BA50ED"/>
    <w:rsid w:val="00BA6FFE"/>
    <w:rsid w:val="00BA7CB5"/>
    <w:rsid w:val="00BA7CC8"/>
    <w:rsid w:val="00BA7D33"/>
    <w:rsid w:val="00BB0511"/>
    <w:rsid w:val="00BB176C"/>
    <w:rsid w:val="00BB1EE7"/>
    <w:rsid w:val="00BB27C5"/>
    <w:rsid w:val="00BB2B54"/>
    <w:rsid w:val="00BB2FD8"/>
    <w:rsid w:val="00BB344D"/>
    <w:rsid w:val="00BB3DAA"/>
    <w:rsid w:val="00BB400C"/>
    <w:rsid w:val="00BB472D"/>
    <w:rsid w:val="00BB5DFC"/>
    <w:rsid w:val="00BB6654"/>
    <w:rsid w:val="00BB68C3"/>
    <w:rsid w:val="00BB713A"/>
    <w:rsid w:val="00BC054E"/>
    <w:rsid w:val="00BC0BD3"/>
    <w:rsid w:val="00BC11B2"/>
    <w:rsid w:val="00BC18E4"/>
    <w:rsid w:val="00BC36B6"/>
    <w:rsid w:val="00BC3AA5"/>
    <w:rsid w:val="00BC4197"/>
    <w:rsid w:val="00BC4A47"/>
    <w:rsid w:val="00BC4B04"/>
    <w:rsid w:val="00BC5A6C"/>
    <w:rsid w:val="00BC729D"/>
    <w:rsid w:val="00BC7C03"/>
    <w:rsid w:val="00BD01F5"/>
    <w:rsid w:val="00BD05B8"/>
    <w:rsid w:val="00BD0742"/>
    <w:rsid w:val="00BD196A"/>
    <w:rsid w:val="00BD222F"/>
    <w:rsid w:val="00BD2912"/>
    <w:rsid w:val="00BD2FEE"/>
    <w:rsid w:val="00BD3714"/>
    <w:rsid w:val="00BD583B"/>
    <w:rsid w:val="00BD5E0E"/>
    <w:rsid w:val="00BD6005"/>
    <w:rsid w:val="00BD656A"/>
    <w:rsid w:val="00BD6793"/>
    <w:rsid w:val="00BD7517"/>
    <w:rsid w:val="00BE0D5E"/>
    <w:rsid w:val="00BE16D4"/>
    <w:rsid w:val="00BE3F71"/>
    <w:rsid w:val="00BE43F3"/>
    <w:rsid w:val="00BE4980"/>
    <w:rsid w:val="00BE501B"/>
    <w:rsid w:val="00BE5BD0"/>
    <w:rsid w:val="00BE6DEF"/>
    <w:rsid w:val="00BE7709"/>
    <w:rsid w:val="00BE7799"/>
    <w:rsid w:val="00BE7FEE"/>
    <w:rsid w:val="00BF07CB"/>
    <w:rsid w:val="00BF1410"/>
    <w:rsid w:val="00BF1B67"/>
    <w:rsid w:val="00BF1BCA"/>
    <w:rsid w:val="00BF1D3D"/>
    <w:rsid w:val="00BF25CE"/>
    <w:rsid w:val="00BF3665"/>
    <w:rsid w:val="00BF4DF0"/>
    <w:rsid w:val="00BF59AE"/>
    <w:rsid w:val="00BF5A69"/>
    <w:rsid w:val="00BF629A"/>
    <w:rsid w:val="00BF6D9E"/>
    <w:rsid w:val="00BF70A5"/>
    <w:rsid w:val="00BF7156"/>
    <w:rsid w:val="00C00097"/>
    <w:rsid w:val="00C00856"/>
    <w:rsid w:val="00C018FD"/>
    <w:rsid w:val="00C0196E"/>
    <w:rsid w:val="00C02119"/>
    <w:rsid w:val="00C0334F"/>
    <w:rsid w:val="00C03928"/>
    <w:rsid w:val="00C03EA7"/>
    <w:rsid w:val="00C05004"/>
    <w:rsid w:val="00C05134"/>
    <w:rsid w:val="00C05513"/>
    <w:rsid w:val="00C05D2C"/>
    <w:rsid w:val="00C06510"/>
    <w:rsid w:val="00C06541"/>
    <w:rsid w:val="00C073A6"/>
    <w:rsid w:val="00C1000B"/>
    <w:rsid w:val="00C101EA"/>
    <w:rsid w:val="00C107E7"/>
    <w:rsid w:val="00C10BDD"/>
    <w:rsid w:val="00C10CE2"/>
    <w:rsid w:val="00C11285"/>
    <w:rsid w:val="00C1138C"/>
    <w:rsid w:val="00C1163B"/>
    <w:rsid w:val="00C1190E"/>
    <w:rsid w:val="00C11B6F"/>
    <w:rsid w:val="00C13328"/>
    <w:rsid w:val="00C13E66"/>
    <w:rsid w:val="00C15ABF"/>
    <w:rsid w:val="00C17A04"/>
    <w:rsid w:val="00C17F18"/>
    <w:rsid w:val="00C200CE"/>
    <w:rsid w:val="00C20404"/>
    <w:rsid w:val="00C2137C"/>
    <w:rsid w:val="00C222D6"/>
    <w:rsid w:val="00C22A59"/>
    <w:rsid w:val="00C22D71"/>
    <w:rsid w:val="00C22D84"/>
    <w:rsid w:val="00C23520"/>
    <w:rsid w:val="00C23943"/>
    <w:rsid w:val="00C24236"/>
    <w:rsid w:val="00C25C62"/>
    <w:rsid w:val="00C25D66"/>
    <w:rsid w:val="00C271C2"/>
    <w:rsid w:val="00C27249"/>
    <w:rsid w:val="00C276F1"/>
    <w:rsid w:val="00C3084C"/>
    <w:rsid w:val="00C30B30"/>
    <w:rsid w:val="00C334B9"/>
    <w:rsid w:val="00C34A17"/>
    <w:rsid w:val="00C35958"/>
    <w:rsid w:val="00C36159"/>
    <w:rsid w:val="00C3617B"/>
    <w:rsid w:val="00C36D44"/>
    <w:rsid w:val="00C370AF"/>
    <w:rsid w:val="00C37F58"/>
    <w:rsid w:val="00C40A0D"/>
    <w:rsid w:val="00C41756"/>
    <w:rsid w:val="00C41F34"/>
    <w:rsid w:val="00C42C33"/>
    <w:rsid w:val="00C433B4"/>
    <w:rsid w:val="00C435B5"/>
    <w:rsid w:val="00C4390B"/>
    <w:rsid w:val="00C44439"/>
    <w:rsid w:val="00C45D3C"/>
    <w:rsid w:val="00C46050"/>
    <w:rsid w:val="00C46C8B"/>
    <w:rsid w:val="00C46F24"/>
    <w:rsid w:val="00C50D37"/>
    <w:rsid w:val="00C51486"/>
    <w:rsid w:val="00C5244E"/>
    <w:rsid w:val="00C52DD4"/>
    <w:rsid w:val="00C530C6"/>
    <w:rsid w:val="00C5383F"/>
    <w:rsid w:val="00C53F8B"/>
    <w:rsid w:val="00C53FDF"/>
    <w:rsid w:val="00C5414F"/>
    <w:rsid w:val="00C54F1E"/>
    <w:rsid w:val="00C55DC0"/>
    <w:rsid w:val="00C560F1"/>
    <w:rsid w:val="00C56711"/>
    <w:rsid w:val="00C56EAF"/>
    <w:rsid w:val="00C575E2"/>
    <w:rsid w:val="00C57F08"/>
    <w:rsid w:val="00C60A6F"/>
    <w:rsid w:val="00C612D0"/>
    <w:rsid w:val="00C614BA"/>
    <w:rsid w:val="00C61698"/>
    <w:rsid w:val="00C61F01"/>
    <w:rsid w:val="00C62B3F"/>
    <w:rsid w:val="00C64058"/>
    <w:rsid w:val="00C6472F"/>
    <w:rsid w:val="00C651A6"/>
    <w:rsid w:val="00C66549"/>
    <w:rsid w:val="00C6671E"/>
    <w:rsid w:val="00C66A4B"/>
    <w:rsid w:val="00C67993"/>
    <w:rsid w:val="00C70DE8"/>
    <w:rsid w:val="00C72C7C"/>
    <w:rsid w:val="00C735B2"/>
    <w:rsid w:val="00C737EA"/>
    <w:rsid w:val="00C74050"/>
    <w:rsid w:val="00C756D4"/>
    <w:rsid w:val="00C75BD0"/>
    <w:rsid w:val="00C76367"/>
    <w:rsid w:val="00C77009"/>
    <w:rsid w:val="00C770EF"/>
    <w:rsid w:val="00C77883"/>
    <w:rsid w:val="00C80179"/>
    <w:rsid w:val="00C833DE"/>
    <w:rsid w:val="00C8346E"/>
    <w:rsid w:val="00C83921"/>
    <w:rsid w:val="00C848B8"/>
    <w:rsid w:val="00C8567C"/>
    <w:rsid w:val="00C8660B"/>
    <w:rsid w:val="00C86C76"/>
    <w:rsid w:val="00C875FA"/>
    <w:rsid w:val="00C87862"/>
    <w:rsid w:val="00C87924"/>
    <w:rsid w:val="00C87E50"/>
    <w:rsid w:val="00C90451"/>
    <w:rsid w:val="00C913C4"/>
    <w:rsid w:val="00C925CC"/>
    <w:rsid w:val="00C94016"/>
    <w:rsid w:val="00C940A8"/>
    <w:rsid w:val="00C9571B"/>
    <w:rsid w:val="00C957DF"/>
    <w:rsid w:val="00C96305"/>
    <w:rsid w:val="00C96381"/>
    <w:rsid w:val="00C966AE"/>
    <w:rsid w:val="00C978B7"/>
    <w:rsid w:val="00CA09E0"/>
    <w:rsid w:val="00CA0D06"/>
    <w:rsid w:val="00CA1480"/>
    <w:rsid w:val="00CA2D89"/>
    <w:rsid w:val="00CA3771"/>
    <w:rsid w:val="00CA4104"/>
    <w:rsid w:val="00CA4C2C"/>
    <w:rsid w:val="00CA4FEE"/>
    <w:rsid w:val="00CA639D"/>
    <w:rsid w:val="00CA6C8C"/>
    <w:rsid w:val="00CA7135"/>
    <w:rsid w:val="00CA71E3"/>
    <w:rsid w:val="00CA7A63"/>
    <w:rsid w:val="00CB1740"/>
    <w:rsid w:val="00CB181D"/>
    <w:rsid w:val="00CB199D"/>
    <w:rsid w:val="00CB26B9"/>
    <w:rsid w:val="00CB3011"/>
    <w:rsid w:val="00CB3495"/>
    <w:rsid w:val="00CB34C7"/>
    <w:rsid w:val="00CB39D8"/>
    <w:rsid w:val="00CB3A1E"/>
    <w:rsid w:val="00CB3AD1"/>
    <w:rsid w:val="00CB4BBE"/>
    <w:rsid w:val="00CB5B31"/>
    <w:rsid w:val="00CB61E6"/>
    <w:rsid w:val="00CB67F3"/>
    <w:rsid w:val="00CB6B4F"/>
    <w:rsid w:val="00CB6F8B"/>
    <w:rsid w:val="00CB72D8"/>
    <w:rsid w:val="00CC05A4"/>
    <w:rsid w:val="00CC05DA"/>
    <w:rsid w:val="00CC0DEA"/>
    <w:rsid w:val="00CC0EC2"/>
    <w:rsid w:val="00CC11AA"/>
    <w:rsid w:val="00CC3648"/>
    <w:rsid w:val="00CC381D"/>
    <w:rsid w:val="00CC39DC"/>
    <w:rsid w:val="00CC41A7"/>
    <w:rsid w:val="00CC444A"/>
    <w:rsid w:val="00CC4E39"/>
    <w:rsid w:val="00CC59F0"/>
    <w:rsid w:val="00CC59F4"/>
    <w:rsid w:val="00CC6BDB"/>
    <w:rsid w:val="00CC750D"/>
    <w:rsid w:val="00CC7B36"/>
    <w:rsid w:val="00CD050D"/>
    <w:rsid w:val="00CD1167"/>
    <w:rsid w:val="00CD1623"/>
    <w:rsid w:val="00CD172A"/>
    <w:rsid w:val="00CD1BBB"/>
    <w:rsid w:val="00CD260C"/>
    <w:rsid w:val="00CD31D3"/>
    <w:rsid w:val="00CD3585"/>
    <w:rsid w:val="00CD41D3"/>
    <w:rsid w:val="00CD497A"/>
    <w:rsid w:val="00CD4DB5"/>
    <w:rsid w:val="00CD5CD5"/>
    <w:rsid w:val="00CD6A99"/>
    <w:rsid w:val="00CD6C79"/>
    <w:rsid w:val="00CD7884"/>
    <w:rsid w:val="00CD78A2"/>
    <w:rsid w:val="00CD7914"/>
    <w:rsid w:val="00CD7995"/>
    <w:rsid w:val="00CE01CB"/>
    <w:rsid w:val="00CE2237"/>
    <w:rsid w:val="00CE4743"/>
    <w:rsid w:val="00CE591C"/>
    <w:rsid w:val="00CE73A6"/>
    <w:rsid w:val="00CE7472"/>
    <w:rsid w:val="00CE7C70"/>
    <w:rsid w:val="00CF00D4"/>
    <w:rsid w:val="00CF0AF8"/>
    <w:rsid w:val="00CF14B8"/>
    <w:rsid w:val="00CF1685"/>
    <w:rsid w:val="00CF1C16"/>
    <w:rsid w:val="00CF554C"/>
    <w:rsid w:val="00CF5911"/>
    <w:rsid w:val="00CF5C18"/>
    <w:rsid w:val="00CF5CF2"/>
    <w:rsid w:val="00CF6298"/>
    <w:rsid w:val="00CF6945"/>
    <w:rsid w:val="00D0089C"/>
    <w:rsid w:val="00D018E8"/>
    <w:rsid w:val="00D01985"/>
    <w:rsid w:val="00D01AE3"/>
    <w:rsid w:val="00D03281"/>
    <w:rsid w:val="00D03FEA"/>
    <w:rsid w:val="00D0438B"/>
    <w:rsid w:val="00D04A2A"/>
    <w:rsid w:val="00D05E61"/>
    <w:rsid w:val="00D05EAC"/>
    <w:rsid w:val="00D0618E"/>
    <w:rsid w:val="00D104B6"/>
    <w:rsid w:val="00D1134C"/>
    <w:rsid w:val="00D11D20"/>
    <w:rsid w:val="00D12BAA"/>
    <w:rsid w:val="00D12C75"/>
    <w:rsid w:val="00D12CF4"/>
    <w:rsid w:val="00D13A89"/>
    <w:rsid w:val="00D13F17"/>
    <w:rsid w:val="00D13F7F"/>
    <w:rsid w:val="00D14377"/>
    <w:rsid w:val="00D145B4"/>
    <w:rsid w:val="00D14BFE"/>
    <w:rsid w:val="00D150EF"/>
    <w:rsid w:val="00D16101"/>
    <w:rsid w:val="00D1629B"/>
    <w:rsid w:val="00D16F48"/>
    <w:rsid w:val="00D17BAD"/>
    <w:rsid w:val="00D17BB9"/>
    <w:rsid w:val="00D201B7"/>
    <w:rsid w:val="00D205EE"/>
    <w:rsid w:val="00D213DB"/>
    <w:rsid w:val="00D21630"/>
    <w:rsid w:val="00D21AFD"/>
    <w:rsid w:val="00D223AC"/>
    <w:rsid w:val="00D23661"/>
    <w:rsid w:val="00D24077"/>
    <w:rsid w:val="00D24732"/>
    <w:rsid w:val="00D24EA7"/>
    <w:rsid w:val="00D25444"/>
    <w:rsid w:val="00D25C57"/>
    <w:rsid w:val="00D26664"/>
    <w:rsid w:val="00D27FFB"/>
    <w:rsid w:val="00D302FE"/>
    <w:rsid w:val="00D30909"/>
    <w:rsid w:val="00D32CC7"/>
    <w:rsid w:val="00D32FE6"/>
    <w:rsid w:val="00D332F1"/>
    <w:rsid w:val="00D3353D"/>
    <w:rsid w:val="00D33D5C"/>
    <w:rsid w:val="00D3430A"/>
    <w:rsid w:val="00D346D2"/>
    <w:rsid w:val="00D34BF3"/>
    <w:rsid w:val="00D34DDE"/>
    <w:rsid w:val="00D350D5"/>
    <w:rsid w:val="00D35179"/>
    <w:rsid w:val="00D35D57"/>
    <w:rsid w:val="00D35F49"/>
    <w:rsid w:val="00D36870"/>
    <w:rsid w:val="00D36FC6"/>
    <w:rsid w:val="00D37544"/>
    <w:rsid w:val="00D37619"/>
    <w:rsid w:val="00D377E5"/>
    <w:rsid w:val="00D37C78"/>
    <w:rsid w:val="00D402AF"/>
    <w:rsid w:val="00D414CE"/>
    <w:rsid w:val="00D426CA"/>
    <w:rsid w:val="00D44278"/>
    <w:rsid w:val="00D444BA"/>
    <w:rsid w:val="00D45657"/>
    <w:rsid w:val="00D46657"/>
    <w:rsid w:val="00D46DFF"/>
    <w:rsid w:val="00D47EDE"/>
    <w:rsid w:val="00D502E0"/>
    <w:rsid w:val="00D50F95"/>
    <w:rsid w:val="00D51185"/>
    <w:rsid w:val="00D53B25"/>
    <w:rsid w:val="00D53CCC"/>
    <w:rsid w:val="00D5493C"/>
    <w:rsid w:val="00D54C8C"/>
    <w:rsid w:val="00D54D84"/>
    <w:rsid w:val="00D54D8A"/>
    <w:rsid w:val="00D554A0"/>
    <w:rsid w:val="00D55F0F"/>
    <w:rsid w:val="00D56F6C"/>
    <w:rsid w:val="00D576F3"/>
    <w:rsid w:val="00D601EF"/>
    <w:rsid w:val="00D61B54"/>
    <w:rsid w:val="00D61E39"/>
    <w:rsid w:val="00D62B0C"/>
    <w:rsid w:val="00D62D9B"/>
    <w:rsid w:val="00D64C9B"/>
    <w:rsid w:val="00D6756A"/>
    <w:rsid w:val="00D679A0"/>
    <w:rsid w:val="00D7092C"/>
    <w:rsid w:val="00D7241F"/>
    <w:rsid w:val="00D7268A"/>
    <w:rsid w:val="00D73539"/>
    <w:rsid w:val="00D737FD"/>
    <w:rsid w:val="00D73866"/>
    <w:rsid w:val="00D747D3"/>
    <w:rsid w:val="00D74B59"/>
    <w:rsid w:val="00D7538F"/>
    <w:rsid w:val="00D75A51"/>
    <w:rsid w:val="00D75AB4"/>
    <w:rsid w:val="00D75EDD"/>
    <w:rsid w:val="00D7774B"/>
    <w:rsid w:val="00D807AA"/>
    <w:rsid w:val="00D83E1E"/>
    <w:rsid w:val="00D84522"/>
    <w:rsid w:val="00D847C7"/>
    <w:rsid w:val="00D85C39"/>
    <w:rsid w:val="00D87A9B"/>
    <w:rsid w:val="00D903D4"/>
    <w:rsid w:val="00D9048D"/>
    <w:rsid w:val="00D914D5"/>
    <w:rsid w:val="00D91942"/>
    <w:rsid w:val="00D91B4D"/>
    <w:rsid w:val="00D93887"/>
    <w:rsid w:val="00D9467D"/>
    <w:rsid w:val="00D95502"/>
    <w:rsid w:val="00D95510"/>
    <w:rsid w:val="00D96256"/>
    <w:rsid w:val="00D969CF"/>
    <w:rsid w:val="00DA1229"/>
    <w:rsid w:val="00DA12EC"/>
    <w:rsid w:val="00DA1916"/>
    <w:rsid w:val="00DA2507"/>
    <w:rsid w:val="00DA2BA3"/>
    <w:rsid w:val="00DA40FB"/>
    <w:rsid w:val="00DA43C9"/>
    <w:rsid w:val="00DA51A4"/>
    <w:rsid w:val="00DA59A0"/>
    <w:rsid w:val="00DA64EA"/>
    <w:rsid w:val="00DA68DC"/>
    <w:rsid w:val="00DA6B9B"/>
    <w:rsid w:val="00DA6C12"/>
    <w:rsid w:val="00DA77DD"/>
    <w:rsid w:val="00DB2187"/>
    <w:rsid w:val="00DB21A0"/>
    <w:rsid w:val="00DB22D7"/>
    <w:rsid w:val="00DB26E6"/>
    <w:rsid w:val="00DB3ADB"/>
    <w:rsid w:val="00DB3ED4"/>
    <w:rsid w:val="00DB55D6"/>
    <w:rsid w:val="00DB5C39"/>
    <w:rsid w:val="00DB5EE6"/>
    <w:rsid w:val="00DB61AA"/>
    <w:rsid w:val="00DB61FB"/>
    <w:rsid w:val="00DB6861"/>
    <w:rsid w:val="00DB7078"/>
    <w:rsid w:val="00DB7A4B"/>
    <w:rsid w:val="00DC12E6"/>
    <w:rsid w:val="00DC1EC8"/>
    <w:rsid w:val="00DC2E25"/>
    <w:rsid w:val="00DC302F"/>
    <w:rsid w:val="00DC3254"/>
    <w:rsid w:val="00DC47E0"/>
    <w:rsid w:val="00DC4A4F"/>
    <w:rsid w:val="00DC52A6"/>
    <w:rsid w:val="00DC5E05"/>
    <w:rsid w:val="00DC75D3"/>
    <w:rsid w:val="00DC7D46"/>
    <w:rsid w:val="00DC7DB1"/>
    <w:rsid w:val="00DD0AEE"/>
    <w:rsid w:val="00DD104A"/>
    <w:rsid w:val="00DD1F39"/>
    <w:rsid w:val="00DD2B58"/>
    <w:rsid w:val="00DD376C"/>
    <w:rsid w:val="00DD3BA3"/>
    <w:rsid w:val="00DD4D26"/>
    <w:rsid w:val="00DE010D"/>
    <w:rsid w:val="00DE08AA"/>
    <w:rsid w:val="00DE0E2A"/>
    <w:rsid w:val="00DE1720"/>
    <w:rsid w:val="00DE1CF8"/>
    <w:rsid w:val="00DE1FEE"/>
    <w:rsid w:val="00DE204A"/>
    <w:rsid w:val="00DE2A65"/>
    <w:rsid w:val="00DE3184"/>
    <w:rsid w:val="00DE3634"/>
    <w:rsid w:val="00DE36EE"/>
    <w:rsid w:val="00DE485D"/>
    <w:rsid w:val="00DE5E67"/>
    <w:rsid w:val="00DE68A3"/>
    <w:rsid w:val="00DE7E9B"/>
    <w:rsid w:val="00DF19A6"/>
    <w:rsid w:val="00DF1E7A"/>
    <w:rsid w:val="00DF2060"/>
    <w:rsid w:val="00DF2D99"/>
    <w:rsid w:val="00DF334A"/>
    <w:rsid w:val="00DF4A89"/>
    <w:rsid w:val="00DF4C32"/>
    <w:rsid w:val="00DF4FAE"/>
    <w:rsid w:val="00DF563B"/>
    <w:rsid w:val="00DF7526"/>
    <w:rsid w:val="00DF7906"/>
    <w:rsid w:val="00DF7A36"/>
    <w:rsid w:val="00DF7C80"/>
    <w:rsid w:val="00E00C00"/>
    <w:rsid w:val="00E00CEE"/>
    <w:rsid w:val="00E00CF4"/>
    <w:rsid w:val="00E01399"/>
    <w:rsid w:val="00E013E7"/>
    <w:rsid w:val="00E01439"/>
    <w:rsid w:val="00E025D0"/>
    <w:rsid w:val="00E02D6C"/>
    <w:rsid w:val="00E03286"/>
    <w:rsid w:val="00E03327"/>
    <w:rsid w:val="00E035C9"/>
    <w:rsid w:val="00E048D2"/>
    <w:rsid w:val="00E0491F"/>
    <w:rsid w:val="00E04FE2"/>
    <w:rsid w:val="00E058ED"/>
    <w:rsid w:val="00E06BBD"/>
    <w:rsid w:val="00E06C07"/>
    <w:rsid w:val="00E06F70"/>
    <w:rsid w:val="00E079C7"/>
    <w:rsid w:val="00E101FE"/>
    <w:rsid w:val="00E10A4B"/>
    <w:rsid w:val="00E10BC7"/>
    <w:rsid w:val="00E10FAF"/>
    <w:rsid w:val="00E1152F"/>
    <w:rsid w:val="00E11742"/>
    <w:rsid w:val="00E118BD"/>
    <w:rsid w:val="00E11C27"/>
    <w:rsid w:val="00E12A91"/>
    <w:rsid w:val="00E12C25"/>
    <w:rsid w:val="00E13813"/>
    <w:rsid w:val="00E1480C"/>
    <w:rsid w:val="00E14EC9"/>
    <w:rsid w:val="00E150A5"/>
    <w:rsid w:val="00E15C24"/>
    <w:rsid w:val="00E17694"/>
    <w:rsid w:val="00E20045"/>
    <w:rsid w:val="00E20C73"/>
    <w:rsid w:val="00E20F91"/>
    <w:rsid w:val="00E226D9"/>
    <w:rsid w:val="00E229A9"/>
    <w:rsid w:val="00E23E08"/>
    <w:rsid w:val="00E246E3"/>
    <w:rsid w:val="00E248FB"/>
    <w:rsid w:val="00E2499F"/>
    <w:rsid w:val="00E24DBF"/>
    <w:rsid w:val="00E25399"/>
    <w:rsid w:val="00E25C89"/>
    <w:rsid w:val="00E25F06"/>
    <w:rsid w:val="00E26A94"/>
    <w:rsid w:val="00E26B2B"/>
    <w:rsid w:val="00E270C1"/>
    <w:rsid w:val="00E3014A"/>
    <w:rsid w:val="00E30270"/>
    <w:rsid w:val="00E305B0"/>
    <w:rsid w:val="00E306B1"/>
    <w:rsid w:val="00E3128A"/>
    <w:rsid w:val="00E3156C"/>
    <w:rsid w:val="00E32035"/>
    <w:rsid w:val="00E321B1"/>
    <w:rsid w:val="00E32571"/>
    <w:rsid w:val="00E32C86"/>
    <w:rsid w:val="00E339CF"/>
    <w:rsid w:val="00E34315"/>
    <w:rsid w:val="00E34D34"/>
    <w:rsid w:val="00E35716"/>
    <w:rsid w:val="00E365FD"/>
    <w:rsid w:val="00E36A8E"/>
    <w:rsid w:val="00E3758A"/>
    <w:rsid w:val="00E378FC"/>
    <w:rsid w:val="00E401C1"/>
    <w:rsid w:val="00E401F9"/>
    <w:rsid w:val="00E40536"/>
    <w:rsid w:val="00E420D5"/>
    <w:rsid w:val="00E42227"/>
    <w:rsid w:val="00E426DB"/>
    <w:rsid w:val="00E42D70"/>
    <w:rsid w:val="00E42EB1"/>
    <w:rsid w:val="00E42EE3"/>
    <w:rsid w:val="00E44ED4"/>
    <w:rsid w:val="00E44F06"/>
    <w:rsid w:val="00E458B7"/>
    <w:rsid w:val="00E45CC2"/>
    <w:rsid w:val="00E471F3"/>
    <w:rsid w:val="00E50672"/>
    <w:rsid w:val="00E50E49"/>
    <w:rsid w:val="00E53580"/>
    <w:rsid w:val="00E548E4"/>
    <w:rsid w:val="00E54B3D"/>
    <w:rsid w:val="00E55F60"/>
    <w:rsid w:val="00E56600"/>
    <w:rsid w:val="00E567EA"/>
    <w:rsid w:val="00E5709E"/>
    <w:rsid w:val="00E579B1"/>
    <w:rsid w:val="00E57ADA"/>
    <w:rsid w:val="00E57D6B"/>
    <w:rsid w:val="00E6036E"/>
    <w:rsid w:val="00E61170"/>
    <w:rsid w:val="00E61A76"/>
    <w:rsid w:val="00E622B5"/>
    <w:rsid w:val="00E62F0D"/>
    <w:rsid w:val="00E63106"/>
    <w:rsid w:val="00E63272"/>
    <w:rsid w:val="00E6496F"/>
    <w:rsid w:val="00E64E1B"/>
    <w:rsid w:val="00E65460"/>
    <w:rsid w:val="00E65D66"/>
    <w:rsid w:val="00E66960"/>
    <w:rsid w:val="00E66AB8"/>
    <w:rsid w:val="00E67850"/>
    <w:rsid w:val="00E712AC"/>
    <w:rsid w:val="00E7267A"/>
    <w:rsid w:val="00E72DDB"/>
    <w:rsid w:val="00E7313C"/>
    <w:rsid w:val="00E735B9"/>
    <w:rsid w:val="00E73CCB"/>
    <w:rsid w:val="00E74724"/>
    <w:rsid w:val="00E75147"/>
    <w:rsid w:val="00E75B8B"/>
    <w:rsid w:val="00E75E50"/>
    <w:rsid w:val="00E76A57"/>
    <w:rsid w:val="00E778EB"/>
    <w:rsid w:val="00E77F90"/>
    <w:rsid w:val="00E80A91"/>
    <w:rsid w:val="00E80F69"/>
    <w:rsid w:val="00E8103F"/>
    <w:rsid w:val="00E81BC9"/>
    <w:rsid w:val="00E821A4"/>
    <w:rsid w:val="00E8298C"/>
    <w:rsid w:val="00E82F04"/>
    <w:rsid w:val="00E85178"/>
    <w:rsid w:val="00E8605A"/>
    <w:rsid w:val="00E860FC"/>
    <w:rsid w:val="00E86923"/>
    <w:rsid w:val="00E86C72"/>
    <w:rsid w:val="00E87A5F"/>
    <w:rsid w:val="00E87AE2"/>
    <w:rsid w:val="00E90D49"/>
    <w:rsid w:val="00E90EAF"/>
    <w:rsid w:val="00E93A80"/>
    <w:rsid w:val="00E94C6B"/>
    <w:rsid w:val="00E94E50"/>
    <w:rsid w:val="00E9570D"/>
    <w:rsid w:val="00E95C28"/>
    <w:rsid w:val="00E95C51"/>
    <w:rsid w:val="00E9648B"/>
    <w:rsid w:val="00E966CF"/>
    <w:rsid w:val="00E967CC"/>
    <w:rsid w:val="00EA00FD"/>
    <w:rsid w:val="00EA09B8"/>
    <w:rsid w:val="00EA100D"/>
    <w:rsid w:val="00EA27A3"/>
    <w:rsid w:val="00EA2FCB"/>
    <w:rsid w:val="00EA4756"/>
    <w:rsid w:val="00EA4FD0"/>
    <w:rsid w:val="00EA5066"/>
    <w:rsid w:val="00EA547D"/>
    <w:rsid w:val="00EA54F2"/>
    <w:rsid w:val="00EA573F"/>
    <w:rsid w:val="00EA609D"/>
    <w:rsid w:val="00EA61CE"/>
    <w:rsid w:val="00EA62A4"/>
    <w:rsid w:val="00EA67AA"/>
    <w:rsid w:val="00EA69DC"/>
    <w:rsid w:val="00EB0A2D"/>
    <w:rsid w:val="00EB0FE7"/>
    <w:rsid w:val="00EB12E5"/>
    <w:rsid w:val="00EB2389"/>
    <w:rsid w:val="00EB2B33"/>
    <w:rsid w:val="00EB3077"/>
    <w:rsid w:val="00EB31FA"/>
    <w:rsid w:val="00EB354B"/>
    <w:rsid w:val="00EB4015"/>
    <w:rsid w:val="00EB50E3"/>
    <w:rsid w:val="00EB5D01"/>
    <w:rsid w:val="00EB610C"/>
    <w:rsid w:val="00EB785B"/>
    <w:rsid w:val="00EB78A6"/>
    <w:rsid w:val="00EC0D4E"/>
    <w:rsid w:val="00EC1A68"/>
    <w:rsid w:val="00EC2F25"/>
    <w:rsid w:val="00EC4865"/>
    <w:rsid w:val="00EC4C02"/>
    <w:rsid w:val="00EC4D16"/>
    <w:rsid w:val="00EC5269"/>
    <w:rsid w:val="00EC5A03"/>
    <w:rsid w:val="00EC5A81"/>
    <w:rsid w:val="00EC5CC5"/>
    <w:rsid w:val="00EC5EED"/>
    <w:rsid w:val="00EC6056"/>
    <w:rsid w:val="00EC675A"/>
    <w:rsid w:val="00EC6E63"/>
    <w:rsid w:val="00ED0E7E"/>
    <w:rsid w:val="00ED1772"/>
    <w:rsid w:val="00ED2136"/>
    <w:rsid w:val="00ED37CF"/>
    <w:rsid w:val="00ED3CA7"/>
    <w:rsid w:val="00ED43CF"/>
    <w:rsid w:val="00ED4D64"/>
    <w:rsid w:val="00ED5326"/>
    <w:rsid w:val="00ED5521"/>
    <w:rsid w:val="00ED5B49"/>
    <w:rsid w:val="00ED5F6C"/>
    <w:rsid w:val="00ED7595"/>
    <w:rsid w:val="00EE04BC"/>
    <w:rsid w:val="00EE1B4E"/>
    <w:rsid w:val="00EE2CB2"/>
    <w:rsid w:val="00EE3077"/>
    <w:rsid w:val="00EE3610"/>
    <w:rsid w:val="00EE415D"/>
    <w:rsid w:val="00EE5394"/>
    <w:rsid w:val="00EE5B93"/>
    <w:rsid w:val="00EE6580"/>
    <w:rsid w:val="00EE728A"/>
    <w:rsid w:val="00EE7334"/>
    <w:rsid w:val="00EF120D"/>
    <w:rsid w:val="00EF26CC"/>
    <w:rsid w:val="00EF3E48"/>
    <w:rsid w:val="00EF415F"/>
    <w:rsid w:val="00EF4A07"/>
    <w:rsid w:val="00EF5233"/>
    <w:rsid w:val="00EF68EA"/>
    <w:rsid w:val="00EF6A33"/>
    <w:rsid w:val="00EF6F82"/>
    <w:rsid w:val="00EF7633"/>
    <w:rsid w:val="00EF77B9"/>
    <w:rsid w:val="00EF7BA6"/>
    <w:rsid w:val="00EF7C2E"/>
    <w:rsid w:val="00F001E1"/>
    <w:rsid w:val="00F00786"/>
    <w:rsid w:val="00F03228"/>
    <w:rsid w:val="00F0357B"/>
    <w:rsid w:val="00F0369E"/>
    <w:rsid w:val="00F0390D"/>
    <w:rsid w:val="00F041B1"/>
    <w:rsid w:val="00F04498"/>
    <w:rsid w:val="00F04D49"/>
    <w:rsid w:val="00F059AE"/>
    <w:rsid w:val="00F05C8A"/>
    <w:rsid w:val="00F074DA"/>
    <w:rsid w:val="00F0797C"/>
    <w:rsid w:val="00F07A5C"/>
    <w:rsid w:val="00F108B2"/>
    <w:rsid w:val="00F11E60"/>
    <w:rsid w:val="00F11EEF"/>
    <w:rsid w:val="00F11F54"/>
    <w:rsid w:val="00F12A23"/>
    <w:rsid w:val="00F140A6"/>
    <w:rsid w:val="00F14356"/>
    <w:rsid w:val="00F155E1"/>
    <w:rsid w:val="00F15D2E"/>
    <w:rsid w:val="00F15EF4"/>
    <w:rsid w:val="00F16CF0"/>
    <w:rsid w:val="00F17066"/>
    <w:rsid w:val="00F172A5"/>
    <w:rsid w:val="00F178A9"/>
    <w:rsid w:val="00F20919"/>
    <w:rsid w:val="00F20F6B"/>
    <w:rsid w:val="00F20FA3"/>
    <w:rsid w:val="00F217DA"/>
    <w:rsid w:val="00F22A3F"/>
    <w:rsid w:val="00F232E5"/>
    <w:rsid w:val="00F24C28"/>
    <w:rsid w:val="00F24E29"/>
    <w:rsid w:val="00F24EF2"/>
    <w:rsid w:val="00F25983"/>
    <w:rsid w:val="00F25EF3"/>
    <w:rsid w:val="00F26240"/>
    <w:rsid w:val="00F2643E"/>
    <w:rsid w:val="00F269D3"/>
    <w:rsid w:val="00F26AFC"/>
    <w:rsid w:val="00F30723"/>
    <w:rsid w:val="00F30839"/>
    <w:rsid w:val="00F3084B"/>
    <w:rsid w:val="00F3111A"/>
    <w:rsid w:val="00F32093"/>
    <w:rsid w:val="00F32AE6"/>
    <w:rsid w:val="00F33003"/>
    <w:rsid w:val="00F34813"/>
    <w:rsid w:val="00F34824"/>
    <w:rsid w:val="00F34973"/>
    <w:rsid w:val="00F35204"/>
    <w:rsid w:val="00F35BBB"/>
    <w:rsid w:val="00F36A5A"/>
    <w:rsid w:val="00F37122"/>
    <w:rsid w:val="00F371E4"/>
    <w:rsid w:val="00F406B6"/>
    <w:rsid w:val="00F4070D"/>
    <w:rsid w:val="00F40D55"/>
    <w:rsid w:val="00F40F5A"/>
    <w:rsid w:val="00F40FA9"/>
    <w:rsid w:val="00F41B85"/>
    <w:rsid w:val="00F41EB0"/>
    <w:rsid w:val="00F42B0B"/>
    <w:rsid w:val="00F43B97"/>
    <w:rsid w:val="00F442C0"/>
    <w:rsid w:val="00F44CCB"/>
    <w:rsid w:val="00F45D01"/>
    <w:rsid w:val="00F46864"/>
    <w:rsid w:val="00F469AB"/>
    <w:rsid w:val="00F46AAE"/>
    <w:rsid w:val="00F46BCC"/>
    <w:rsid w:val="00F47AB2"/>
    <w:rsid w:val="00F500A4"/>
    <w:rsid w:val="00F502C9"/>
    <w:rsid w:val="00F5107A"/>
    <w:rsid w:val="00F51194"/>
    <w:rsid w:val="00F517A1"/>
    <w:rsid w:val="00F51AE2"/>
    <w:rsid w:val="00F52599"/>
    <w:rsid w:val="00F529F1"/>
    <w:rsid w:val="00F53B3B"/>
    <w:rsid w:val="00F55824"/>
    <w:rsid w:val="00F55F2B"/>
    <w:rsid w:val="00F56D1C"/>
    <w:rsid w:val="00F570F0"/>
    <w:rsid w:val="00F5748C"/>
    <w:rsid w:val="00F578A5"/>
    <w:rsid w:val="00F60B70"/>
    <w:rsid w:val="00F60CE9"/>
    <w:rsid w:val="00F61016"/>
    <w:rsid w:val="00F61F11"/>
    <w:rsid w:val="00F6256F"/>
    <w:rsid w:val="00F626AC"/>
    <w:rsid w:val="00F6339B"/>
    <w:rsid w:val="00F65727"/>
    <w:rsid w:val="00F65F7A"/>
    <w:rsid w:val="00F67430"/>
    <w:rsid w:val="00F71DE1"/>
    <w:rsid w:val="00F72979"/>
    <w:rsid w:val="00F72B45"/>
    <w:rsid w:val="00F74044"/>
    <w:rsid w:val="00F74669"/>
    <w:rsid w:val="00F75545"/>
    <w:rsid w:val="00F75CEA"/>
    <w:rsid w:val="00F7650F"/>
    <w:rsid w:val="00F769D8"/>
    <w:rsid w:val="00F7772C"/>
    <w:rsid w:val="00F80131"/>
    <w:rsid w:val="00F802C2"/>
    <w:rsid w:val="00F80977"/>
    <w:rsid w:val="00F8148C"/>
    <w:rsid w:val="00F81512"/>
    <w:rsid w:val="00F81EA1"/>
    <w:rsid w:val="00F82524"/>
    <w:rsid w:val="00F8463E"/>
    <w:rsid w:val="00F84BC7"/>
    <w:rsid w:val="00F84C82"/>
    <w:rsid w:val="00F85322"/>
    <w:rsid w:val="00F858D4"/>
    <w:rsid w:val="00F87C05"/>
    <w:rsid w:val="00F914BB"/>
    <w:rsid w:val="00F915C8"/>
    <w:rsid w:val="00F927A5"/>
    <w:rsid w:val="00F9280E"/>
    <w:rsid w:val="00F94407"/>
    <w:rsid w:val="00F9450E"/>
    <w:rsid w:val="00F95970"/>
    <w:rsid w:val="00F95BA4"/>
    <w:rsid w:val="00F96B24"/>
    <w:rsid w:val="00F96BD8"/>
    <w:rsid w:val="00F970F7"/>
    <w:rsid w:val="00F97849"/>
    <w:rsid w:val="00F97D88"/>
    <w:rsid w:val="00FA00AF"/>
    <w:rsid w:val="00FA101F"/>
    <w:rsid w:val="00FA1302"/>
    <w:rsid w:val="00FA23BA"/>
    <w:rsid w:val="00FA2764"/>
    <w:rsid w:val="00FA2D16"/>
    <w:rsid w:val="00FA2E07"/>
    <w:rsid w:val="00FA3242"/>
    <w:rsid w:val="00FA3D44"/>
    <w:rsid w:val="00FA4E3D"/>
    <w:rsid w:val="00FA5E8D"/>
    <w:rsid w:val="00FA70A3"/>
    <w:rsid w:val="00FB0463"/>
    <w:rsid w:val="00FB0739"/>
    <w:rsid w:val="00FB0E73"/>
    <w:rsid w:val="00FB0F4E"/>
    <w:rsid w:val="00FB1E9C"/>
    <w:rsid w:val="00FB27CB"/>
    <w:rsid w:val="00FB34B1"/>
    <w:rsid w:val="00FB3580"/>
    <w:rsid w:val="00FB40D0"/>
    <w:rsid w:val="00FB5A03"/>
    <w:rsid w:val="00FB5C48"/>
    <w:rsid w:val="00FB638A"/>
    <w:rsid w:val="00FB6CA1"/>
    <w:rsid w:val="00FB7DBB"/>
    <w:rsid w:val="00FC1CDE"/>
    <w:rsid w:val="00FC1EFD"/>
    <w:rsid w:val="00FC2424"/>
    <w:rsid w:val="00FC26C4"/>
    <w:rsid w:val="00FC3336"/>
    <w:rsid w:val="00FC3B0C"/>
    <w:rsid w:val="00FC5C0D"/>
    <w:rsid w:val="00FC6FCC"/>
    <w:rsid w:val="00FC75A5"/>
    <w:rsid w:val="00FD0355"/>
    <w:rsid w:val="00FD0650"/>
    <w:rsid w:val="00FD0862"/>
    <w:rsid w:val="00FD2BE7"/>
    <w:rsid w:val="00FD2F52"/>
    <w:rsid w:val="00FD3E93"/>
    <w:rsid w:val="00FD4B5C"/>
    <w:rsid w:val="00FD6672"/>
    <w:rsid w:val="00FD692A"/>
    <w:rsid w:val="00FD694E"/>
    <w:rsid w:val="00FD7505"/>
    <w:rsid w:val="00FD7837"/>
    <w:rsid w:val="00FE02B9"/>
    <w:rsid w:val="00FE02DC"/>
    <w:rsid w:val="00FE15B2"/>
    <w:rsid w:val="00FE15DF"/>
    <w:rsid w:val="00FE15FF"/>
    <w:rsid w:val="00FE1782"/>
    <w:rsid w:val="00FE1A1A"/>
    <w:rsid w:val="00FE1E93"/>
    <w:rsid w:val="00FE263A"/>
    <w:rsid w:val="00FE279E"/>
    <w:rsid w:val="00FE2DAF"/>
    <w:rsid w:val="00FE3067"/>
    <w:rsid w:val="00FE306C"/>
    <w:rsid w:val="00FE40F0"/>
    <w:rsid w:val="00FE5E2F"/>
    <w:rsid w:val="00FE65A0"/>
    <w:rsid w:val="00FE769B"/>
    <w:rsid w:val="00FF0132"/>
    <w:rsid w:val="00FF0BE2"/>
    <w:rsid w:val="00FF1C71"/>
    <w:rsid w:val="00FF2501"/>
    <w:rsid w:val="00FF4DB8"/>
    <w:rsid w:val="00FF6112"/>
    <w:rsid w:val="00FF623B"/>
    <w:rsid w:val="00FF65B1"/>
    <w:rsid w:val="00FF7E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392A"/>
    <w:pPr>
      <w:spacing w:line="20" w:lineRule="atLeast"/>
    </w:pPr>
    <w:rPr>
      <w:rFonts w:ascii="Times New Roman" w:hAnsi="Times New Roman"/>
      <w:sz w:val="24"/>
    </w:rPr>
  </w:style>
  <w:style w:type="paragraph" w:styleId="Heading1">
    <w:name w:val="heading 1"/>
    <w:basedOn w:val="Normal"/>
    <w:next w:val="Normal"/>
    <w:link w:val="Heading1Char"/>
    <w:uiPriority w:val="9"/>
    <w:qFormat/>
    <w:rsid w:val="00285056"/>
    <w:pPr>
      <w:spacing w:before="480" w:after="0"/>
      <w:contextualSpacing/>
      <w:outlineLvl w:val="0"/>
    </w:pPr>
    <w:rPr>
      <w:b/>
      <w:spacing w:val="5"/>
      <w:sz w:val="36"/>
      <w:szCs w:val="36"/>
    </w:rPr>
  </w:style>
  <w:style w:type="paragraph" w:styleId="Heading2">
    <w:name w:val="heading 2"/>
    <w:basedOn w:val="Normal"/>
    <w:next w:val="Normal"/>
    <w:link w:val="Heading2Char"/>
    <w:uiPriority w:val="9"/>
    <w:unhideWhenUsed/>
    <w:qFormat/>
    <w:rsid w:val="00285056"/>
    <w:pPr>
      <w:spacing w:before="160" w:after="160" w:line="271" w:lineRule="auto"/>
      <w:outlineLvl w:val="1"/>
    </w:pPr>
    <w:rPr>
      <w:b/>
      <w:sz w:val="28"/>
      <w:szCs w:val="28"/>
    </w:rPr>
  </w:style>
  <w:style w:type="paragraph" w:styleId="Heading3">
    <w:name w:val="heading 3"/>
    <w:basedOn w:val="Normal"/>
    <w:next w:val="Normal"/>
    <w:link w:val="Heading3Char"/>
    <w:uiPriority w:val="9"/>
    <w:unhideWhenUsed/>
    <w:qFormat/>
    <w:rsid w:val="00285056"/>
    <w:pPr>
      <w:spacing w:before="160" w:after="160" w:line="271" w:lineRule="auto"/>
      <w:outlineLvl w:val="2"/>
    </w:pPr>
    <w:rPr>
      <w:b/>
      <w:iCs/>
      <w:spacing w:val="5"/>
      <w:sz w:val="26"/>
      <w:szCs w:val="26"/>
    </w:rPr>
  </w:style>
  <w:style w:type="paragraph" w:styleId="Heading4">
    <w:name w:val="heading 4"/>
    <w:basedOn w:val="Normal"/>
    <w:next w:val="Normal"/>
    <w:link w:val="Heading4Char"/>
    <w:uiPriority w:val="9"/>
    <w:unhideWhenUsed/>
    <w:qFormat/>
    <w:rsid w:val="00A21EC1"/>
    <w:pPr>
      <w:spacing w:before="160" w:after="160" w:line="271" w:lineRule="auto"/>
      <w:outlineLvl w:val="3"/>
    </w:pPr>
    <w:rPr>
      <w:b/>
      <w:bCs/>
      <w:i/>
      <w:spacing w:val="5"/>
      <w:szCs w:val="24"/>
    </w:rPr>
  </w:style>
  <w:style w:type="paragraph" w:styleId="Heading5">
    <w:name w:val="heading 5"/>
    <w:basedOn w:val="Normal"/>
    <w:next w:val="Normal"/>
    <w:link w:val="Heading5Char"/>
    <w:uiPriority w:val="9"/>
    <w:unhideWhenUsed/>
    <w:qFormat/>
    <w:rsid w:val="00334EC5"/>
    <w:pPr>
      <w:spacing w:before="160" w:after="160" w:line="271" w:lineRule="auto"/>
      <w:outlineLvl w:val="4"/>
    </w:pPr>
    <w:rPr>
      <w:i/>
      <w:iCs/>
      <w:szCs w:val="24"/>
    </w:rPr>
  </w:style>
  <w:style w:type="paragraph" w:styleId="Heading6">
    <w:name w:val="heading 6"/>
    <w:basedOn w:val="Normal"/>
    <w:next w:val="Normal"/>
    <w:link w:val="Heading6Char"/>
    <w:uiPriority w:val="9"/>
    <w:semiHidden/>
    <w:unhideWhenUsed/>
    <w:qFormat/>
    <w:rsid w:val="00924E4C"/>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924E4C"/>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924E4C"/>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924E4C"/>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924E4C"/>
    <w:pPr>
      <w:spacing w:after="0"/>
    </w:pPr>
  </w:style>
  <w:style w:type="character" w:customStyle="1" w:styleId="Heading1Char">
    <w:name w:val="Heading 1 Char"/>
    <w:basedOn w:val="DefaultParagraphFont"/>
    <w:link w:val="Heading1"/>
    <w:uiPriority w:val="9"/>
    <w:rsid w:val="00285056"/>
    <w:rPr>
      <w:rFonts w:ascii="Times New Roman" w:hAnsi="Times New Roman"/>
      <w:b/>
      <w:spacing w:val="5"/>
      <w:sz w:val="36"/>
      <w:szCs w:val="36"/>
    </w:rPr>
  </w:style>
  <w:style w:type="character" w:customStyle="1" w:styleId="Heading2Char">
    <w:name w:val="Heading 2 Char"/>
    <w:basedOn w:val="DefaultParagraphFont"/>
    <w:link w:val="Heading2"/>
    <w:uiPriority w:val="9"/>
    <w:rsid w:val="00285056"/>
    <w:rPr>
      <w:rFonts w:ascii="Times New Roman" w:hAnsi="Times New Roman"/>
      <w:b/>
      <w:sz w:val="28"/>
      <w:szCs w:val="28"/>
    </w:rPr>
  </w:style>
  <w:style w:type="paragraph" w:styleId="ListParagraph">
    <w:name w:val="List Paragraph"/>
    <w:basedOn w:val="Normal"/>
    <w:uiPriority w:val="34"/>
    <w:qFormat/>
    <w:rsid w:val="00924E4C"/>
    <w:pPr>
      <w:ind w:left="720"/>
      <w:contextualSpacing/>
    </w:pPr>
  </w:style>
  <w:style w:type="character" w:customStyle="1" w:styleId="apple-style-span">
    <w:name w:val="apple-style-span"/>
    <w:basedOn w:val="DefaultParagraphFont"/>
    <w:rsid w:val="009B0D34"/>
  </w:style>
  <w:style w:type="character" w:customStyle="1" w:styleId="apple-converted-space">
    <w:name w:val="apple-converted-space"/>
    <w:basedOn w:val="DefaultParagraphFont"/>
    <w:rsid w:val="009B0D34"/>
  </w:style>
  <w:style w:type="character" w:styleId="Hyperlink">
    <w:name w:val="Hyperlink"/>
    <w:basedOn w:val="DefaultParagraphFont"/>
    <w:uiPriority w:val="99"/>
    <w:unhideWhenUsed/>
    <w:rsid w:val="009B0D34"/>
    <w:rPr>
      <w:color w:val="0000FF"/>
      <w:u w:val="single"/>
    </w:rPr>
  </w:style>
  <w:style w:type="character" w:styleId="Strong">
    <w:name w:val="Strong"/>
    <w:uiPriority w:val="22"/>
    <w:qFormat/>
    <w:rsid w:val="00924E4C"/>
    <w:rPr>
      <w:b/>
      <w:bCs/>
    </w:rPr>
  </w:style>
  <w:style w:type="character" w:customStyle="1" w:styleId="productdetailskeys">
    <w:name w:val="product_details_keys"/>
    <w:basedOn w:val="DefaultParagraphFont"/>
    <w:rsid w:val="009B0D34"/>
  </w:style>
  <w:style w:type="character" w:customStyle="1" w:styleId="Heading3Char">
    <w:name w:val="Heading 3 Char"/>
    <w:basedOn w:val="DefaultParagraphFont"/>
    <w:link w:val="Heading3"/>
    <w:uiPriority w:val="9"/>
    <w:rsid w:val="00285056"/>
    <w:rPr>
      <w:rFonts w:ascii="Times New Roman" w:hAnsi="Times New Roman"/>
      <w:b/>
      <w:iCs/>
      <w:spacing w:val="5"/>
      <w:sz w:val="26"/>
      <w:szCs w:val="26"/>
    </w:rPr>
  </w:style>
  <w:style w:type="character" w:styleId="Emphasis">
    <w:name w:val="Emphasis"/>
    <w:uiPriority w:val="20"/>
    <w:qFormat/>
    <w:rsid w:val="00924E4C"/>
    <w:rPr>
      <w:b/>
      <w:bCs/>
      <w:i/>
      <w:iCs/>
      <w:spacing w:val="10"/>
    </w:rPr>
  </w:style>
  <w:style w:type="character" w:customStyle="1" w:styleId="std">
    <w:name w:val="std"/>
    <w:basedOn w:val="DefaultParagraphFont"/>
    <w:rsid w:val="004C52F0"/>
  </w:style>
  <w:style w:type="character" w:styleId="PlaceholderText">
    <w:name w:val="Placeholder Text"/>
    <w:basedOn w:val="DefaultParagraphFont"/>
    <w:uiPriority w:val="99"/>
    <w:semiHidden/>
    <w:rsid w:val="00AA41E2"/>
    <w:rPr>
      <w:color w:val="808080"/>
    </w:rPr>
  </w:style>
  <w:style w:type="paragraph" w:styleId="BalloonText">
    <w:name w:val="Balloon Text"/>
    <w:basedOn w:val="Normal"/>
    <w:link w:val="BalloonTextChar"/>
    <w:uiPriority w:val="99"/>
    <w:semiHidden/>
    <w:unhideWhenUsed/>
    <w:rsid w:val="00AA41E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1E2"/>
    <w:rPr>
      <w:rFonts w:ascii="Tahoma" w:hAnsi="Tahoma" w:cs="Tahoma"/>
      <w:sz w:val="16"/>
      <w:szCs w:val="16"/>
    </w:rPr>
  </w:style>
  <w:style w:type="character" w:styleId="FollowedHyperlink">
    <w:name w:val="FollowedHyperlink"/>
    <w:basedOn w:val="DefaultParagraphFont"/>
    <w:uiPriority w:val="99"/>
    <w:semiHidden/>
    <w:unhideWhenUsed/>
    <w:rsid w:val="00F95BA4"/>
    <w:rPr>
      <w:color w:val="800080" w:themeColor="followedHyperlink"/>
      <w:u w:val="single"/>
    </w:rPr>
  </w:style>
  <w:style w:type="paragraph" w:styleId="Caption">
    <w:name w:val="caption"/>
    <w:basedOn w:val="Normal"/>
    <w:next w:val="Normal"/>
    <w:uiPriority w:val="35"/>
    <w:unhideWhenUsed/>
    <w:qFormat/>
    <w:rsid w:val="00740ACA"/>
    <w:rPr>
      <w:b/>
      <w:bCs/>
      <w:color w:val="4F81BD" w:themeColor="accent1"/>
      <w:sz w:val="18"/>
      <w:szCs w:val="18"/>
    </w:rPr>
  </w:style>
  <w:style w:type="table" w:styleId="MediumGrid1-Accent1">
    <w:name w:val="Medium Grid 1 Accent 1"/>
    <w:basedOn w:val="TableNormal"/>
    <w:uiPriority w:val="67"/>
    <w:rsid w:val="007752B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uiPriority w:val="59"/>
    <w:rsid w:val="006116B4"/>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ddsasdsa">
    <w:name w:val="sddsasdsa"/>
    <w:basedOn w:val="Normal"/>
    <w:link w:val="sddsasdsaChar"/>
    <w:qFormat/>
    <w:rsid w:val="006116B4"/>
    <w:pPr>
      <w:widowControl w:val="0"/>
      <w:suppressAutoHyphens/>
      <w:spacing w:after="0"/>
    </w:pPr>
    <w:rPr>
      <w:rFonts w:eastAsia="DejaVu Sans Mono" w:cs="Times New Roman"/>
      <w:sz w:val="20"/>
      <w:szCs w:val="20"/>
    </w:rPr>
  </w:style>
  <w:style w:type="character" w:customStyle="1" w:styleId="sddsasdsaChar">
    <w:name w:val="sddsasdsa Char"/>
    <w:basedOn w:val="DefaultParagraphFont"/>
    <w:link w:val="sddsasdsa"/>
    <w:rsid w:val="006116B4"/>
    <w:rPr>
      <w:rFonts w:ascii="Times New Roman" w:eastAsia="DejaVu Sans Mono" w:hAnsi="Times New Roman" w:cs="Times New Roman"/>
      <w:sz w:val="20"/>
      <w:szCs w:val="20"/>
    </w:rPr>
  </w:style>
  <w:style w:type="table" w:styleId="MediumShading2-Accent5">
    <w:name w:val="Medium Shading 2 Accent 5"/>
    <w:basedOn w:val="TableNormal"/>
    <w:uiPriority w:val="64"/>
    <w:rsid w:val="00CB61E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CB61E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4Char">
    <w:name w:val="Heading 4 Char"/>
    <w:basedOn w:val="DefaultParagraphFont"/>
    <w:link w:val="Heading4"/>
    <w:uiPriority w:val="9"/>
    <w:rsid w:val="00A21EC1"/>
    <w:rPr>
      <w:rFonts w:ascii="Times New Roman" w:hAnsi="Times New Roman"/>
      <w:b/>
      <w:bCs/>
      <w:i/>
      <w:spacing w:val="5"/>
      <w:sz w:val="24"/>
      <w:szCs w:val="24"/>
    </w:rPr>
  </w:style>
  <w:style w:type="character" w:customStyle="1" w:styleId="Heading5Char">
    <w:name w:val="Heading 5 Char"/>
    <w:basedOn w:val="DefaultParagraphFont"/>
    <w:link w:val="Heading5"/>
    <w:uiPriority w:val="9"/>
    <w:rsid w:val="00334EC5"/>
    <w:rPr>
      <w:rFonts w:ascii="Times New Roman" w:hAnsi="Times New Roman"/>
      <w:i/>
      <w:iCs/>
      <w:sz w:val="24"/>
      <w:szCs w:val="24"/>
    </w:rPr>
  </w:style>
  <w:style w:type="character" w:customStyle="1" w:styleId="Heading6Char">
    <w:name w:val="Heading 6 Char"/>
    <w:basedOn w:val="DefaultParagraphFont"/>
    <w:link w:val="Heading6"/>
    <w:uiPriority w:val="9"/>
    <w:semiHidden/>
    <w:rsid w:val="00924E4C"/>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924E4C"/>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924E4C"/>
    <w:rPr>
      <w:b/>
      <w:bCs/>
      <w:color w:val="7F7F7F" w:themeColor="text1" w:themeTint="80"/>
      <w:sz w:val="20"/>
      <w:szCs w:val="20"/>
    </w:rPr>
  </w:style>
  <w:style w:type="character" w:customStyle="1" w:styleId="Heading9Char">
    <w:name w:val="Heading 9 Char"/>
    <w:basedOn w:val="DefaultParagraphFont"/>
    <w:link w:val="Heading9"/>
    <w:uiPriority w:val="9"/>
    <w:semiHidden/>
    <w:rsid w:val="00924E4C"/>
    <w:rPr>
      <w:b/>
      <w:bCs/>
      <w:i/>
      <w:iCs/>
      <w:color w:val="7F7F7F" w:themeColor="text1" w:themeTint="80"/>
      <w:sz w:val="18"/>
      <w:szCs w:val="18"/>
    </w:rPr>
  </w:style>
  <w:style w:type="paragraph" w:styleId="TOCHeading">
    <w:name w:val="TOC Heading"/>
    <w:basedOn w:val="Heading1"/>
    <w:next w:val="Normal"/>
    <w:uiPriority w:val="39"/>
    <w:unhideWhenUsed/>
    <w:qFormat/>
    <w:rsid w:val="00924E4C"/>
    <w:pPr>
      <w:outlineLvl w:val="9"/>
    </w:pPr>
  </w:style>
  <w:style w:type="paragraph" w:styleId="TOC1">
    <w:name w:val="toc 1"/>
    <w:basedOn w:val="Normal"/>
    <w:next w:val="Normal"/>
    <w:autoRedefine/>
    <w:uiPriority w:val="39"/>
    <w:unhideWhenUsed/>
    <w:rsid w:val="00B42C13"/>
    <w:pPr>
      <w:spacing w:after="100"/>
    </w:pPr>
  </w:style>
  <w:style w:type="paragraph" w:styleId="TOC2">
    <w:name w:val="toc 2"/>
    <w:basedOn w:val="Normal"/>
    <w:next w:val="Normal"/>
    <w:autoRedefine/>
    <w:uiPriority w:val="39"/>
    <w:unhideWhenUsed/>
    <w:rsid w:val="00B42C13"/>
    <w:pPr>
      <w:spacing w:after="100"/>
      <w:ind w:left="220"/>
    </w:pPr>
  </w:style>
  <w:style w:type="paragraph" w:styleId="TOC3">
    <w:name w:val="toc 3"/>
    <w:basedOn w:val="Normal"/>
    <w:next w:val="Normal"/>
    <w:autoRedefine/>
    <w:uiPriority w:val="39"/>
    <w:unhideWhenUsed/>
    <w:rsid w:val="00B42C13"/>
    <w:pPr>
      <w:spacing w:after="100"/>
      <w:ind w:left="440"/>
    </w:pPr>
  </w:style>
  <w:style w:type="table" w:customStyle="1" w:styleId="MediumShading11">
    <w:name w:val="Medium Shading 11"/>
    <w:basedOn w:val="TableNormal"/>
    <w:uiPriority w:val="63"/>
    <w:rsid w:val="005B4CF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AE0B56"/>
    <w:pPr>
      <w:spacing w:before="100" w:beforeAutospacing="1" w:after="100" w:afterAutospacing="1"/>
    </w:pPr>
    <w:rPr>
      <w:rFonts w:eastAsia="Times New Roman" w:cs="Times New Roman"/>
      <w:szCs w:val="24"/>
    </w:rPr>
  </w:style>
  <w:style w:type="table" w:customStyle="1" w:styleId="LightShading1">
    <w:name w:val="Light Shading1"/>
    <w:basedOn w:val="TableNormal"/>
    <w:uiPriority w:val="60"/>
    <w:rsid w:val="00A16BAC"/>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6" w:space="0" w:color="000000" w:themeColor="text1"/>
        <w:insideV w:val="single" w:sz="6"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oSpacingChar">
    <w:name w:val="No Spacing Char"/>
    <w:basedOn w:val="DefaultParagraphFont"/>
    <w:link w:val="NoSpacing"/>
    <w:uiPriority w:val="1"/>
    <w:rsid w:val="00C72C7C"/>
  </w:style>
  <w:style w:type="paragraph" w:styleId="TableofFigures">
    <w:name w:val="table of figures"/>
    <w:basedOn w:val="Normal"/>
    <w:next w:val="Normal"/>
    <w:uiPriority w:val="99"/>
    <w:unhideWhenUsed/>
    <w:rsid w:val="00064478"/>
    <w:pPr>
      <w:spacing w:after="0"/>
      <w:ind w:left="480" w:hanging="480"/>
    </w:pPr>
    <w:rPr>
      <w:rFonts w:asciiTheme="minorHAnsi" w:hAnsiTheme="minorHAnsi"/>
      <w:smallCaps/>
      <w:sz w:val="20"/>
      <w:szCs w:val="20"/>
    </w:rPr>
  </w:style>
  <w:style w:type="paragraph" w:styleId="Title">
    <w:name w:val="Title"/>
    <w:basedOn w:val="Normal"/>
    <w:next w:val="Normal"/>
    <w:link w:val="TitleChar"/>
    <w:uiPriority w:val="10"/>
    <w:qFormat/>
    <w:rsid w:val="00651C81"/>
    <w:pPr>
      <w:spacing w:after="300"/>
      <w:contextualSpacing/>
    </w:pPr>
    <w:rPr>
      <w:b/>
      <w:sz w:val="52"/>
      <w:szCs w:val="52"/>
    </w:rPr>
  </w:style>
  <w:style w:type="character" w:customStyle="1" w:styleId="TitleChar">
    <w:name w:val="Title Char"/>
    <w:basedOn w:val="DefaultParagraphFont"/>
    <w:link w:val="Title"/>
    <w:uiPriority w:val="10"/>
    <w:rsid w:val="00651C81"/>
    <w:rPr>
      <w:rFonts w:ascii="Times New Roman" w:hAnsi="Times New Roman"/>
      <w:b/>
      <w:sz w:val="52"/>
      <w:szCs w:val="52"/>
    </w:rPr>
  </w:style>
  <w:style w:type="paragraph" w:styleId="Subtitle">
    <w:name w:val="Subtitle"/>
    <w:basedOn w:val="Normal"/>
    <w:next w:val="Normal"/>
    <w:link w:val="SubtitleChar"/>
    <w:uiPriority w:val="11"/>
    <w:qFormat/>
    <w:rsid w:val="00924E4C"/>
    <w:rPr>
      <w:i/>
      <w:iCs/>
      <w:smallCaps/>
      <w:spacing w:val="10"/>
      <w:sz w:val="28"/>
      <w:szCs w:val="28"/>
    </w:rPr>
  </w:style>
  <w:style w:type="character" w:customStyle="1" w:styleId="SubtitleChar">
    <w:name w:val="Subtitle Char"/>
    <w:basedOn w:val="DefaultParagraphFont"/>
    <w:link w:val="Subtitle"/>
    <w:uiPriority w:val="11"/>
    <w:rsid w:val="00924E4C"/>
    <w:rPr>
      <w:i/>
      <w:iCs/>
      <w:smallCaps/>
      <w:spacing w:val="10"/>
      <w:sz w:val="28"/>
      <w:szCs w:val="28"/>
    </w:rPr>
  </w:style>
  <w:style w:type="paragraph" w:styleId="Quote">
    <w:name w:val="Quote"/>
    <w:basedOn w:val="Normal"/>
    <w:next w:val="Normal"/>
    <w:link w:val="QuoteChar"/>
    <w:uiPriority w:val="29"/>
    <w:qFormat/>
    <w:rsid w:val="00924E4C"/>
    <w:rPr>
      <w:i/>
      <w:iCs/>
    </w:rPr>
  </w:style>
  <w:style w:type="character" w:customStyle="1" w:styleId="QuoteChar">
    <w:name w:val="Quote Char"/>
    <w:basedOn w:val="DefaultParagraphFont"/>
    <w:link w:val="Quote"/>
    <w:uiPriority w:val="29"/>
    <w:rsid w:val="00924E4C"/>
    <w:rPr>
      <w:i/>
      <w:iCs/>
    </w:rPr>
  </w:style>
  <w:style w:type="paragraph" w:styleId="IntenseQuote">
    <w:name w:val="Intense Quote"/>
    <w:basedOn w:val="Normal"/>
    <w:next w:val="Normal"/>
    <w:link w:val="IntenseQuoteChar"/>
    <w:uiPriority w:val="30"/>
    <w:qFormat/>
    <w:rsid w:val="00924E4C"/>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924E4C"/>
    <w:rPr>
      <w:i/>
      <w:iCs/>
    </w:rPr>
  </w:style>
  <w:style w:type="character" w:styleId="SubtleEmphasis">
    <w:name w:val="Subtle Emphasis"/>
    <w:uiPriority w:val="19"/>
    <w:qFormat/>
    <w:rsid w:val="00924E4C"/>
    <w:rPr>
      <w:i/>
      <w:iCs/>
    </w:rPr>
  </w:style>
  <w:style w:type="character" w:styleId="IntenseEmphasis">
    <w:name w:val="Intense Emphasis"/>
    <w:uiPriority w:val="21"/>
    <w:qFormat/>
    <w:rsid w:val="00924E4C"/>
    <w:rPr>
      <w:b/>
      <w:bCs/>
      <w:i/>
      <w:iCs/>
    </w:rPr>
  </w:style>
  <w:style w:type="character" w:styleId="SubtleReference">
    <w:name w:val="Subtle Reference"/>
    <w:basedOn w:val="DefaultParagraphFont"/>
    <w:uiPriority w:val="31"/>
    <w:qFormat/>
    <w:rsid w:val="00924E4C"/>
    <w:rPr>
      <w:smallCaps/>
    </w:rPr>
  </w:style>
  <w:style w:type="character" w:styleId="IntenseReference">
    <w:name w:val="Intense Reference"/>
    <w:uiPriority w:val="32"/>
    <w:qFormat/>
    <w:rsid w:val="00924E4C"/>
    <w:rPr>
      <w:b/>
      <w:bCs/>
      <w:smallCaps/>
    </w:rPr>
  </w:style>
  <w:style w:type="character" w:styleId="BookTitle">
    <w:name w:val="Book Title"/>
    <w:basedOn w:val="DefaultParagraphFont"/>
    <w:uiPriority w:val="33"/>
    <w:qFormat/>
    <w:rsid w:val="00924E4C"/>
    <w:rPr>
      <w:i/>
      <w:iCs/>
      <w:smallCaps/>
      <w:spacing w:val="5"/>
    </w:rPr>
  </w:style>
  <w:style w:type="paragraph" w:styleId="Header">
    <w:name w:val="header"/>
    <w:basedOn w:val="Normal"/>
    <w:link w:val="HeaderChar"/>
    <w:uiPriority w:val="99"/>
    <w:unhideWhenUsed/>
    <w:rsid w:val="00014340"/>
    <w:pPr>
      <w:tabs>
        <w:tab w:val="center" w:pos="4680"/>
        <w:tab w:val="right" w:pos="9360"/>
      </w:tabs>
      <w:spacing w:after="0"/>
    </w:pPr>
  </w:style>
  <w:style w:type="character" w:customStyle="1" w:styleId="HeaderChar">
    <w:name w:val="Header Char"/>
    <w:basedOn w:val="DefaultParagraphFont"/>
    <w:link w:val="Header"/>
    <w:uiPriority w:val="99"/>
    <w:rsid w:val="00014340"/>
    <w:rPr>
      <w:rFonts w:ascii="Times New Roman" w:hAnsi="Times New Roman"/>
      <w:sz w:val="24"/>
    </w:rPr>
  </w:style>
  <w:style w:type="paragraph" w:styleId="Footer">
    <w:name w:val="footer"/>
    <w:basedOn w:val="Normal"/>
    <w:link w:val="FooterChar"/>
    <w:uiPriority w:val="99"/>
    <w:unhideWhenUsed/>
    <w:rsid w:val="00014340"/>
    <w:pPr>
      <w:tabs>
        <w:tab w:val="center" w:pos="4680"/>
        <w:tab w:val="right" w:pos="9360"/>
      </w:tabs>
      <w:spacing w:after="0"/>
    </w:pPr>
  </w:style>
  <w:style w:type="character" w:customStyle="1" w:styleId="FooterChar">
    <w:name w:val="Footer Char"/>
    <w:basedOn w:val="DefaultParagraphFont"/>
    <w:link w:val="Footer"/>
    <w:uiPriority w:val="99"/>
    <w:rsid w:val="00014340"/>
    <w:rPr>
      <w:rFonts w:ascii="Times New Roman" w:hAnsi="Times New Roman"/>
      <w:sz w:val="24"/>
    </w:rPr>
  </w:style>
  <w:style w:type="paragraph" w:styleId="HTMLPreformatted">
    <w:name w:val="HTML Preformatted"/>
    <w:basedOn w:val="Normal"/>
    <w:link w:val="HTMLPreformattedChar"/>
    <w:uiPriority w:val="99"/>
    <w:semiHidden/>
    <w:unhideWhenUsed/>
    <w:rsid w:val="00D955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D95510"/>
    <w:rPr>
      <w:rFonts w:ascii="Courier New" w:eastAsia="Times New Roman" w:hAnsi="Courier New" w:cs="Courier New"/>
      <w:sz w:val="20"/>
      <w:szCs w:val="20"/>
      <w:lang w:bidi="ar-SA"/>
    </w:rPr>
  </w:style>
  <w:style w:type="character" w:customStyle="1" w:styleId="ln">
    <w:name w:val="ln"/>
    <w:basedOn w:val="DefaultParagraphFont"/>
    <w:rsid w:val="00D95510"/>
  </w:style>
  <w:style w:type="character" w:customStyle="1" w:styleId="s0">
    <w:name w:val="s0"/>
    <w:basedOn w:val="DefaultParagraphFont"/>
    <w:rsid w:val="00D95510"/>
  </w:style>
  <w:style w:type="character" w:customStyle="1" w:styleId="s1">
    <w:name w:val="s1"/>
    <w:basedOn w:val="DefaultParagraphFont"/>
    <w:rsid w:val="00D95510"/>
  </w:style>
  <w:style w:type="character" w:customStyle="1" w:styleId="s2">
    <w:name w:val="s2"/>
    <w:basedOn w:val="DefaultParagraphFont"/>
    <w:rsid w:val="00D95510"/>
  </w:style>
  <w:style w:type="character" w:customStyle="1" w:styleId="s3">
    <w:name w:val="s3"/>
    <w:basedOn w:val="DefaultParagraphFont"/>
    <w:rsid w:val="00D95510"/>
  </w:style>
  <w:style w:type="character" w:customStyle="1" w:styleId="s4">
    <w:name w:val="s4"/>
    <w:basedOn w:val="DefaultParagraphFont"/>
    <w:rsid w:val="00D95510"/>
  </w:style>
  <w:style w:type="character" w:customStyle="1" w:styleId="s5">
    <w:name w:val="s5"/>
    <w:basedOn w:val="DefaultParagraphFont"/>
    <w:rsid w:val="00D95510"/>
  </w:style>
  <w:style w:type="character" w:customStyle="1" w:styleId="s6">
    <w:name w:val="s6"/>
    <w:basedOn w:val="DefaultParagraphFont"/>
    <w:rsid w:val="0005763D"/>
  </w:style>
  <w:style w:type="paragraph" w:styleId="Revision">
    <w:name w:val="Revision"/>
    <w:hidden/>
    <w:uiPriority w:val="99"/>
    <w:semiHidden/>
    <w:rsid w:val="007E0DE0"/>
    <w:pPr>
      <w:spacing w:after="0" w:line="240" w:lineRule="auto"/>
    </w:pPr>
    <w:rPr>
      <w:rFonts w:ascii="Times New Roman" w:hAnsi="Times New Roman"/>
      <w:sz w:val="24"/>
    </w:rPr>
  </w:style>
</w:styles>
</file>

<file path=word/webSettings.xml><?xml version="1.0" encoding="utf-8"?>
<w:webSettings xmlns:r="http://schemas.openxmlformats.org/officeDocument/2006/relationships" xmlns:w="http://schemas.openxmlformats.org/wordprocessingml/2006/main">
  <w:divs>
    <w:div w:id="217135361">
      <w:bodyDiv w:val="1"/>
      <w:marLeft w:val="0"/>
      <w:marRight w:val="0"/>
      <w:marTop w:val="0"/>
      <w:marBottom w:val="0"/>
      <w:divBdr>
        <w:top w:val="none" w:sz="0" w:space="0" w:color="auto"/>
        <w:left w:val="none" w:sz="0" w:space="0" w:color="auto"/>
        <w:bottom w:val="none" w:sz="0" w:space="0" w:color="auto"/>
        <w:right w:val="none" w:sz="0" w:space="0" w:color="auto"/>
      </w:divBdr>
    </w:div>
    <w:div w:id="244386097">
      <w:bodyDiv w:val="1"/>
      <w:marLeft w:val="0"/>
      <w:marRight w:val="0"/>
      <w:marTop w:val="0"/>
      <w:marBottom w:val="0"/>
      <w:divBdr>
        <w:top w:val="none" w:sz="0" w:space="0" w:color="auto"/>
        <w:left w:val="none" w:sz="0" w:space="0" w:color="auto"/>
        <w:bottom w:val="none" w:sz="0" w:space="0" w:color="auto"/>
        <w:right w:val="none" w:sz="0" w:space="0" w:color="auto"/>
      </w:divBdr>
    </w:div>
    <w:div w:id="343943086">
      <w:bodyDiv w:val="1"/>
      <w:marLeft w:val="0"/>
      <w:marRight w:val="0"/>
      <w:marTop w:val="0"/>
      <w:marBottom w:val="0"/>
      <w:divBdr>
        <w:top w:val="none" w:sz="0" w:space="0" w:color="auto"/>
        <w:left w:val="none" w:sz="0" w:space="0" w:color="auto"/>
        <w:bottom w:val="none" w:sz="0" w:space="0" w:color="auto"/>
        <w:right w:val="none" w:sz="0" w:space="0" w:color="auto"/>
      </w:divBdr>
    </w:div>
    <w:div w:id="494763948">
      <w:bodyDiv w:val="1"/>
      <w:marLeft w:val="0"/>
      <w:marRight w:val="0"/>
      <w:marTop w:val="0"/>
      <w:marBottom w:val="0"/>
      <w:divBdr>
        <w:top w:val="none" w:sz="0" w:space="0" w:color="auto"/>
        <w:left w:val="none" w:sz="0" w:space="0" w:color="auto"/>
        <w:bottom w:val="none" w:sz="0" w:space="0" w:color="auto"/>
        <w:right w:val="none" w:sz="0" w:space="0" w:color="auto"/>
      </w:divBdr>
    </w:div>
    <w:div w:id="553658817">
      <w:bodyDiv w:val="1"/>
      <w:marLeft w:val="0"/>
      <w:marRight w:val="0"/>
      <w:marTop w:val="0"/>
      <w:marBottom w:val="0"/>
      <w:divBdr>
        <w:top w:val="none" w:sz="0" w:space="0" w:color="auto"/>
        <w:left w:val="none" w:sz="0" w:space="0" w:color="auto"/>
        <w:bottom w:val="none" w:sz="0" w:space="0" w:color="auto"/>
        <w:right w:val="none" w:sz="0" w:space="0" w:color="auto"/>
      </w:divBdr>
    </w:div>
    <w:div w:id="857045275">
      <w:bodyDiv w:val="1"/>
      <w:marLeft w:val="0"/>
      <w:marRight w:val="0"/>
      <w:marTop w:val="0"/>
      <w:marBottom w:val="0"/>
      <w:divBdr>
        <w:top w:val="none" w:sz="0" w:space="0" w:color="auto"/>
        <w:left w:val="none" w:sz="0" w:space="0" w:color="auto"/>
        <w:bottom w:val="none" w:sz="0" w:space="0" w:color="auto"/>
        <w:right w:val="none" w:sz="0" w:space="0" w:color="auto"/>
      </w:divBdr>
    </w:div>
    <w:div w:id="858198167">
      <w:bodyDiv w:val="1"/>
      <w:marLeft w:val="0"/>
      <w:marRight w:val="0"/>
      <w:marTop w:val="0"/>
      <w:marBottom w:val="0"/>
      <w:divBdr>
        <w:top w:val="none" w:sz="0" w:space="0" w:color="auto"/>
        <w:left w:val="none" w:sz="0" w:space="0" w:color="auto"/>
        <w:bottom w:val="none" w:sz="0" w:space="0" w:color="auto"/>
        <w:right w:val="none" w:sz="0" w:space="0" w:color="auto"/>
      </w:divBdr>
    </w:div>
    <w:div w:id="871311385">
      <w:bodyDiv w:val="1"/>
      <w:marLeft w:val="0"/>
      <w:marRight w:val="0"/>
      <w:marTop w:val="0"/>
      <w:marBottom w:val="0"/>
      <w:divBdr>
        <w:top w:val="none" w:sz="0" w:space="0" w:color="auto"/>
        <w:left w:val="none" w:sz="0" w:space="0" w:color="auto"/>
        <w:bottom w:val="none" w:sz="0" w:space="0" w:color="auto"/>
        <w:right w:val="none" w:sz="0" w:space="0" w:color="auto"/>
      </w:divBdr>
    </w:div>
    <w:div w:id="1025254260">
      <w:bodyDiv w:val="1"/>
      <w:marLeft w:val="0"/>
      <w:marRight w:val="0"/>
      <w:marTop w:val="0"/>
      <w:marBottom w:val="0"/>
      <w:divBdr>
        <w:top w:val="none" w:sz="0" w:space="0" w:color="auto"/>
        <w:left w:val="none" w:sz="0" w:space="0" w:color="auto"/>
        <w:bottom w:val="none" w:sz="0" w:space="0" w:color="auto"/>
        <w:right w:val="none" w:sz="0" w:space="0" w:color="auto"/>
      </w:divBdr>
    </w:div>
    <w:div w:id="1031108717">
      <w:bodyDiv w:val="1"/>
      <w:marLeft w:val="0"/>
      <w:marRight w:val="0"/>
      <w:marTop w:val="0"/>
      <w:marBottom w:val="0"/>
      <w:divBdr>
        <w:top w:val="none" w:sz="0" w:space="0" w:color="auto"/>
        <w:left w:val="none" w:sz="0" w:space="0" w:color="auto"/>
        <w:bottom w:val="none" w:sz="0" w:space="0" w:color="auto"/>
        <w:right w:val="none" w:sz="0" w:space="0" w:color="auto"/>
      </w:divBdr>
    </w:div>
    <w:div w:id="1145970411">
      <w:bodyDiv w:val="1"/>
      <w:marLeft w:val="0"/>
      <w:marRight w:val="0"/>
      <w:marTop w:val="0"/>
      <w:marBottom w:val="0"/>
      <w:divBdr>
        <w:top w:val="none" w:sz="0" w:space="0" w:color="auto"/>
        <w:left w:val="none" w:sz="0" w:space="0" w:color="auto"/>
        <w:bottom w:val="none" w:sz="0" w:space="0" w:color="auto"/>
        <w:right w:val="none" w:sz="0" w:space="0" w:color="auto"/>
      </w:divBdr>
    </w:div>
    <w:div w:id="1242326745">
      <w:bodyDiv w:val="1"/>
      <w:marLeft w:val="0"/>
      <w:marRight w:val="0"/>
      <w:marTop w:val="0"/>
      <w:marBottom w:val="0"/>
      <w:divBdr>
        <w:top w:val="none" w:sz="0" w:space="0" w:color="auto"/>
        <w:left w:val="none" w:sz="0" w:space="0" w:color="auto"/>
        <w:bottom w:val="none" w:sz="0" w:space="0" w:color="auto"/>
        <w:right w:val="none" w:sz="0" w:space="0" w:color="auto"/>
      </w:divBdr>
    </w:div>
    <w:div w:id="1294016864">
      <w:bodyDiv w:val="1"/>
      <w:marLeft w:val="0"/>
      <w:marRight w:val="0"/>
      <w:marTop w:val="0"/>
      <w:marBottom w:val="0"/>
      <w:divBdr>
        <w:top w:val="none" w:sz="0" w:space="0" w:color="auto"/>
        <w:left w:val="none" w:sz="0" w:space="0" w:color="auto"/>
        <w:bottom w:val="none" w:sz="0" w:space="0" w:color="auto"/>
        <w:right w:val="none" w:sz="0" w:space="0" w:color="auto"/>
      </w:divBdr>
    </w:div>
    <w:div w:id="1332219563">
      <w:bodyDiv w:val="1"/>
      <w:marLeft w:val="0"/>
      <w:marRight w:val="0"/>
      <w:marTop w:val="0"/>
      <w:marBottom w:val="0"/>
      <w:divBdr>
        <w:top w:val="none" w:sz="0" w:space="0" w:color="auto"/>
        <w:left w:val="none" w:sz="0" w:space="0" w:color="auto"/>
        <w:bottom w:val="none" w:sz="0" w:space="0" w:color="auto"/>
        <w:right w:val="none" w:sz="0" w:space="0" w:color="auto"/>
      </w:divBdr>
    </w:div>
    <w:div w:id="1407610692">
      <w:bodyDiv w:val="1"/>
      <w:marLeft w:val="0"/>
      <w:marRight w:val="0"/>
      <w:marTop w:val="0"/>
      <w:marBottom w:val="0"/>
      <w:divBdr>
        <w:top w:val="none" w:sz="0" w:space="0" w:color="auto"/>
        <w:left w:val="none" w:sz="0" w:space="0" w:color="auto"/>
        <w:bottom w:val="none" w:sz="0" w:space="0" w:color="auto"/>
        <w:right w:val="none" w:sz="0" w:space="0" w:color="auto"/>
      </w:divBdr>
    </w:div>
    <w:div w:id="1424765532">
      <w:bodyDiv w:val="1"/>
      <w:marLeft w:val="0"/>
      <w:marRight w:val="0"/>
      <w:marTop w:val="0"/>
      <w:marBottom w:val="0"/>
      <w:divBdr>
        <w:top w:val="none" w:sz="0" w:space="0" w:color="auto"/>
        <w:left w:val="none" w:sz="0" w:space="0" w:color="auto"/>
        <w:bottom w:val="none" w:sz="0" w:space="0" w:color="auto"/>
        <w:right w:val="none" w:sz="0" w:space="0" w:color="auto"/>
      </w:divBdr>
    </w:div>
    <w:div w:id="1441997283">
      <w:bodyDiv w:val="1"/>
      <w:marLeft w:val="0"/>
      <w:marRight w:val="0"/>
      <w:marTop w:val="0"/>
      <w:marBottom w:val="0"/>
      <w:divBdr>
        <w:top w:val="none" w:sz="0" w:space="0" w:color="auto"/>
        <w:left w:val="none" w:sz="0" w:space="0" w:color="auto"/>
        <w:bottom w:val="none" w:sz="0" w:space="0" w:color="auto"/>
        <w:right w:val="none" w:sz="0" w:space="0" w:color="auto"/>
      </w:divBdr>
    </w:div>
    <w:div w:id="1767656218">
      <w:bodyDiv w:val="1"/>
      <w:marLeft w:val="0"/>
      <w:marRight w:val="0"/>
      <w:marTop w:val="0"/>
      <w:marBottom w:val="0"/>
      <w:divBdr>
        <w:top w:val="none" w:sz="0" w:space="0" w:color="auto"/>
        <w:left w:val="none" w:sz="0" w:space="0" w:color="auto"/>
        <w:bottom w:val="none" w:sz="0" w:space="0" w:color="auto"/>
        <w:right w:val="none" w:sz="0" w:space="0" w:color="auto"/>
      </w:divBdr>
    </w:div>
    <w:div w:id="1815637034">
      <w:bodyDiv w:val="1"/>
      <w:marLeft w:val="0"/>
      <w:marRight w:val="0"/>
      <w:marTop w:val="0"/>
      <w:marBottom w:val="0"/>
      <w:divBdr>
        <w:top w:val="none" w:sz="0" w:space="0" w:color="auto"/>
        <w:left w:val="none" w:sz="0" w:space="0" w:color="auto"/>
        <w:bottom w:val="none" w:sz="0" w:space="0" w:color="auto"/>
        <w:right w:val="none" w:sz="0" w:space="0" w:color="auto"/>
      </w:divBdr>
    </w:div>
    <w:div w:id="1968074648">
      <w:bodyDiv w:val="1"/>
      <w:marLeft w:val="0"/>
      <w:marRight w:val="0"/>
      <w:marTop w:val="0"/>
      <w:marBottom w:val="0"/>
      <w:divBdr>
        <w:top w:val="none" w:sz="0" w:space="0" w:color="auto"/>
        <w:left w:val="none" w:sz="0" w:space="0" w:color="auto"/>
        <w:bottom w:val="none" w:sz="0" w:space="0" w:color="auto"/>
        <w:right w:val="none" w:sz="0" w:space="0" w:color="auto"/>
      </w:divBdr>
    </w:div>
    <w:div w:id="2034265163">
      <w:bodyDiv w:val="1"/>
      <w:marLeft w:val="0"/>
      <w:marRight w:val="0"/>
      <w:marTop w:val="0"/>
      <w:marBottom w:val="0"/>
      <w:divBdr>
        <w:top w:val="none" w:sz="0" w:space="0" w:color="auto"/>
        <w:left w:val="none" w:sz="0" w:space="0" w:color="auto"/>
        <w:bottom w:val="none" w:sz="0" w:space="0" w:color="auto"/>
        <w:right w:val="none" w:sz="0" w:space="0" w:color="auto"/>
      </w:divBdr>
    </w:div>
    <w:div w:id="2041472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http://opensimulator.org/wiki/Main_Page" TargetMode="External"/><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image" Target="media/image52.png"/><Relationship Id="rId68" Type="http://schemas.openxmlformats.org/officeDocument/2006/relationships/hyperlink" Target="http://www.vmware.com/files/pdf/WhitePaper_ReducePowerConsumption.pdf" TargetMode="External"/><Relationship Id="rId84" Type="http://schemas.openxmlformats.org/officeDocument/2006/relationships/hyperlink" Target="http://protege-owl.sourceforge.net/javadoc/edu/stanford/smi/protegex/owl/model/OWLModel.html" TargetMode="External"/><Relationship Id="rId89" Type="http://schemas.openxmlformats.org/officeDocument/2006/relationships/hyperlink" Target="http://jena.sourceforge.net/javadoc/com/hp/hpl/jena/ontology/OntModel.html" TargetMode="External"/><Relationship Id="rId112" Type="http://schemas.openxmlformats.org/officeDocument/2006/relationships/hyperlink" Target="http://msdn.microsoft.com/en-us/library/aa394084(VS.85).aspx" TargetMode="External"/><Relationship Id="rId16" Type="http://schemas.openxmlformats.org/officeDocument/2006/relationships/image" Target="media/image5.png"/><Relationship Id="rId107" Type="http://schemas.openxmlformats.org/officeDocument/2006/relationships/hyperlink" Target="http://www.microsoft.com/windowsserver2008/en/us/default.aspx" TargetMode="External"/><Relationship Id="rId11" Type="http://schemas.openxmlformats.org/officeDocument/2006/relationships/footer" Target="footer2.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vast.nsstc.uah.edu/SensorML/" TargetMode="External"/><Relationship Id="rId79" Type="http://schemas.openxmlformats.org/officeDocument/2006/relationships/hyperlink" Target="http://en.wikipedia.org/wiki/Dependency_inversion_principle" TargetMode="External"/><Relationship Id="rId102" Type="http://schemas.openxmlformats.org/officeDocument/2006/relationships/hyperlink" Target="http://en.wikipedia.org/wiki/Hypertext_Transfer_Protocol" TargetMode="External"/><Relationship Id="rId123"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hyperlink" Target="http://protege.stanford.edu/" TargetMode="External"/><Relationship Id="rId90" Type="http://schemas.openxmlformats.org/officeDocument/2006/relationships/hyperlink" Target="http://jade.tilab.com/" TargetMode="External"/><Relationship Id="rId95" Type="http://schemas.openxmlformats.org/officeDocument/2006/relationships/hyperlink" Target="http://en.wikipedia.org/wiki/Java_(programming_language)"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yperlink" Target="http://www.federalnewsradio.com/pdfs/EPADatacenterReporttoCongress-August2007.pdf" TargetMode="External"/><Relationship Id="rId77" Type="http://schemas.openxmlformats.org/officeDocument/2006/relationships/hyperlink" Target="http://en.wikipedia.org/wiki/GRASP_(object-oriented_design)" TargetMode="External"/><Relationship Id="rId100" Type="http://schemas.openxmlformats.org/officeDocument/2006/relationships/hyperlink" Target="http://www.web3d.org/x3d/" TargetMode="External"/><Relationship Id="rId105" Type="http://schemas.openxmlformats.org/officeDocument/2006/relationships/hyperlink" Target="http://www.fuzzytech.com/binaries/ieccd1.pdf" TargetMode="External"/><Relationship Id="rId113" Type="http://schemas.openxmlformats.org/officeDocument/2006/relationships/hyperlink" Target="http://msdn.microsoft.com/en-us/library/cc136992(VS.85).aspx" TargetMode="External"/><Relationship Id="rId11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hyperlink" Target="http://en.wikipedia.org/wiki/Abductive_logic_programming" TargetMode="External"/><Relationship Id="rId80" Type="http://schemas.openxmlformats.org/officeDocument/2006/relationships/hyperlink" Target="http://en.wikipedia.org/wiki/Open/closed_principle" TargetMode="External"/><Relationship Id="rId85" Type="http://schemas.openxmlformats.org/officeDocument/2006/relationships/hyperlink" Target="http://www.w3.org/Submission/SWRL/" TargetMode="External"/><Relationship Id="rId93" Type="http://schemas.openxmlformats.org/officeDocument/2006/relationships/hyperlink" Target="http://www.fipa.org/" TargetMode="External"/><Relationship Id="rId98" Type="http://schemas.openxmlformats.org/officeDocument/2006/relationships/hyperlink" Target="http://en.wikipedia.org/wiki/C_Sharp_(programming_language)" TargetMode="External"/><Relationship Id="rId121" Type="http://schemas.openxmlformats.org/officeDocument/2006/relationships/footer" Target="footer4.xml"/><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www.hlrs.de/organization/av/isis/research/distributed-systems/games/" TargetMode="External"/><Relationship Id="rId103" Type="http://schemas.openxmlformats.org/officeDocument/2006/relationships/hyperlink" Target="http://en.wikipedia.org/wiki/Fuzzy_logic" TargetMode="External"/><Relationship Id="rId108" Type="http://schemas.openxmlformats.org/officeDocument/2006/relationships/hyperlink" Target="http://www.microsoft.com/windowsserver2008/en/us/wss08.aspx" TargetMode="External"/><Relationship Id="rId116" Type="http://schemas.openxmlformats.org/officeDocument/2006/relationships/hyperlink" Target="http://en.wikipedia.org/wiki/SCSI" TargetMode="External"/><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www.federalnewsradio.com/pdfs/EPADatacenterReporttoCongress-August2007.pdf" TargetMode="External"/><Relationship Id="rId75" Type="http://schemas.openxmlformats.org/officeDocument/2006/relationships/hyperlink" Target="http://en.wikipedia.org/wiki/Nash_bargaining_game" TargetMode="External"/><Relationship Id="rId83" Type="http://schemas.openxmlformats.org/officeDocument/2006/relationships/hyperlink" Target="http://protege.stanford.edu/protege/3.4/docs/api/owl/edu/stanford/smi/protegex/owl/ProtegeOWL.html" TargetMode="External"/><Relationship Id="rId88" Type="http://schemas.openxmlformats.org/officeDocument/2006/relationships/hyperlink" Target="http://protege.stanford.edu/protege/3.4/docs/api/owl/edu/stanford/smi/protegex/owl/jena/JenaOWLModel.html" TargetMode="External"/><Relationship Id="rId91" Type="http://schemas.openxmlformats.org/officeDocument/2006/relationships/hyperlink" Target="http://jade.tilab.com/papers/2003/WhitePaperJADEEXP.pdf" TargetMode="External"/><Relationship Id="rId96" Type="http://schemas.openxmlformats.org/officeDocument/2006/relationships/hyperlink" Target="http://java.sun.com/javame/index.jsp" TargetMode="External"/><Relationship Id="rId111" Type="http://schemas.openxmlformats.org/officeDocument/2006/relationships/hyperlink" Target="http://www.iis.ne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hyperlink" Target="http://en.wikipedia.org/wiki/Factory_method_pattern" TargetMode="External"/><Relationship Id="rId114" Type="http://schemas.openxmlformats.org/officeDocument/2006/relationships/hyperlink" Target="http://www.microsoft.com/windows/windows-xp/default.aspx" TargetMode="External"/><Relationship Id="rId119" Type="http://schemas.openxmlformats.org/officeDocument/2006/relationships/header" Target="header2.xm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ieee1451.nist.gov/intro.htm" TargetMode="External"/><Relationship Id="rId78" Type="http://schemas.openxmlformats.org/officeDocument/2006/relationships/hyperlink" Target="http://en.wikipedia.org/wiki/Separation_of_concerns" TargetMode="External"/><Relationship Id="rId81" Type="http://schemas.openxmlformats.org/officeDocument/2006/relationships/hyperlink" Target="http://en.wikipedia.org/wiki/Data_transfer_object" TargetMode="External"/><Relationship Id="rId86" Type="http://schemas.openxmlformats.org/officeDocument/2006/relationships/hyperlink" Target="http://clarkparsia.com/pellet/" TargetMode="External"/><Relationship Id="rId94" Type="http://schemas.openxmlformats.org/officeDocument/2006/relationships/hyperlink" Target="http://www.fipa.org/specs/fipa00008/SC00008I.html" TargetMode="External"/><Relationship Id="rId99" Type="http://schemas.openxmlformats.org/officeDocument/2006/relationships/hyperlink" Target="http://itextpdf.com/" TargetMode="External"/><Relationship Id="rId101" Type="http://schemas.openxmlformats.org/officeDocument/2006/relationships/hyperlink" Target="http://www.xj3d.org/" TargetMode="External"/><Relationship Id="rId12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file:///C:\Documents%20and%20Settings\Me\Desktop\incercare_intelij\selfoptimizing\Licenta.docx"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hyperlink" Target="http://www.microsoft.com/hyper-v-server/en/us/default.aspx" TargetMode="Externa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dsrl.coned.utcluj.ro/" TargetMode="External"/><Relationship Id="rId97" Type="http://schemas.openxmlformats.org/officeDocument/2006/relationships/hyperlink" Target="http://en.wikipedia.org/wiki/Serialization" TargetMode="External"/><Relationship Id="rId104" Type="http://schemas.openxmlformats.org/officeDocument/2006/relationships/hyperlink" Target="http://jfuzzylogic.sourceforge.net/html/index.html" TargetMode="External"/><Relationship Id="rId120" Type="http://schemas.openxmlformats.org/officeDocument/2006/relationships/footer" Target="footer3.xml"/><Relationship Id="rId7" Type="http://schemas.openxmlformats.org/officeDocument/2006/relationships/footnotes" Target="footnotes.xml"/><Relationship Id="rId71" Type="http://schemas.openxmlformats.org/officeDocument/2006/relationships/hyperlink" Target="http://en.wikipedia.org/wiki/Ubiquitous_computing" TargetMode="External"/><Relationship Id="rId92" Type="http://schemas.openxmlformats.org/officeDocument/2006/relationships/hyperlink" Target="http://jade.tilab.com/doc/tutorials/JADEProgramming-Tutorial-for-beginners.pdf" TargetMode="Externa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hyperlink" Target="http://jena.sourceforge.net/" TargetMode="External"/><Relationship Id="rId110" Type="http://schemas.openxmlformats.org/officeDocument/2006/relationships/hyperlink" Target="http://msdn.microsoft.com/en-us/library/aa394582(v=VS.85).aspx" TargetMode="External"/><Relationship Id="rId115" Type="http://schemas.openxmlformats.org/officeDocument/2006/relationships/hyperlink" Target="http://en.wikipedia.org/wiki/SCS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{C635B37E-1789-4DB5-AE3B-529DF922B75E}</b:Guid>
    <b:LCID>0</b:LCID>
    <b:Author>
      <b:Author>
        <b:NameList>
          <b:Person>
            <b:Last>gtg</b:Last>
          </b:Person>
        </b:NameList>
      </b:Author>
    </b:Author>
    <b:Title>g</b:Title>
    <b:Year>g</b:Year>
    <b:City>g</b:City>
    <b:RefOrder>1</b:RefOrder>
  </b:Source>
</b:Sources>
</file>

<file path=customXml/item2.xml><?xml version="1.0" encoding="utf-8"?>
<b:Sources xmlns:b="http://schemas.openxmlformats.org/officeDocument/2006/bibliography" xmlns="http://schemas.openxmlformats.org/officeDocument/2006/bibliography" SelectedStyle="\APA.XSL" StyleName="APA">
  <b:Source>
    <b:Tag>Placeholder1</b:Tag>
    <b:SourceType>Book</b:SourceType>
    <b:Guid>{C635B37E-1789-4DB5-AE3B-529DF922B75E}</b:Guid>
    <b:LCID>0</b:LCID>
    <b:Author>
      <b:Author>
        <b:NameList>
          <b:Person>
            <b:Last>gtg</b:Last>
          </b:Person>
        </b:NameList>
      </b:Author>
    </b:Author>
    <b:Title>g</b:Title>
    <b:Year>g</b:Year>
    <b:City>g</b:City>
    <b:RefOrder>1</b:RefOrder>
  </b:Source>
</b:Sources>
</file>

<file path=customXml/itemProps1.xml><?xml version="1.0" encoding="utf-8"?>
<ds:datastoreItem xmlns:ds="http://schemas.openxmlformats.org/officeDocument/2006/customXml" ds:itemID="{E4AAB1C6-2D0C-4061-939D-35BF66EF84D4}">
  <ds:schemaRefs>
    <ds:schemaRef ds:uri="http://schemas.openxmlformats.org/officeDocument/2006/bibliography"/>
  </ds:schemaRefs>
</ds:datastoreItem>
</file>

<file path=customXml/itemProps2.xml><?xml version="1.0" encoding="utf-8"?>
<ds:datastoreItem xmlns:ds="http://schemas.openxmlformats.org/officeDocument/2006/customXml" ds:itemID="{F1D8768C-9FC5-4DE8-904C-0868CAE8A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7253</TotalTime>
  <Pages>128</Pages>
  <Words>39576</Words>
  <Characters>225588</Characters>
  <Application>Microsoft Office Word</Application>
  <DocSecurity>0</DocSecurity>
  <Lines>1879</Lines>
  <Paragraphs>529</Paragraphs>
  <ScaleCrop>false</ScaleCrop>
  <HeadingPairs>
    <vt:vector size="2" baseType="variant">
      <vt:variant>
        <vt:lpstr>Title</vt:lpstr>
      </vt:variant>
      <vt:variant>
        <vt:i4>1</vt:i4>
      </vt:variant>
    </vt:vector>
  </HeadingPairs>
  <TitlesOfParts>
    <vt:vector size="1" baseType="lpstr">
      <vt:lpstr/>
    </vt:vector>
  </TitlesOfParts>
  <Company>work</Company>
  <LinksUpToDate>false</LinksUpToDate>
  <CharactersWithSpaces>264635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Moldovanus</dc:creator>
  <cp:keywords/>
  <dc:description/>
  <cp:lastModifiedBy>Moldovanus</cp:lastModifiedBy>
  <cp:revision>11</cp:revision>
  <cp:lastPrinted>2010-06-15T17:31:00Z</cp:lastPrinted>
  <dcterms:created xsi:type="dcterms:W3CDTF">2010-05-19T14:34:00Z</dcterms:created>
  <dcterms:modified xsi:type="dcterms:W3CDTF">2010-06-21T20:45:00Z</dcterms:modified>
</cp:coreProperties>
</file>