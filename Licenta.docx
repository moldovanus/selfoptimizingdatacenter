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8C4" w:rsidRDefault="000728C4" w:rsidP="000728C4">
      <w:pPr>
        <w:pStyle w:val="Heading1"/>
        <w:jc w:val="center"/>
      </w:pPr>
    </w:p>
    <w:p w:rsidR="000728C4" w:rsidRDefault="000728C4" w:rsidP="000728C4">
      <w:pPr>
        <w:pStyle w:val="Heading1"/>
        <w:tabs>
          <w:tab w:val="center" w:pos="4680"/>
          <w:tab w:val="right" w:pos="9360"/>
        </w:tabs>
      </w:pPr>
      <w:bookmarkStart w:id="0" w:name="_Toc264798535"/>
      <w:bookmarkStart w:id="1" w:name="_Toc264918445"/>
      <w:bookmarkStart w:id="2" w:name="_Toc264737168"/>
      <w:r>
        <w:tab/>
      </w:r>
      <w:bookmarkStart w:id="3" w:name="_Toc264995397"/>
      <w:r w:rsidRPr="00DC62F2">
        <w:t xml:space="preserve">A </w:t>
      </w:r>
      <w:r>
        <w:t xml:space="preserve">Self-Adaptive Model for </w:t>
      </w:r>
      <w:bookmarkEnd w:id="0"/>
      <w:bookmarkEnd w:id="1"/>
      <w:bookmarkEnd w:id="2"/>
      <w:r>
        <w:t>Managing Energy Efficiency</w:t>
      </w:r>
      <w:bookmarkEnd w:id="3"/>
    </w:p>
    <w:p w:rsidR="000728C4" w:rsidRPr="00DC62F2" w:rsidRDefault="000728C4" w:rsidP="000728C4">
      <w:pPr>
        <w:pStyle w:val="Heading1"/>
        <w:tabs>
          <w:tab w:val="center" w:pos="4680"/>
          <w:tab w:val="right" w:pos="9360"/>
        </w:tabs>
        <w:jc w:val="center"/>
      </w:pPr>
      <w:bookmarkStart w:id="4" w:name="_Toc264995398"/>
      <w:r>
        <w:t>in Service Centers</w:t>
      </w:r>
      <w:bookmarkEnd w:id="4"/>
    </w:p>
    <w:p w:rsidR="000728C4" w:rsidRPr="00DC62F2" w:rsidRDefault="000728C4" w:rsidP="000728C4">
      <w:pPr>
        <w:pStyle w:val="Heading1"/>
        <w:jc w:val="center"/>
      </w:pPr>
    </w:p>
    <w:p w:rsidR="000728C4" w:rsidRDefault="000728C4" w:rsidP="000728C4">
      <w:pPr>
        <w:pStyle w:val="Heading2"/>
        <w:jc w:val="center"/>
        <w:rPr>
          <w:b w:val="0"/>
        </w:rPr>
      </w:pPr>
      <w:bookmarkStart w:id="5" w:name="_Toc264737170"/>
      <w:bookmarkStart w:id="6" w:name="_Toc264798538"/>
      <w:bookmarkStart w:id="7" w:name="_Toc264918448"/>
      <w:bookmarkStart w:id="8" w:name="_Toc264995399"/>
      <w:r>
        <w:rPr>
          <w:b w:val="0"/>
        </w:rPr>
        <w:t xml:space="preserve">Context </w:t>
      </w:r>
      <w:r w:rsidRPr="00364BC9">
        <w:rPr>
          <w:b w:val="0"/>
        </w:rPr>
        <w:t xml:space="preserve">Data </w:t>
      </w:r>
      <w:bookmarkEnd w:id="5"/>
      <w:bookmarkEnd w:id="6"/>
      <w:bookmarkEnd w:id="7"/>
      <w:r>
        <w:rPr>
          <w:b w:val="0"/>
        </w:rPr>
        <w:t>Acquisition, Analysis</w:t>
      </w:r>
      <w:bookmarkEnd w:id="8"/>
      <w:r>
        <w:rPr>
          <w:b w:val="0"/>
        </w:rPr>
        <w:t xml:space="preserve"> </w:t>
      </w:r>
    </w:p>
    <w:p w:rsidR="000728C4" w:rsidRPr="00364BC9" w:rsidRDefault="000728C4" w:rsidP="000728C4">
      <w:pPr>
        <w:pStyle w:val="Heading2"/>
        <w:jc w:val="center"/>
        <w:rPr>
          <w:b w:val="0"/>
        </w:rPr>
      </w:pPr>
      <w:bookmarkStart w:id="9" w:name="_Toc264995400"/>
      <w:r>
        <w:rPr>
          <w:b w:val="0"/>
        </w:rPr>
        <w:t>and Representation</w:t>
      </w:r>
      <w:bookmarkEnd w:id="9"/>
    </w:p>
    <w:p w:rsidR="000728C4" w:rsidRDefault="000728C4" w:rsidP="000728C4">
      <w:pPr>
        <w:pStyle w:val="Title"/>
        <w:jc w:val="center"/>
        <w:rPr>
          <w:rFonts w:eastAsiaTheme="minorEastAsia"/>
        </w:rPr>
      </w:pPr>
    </w:p>
    <w:p w:rsidR="000728C4" w:rsidRPr="00A05945" w:rsidRDefault="000728C4" w:rsidP="000728C4"/>
    <w:p w:rsidR="000728C4" w:rsidRDefault="000728C4" w:rsidP="000728C4">
      <w:pPr>
        <w:jc w:val="center"/>
      </w:pPr>
      <w:r>
        <w:t>Daniel Moldovan</w:t>
      </w:r>
    </w:p>
    <w:p w:rsidR="000728C4" w:rsidRPr="00594F20" w:rsidRDefault="000728C4" w:rsidP="000728C4">
      <w:pPr>
        <w:jc w:val="center"/>
      </w:pPr>
      <w:r>
        <w:t>June, 22, 2010</w:t>
      </w: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 w:rsidR="000728C4" w:rsidRDefault="000728C4" w:rsidP="000728C4"/>
    <w:p w:rsidR="000728C4" w:rsidRPr="00594F20" w:rsidRDefault="000728C4" w:rsidP="000728C4">
      <w:pPr>
        <w:pStyle w:val="TOCHeading"/>
        <w:jc w:val="center"/>
        <w:rPr>
          <w:rFonts w:eastAsiaTheme="minorEastAsia" w:cs="Times New Roman"/>
          <w:bCs/>
          <w:smallCaps/>
          <w:spacing w:val="0"/>
          <w:sz w:val="22"/>
          <w:szCs w:val="22"/>
        </w:rPr>
      </w:pPr>
      <w:r w:rsidRPr="00594F20">
        <w:rPr>
          <w:rFonts w:eastAsiaTheme="minorEastAsia" w:cs="Times New Roman"/>
          <w:bCs/>
          <w:smallCaps/>
          <w:spacing w:val="0"/>
          <w:sz w:val="22"/>
          <w:szCs w:val="22"/>
        </w:rPr>
        <w:t>Abstract</w:t>
      </w:r>
    </w:p>
    <w:p w:rsidR="000728C4" w:rsidRPr="00594F20" w:rsidRDefault="000728C4" w:rsidP="000728C4"/>
    <w:p w:rsidR="000728C4" w:rsidRDefault="000728C4" w:rsidP="000728C4">
      <w:pPr>
        <w:ind w:firstLine="720"/>
        <w:rPr>
          <w:rFonts w:eastAsiaTheme="minorEastAsia"/>
        </w:rPr>
      </w:pPr>
      <w:r>
        <w:rPr>
          <w:rFonts w:eastAsiaTheme="minorEastAsia"/>
        </w:rPr>
        <w:t>This report presents a framework for building agent-based autonomic context-aware systems used in managing energy efficiency in service centers. The solution uses ontology representations for context modeling and policies for rule enforcement. For determining policy violations and quantifying their severity the concept of entropy is defined and used. An extensible data gathering mechanism is provided for retrieving information about context resources and feeding that information in the ontology context representation. An action enforcement mechanism is constructed which uses web service invocation for maximum flexibility. For finding the best sequence of actions which brings the context into an accepted state an action search algorithm based on reinforcement learning is introduced. A method for negotiating between multi-valued conflicting policies is defined and implemented using fuzzy logic. The proposed framework is applied on a simulated smart laboratory in order to assess the overhead and correctness of the reasoning process. The framework is further evaluated in the context of an energy-efficient service center management. The service center evaluation is performed on both simulated and real-world service centers.</w:t>
      </w: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Pr="00CF554C" w:rsidRDefault="000728C4" w:rsidP="000728C4">
      <w:pPr>
        <w:rPr>
          <w:rFonts w:cs="Times New Roman"/>
        </w:rPr>
      </w:pPr>
    </w:p>
    <w:p w:rsidR="000728C4" w:rsidRDefault="000728C4" w:rsidP="000728C4">
      <w:pPr>
        <w:rPr>
          <w:rFonts w:cs="Times New Roman"/>
        </w:rPr>
      </w:pPr>
    </w:p>
    <w:p w:rsidR="00AE06C9" w:rsidRDefault="00AE06C9" w:rsidP="000728C4">
      <w:pPr>
        <w:rPr>
          <w:rFonts w:cs="Times New Roman"/>
        </w:rPr>
      </w:pPr>
    </w:p>
    <w:p w:rsidR="00684BBF" w:rsidRPr="00F65631" w:rsidRDefault="00684BBF" w:rsidP="00684BBF">
      <w:pPr>
        <w:pStyle w:val="Heading1"/>
      </w:pPr>
      <w:bookmarkStart w:id="10" w:name="_Toc264995401"/>
      <w:r w:rsidRPr="00F65631">
        <w:t>Acknowledgments</w:t>
      </w:r>
      <w:bookmarkEnd w:id="10"/>
    </w:p>
    <w:p w:rsidR="00684BBF" w:rsidRDefault="00684BBF" w:rsidP="00684BBF">
      <w:pPr>
        <w:pStyle w:val="NoSpacing"/>
        <w:ind w:firstLine="720"/>
      </w:pPr>
      <w:r>
        <w:t xml:space="preserve">I want to show my appreciation for my thesis supervisor, Professor Ioan Salomie,  who always kept a high level image of my project in mind and reminded me of it when I became too focused on low level details. Also, the attitude he showed towards me and my work and the guidance he provided have been very motivating. </w:t>
      </w:r>
    </w:p>
    <w:p w:rsidR="00684BBF" w:rsidRDefault="00684BBF" w:rsidP="00684BBF">
      <w:pPr>
        <w:pStyle w:val="NoSpacing"/>
        <w:ind w:firstLine="720"/>
      </w:pPr>
      <w:r>
        <w:t xml:space="preserve">I thank the </w:t>
      </w:r>
      <w:r w:rsidRPr="00393819">
        <w:t>PhD students, Ionu</w:t>
      </w:r>
      <w:r w:rsidRPr="00393819">
        <w:rPr>
          <w:rFonts w:ascii="Cambria Math" w:hAnsi="Cambria Math" w:cs="Cambria Math"/>
        </w:rPr>
        <w:t>ț</w:t>
      </w:r>
      <w:r w:rsidRPr="00393819">
        <w:rPr>
          <w:rFonts w:cs="Times New Roman"/>
        </w:rPr>
        <w:t xml:space="preserve"> Anghel and Tudor Cioară</w:t>
      </w:r>
      <w:r>
        <w:t xml:space="preserve"> for guiding my work and contributing with ideas and feedback.</w:t>
      </w:r>
    </w:p>
    <w:p w:rsidR="00684BBF" w:rsidRDefault="00684BBF" w:rsidP="00684BBF">
      <w:pPr>
        <w:pStyle w:val="NoSpacing"/>
        <w:ind w:firstLine="720"/>
      </w:pPr>
      <w:r>
        <w:t xml:space="preserve">Last but not least I would like to thank to Professor Mihaela Dinsorean for giving me the opportunity of working in the Distributed Systems Research Laboratory, where I came into contact with the world of research. </w:t>
      </w:r>
    </w:p>
    <w:p w:rsidR="00684BBF" w:rsidRDefault="00684BBF" w:rsidP="00684BBF">
      <w:pPr>
        <w:pStyle w:val="NoSpacing"/>
        <w:ind w:firstLine="720"/>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sdt>
      <w:sdtPr>
        <w:rPr>
          <w:b w:val="0"/>
          <w:spacing w:val="0"/>
          <w:sz w:val="24"/>
          <w:szCs w:val="22"/>
        </w:rPr>
        <w:id w:val="9792550"/>
        <w:docPartObj>
          <w:docPartGallery w:val="Table of Contents"/>
          <w:docPartUnique/>
        </w:docPartObj>
      </w:sdtPr>
      <w:sdtContent>
        <w:p w:rsidR="000728C4" w:rsidRDefault="000728C4" w:rsidP="000728C4">
          <w:pPr>
            <w:pStyle w:val="TOCHeading"/>
          </w:pPr>
          <w:r>
            <w:t>Table of Contents</w:t>
          </w:r>
        </w:p>
        <w:p w:rsidR="00727F6F" w:rsidRDefault="003E2112" w:rsidP="00727F6F">
          <w:pPr>
            <w:pStyle w:val="TOC1"/>
            <w:tabs>
              <w:tab w:val="right" w:leader="dot" w:pos="9350"/>
            </w:tabs>
            <w:rPr>
              <w:rFonts w:asciiTheme="minorHAnsi" w:eastAsiaTheme="minorEastAsia" w:hAnsiTheme="minorHAnsi" w:cstheme="minorBidi"/>
              <w:noProof/>
              <w:sz w:val="22"/>
              <w:lang w:bidi="ar-SA"/>
            </w:rPr>
          </w:pPr>
          <w:r>
            <w:fldChar w:fldCharType="begin"/>
          </w:r>
          <w:r w:rsidR="000728C4">
            <w:instrText xml:space="preserve"> TOC \o "1-3" \h \z \u </w:instrText>
          </w:r>
          <w:r>
            <w:fldChar w:fldCharType="separate"/>
          </w:r>
        </w:p>
        <w:p w:rsidR="00727F6F" w:rsidRDefault="003E2112">
          <w:pPr>
            <w:pStyle w:val="TOC1"/>
            <w:tabs>
              <w:tab w:val="left" w:pos="440"/>
              <w:tab w:val="right" w:leader="dot" w:pos="9350"/>
            </w:tabs>
            <w:rPr>
              <w:rFonts w:asciiTheme="minorHAnsi" w:eastAsiaTheme="minorEastAsia" w:hAnsiTheme="minorHAnsi" w:cstheme="minorBidi"/>
              <w:noProof/>
              <w:sz w:val="22"/>
              <w:lang w:bidi="ar-SA"/>
            </w:rPr>
          </w:pPr>
          <w:hyperlink w:anchor="_Toc264995402" w:history="1">
            <w:r w:rsidR="00727F6F" w:rsidRPr="00F94BAF">
              <w:rPr>
                <w:rStyle w:val="Hyperlink"/>
                <w:rFonts w:cs="Times New Roman"/>
                <w:noProof/>
              </w:rPr>
              <w:t>1</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Introduction</w:t>
            </w:r>
            <w:r w:rsidR="00727F6F">
              <w:rPr>
                <w:noProof/>
                <w:webHidden/>
              </w:rPr>
              <w:tab/>
            </w:r>
            <w:r>
              <w:rPr>
                <w:noProof/>
                <w:webHidden/>
              </w:rPr>
              <w:fldChar w:fldCharType="begin"/>
            </w:r>
            <w:r w:rsidR="00727F6F">
              <w:rPr>
                <w:noProof/>
                <w:webHidden/>
              </w:rPr>
              <w:instrText xml:space="preserve"> PAGEREF _Toc264995402 \h </w:instrText>
            </w:r>
            <w:r>
              <w:rPr>
                <w:noProof/>
                <w:webHidden/>
              </w:rPr>
            </w:r>
            <w:r>
              <w:rPr>
                <w:noProof/>
                <w:webHidden/>
              </w:rPr>
              <w:fldChar w:fldCharType="separate"/>
            </w:r>
            <w:r w:rsidR="008D7C0C">
              <w:rPr>
                <w:noProof/>
                <w:webHidden/>
              </w:rPr>
              <w:t>1</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03" w:history="1">
            <w:r w:rsidR="00727F6F" w:rsidRPr="00F94BAF">
              <w:rPr>
                <w:rStyle w:val="Hyperlink"/>
                <w:rFonts w:cs="Times New Roman"/>
                <w:noProof/>
              </w:rPr>
              <w:t>1.1</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Motivation</w:t>
            </w:r>
            <w:r w:rsidR="00727F6F">
              <w:rPr>
                <w:noProof/>
                <w:webHidden/>
              </w:rPr>
              <w:tab/>
            </w:r>
            <w:r>
              <w:rPr>
                <w:noProof/>
                <w:webHidden/>
              </w:rPr>
              <w:fldChar w:fldCharType="begin"/>
            </w:r>
            <w:r w:rsidR="00727F6F">
              <w:rPr>
                <w:noProof/>
                <w:webHidden/>
              </w:rPr>
              <w:instrText xml:space="preserve"> PAGEREF _Toc264995403 \h </w:instrText>
            </w:r>
            <w:r>
              <w:rPr>
                <w:noProof/>
                <w:webHidden/>
              </w:rPr>
            </w:r>
            <w:r>
              <w:rPr>
                <w:noProof/>
                <w:webHidden/>
              </w:rPr>
              <w:fldChar w:fldCharType="separate"/>
            </w:r>
            <w:r w:rsidR="008D7C0C">
              <w:rPr>
                <w:noProof/>
                <w:webHidden/>
              </w:rPr>
              <w:t>1</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04" w:history="1">
            <w:r w:rsidR="00727F6F" w:rsidRPr="00F94BAF">
              <w:rPr>
                <w:rStyle w:val="Hyperlink"/>
                <w:rFonts w:cs="Times New Roman"/>
                <w:noProof/>
              </w:rPr>
              <w:t>1.2</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Contributions</w:t>
            </w:r>
            <w:r w:rsidR="00727F6F">
              <w:rPr>
                <w:noProof/>
                <w:webHidden/>
              </w:rPr>
              <w:tab/>
            </w:r>
            <w:r>
              <w:rPr>
                <w:noProof/>
                <w:webHidden/>
              </w:rPr>
              <w:fldChar w:fldCharType="begin"/>
            </w:r>
            <w:r w:rsidR="00727F6F">
              <w:rPr>
                <w:noProof/>
                <w:webHidden/>
              </w:rPr>
              <w:instrText xml:space="preserve"> PAGEREF _Toc264995404 \h </w:instrText>
            </w:r>
            <w:r>
              <w:rPr>
                <w:noProof/>
                <w:webHidden/>
              </w:rPr>
            </w:r>
            <w:r>
              <w:rPr>
                <w:noProof/>
                <w:webHidden/>
              </w:rPr>
              <w:fldChar w:fldCharType="separate"/>
            </w:r>
            <w:r w:rsidR="008D7C0C">
              <w:rPr>
                <w:noProof/>
                <w:webHidden/>
              </w:rPr>
              <w:t>2</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05" w:history="1">
            <w:r w:rsidR="00727F6F" w:rsidRPr="00F94BAF">
              <w:rPr>
                <w:rStyle w:val="Hyperlink"/>
                <w:rFonts w:cs="Times New Roman"/>
                <w:noProof/>
              </w:rPr>
              <w:t>1.3</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Publications</w:t>
            </w:r>
            <w:r w:rsidR="00727F6F">
              <w:rPr>
                <w:noProof/>
                <w:webHidden/>
              </w:rPr>
              <w:tab/>
            </w:r>
            <w:r>
              <w:rPr>
                <w:noProof/>
                <w:webHidden/>
              </w:rPr>
              <w:fldChar w:fldCharType="begin"/>
            </w:r>
            <w:r w:rsidR="00727F6F">
              <w:rPr>
                <w:noProof/>
                <w:webHidden/>
              </w:rPr>
              <w:instrText xml:space="preserve"> PAGEREF _Toc264995405 \h </w:instrText>
            </w:r>
            <w:r>
              <w:rPr>
                <w:noProof/>
                <w:webHidden/>
              </w:rPr>
            </w:r>
            <w:r>
              <w:rPr>
                <w:noProof/>
                <w:webHidden/>
              </w:rPr>
              <w:fldChar w:fldCharType="separate"/>
            </w:r>
            <w:r w:rsidR="008D7C0C">
              <w:rPr>
                <w:noProof/>
                <w:webHidden/>
              </w:rPr>
              <w:t>2</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09" w:history="1">
            <w:r w:rsidR="00727F6F" w:rsidRPr="00F94BAF">
              <w:rPr>
                <w:rStyle w:val="Hyperlink"/>
                <w:noProof/>
              </w:rPr>
              <w:t>1.3.</w:t>
            </w:r>
            <w:r w:rsidR="00727F6F">
              <w:rPr>
                <w:rFonts w:asciiTheme="minorHAnsi" w:eastAsiaTheme="minorEastAsia" w:hAnsiTheme="minorHAnsi" w:cstheme="minorBidi"/>
                <w:noProof/>
                <w:sz w:val="22"/>
                <w:lang w:bidi="ar-SA"/>
              </w:rPr>
              <w:tab/>
            </w:r>
            <w:r w:rsidR="00727F6F" w:rsidRPr="00F94BAF">
              <w:rPr>
                <w:rStyle w:val="Hyperlink"/>
                <w:noProof/>
              </w:rPr>
              <w:t>Problem Statement and Goals</w:t>
            </w:r>
            <w:r w:rsidR="00727F6F">
              <w:rPr>
                <w:noProof/>
                <w:webHidden/>
              </w:rPr>
              <w:tab/>
            </w:r>
            <w:r>
              <w:rPr>
                <w:noProof/>
                <w:webHidden/>
              </w:rPr>
              <w:fldChar w:fldCharType="begin"/>
            </w:r>
            <w:r w:rsidR="00727F6F">
              <w:rPr>
                <w:noProof/>
                <w:webHidden/>
              </w:rPr>
              <w:instrText xml:space="preserve"> PAGEREF _Toc264995409 \h </w:instrText>
            </w:r>
            <w:r>
              <w:rPr>
                <w:noProof/>
                <w:webHidden/>
              </w:rPr>
            </w:r>
            <w:r>
              <w:rPr>
                <w:noProof/>
                <w:webHidden/>
              </w:rPr>
              <w:fldChar w:fldCharType="separate"/>
            </w:r>
            <w:r w:rsidR="008D7C0C">
              <w:rPr>
                <w:noProof/>
                <w:webHidden/>
              </w:rPr>
              <w:t>3</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10" w:history="1">
            <w:r w:rsidR="00727F6F" w:rsidRPr="00F94BAF">
              <w:rPr>
                <w:rStyle w:val="Hyperlink"/>
                <w:noProof/>
              </w:rPr>
              <w:t>1.3.1.</w:t>
            </w:r>
            <w:r w:rsidR="00727F6F">
              <w:rPr>
                <w:rFonts w:asciiTheme="minorHAnsi" w:eastAsiaTheme="minorEastAsia" w:hAnsiTheme="minorHAnsi" w:cstheme="minorBidi"/>
                <w:noProof/>
                <w:sz w:val="22"/>
                <w:lang w:bidi="ar-SA"/>
              </w:rPr>
              <w:tab/>
            </w:r>
            <w:r w:rsidR="00727F6F" w:rsidRPr="00F94BAF">
              <w:rPr>
                <w:rStyle w:val="Hyperlink"/>
                <w:noProof/>
              </w:rPr>
              <w:t>Problem Statement</w:t>
            </w:r>
            <w:r w:rsidR="00727F6F">
              <w:rPr>
                <w:noProof/>
                <w:webHidden/>
              </w:rPr>
              <w:tab/>
            </w:r>
            <w:r>
              <w:rPr>
                <w:noProof/>
                <w:webHidden/>
              </w:rPr>
              <w:fldChar w:fldCharType="begin"/>
            </w:r>
            <w:r w:rsidR="00727F6F">
              <w:rPr>
                <w:noProof/>
                <w:webHidden/>
              </w:rPr>
              <w:instrText xml:space="preserve"> PAGEREF _Toc264995410 \h </w:instrText>
            </w:r>
            <w:r>
              <w:rPr>
                <w:noProof/>
                <w:webHidden/>
              </w:rPr>
            </w:r>
            <w:r>
              <w:rPr>
                <w:noProof/>
                <w:webHidden/>
              </w:rPr>
              <w:fldChar w:fldCharType="separate"/>
            </w:r>
            <w:r w:rsidR="008D7C0C">
              <w:rPr>
                <w:noProof/>
                <w:webHidden/>
              </w:rPr>
              <w:t>3</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11" w:history="1">
            <w:r w:rsidR="00727F6F" w:rsidRPr="00F94BAF">
              <w:rPr>
                <w:rStyle w:val="Hyperlink"/>
                <w:noProof/>
              </w:rPr>
              <w:t>1.3.2.</w:t>
            </w:r>
            <w:r w:rsidR="00727F6F">
              <w:rPr>
                <w:rFonts w:asciiTheme="minorHAnsi" w:eastAsiaTheme="minorEastAsia" w:hAnsiTheme="minorHAnsi" w:cstheme="minorBidi"/>
                <w:noProof/>
                <w:sz w:val="22"/>
                <w:lang w:bidi="ar-SA"/>
              </w:rPr>
              <w:tab/>
            </w:r>
            <w:r w:rsidR="00727F6F" w:rsidRPr="00F94BAF">
              <w:rPr>
                <w:rStyle w:val="Hyperlink"/>
                <w:noProof/>
              </w:rPr>
              <w:t>Problem Goals</w:t>
            </w:r>
            <w:r w:rsidR="00727F6F">
              <w:rPr>
                <w:noProof/>
                <w:webHidden/>
              </w:rPr>
              <w:tab/>
            </w:r>
            <w:r>
              <w:rPr>
                <w:noProof/>
                <w:webHidden/>
              </w:rPr>
              <w:fldChar w:fldCharType="begin"/>
            </w:r>
            <w:r w:rsidR="00727F6F">
              <w:rPr>
                <w:noProof/>
                <w:webHidden/>
              </w:rPr>
              <w:instrText xml:space="preserve"> PAGEREF _Toc264995411 \h </w:instrText>
            </w:r>
            <w:r>
              <w:rPr>
                <w:noProof/>
                <w:webHidden/>
              </w:rPr>
            </w:r>
            <w:r>
              <w:rPr>
                <w:noProof/>
                <w:webHidden/>
              </w:rPr>
              <w:fldChar w:fldCharType="separate"/>
            </w:r>
            <w:r w:rsidR="008D7C0C">
              <w:rPr>
                <w:noProof/>
                <w:webHidden/>
              </w:rPr>
              <w:t>3</w:t>
            </w:r>
            <w:r>
              <w:rPr>
                <w:noProof/>
                <w:webHidden/>
              </w:rPr>
              <w:fldChar w:fldCharType="end"/>
            </w:r>
          </w:hyperlink>
        </w:p>
        <w:p w:rsidR="00727F6F" w:rsidRDefault="003E2112">
          <w:pPr>
            <w:pStyle w:val="TOC1"/>
            <w:tabs>
              <w:tab w:val="left" w:pos="440"/>
              <w:tab w:val="right" w:leader="dot" w:pos="9350"/>
            </w:tabs>
            <w:rPr>
              <w:rFonts w:asciiTheme="minorHAnsi" w:eastAsiaTheme="minorEastAsia" w:hAnsiTheme="minorHAnsi" w:cstheme="minorBidi"/>
              <w:noProof/>
              <w:sz w:val="22"/>
              <w:lang w:bidi="ar-SA"/>
            </w:rPr>
          </w:pPr>
          <w:hyperlink w:anchor="_Toc264995412" w:history="1">
            <w:r w:rsidR="00727F6F" w:rsidRPr="00F94BAF">
              <w:rPr>
                <w:rStyle w:val="Hyperlink"/>
                <w:noProof/>
              </w:rPr>
              <w:t>2.</w:t>
            </w:r>
            <w:r w:rsidR="00727F6F">
              <w:rPr>
                <w:rFonts w:asciiTheme="minorHAnsi" w:eastAsiaTheme="minorEastAsia" w:hAnsiTheme="minorHAnsi" w:cstheme="minorBidi"/>
                <w:noProof/>
                <w:sz w:val="22"/>
                <w:lang w:bidi="ar-SA"/>
              </w:rPr>
              <w:tab/>
            </w:r>
            <w:r w:rsidR="00727F6F" w:rsidRPr="00F94BAF">
              <w:rPr>
                <w:rStyle w:val="Hyperlink"/>
                <w:noProof/>
              </w:rPr>
              <w:t>Background</w:t>
            </w:r>
            <w:r w:rsidR="00727F6F">
              <w:rPr>
                <w:noProof/>
                <w:webHidden/>
              </w:rPr>
              <w:tab/>
            </w:r>
            <w:r>
              <w:rPr>
                <w:noProof/>
                <w:webHidden/>
              </w:rPr>
              <w:fldChar w:fldCharType="begin"/>
            </w:r>
            <w:r w:rsidR="00727F6F">
              <w:rPr>
                <w:noProof/>
                <w:webHidden/>
              </w:rPr>
              <w:instrText xml:space="preserve"> PAGEREF _Toc264995412 \h </w:instrText>
            </w:r>
            <w:r>
              <w:rPr>
                <w:noProof/>
                <w:webHidden/>
              </w:rPr>
            </w:r>
            <w:r>
              <w:rPr>
                <w:noProof/>
                <w:webHidden/>
              </w:rPr>
              <w:fldChar w:fldCharType="separate"/>
            </w:r>
            <w:r w:rsidR="008D7C0C">
              <w:rPr>
                <w:noProof/>
                <w:webHidden/>
              </w:rPr>
              <w:t>6</w:t>
            </w:r>
            <w:r>
              <w:rPr>
                <w:noProof/>
                <w:webHidden/>
              </w:rPr>
              <w:fldChar w:fldCharType="end"/>
            </w:r>
          </w:hyperlink>
        </w:p>
        <w:p w:rsidR="00727F6F" w:rsidRDefault="003E2112">
          <w:pPr>
            <w:pStyle w:val="TOC3"/>
            <w:tabs>
              <w:tab w:val="left" w:pos="1100"/>
              <w:tab w:val="right" w:leader="dot" w:pos="9350"/>
            </w:tabs>
            <w:rPr>
              <w:rFonts w:asciiTheme="minorHAnsi" w:eastAsiaTheme="minorEastAsia" w:hAnsiTheme="minorHAnsi" w:cstheme="minorBidi"/>
              <w:noProof/>
              <w:sz w:val="22"/>
              <w:lang w:bidi="ar-SA"/>
            </w:rPr>
          </w:pPr>
          <w:hyperlink w:anchor="_Toc264995413" w:history="1">
            <w:r w:rsidR="00727F6F" w:rsidRPr="00F94BAF">
              <w:rPr>
                <w:rStyle w:val="Hyperlink"/>
                <w:rFonts w:cs="Times New Roman"/>
                <w:noProof/>
              </w:rPr>
              <w:t>2.1</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Advanced Object- Oriented Concepts and Principles</w:t>
            </w:r>
            <w:r w:rsidR="00727F6F">
              <w:rPr>
                <w:noProof/>
                <w:webHidden/>
              </w:rPr>
              <w:tab/>
            </w:r>
            <w:r>
              <w:rPr>
                <w:noProof/>
                <w:webHidden/>
              </w:rPr>
              <w:fldChar w:fldCharType="begin"/>
            </w:r>
            <w:r w:rsidR="00727F6F">
              <w:rPr>
                <w:noProof/>
                <w:webHidden/>
              </w:rPr>
              <w:instrText xml:space="preserve"> PAGEREF _Toc264995413 \h </w:instrText>
            </w:r>
            <w:r>
              <w:rPr>
                <w:noProof/>
                <w:webHidden/>
              </w:rPr>
            </w:r>
            <w:r>
              <w:rPr>
                <w:noProof/>
                <w:webHidden/>
              </w:rPr>
              <w:fldChar w:fldCharType="separate"/>
            </w:r>
            <w:r w:rsidR="008D7C0C">
              <w:rPr>
                <w:noProof/>
                <w:webHidden/>
              </w:rPr>
              <w:t>6</w:t>
            </w:r>
            <w:r>
              <w:rPr>
                <w:noProof/>
                <w:webHidden/>
              </w:rPr>
              <w:fldChar w:fldCharType="end"/>
            </w:r>
          </w:hyperlink>
        </w:p>
        <w:p w:rsidR="00727F6F" w:rsidRDefault="003E2112">
          <w:pPr>
            <w:pStyle w:val="TOC3"/>
            <w:tabs>
              <w:tab w:val="left" w:pos="1100"/>
              <w:tab w:val="right" w:leader="dot" w:pos="9350"/>
            </w:tabs>
            <w:rPr>
              <w:rFonts w:asciiTheme="minorHAnsi" w:eastAsiaTheme="minorEastAsia" w:hAnsiTheme="minorHAnsi" w:cstheme="minorBidi"/>
              <w:noProof/>
              <w:sz w:val="22"/>
              <w:lang w:bidi="ar-SA"/>
            </w:rPr>
          </w:pPr>
          <w:hyperlink w:anchor="_Toc264995414" w:history="1">
            <w:r w:rsidR="00727F6F" w:rsidRPr="00F94BAF">
              <w:rPr>
                <w:rStyle w:val="Hyperlink"/>
                <w:rFonts w:cs="Times New Roman"/>
                <w:noProof/>
              </w:rPr>
              <w:t>2.2</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Autonomic Computing Paradigm and Autonomic Systems</w:t>
            </w:r>
            <w:r w:rsidR="00727F6F">
              <w:rPr>
                <w:noProof/>
                <w:webHidden/>
              </w:rPr>
              <w:tab/>
            </w:r>
            <w:r>
              <w:rPr>
                <w:noProof/>
                <w:webHidden/>
              </w:rPr>
              <w:fldChar w:fldCharType="begin"/>
            </w:r>
            <w:r w:rsidR="00727F6F">
              <w:rPr>
                <w:noProof/>
                <w:webHidden/>
              </w:rPr>
              <w:instrText xml:space="preserve"> PAGEREF _Toc264995414 \h </w:instrText>
            </w:r>
            <w:r>
              <w:rPr>
                <w:noProof/>
                <w:webHidden/>
              </w:rPr>
            </w:r>
            <w:r>
              <w:rPr>
                <w:noProof/>
                <w:webHidden/>
              </w:rPr>
              <w:fldChar w:fldCharType="separate"/>
            </w:r>
            <w:r w:rsidR="008D7C0C">
              <w:rPr>
                <w:noProof/>
                <w:webHidden/>
              </w:rPr>
              <w:t>7</w:t>
            </w:r>
            <w:r>
              <w:rPr>
                <w:noProof/>
                <w:webHidden/>
              </w:rPr>
              <w:fldChar w:fldCharType="end"/>
            </w:r>
          </w:hyperlink>
        </w:p>
        <w:p w:rsidR="00727F6F" w:rsidRDefault="003E2112">
          <w:pPr>
            <w:pStyle w:val="TOC3"/>
            <w:tabs>
              <w:tab w:val="left" w:pos="1100"/>
              <w:tab w:val="right" w:leader="dot" w:pos="9350"/>
            </w:tabs>
            <w:rPr>
              <w:rFonts w:asciiTheme="minorHAnsi" w:eastAsiaTheme="minorEastAsia" w:hAnsiTheme="minorHAnsi" w:cstheme="minorBidi"/>
              <w:noProof/>
              <w:sz w:val="22"/>
              <w:lang w:bidi="ar-SA"/>
            </w:rPr>
          </w:pPr>
          <w:hyperlink w:anchor="_Toc264995415" w:history="1">
            <w:r w:rsidR="00727F6F" w:rsidRPr="00F94BAF">
              <w:rPr>
                <w:rStyle w:val="Hyperlink"/>
                <w:rFonts w:cs="Times New Roman"/>
                <w:noProof/>
              </w:rPr>
              <w:t>2.3</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Intelligent Agents and Pervasive Computing</w:t>
            </w:r>
            <w:r w:rsidR="00727F6F">
              <w:rPr>
                <w:noProof/>
                <w:webHidden/>
              </w:rPr>
              <w:tab/>
            </w:r>
            <w:r>
              <w:rPr>
                <w:noProof/>
                <w:webHidden/>
              </w:rPr>
              <w:fldChar w:fldCharType="begin"/>
            </w:r>
            <w:r w:rsidR="00727F6F">
              <w:rPr>
                <w:noProof/>
                <w:webHidden/>
              </w:rPr>
              <w:instrText xml:space="preserve"> PAGEREF _Toc264995415 \h </w:instrText>
            </w:r>
            <w:r>
              <w:rPr>
                <w:noProof/>
                <w:webHidden/>
              </w:rPr>
            </w:r>
            <w:r>
              <w:rPr>
                <w:noProof/>
                <w:webHidden/>
              </w:rPr>
              <w:fldChar w:fldCharType="separate"/>
            </w:r>
            <w:r w:rsidR="008D7C0C">
              <w:rPr>
                <w:noProof/>
                <w:webHidden/>
              </w:rPr>
              <w:t>8</w:t>
            </w:r>
            <w:r>
              <w:rPr>
                <w:noProof/>
                <w:webHidden/>
              </w:rPr>
              <w:fldChar w:fldCharType="end"/>
            </w:r>
          </w:hyperlink>
        </w:p>
        <w:p w:rsidR="00727F6F" w:rsidRDefault="003E2112">
          <w:pPr>
            <w:pStyle w:val="TOC3"/>
            <w:tabs>
              <w:tab w:val="left" w:pos="1100"/>
              <w:tab w:val="right" w:leader="dot" w:pos="9350"/>
            </w:tabs>
            <w:rPr>
              <w:rFonts w:asciiTheme="minorHAnsi" w:eastAsiaTheme="minorEastAsia" w:hAnsiTheme="minorHAnsi" w:cstheme="minorBidi"/>
              <w:noProof/>
              <w:sz w:val="22"/>
              <w:lang w:bidi="ar-SA"/>
            </w:rPr>
          </w:pPr>
          <w:hyperlink w:anchor="_Toc264995416" w:history="1">
            <w:r w:rsidR="00727F6F" w:rsidRPr="00F94BAF">
              <w:rPr>
                <w:rStyle w:val="Hyperlink"/>
                <w:rFonts w:cs="Times New Roman"/>
                <w:noProof/>
              </w:rPr>
              <w:t>2.4</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Artificial Intelligence Learning, Knowledge Representation and Reasoning</w:t>
            </w:r>
            <w:r w:rsidR="00727F6F">
              <w:rPr>
                <w:noProof/>
                <w:webHidden/>
              </w:rPr>
              <w:tab/>
            </w:r>
            <w:r>
              <w:rPr>
                <w:noProof/>
                <w:webHidden/>
              </w:rPr>
              <w:fldChar w:fldCharType="begin"/>
            </w:r>
            <w:r w:rsidR="00727F6F">
              <w:rPr>
                <w:noProof/>
                <w:webHidden/>
              </w:rPr>
              <w:instrText xml:space="preserve"> PAGEREF _Toc264995416 \h </w:instrText>
            </w:r>
            <w:r>
              <w:rPr>
                <w:noProof/>
                <w:webHidden/>
              </w:rPr>
            </w:r>
            <w:r>
              <w:rPr>
                <w:noProof/>
                <w:webHidden/>
              </w:rPr>
              <w:fldChar w:fldCharType="separate"/>
            </w:r>
            <w:r w:rsidR="008D7C0C">
              <w:rPr>
                <w:noProof/>
                <w:webHidden/>
              </w:rPr>
              <w:t>9</w:t>
            </w:r>
            <w:r>
              <w:rPr>
                <w:noProof/>
                <w:webHidden/>
              </w:rPr>
              <w:fldChar w:fldCharType="end"/>
            </w:r>
          </w:hyperlink>
        </w:p>
        <w:p w:rsidR="00727F6F" w:rsidRDefault="003E2112">
          <w:pPr>
            <w:pStyle w:val="TOC3"/>
            <w:tabs>
              <w:tab w:val="left" w:pos="1100"/>
              <w:tab w:val="right" w:leader="dot" w:pos="9350"/>
            </w:tabs>
            <w:rPr>
              <w:rFonts w:asciiTheme="minorHAnsi" w:eastAsiaTheme="minorEastAsia" w:hAnsiTheme="minorHAnsi" w:cstheme="minorBidi"/>
              <w:noProof/>
              <w:sz w:val="22"/>
              <w:lang w:bidi="ar-SA"/>
            </w:rPr>
          </w:pPr>
          <w:hyperlink w:anchor="_Toc264995417" w:history="1">
            <w:r w:rsidR="00727F6F" w:rsidRPr="00F94BAF">
              <w:rPr>
                <w:rStyle w:val="Hyperlink"/>
                <w:rFonts w:cs="Times New Roman"/>
                <w:noProof/>
              </w:rPr>
              <w:t>2.5</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An introduction to Green Computing, Virtualization and Server Consolidation</w:t>
            </w:r>
            <w:r w:rsidR="00727F6F">
              <w:rPr>
                <w:noProof/>
                <w:webHidden/>
              </w:rPr>
              <w:tab/>
            </w:r>
            <w:r>
              <w:rPr>
                <w:noProof/>
                <w:webHidden/>
              </w:rPr>
              <w:fldChar w:fldCharType="begin"/>
            </w:r>
            <w:r w:rsidR="00727F6F">
              <w:rPr>
                <w:noProof/>
                <w:webHidden/>
              </w:rPr>
              <w:instrText xml:space="preserve"> PAGEREF _Toc264995417 \h </w:instrText>
            </w:r>
            <w:r>
              <w:rPr>
                <w:noProof/>
                <w:webHidden/>
              </w:rPr>
            </w:r>
            <w:r>
              <w:rPr>
                <w:noProof/>
                <w:webHidden/>
              </w:rPr>
              <w:fldChar w:fldCharType="separate"/>
            </w:r>
            <w:r w:rsidR="008D7C0C">
              <w:rPr>
                <w:noProof/>
                <w:webHidden/>
              </w:rPr>
              <w:t>10</w:t>
            </w:r>
            <w:r>
              <w:rPr>
                <w:noProof/>
                <w:webHidden/>
              </w:rPr>
              <w:fldChar w:fldCharType="end"/>
            </w:r>
          </w:hyperlink>
        </w:p>
        <w:p w:rsidR="00727F6F" w:rsidRDefault="003E2112">
          <w:pPr>
            <w:pStyle w:val="TOC1"/>
            <w:tabs>
              <w:tab w:val="left" w:pos="440"/>
              <w:tab w:val="right" w:leader="dot" w:pos="9350"/>
            </w:tabs>
            <w:rPr>
              <w:rFonts w:asciiTheme="minorHAnsi" w:eastAsiaTheme="minorEastAsia" w:hAnsiTheme="minorHAnsi" w:cstheme="minorBidi"/>
              <w:noProof/>
              <w:sz w:val="22"/>
              <w:lang w:bidi="ar-SA"/>
            </w:rPr>
          </w:pPr>
          <w:hyperlink w:anchor="_Toc264995418" w:history="1">
            <w:r w:rsidR="00727F6F" w:rsidRPr="00F94BAF">
              <w:rPr>
                <w:rStyle w:val="Hyperlink"/>
                <w:rFonts w:cs="Times New Roman"/>
                <w:noProof/>
              </w:rPr>
              <w:t>3</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Related Work</w:t>
            </w:r>
            <w:r w:rsidR="00727F6F">
              <w:rPr>
                <w:noProof/>
                <w:webHidden/>
              </w:rPr>
              <w:tab/>
            </w:r>
            <w:r>
              <w:rPr>
                <w:noProof/>
                <w:webHidden/>
              </w:rPr>
              <w:fldChar w:fldCharType="begin"/>
            </w:r>
            <w:r w:rsidR="00727F6F">
              <w:rPr>
                <w:noProof/>
                <w:webHidden/>
              </w:rPr>
              <w:instrText xml:space="preserve"> PAGEREF _Toc264995418 \h </w:instrText>
            </w:r>
            <w:r>
              <w:rPr>
                <w:noProof/>
                <w:webHidden/>
              </w:rPr>
            </w:r>
            <w:r>
              <w:rPr>
                <w:noProof/>
                <w:webHidden/>
              </w:rPr>
              <w:fldChar w:fldCharType="separate"/>
            </w:r>
            <w:r w:rsidR="008D7C0C">
              <w:rPr>
                <w:noProof/>
                <w:webHidden/>
              </w:rPr>
              <w:t>12</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19" w:history="1">
            <w:r w:rsidR="00727F6F" w:rsidRPr="00F94BAF">
              <w:rPr>
                <w:rStyle w:val="Hyperlink"/>
                <w:rFonts w:cs="Times New Roman"/>
                <w:noProof/>
              </w:rPr>
              <w:t>3.1</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An overview of existing negotiation and bargaining solutions</w:t>
            </w:r>
            <w:r w:rsidR="00727F6F">
              <w:rPr>
                <w:noProof/>
                <w:webHidden/>
              </w:rPr>
              <w:tab/>
            </w:r>
            <w:r>
              <w:rPr>
                <w:noProof/>
                <w:webHidden/>
              </w:rPr>
              <w:fldChar w:fldCharType="begin"/>
            </w:r>
            <w:r w:rsidR="00727F6F">
              <w:rPr>
                <w:noProof/>
                <w:webHidden/>
              </w:rPr>
              <w:instrText xml:space="preserve"> PAGEREF _Toc264995419 \h </w:instrText>
            </w:r>
            <w:r>
              <w:rPr>
                <w:noProof/>
                <w:webHidden/>
              </w:rPr>
            </w:r>
            <w:r>
              <w:rPr>
                <w:noProof/>
                <w:webHidden/>
              </w:rPr>
              <w:fldChar w:fldCharType="separate"/>
            </w:r>
            <w:r w:rsidR="008D7C0C">
              <w:rPr>
                <w:noProof/>
                <w:webHidden/>
              </w:rPr>
              <w:t>12</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20" w:history="1">
            <w:r w:rsidR="00727F6F" w:rsidRPr="00F94BAF">
              <w:rPr>
                <w:rStyle w:val="Hyperlink"/>
                <w:rFonts w:cs="Times New Roman"/>
                <w:noProof/>
              </w:rPr>
              <w:t>3.2</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An overview of existing self-adapting systems</w:t>
            </w:r>
            <w:r w:rsidR="00727F6F">
              <w:rPr>
                <w:noProof/>
                <w:webHidden/>
              </w:rPr>
              <w:tab/>
            </w:r>
            <w:r>
              <w:rPr>
                <w:noProof/>
                <w:webHidden/>
              </w:rPr>
              <w:fldChar w:fldCharType="begin"/>
            </w:r>
            <w:r w:rsidR="00727F6F">
              <w:rPr>
                <w:noProof/>
                <w:webHidden/>
              </w:rPr>
              <w:instrText xml:space="preserve"> PAGEREF _Toc264995420 \h </w:instrText>
            </w:r>
            <w:r>
              <w:rPr>
                <w:noProof/>
                <w:webHidden/>
              </w:rPr>
            </w:r>
            <w:r>
              <w:rPr>
                <w:noProof/>
                <w:webHidden/>
              </w:rPr>
              <w:fldChar w:fldCharType="separate"/>
            </w:r>
            <w:r w:rsidR="008D7C0C">
              <w:rPr>
                <w:noProof/>
                <w:webHidden/>
              </w:rPr>
              <w:t>13</w:t>
            </w:r>
            <w:r>
              <w:rPr>
                <w:noProof/>
                <w:webHidden/>
              </w:rPr>
              <w:fldChar w:fldCharType="end"/>
            </w:r>
          </w:hyperlink>
        </w:p>
        <w:p w:rsidR="00727F6F" w:rsidRDefault="003E2112">
          <w:pPr>
            <w:pStyle w:val="TOC1"/>
            <w:tabs>
              <w:tab w:val="left" w:pos="440"/>
              <w:tab w:val="right" w:leader="dot" w:pos="9350"/>
            </w:tabs>
            <w:rPr>
              <w:rFonts w:asciiTheme="minorHAnsi" w:eastAsiaTheme="minorEastAsia" w:hAnsiTheme="minorHAnsi" w:cstheme="minorBidi"/>
              <w:noProof/>
              <w:sz w:val="22"/>
              <w:lang w:bidi="ar-SA"/>
            </w:rPr>
          </w:pPr>
          <w:hyperlink w:anchor="_Toc264995421" w:history="1">
            <w:r w:rsidR="00727F6F" w:rsidRPr="00F94BAF">
              <w:rPr>
                <w:rStyle w:val="Hyperlink"/>
                <w:rFonts w:cs="Times New Roman"/>
                <w:noProof/>
              </w:rPr>
              <w:t>4</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Analysis and Design</w:t>
            </w:r>
            <w:r w:rsidR="00727F6F">
              <w:rPr>
                <w:noProof/>
                <w:webHidden/>
              </w:rPr>
              <w:tab/>
            </w:r>
            <w:r>
              <w:rPr>
                <w:noProof/>
                <w:webHidden/>
              </w:rPr>
              <w:fldChar w:fldCharType="begin"/>
            </w:r>
            <w:r w:rsidR="00727F6F">
              <w:rPr>
                <w:noProof/>
                <w:webHidden/>
              </w:rPr>
              <w:instrText xml:space="preserve"> PAGEREF _Toc264995421 \h </w:instrText>
            </w:r>
            <w:r>
              <w:rPr>
                <w:noProof/>
                <w:webHidden/>
              </w:rPr>
            </w:r>
            <w:r>
              <w:rPr>
                <w:noProof/>
                <w:webHidden/>
              </w:rPr>
              <w:fldChar w:fldCharType="separate"/>
            </w:r>
            <w:r w:rsidR="008D7C0C">
              <w:rPr>
                <w:noProof/>
                <w:webHidden/>
              </w:rPr>
              <w:t>16</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22" w:history="1">
            <w:r w:rsidR="00727F6F" w:rsidRPr="00F94BAF">
              <w:rPr>
                <w:rStyle w:val="Hyperlink"/>
                <w:rFonts w:cs="Times New Roman"/>
                <w:noProof/>
              </w:rPr>
              <w:t>4.1</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The context model</w:t>
            </w:r>
            <w:r w:rsidR="00727F6F">
              <w:rPr>
                <w:noProof/>
                <w:webHidden/>
              </w:rPr>
              <w:tab/>
            </w:r>
            <w:r>
              <w:rPr>
                <w:noProof/>
                <w:webHidden/>
              </w:rPr>
              <w:fldChar w:fldCharType="begin"/>
            </w:r>
            <w:r w:rsidR="00727F6F">
              <w:rPr>
                <w:noProof/>
                <w:webHidden/>
              </w:rPr>
              <w:instrText xml:space="preserve"> PAGEREF _Toc264995422 \h </w:instrText>
            </w:r>
            <w:r>
              <w:rPr>
                <w:noProof/>
                <w:webHidden/>
              </w:rPr>
            </w:r>
            <w:r>
              <w:rPr>
                <w:noProof/>
                <w:webHidden/>
              </w:rPr>
              <w:fldChar w:fldCharType="separate"/>
            </w:r>
            <w:r w:rsidR="008D7C0C">
              <w:rPr>
                <w:noProof/>
                <w:webHidden/>
              </w:rPr>
              <w:t>16</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23" w:history="1">
            <w:r w:rsidR="00727F6F" w:rsidRPr="00F94BAF">
              <w:rPr>
                <w:rStyle w:val="Hyperlink"/>
                <w:rFonts w:cs="Times New Roman"/>
                <w:noProof/>
              </w:rPr>
              <w:t>4.1.1</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Context Ontology Representation</w:t>
            </w:r>
            <w:r w:rsidR="00727F6F">
              <w:rPr>
                <w:noProof/>
                <w:webHidden/>
              </w:rPr>
              <w:tab/>
            </w:r>
            <w:r>
              <w:rPr>
                <w:noProof/>
                <w:webHidden/>
              </w:rPr>
              <w:fldChar w:fldCharType="begin"/>
            </w:r>
            <w:r w:rsidR="00727F6F">
              <w:rPr>
                <w:noProof/>
                <w:webHidden/>
              </w:rPr>
              <w:instrText xml:space="preserve"> PAGEREF _Toc264995423 \h </w:instrText>
            </w:r>
            <w:r>
              <w:rPr>
                <w:noProof/>
                <w:webHidden/>
              </w:rPr>
            </w:r>
            <w:r>
              <w:rPr>
                <w:noProof/>
                <w:webHidden/>
              </w:rPr>
              <w:fldChar w:fldCharType="separate"/>
            </w:r>
            <w:r w:rsidR="008D7C0C">
              <w:rPr>
                <w:noProof/>
                <w:webHidden/>
              </w:rPr>
              <w:t>16</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24" w:history="1">
            <w:r w:rsidR="00727F6F" w:rsidRPr="00F94BAF">
              <w:rPr>
                <w:rStyle w:val="Hyperlink"/>
                <w:rFonts w:cs="Times New Roman"/>
                <w:noProof/>
              </w:rPr>
              <w:t>4.1.2</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Policies</w:t>
            </w:r>
            <w:r w:rsidR="00727F6F">
              <w:rPr>
                <w:noProof/>
                <w:webHidden/>
              </w:rPr>
              <w:tab/>
            </w:r>
            <w:r>
              <w:rPr>
                <w:noProof/>
                <w:webHidden/>
              </w:rPr>
              <w:fldChar w:fldCharType="begin"/>
            </w:r>
            <w:r w:rsidR="00727F6F">
              <w:rPr>
                <w:noProof/>
                <w:webHidden/>
              </w:rPr>
              <w:instrText xml:space="preserve"> PAGEREF _Toc264995424 \h </w:instrText>
            </w:r>
            <w:r>
              <w:rPr>
                <w:noProof/>
                <w:webHidden/>
              </w:rPr>
            </w:r>
            <w:r>
              <w:rPr>
                <w:noProof/>
                <w:webHidden/>
              </w:rPr>
              <w:fldChar w:fldCharType="separate"/>
            </w:r>
            <w:r w:rsidR="008D7C0C">
              <w:rPr>
                <w:noProof/>
                <w:webHidden/>
              </w:rPr>
              <w:t>17</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25" w:history="1">
            <w:r w:rsidR="00727F6F" w:rsidRPr="00F94BAF">
              <w:rPr>
                <w:rStyle w:val="Hyperlink"/>
                <w:rFonts w:cs="Times New Roman"/>
                <w:noProof/>
              </w:rPr>
              <w:t>4.1.3</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Context Entropy</w:t>
            </w:r>
            <w:r w:rsidR="00727F6F">
              <w:rPr>
                <w:noProof/>
                <w:webHidden/>
              </w:rPr>
              <w:tab/>
            </w:r>
            <w:r>
              <w:rPr>
                <w:noProof/>
                <w:webHidden/>
              </w:rPr>
              <w:fldChar w:fldCharType="begin"/>
            </w:r>
            <w:r w:rsidR="00727F6F">
              <w:rPr>
                <w:noProof/>
                <w:webHidden/>
              </w:rPr>
              <w:instrText xml:space="preserve"> PAGEREF _Toc264995425 \h </w:instrText>
            </w:r>
            <w:r>
              <w:rPr>
                <w:noProof/>
                <w:webHidden/>
              </w:rPr>
            </w:r>
            <w:r>
              <w:rPr>
                <w:noProof/>
                <w:webHidden/>
              </w:rPr>
              <w:fldChar w:fldCharType="separate"/>
            </w:r>
            <w:r w:rsidR="008D7C0C">
              <w:rPr>
                <w:noProof/>
                <w:webHidden/>
              </w:rPr>
              <w:t>18</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26" w:history="1">
            <w:r w:rsidR="00727F6F" w:rsidRPr="00F94BAF">
              <w:rPr>
                <w:rStyle w:val="Hyperlink"/>
                <w:rFonts w:cs="Times New Roman"/>
                <w:noProof/>
              </w:rPr>
              <w:t>4.1.4</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State reward</w:t>
            </w:r>
            <w:r w:rsidR="00727F6F">
              <w:rPr>
                <w:noProof/>
                <w:webHidden/>
              </w:rPr>
              <w:tab/>
            </w:r>
            <w:r>
              <w:rPr>
                <w:noProof/>
                <w:webHidden/>
              </w:rPr>
              <w:fldChar w:fldCharType="begin"/>
            </w:r>
            <w:r w:rsidR="00727F6F">
              <w:rPr>
                <w:noProof/>
                <w:webHidden/>
              </w:rPr>
              <w:instrText xml:space="preserve"> PAGEREF _Toc264995426 \h </w:instrText>
            </w:r>
            <w:r>
              <w:rPr>
                <w:noProof/>
                <w:webHidden/>
              </w:rPr>
            </w:r>
            <w:r>
              <w:rPr>
                <w:noProof/>
                <w:webHidden/>
              </w:rPr>
              <w:fldChar w:fldCharType="separate"/>
            </w:r>
            <w:r w:rsidR="008D7C0C">
              <w:rPr>
                <w:noProof/>
                <w:webHidden/>
              </w:rPr>
              <w:t>18</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27" w:history="1">
            <w:r w:rsidR="00727F6F" w:rsidRPr="00F94BAF">
              <w:rPr>
                <w:rStyle w:val="Hyperlink"/>
                <w:rFonts w:cs="Times New Roman"/>
                <w:noProof/>
              </w:rPr>
              <w:t>4.1.5</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Inter-Independent Resources Group</w:t>
            </w:r>
            <w:r w:rsidR="00727F6F">
              <w:rPr>
                <w:noProof/>
                <w:webHidden/>
              </w:rPr>
              <w:tab/>
            </w:r>
            <w:r>
              <w:rPr>
                <w:noProof/>
                <w:webHidden/>
              </w:rPr>
              <w:fldChar w:fldCharType="begin"/>
            </w:r>
            <w:r w:rsidR="00727F6F">
              <w:rPr>
                <w:noProof/>
                <w:webHidden/>
              </w:rPr>
              <w:instrText xml:space="preserve"> PAGEREF _Toc264995427 \h </w:instrText>
            </w:r>
            <w:r>
              <w:rPr>
                <w:noProof/>
                <w:webHidden/>
              </w:rPr>
            </w:r>
            <w:r>
              <w:rPr>
                <w:noProof/>
                <w:webHidden/>
              </w:rPr>
              <w:fldChar w:fldCharType="separate"/>
            </w:r>
            <w:r w:rsidR="008D7C0C">
              <w:rPr>
                <w:noProof/>
                <w:webHidden/>
              </w:rPr>
              <w:t>18</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28" w:history="1">
            <w:r w:rsidR="00727F6F" w:rsidRPr="00F94BAF">
              <w:rPr>
                <w:rStyle w:val="Hyperlink"/>
                <w:rFonts w:cs="Times New Roman"/>
                <w:noProof/>
              </w:rPr>
              <w:t>4.1.6</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RAP instantiation for the self-healing system</w:t>
            </w:r>
            <w:r w:rsidR="00727F6F">
              <w:rPr>
                <w:noProof/>
                <w:webHidden/>
              </w:rPr>
              <w:tab/>
            </w:r>
            <w:r>
              <w:rPr>
                <w:noProof/>
                <w:webHidden/>
              </w:rPr>
              <w:fldChar w:fldCharType="begin"/>
            </w:r>
            <w:r w:rsidR="00727F6F">
              <w:rPr>
                <w:noProof/>
                <w:webHidden/>
              </w:rPr>
              <w:instrText xml:space="preserve"> PAGEREF _Toc264995428 \h </w:instrText>
            </w:r>
            <w:r>
              <w:rPr>
                <w:noProof/>
                <w:webHidden/>
              </w:rPr>
            </w:r>
            <w:r>
              <w:rPr>
                <w:noProof/>
                <w:webHidden/>
              </w:rPr>
              <w:fldChar w:fldCharType="separate"/>
            </w:r>
            <w:r w:rsidR="008D7C0C">
              <w:rPr>
                <w:noProof/>
                <w:webHidden/>
              </w:rPr>
              <w:t>21</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35" w:history="1">
            <w:r w:rsidR="00727F6F" w:rsidRPr="00F94BAF">
              <w:rPr>
                <w:rStyle w:val="Hyperlink"/>
                <w:rFonts w:cs="Times New Roman"/>
                <w:noProof/>
              </w:rPr>
              <w:t>4.1.7</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RAP instantiation for the self-adapting service center</w:t>
            </w:r>
            <w:r w:rsidR="00727F6F">
              <w:rPr>
                <w:noProof/>
                <w:webHidden/>
              </w:rPr>
              <w:tab/>
            </w:r>
            <w:r>
              <w:rPr>
                <w:noProof/>
                <w:webHidden/>
              </w:rPr>
              <w:fldChar w:fldCharType="begin"/>
            </w:r>
            <w:r w:rsidR="00727F6F">
              <w:rPr>
                <w:noProof/>
                <w:webHidden/>
              </w:rPr>
              <w:instrText xml:space="preserve"> PAGEREF _Toc264995435 \h </w:instrText>
            </w:r>
            <w:r>
              <w:rPr>
                <w:noProof/>
                <w:webHidden/>
              </w:rPr>
            </w:r>
            <w:r>
              <w:rPr>
                <w:noProof/>
                <w:webHidden/>
              </w:rPr>
              <w:fldChar w:fldCharType="separate"/>
            </w:r>
            <w:r w:rsidR="008D7C0C">
              <w:rPr>
                <w:noProof/>
                <w:webHidden/>
              </w:rPr>
              <w:t>21</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36" w:history="1">
            <w:r w:rsidR="00727F6F" w:rsidRPr="00F94BAF">
              <w:rPr>
                <w:rStyle w:val="Hyperlink"/>
                <w:rFonts w:cs="Times New Roman"/>
                <w:noProof/>
              </w:rPr>
              <w:t>4.1.8</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Load Distribution Strategy</w:t>
            </w:r>
            <w:r w:rsidR="00727F6F">
              <w:rPr>
                <w:noProof/>
                <w:webHidden/>
              </w:rPr>
              <w:tab/>
            </w:r>
            <w:r>
              <w:rPr>
                <w:noProof/>
                <w:webHidden/>
              </w:rPr>
              <w:fldChar w:fldCharType="begin"/>
            </w:r>
            <w:r w:rsidR="00727F6F">
              <w:rPr>
                <w:noProof/>
                <w:webHidden/>
              </w:rPr>
              <w:instrText xml:space="preserve"> PAGEREF _Toc264995436 \h </w:instrText>
            </w:r>
            <w:r>
              <w:rPr>
                <w:noProof/>
                <w:webHidden/>
              </w:rPr>
            </w:r>
            <w:r>
              <w:rPr>
                <w:noProof/>
                <w:webHidden/>
              </w:rPr>
              <w:fldChar w:fldCharType="separate"/>
            </w:r>
            <w:r w:rsidR="008D7C0C">
              <w:rPr>
                <w:noProof/>
                <w:webHidden/>
              </w:rPr>
              <w:t>21</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37" w:history="1">
            <w:r w:rsidR="00727F6F" w:rsidRPr="00F94BAF">
              <w:rPr>
                <w:rStyle w:val="Hyperlink"/>
                <w:rFonts w:cs="Times New Roman"/>
                <w:noProof/>
              </w:rPr>
              <w:t>4.2</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Reinforcement Learning Algorithm</w:t>
            </w:r>
            <w:r w:rsidR="00727F6F">
              <w:rPr>
                <w:noProof/>
                <w:webHidden/>
              </w:rPr>
              <w:tab/>
            </w:r>
            <w:r>
              <w:rPr>
                <w:noProof/>
                <w:webHidden/>
              </w:rPr>
              <w:fldChar w:fldCharType="begin"/>
            </w:r>
            <w:r w:rsidR="00727F6F">
              <w:rPr>
                <w:noProof/>
                <w:webHidden/>
              </w:rPr>
              <w:instrText xml:space="preserve"> PAGEREF _Toc264995437 \h </w:instrText>
            </w:r>
            <w:r>
              <w:rPr>
                <w:noProof/>
                <w:webHidden/>
              </w:rPr>
            </w:r>
            <w:r>
              <w:rPr>
                <w:noProof/>
                <w:webHidden/>
              </w:rPr>
              <w:fldChar w:fldCharType="separate"/>
            </w:r>
            <w:r w:rsidR="008D7C0C">
              <w:rPr>
                <w:noProof/>
                <w:webHidden/>
              </w:rPr>
              <w:t>22</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38" w:history="1">
            <w:r w:rsidR="00727F6F" w:rsidRPr="00F94BAF">
              <w:rPr>
                <w:rStyle w:val="Hyperlink"/>
                <w:rFonts w:cs="Times New Roman"/>
                <w:noProof/>
              </w:rPr>
              <w:t>4.3</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QoS-Energy Consumption Negotiation</w:t>
            </w:r>
            <w:r w:rsidR="00727F6F">
              <w:rPr>
                <w:noProof/>
                <w:webHidden/>
              </w:rPr>
              <w:tab/>
            </w:r>
            <w:r>
              <w:rPr>
                <w:noProof/>
                <w:webHidden/>
              </w:rPr>
              <w:fldChar w:fldCharType="begin"/>
            </w:r>
            <w:r w:rsidR="00727F6F">
              <w:rPr>
                <w:noProof/>
                <w:webHidden/>
              </w:rPr>
              <w:instrText xml:space="preserve"> PAGEREF _Toc264995438 \h </w:instrText>
            </w:r>
            <w:r>
              <w:rPr>
                <w:noProof/>
                <w:webHidden/>
              </w:rPr>
            </w:r>
            <w:r>
              <w:rPr>
                <w:noProof/>
                <w:webHidden/>
              </w:rPr>
              <w:fldChar w:fldCharType="separate"/>
            </w:r>
            <w:r w:rsidR="008D7C0C">
              <w:rPr>
                <w:noProof/>
                <w:webHidden/>
              </w:rPr>
              <w:t>24</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39" w:history="1">
            <w:r w:rsidR="00727F6F" w:rsidRPr="00F94BAF">
              <w:rPr>
                <w:rStyle w:val="Hyperlink"/>
                <w:rFonts w:cs="Times New Roman"/>
                <w:noProof/>
              </w:rPr>
              <w:t>4.4</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The Conceptual Architecture</w:t>
            </w:r>
            <w:r w:rsidR="00727F6F">
              <w:rPr>
                <w:noProof/>
                <w:webHidden/>
              </w:rPr>
              <w:tab/>
            </w:r>
            <w:r>
              <w:rPr>
                <w:noProof/>
                <w:webHidden/>
              </w:rPr>
              <w:fldChar w:fldCharType="begin"/>
            </w:r>
            <w:r w:rsidR="00727F6F">
              <w:rPr>
                <w:noProof/>
                <w:webHidden/>
              </w:rPr>
              <w:instrText xml:space="preserve"> PAGEREF _Toc264995439 \h </w:instrText>
            </w:r>
            <w:r>
              <w:rPr>
                <w:noProof/>
                <w:webHidden/>
              </w:rPr>
            </w:r>
            <w:r>
              <w:rPr>
                <w:noProof/>
                <w:webHidden/>
              </w:rPr>
              <w:fldChar w:fldCharType="separate"/>
            </w:r>
            <w:r w:rsidR="008D7C0C">
              <w:rPr>
                <w:noProof/>
                <w:webHidden/>
              </w:rPr>
              <w:t>26</w:t>
            </w:r>
            <w:r>
              <w:rPr>
                <w:noProof/>
                <w:webHidden/>
              </w:rPr>
              <w:fldChar w:fldCharType="end"/>
            </w:r>
          </w:hyperlink>
        </w:p>
        <w:p w:rsidR="00727F6F" w:rsidRDefault="003E2112">
          <w:pPr>
            <w:pStyle w:val="TOC1"/>
            <w:tabs>
              <w:tab w:val="left" w:pos="440"/>
              <w:tab w:val="right" w:leader="dot" w:pos="9350"/>
            </w:tabs>
            <w:rPr>
              <w:rFonts w:asciiTheme="minorHAnsi" w:eastAsiaTheme="minorEastAsia" w:hAnsiTheme="minorHAnsi" w:cstheme="minorBidi"/>
              <w:noProof/>
              <w:sz w:val="22"/>
              <w:lang w:bidi="ar-SA"/>
            </w:rPr>
          </w:pPr>
          <w:hyperlink w:anchor="_Toc264995440" w:history="1">
            <w:r w:rsidR="00727F6F" w:rsidRPr="00F94BAF">
              <w:rPr>
                <w:rStyle w:val="Hyperlink"/>
                <w:rFonts w:cs="Times New Roman"/>
                <w:noProof/>
              </w:rPr>
              <w:t>5</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Implementation</w:t>
            </w:r>
            <w:r w:rsidR="00727F6F">
              <w:rPr>
                <w:noProof/>
                <w:webHidden/>
              </w:rPr>
              <w:tab/>
            </w:r>
            <w:r>
              <w:rPr>
                <w:noProof/>
                <w:webHidden/>
              </w:rPr>
              <w:fldChar w:fldCharType="begin"/>
            </w:r>
            <w:r w:rsidR="00727F6F">
              <w:rPr>
                <w:noProof/>
                <w:webHidden/>
              </w:rPr>
              <w:instrText xml:space="preserve"> PAGEREF _Toc264995440 \h </w:instrText>
            </w:r>
            <w:r>
              <w:rPr>
                <w:noProof/>
                <w:webHidden/>
              </w:rPr>
            </w:r>
            <w:r>
              <w:rPr>
                <w:noProof/>
                <w:webHidden/>
              </w:rPr>
              <w:fldChar w:fldCharType="separate"/>
            </w:r>
            <w:r w:rsidR="008D7C0C">
              <w:rPr>
                <w:noProof/>
                <w:webHidden/>
              </w:rPr>
              <w:t>30</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41" w:history="1">
            <w:r w:rsidR="00727F6F" w:rsidRPr="00F94BAF">
              <w:rPr>
                <w:rStyle w:val="Hyperlink"/>
                <w:rFonts w:cs="Times New Roman"/>
                <w:noProof/>
              </w:rPr>
              <w:t>5.1</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System Components</w:t>
            </w:r>
            <w:r w:rsidR="00727F6F">
              <w:rPr>
                <w:noProof/>
                <w:webHidden/>
              </w:rPr>
              <w:tab/>
            </w:r>
            <w:r>
              <w:rPr>
                <w:noProof/>
                <w:webHidden/>
              </w:rPr>
              <w:fldChar w:fldCharType="begin"/>
            </w:r>
            <w:r w:rsidR="00727F6F">
              <w:rPr>
                <w:noProof/>
                <w:webHidden/>
              </w:rPr>
              <w:instrText xml:space="preserve"> PAGEREF _Toc264995441 \h </w:instrText>
            </w:r>
            <w:r>
              <w:rPr>
                <w:noProof/>
                <w:webHidden/>
              </w:rPr>
            </w:r>
            <w:r>
              <w:rPr>
                <w:noProof/>
                <w:webHidden/>
              </w:rPr>
              <w:fldChar w:fldCharType="separate"/>
            </w:r>
            <w:r w:rsidR="008D7C0C">
              <w:rPr>
                <w:noProof/>
                <w:webHidden/>
              </w:rPr>
              <w:t>30</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42" w:history="1">
            <w:r w:rsidR="00727F6F" w:rsidRPr="00F94BAF">
              <w:rPr>
                <w:rStyle w:val="Hyperlink"/>
                <w:rFonts w:cs="Times New Roman"/>
                <w:noProof/>
              </w:rPr>
              <w:t>5.2</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System Input</w:t>
            </w:r>
            <w:r w:rsidR="00727F6F">
              <w:rPr>
                <w:noProof/>
                <w:webHidden/>
              </w:rPr>
              <w:tab/>
            </w:r>
            <w:r>
              <w:rPr>
                <w:noProof/>
                <w:webHidden/>
              </w:rPr>
              <w:fldChar w:fldCharType="begin"/>
            </w:r>
            <w:r w:rsidR="00727F6F">
              <w:rPr>
                <w:noProof/>
                <w:webHidden/>
              </w:rPr>
              <w:instrText xml:space="preserve"> PAGEREF _Toc264995442 \h </w:instrText>
            </w:r>
            <w:r>
              <w:rPr>
                <w:noProof/>
                <w:webHidden/>
              </w:rPr>
            </w:r>
            <w:r>
              <w:rPr>
                <w:noProof/>
                <w:webHidden/>
              </w:rPr>
              <w:fldChar w:fldCharType="separate"/>
            </w:r>
            <w:r w:rsidR="008D7C0C">
              <w:rPr>
                <w:noProof/>
                <w:webHidden/>
              </w:rPr>
              <w:t>31</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43" w:history="1">
            <w:r w:rsidR="00727F6F" w:rsidRPr="00F94BAF">
              <w:rPr>
                <w:rStyle w:val="Hyperlink"/>
                <w:rFonts w:cs="Times New Roman"/>
                <w:noProof/>
              </w:rPr>
              <w:t>5.3</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System Output</w:t>
            </w:r>
            <w:r w:rsidR="00727F6F">
              <w:rPr>
                <w:noProof/>
                <w:webHidden/>
              </w:rPr>
              <w:tab/>
            </w:r>
            <w:r>
              <w:rPr>
                <w:noProof/>
                <w:webHidden/>
              </w:rPr>
              <w:fldChar w:fldCharType="begin"/>
            </w:r>
            <w:r w:rsidR="00727F6F">
              <w:rPr>
                <w:noProof/>
                <w:webHidden/>
              </w:rPr>
              <w:instrText xml:space="preserve"> PAGEREF _Toc264995443 \h </w:instrText>
            </w:r>
            <w:r>
              <w:rPr>
                <w:noProof/>
                <w:webHidden/>
              </w:rPr>
            </w:r>
            <w:r>
              <w:rPr>
                <w:noProof/>
                <w:webHidden/>
              </w:rPr>
              <w:fldChar w:fldCharType="separate"/>
            </w:r>
            <w:r w:rsidR="008D7C0C">
              <w:rPr>
                <w:noProof/>
                <w:webHidden/>
              </w:rPr>
              <w:t>32</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44" w:history="1">
            <w:r w:rsidR="00727F6F" w:rsidRPr="00F94BAF">
              <w:rPr>
                <w:rStyle w:val="Hyperlink"/>
                <w:rFonts w:cs="Times New Roman"/>
                <w:noProof/>
              </w:rPr>
              <w:t>5.4</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Implementation Technology</w:t>
            </w:r>
            <w:r w:rsidR="00727F6F">
              <w:rPr>
                <w:noProof/>
                <w:webHidden/>
              </w:rPr>
              <w:tab/>
            </w:r>
            <w:r>
              <w:rPr>
                <w:noProof/>
                <w:webHidden/>
              </w:rPr>
              <w:fldChar w:fldCharType="begin"/>
            </w:r>
            <w:r w:rsidR="00727F6F">
              <w:rPr>
                <w:noProof/>
                <w:webHidden/>
              </w:rPr>
              <w:instrText xml:space="preserve"> PAGEREF _Toc264995444 \h </w:instrText>
            </w:r>
            <w:r>
              <w:rPr>
                <w:noProof/>
                <w:webHidden/>
              </w:rPr>
            </w:r>
            <w:r>
              <w:rPr>
                <w:noProof/>
                <w:webHidden/>
              </w:rPr>
              <w:fldChar w:fldCharType="separate"/>
            </w:r>
            <w:r w:rsidR="008D7C0C">
              <w:rPr>
                <w:noProof/>
                <w:webHidden/>
              </w:rPr>
              <w:t>33</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45" w:history="1">
            <w:r w:rsidR="00727F6F" w:rsidRPr="00F94BAF">
              <w:rPr>
                <w:rStyle w:val="Hyperlink"/>
                <w:rFonts w:cs="Times New Roman"/>
                <w:noProof/>
              </w:rPr>
              <w:t>5.5</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Ontology Representation Implementation</w:t>
            </w:r>
            <w:r w:rsidR="00727F6F">
              <w:rPr>
                <w:noProof/>
                <w:webHidden/>
              </w:rPr>
              <w:tab/>
            </w:r>
            <w:r>
              <w:rPr>
                <w:noProof/>
                <w:webHidden/>
              </w:rPr>
              <w:fldChar w:fldCharType="begin"/>
            </w:r>
            <w:r w:rsidR="00727F6F">
              <w:rPr>
                <w:noProof/>
                <w:webHidden/>
              </w:rPr>
              <w:instrText xml:space="preserve"> PAGEREF _Toc264995445 \h </w:instrText>
            </w:r>
            <w:r>
              <w:rPr>
                <w:noProof/>
                <w:webHidden/>
              </w:rPr>
            </w:r>
            <w:r>
              <w:rPr>
                <w:noProof/>
                <w:webHidden/>
              </w:rPr>
              <w:fldChar w:fldCharType="separate"/>
            </w:r>
            <w:r w:rsidR="008D7C0C">
              <w:rPr>
                <w:noProof/>
                <w:webHidden/>
              </w:rPr>
              <w:t>35</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46" w:history="1">
            <w:r w:rsidR="00727F6F" w:rsidRPr="00F94BAF">
              <w:rPr>
                <w:rStyle w:val="Hyperlink"/>
                <w:rFonts w:cs="Times New Roman"/>
                <w:noProof/>
              </w:rPr>
              <w:t>5.5.1</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Environment Ontology Implementation</w:t>
            </w:r>
            <w:r w:rsidR="00727F6F">
              <w:rPr>
                <w:noProof/>
                <w:webHidden/>
              </w:rPr>
              <w:tab/>
            </w:r>
            <w:r>
              <w:rPr>
                <w:noProof/>
                <w:webHidden/>
              </w:rPr>
              <w:fldChar w:fldCharType="begin"/>
            </w:r>
            <w:r w:rsidR="00727F6F">
              <w:rPr>
                <w:noProof/>
                <w:webHidden/>
              </w:rPr>
              <w:instrText xml:space="preserve"> PAGEREF _Toc264995446 \h </w:instrText>
            </w:r>
            <w:r>
              <w:rPr>
                <w:noProof/>
                <w:webHidden/>
              </w:rPr>
            </w:r>
            <w:r>
              <w:rPr>
                <w:noProof/>
                <w:webHidden/>
              </w:rPr>
              <w:fldChar w:fldCharType="separate"/>
            </w:r>
            <w:r w:rsidR="008D7C0C">
              <w:rPr>
                <w:noProof/>
                <w:webHidden/>
              </w:rPr>
              <w:t>35</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47" w:history="1">
            <w:r w:rsidR="00727F6F" w:rsidRPr="00F94BAF">
              <w:rPr>
                <w:rStyle w:val="Hyperlink"/>
                <w:rFonts w:cs="Times New Roman"/>
                <w:noProof/>
              </w:rPr>
              <w:t>5.5.2</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Service center Ontology Representation</w:t>
            </w:r>
            <w:r w:rsidR="00727F6F">
              <w:rPr>
                <w:noProof/>
                <w:webHidden/>
              </w:rPr>
              <w:tab/>
            </w:r>
            <w:r>
              <w:rPr>
                <w:noProof/>
                <w:webHidden/>
              </w:rPr>
              <w:fldChar w:fldCharType="begin"/>
            </w:r>
            <w:r w:rsidR="00727F6F">
              <w:rPr>
                <w:noProof/>
                <w:webHidden/>
              </w:rPr>
              <w:instrText xml:space="preserve"> PAGEREF _Toc264995447 \h </w:instrText>
            </w:r>
            <w:r>
              <w:rPr>
                <w:noProof/>
                <w:webHidden/>
              </w:rPr>
            </w:r>
            <w:r>
              <w:rPr>
                <w:noProof/>
                <w:webHidden/>
              </w:rPr>
              <w:fldChar w:fldCharType="separate"/>
            </w:r>
            <w:r w:rsidR="008D7C0C">
              <w:rPr>
                <w:noProof/>
                <w:webHidden/>
              </w:rPr>
              <w:t>35</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48" w:history="1">
            <w:r w:rsidR="00727F6F" w:rsidRPr="00F94BAF">
              <w:rPr>
                <w:rStyle w:val="Hyperlink"/>
                <w:rFonts w:cs="Times New Roman"/>
                <w:noProof/>
              </w:rPr>
              <w:t>5.6</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Agents Implementation</w:t>
            </w:r>
            <w:r w:rsidR="00727F6F">
              <w:rPr>
                <w:noProof/>
                <w:webHidden/>
              </w:rPr>
              <w:tab/>
            </w:r>
            <w:r>
              <w:rPr>
                <w:noProof/>
                <w:webHidden/>
              </w:rPr>
              <w:fldChar w:fldCharType="begin"/>
            </w:r>
            <w:r w:rsidR="00727F6F">
              <w:rPr>
                <w:noProof/>
                <w:webHidden/>
              </w:rPr>
              <w:instrText xml:space="preserve"> PAGEREF _Toc264995448 \h </w:instrText>
            </w:r>
            <w:r>
              <w:rPr>
                <w:noProof/>
                <w:webHidden/>
              </w:rPr>
            </w:r>
            <w:r>
              <w:rPr>
                <w:noProof/>
                <w:webHidden/>
              </w:rPr>
              <w:fldChar w:fldCharType="separate"/>
            </w:r>
            <w:r w:rsidR="008D7C0C">
              <w:rPr>
                <w:noProof/>
                <w:webHidden/>
              </w:rPr>
              <w:t>37</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49" w:history="1">
            <w:r w:rsidR="00727F6F" w:rsidRPr="00F94BAF">
              <w:rPr>
                <w:rStyle w:val="Hyperlink"/>
                <w:rFonts w:cs="Times New Roman"/>
                <w:noProof/>
              </w:rPr>
              <w:t>5.6.1</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Context Interpreting Agent (CIA)</w:t>
            </w:r>
            <w:r w:rsidR="00727F6F">
              <w:rPr>
                <w:noProof/>
                <w:webHidden/>
              </w:rPr>
              <w:tab/>
            </w:r>
            <w:r>
              <w:rPr>
                <w:noProof/>
                <w:webHidden/>
              </w:rPr>
              <w:fldChar w:fldCharType="begin"/>
            </w:r>
            <w:r w:rsidR="00727F6F">
              <w:rPr>
                <w:noProof/>
                <w:webHidden/>
              </w:rPr>
              <w:instrText xml:space="preserve"> PAGEREF _Toc264995449 \h </w:instrText>
            </w:r>
            <w:r>
              <w:rPr>
                <w:noProof/>
                <w:webHidden/>
              </w:rPr>
            </w:r>
            <w:r>
              <w:rPr>
                <w:noProof/>
                <w:webHidden/>
              </w:rPr>
              <w:fldChar w:fldCharType="separate"/>
            </w:r>
            <w:r w:rsidR="008D7C0C">
              <w:rPr>
                <w:noProof/>
                <w:webHidden/>
              </w:rPr>
              <w:t>37</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50" w:history="1">
            <w:r w:rsidR="00727F6F" w:rsidRPr="00F94BAF">
              <w:rPr>
                <w:rStyle w:val="Hyperlink"/>
                <w:rFonts w:cs="Times New Roman"/>
                <w:noProof/>
              </w:rPr>
              <w:t>5.6.2</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Reinforcement Learning Agent (RLA)</w:t>
            </w:r>
            <w:r w:rsidR="00727F6F">
              <w:rPr>
                <w:noProof/>
                <w:webHidden/>
              </w:rPr>
              <w:tab/>
            </w:r>
            <w:r>
              <w:rPr>
                <w:noProof/>
                <w:webHidden/>
              </w:rPr>
              <w:fldChar w:fldCharType="begin"/>
            </w:r>
            <w:r w:rsidR="00727F6F">
              <w:rPr>
                <w:noProof/>
                <w:webHidden/>
              </w:rPr>
              <w:instrText xml:space="preserve"> PAGEREF _Toc264995450 \h </w:instrText>
            </w:r>
            <w:r>
              <w:rPr>
                <w:noProof/>
                <w:webHidden/>
              </w:rPr>
            </w:r>
            <w:r>
              <w:rPr>
                <w:noProof/>
                <w:webHidden/>
              </w:rPr>
              <w:fldChar w:fldCharType="separate"/>
            </w:r>
            <w:r w:rsidR="008D7C0C">
              <w:rPr>
                <w:noProof/>
                <w:webHidden/>
              </w:rPr>
              <w:t>38</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51" w:history="1">
            <w:r w:rsidR="00727F6F" w:rsidRPr="00F94BAF">
              <w:rPr>
                <w:rStyle w:val="Hyperlink"/>
                <w:rFonts w:cs="Times New Roman"/>
                <w:noProof/>
              </w:rPr>
              <w:t>5.6.3</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X3D Agent Implementation</w:t>
            </w:r>
            <w:r w:rsidR="00727F6F">
              <w:rPr>
                <w:noProof/>
                <w:webHidden/>
              </w:rPr>
              <w:tab/>
            </w:r>
            <w:r>
              <w:rPr>
                <w:noProof/>
                <w:webHidden/>
              </w:rPr>
              <w:fldChar w:fldCharType="begin"/>
            </w:r>
            <w:r w:rsidR="00727F6F">
              <w:rPr>
                <w:noProof/>
                <w:webHidden/>
              </w:rPr>
              <w:instrText xml:space="preserve"> PAGEREF _Toc264995451 \h </w:instrText>
            </w:r>
            <w:r>
              <w:rPr>
                <w:noProof/>
                <w:webHidden/>
              </w:rPr>
            </w:r>
            <w:r>
              <w:rPr>
                <w:noProof/>
                <w:webHidden/>
              </w:rPr>
              <w:fldChar w:fldCharType="separate"/>
            </w:r>
            <w:r w:rsidR="008D7C0C">
              <w:rPr>
                <w:noProof/>
                <w:webHidden/>
              </w:rPr>
              <w:t>39</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52" w:history="1">
            <w:r w:rsidR="00727F6F" w:rsidRPr="00F94BAF">
              <w:rPr>
                <w:rStyle w:val="Hyperlink"/>
                <w:rFonts w:cs="Times New Roman"/>
                <w:noProof/>
              </w:rPr>
              <w:t>5.6.4</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GUI Agent Implementation</w:t>
            </w:r>
            <w:r w:rsidR="00727F6F">
              <w:rPr>
                <w:noProof/>
                <w:webHidden/>
              </w:rPr>
              <w:tab/>
            </w:r>
            <w:r>
              <w:rPr>
                <w:noProof/>
                <w:webHidden/>
              </w:rPr>
              <w:fldChar w:fldCharType="begin"/>
            </w:r>
            <w:r w:rsidR="00727F6F">
              <w:rPr>
                <w:noProof/>
                <w:webHidden/>
              </w:rPr>
              <w:instrText xml:space="preserve"> PAGEREF _Toc264995452 \h </w:instrText>
            </w:r>
            <w:r>
              <w:rPr>
                <w:noProof/>
                <w:webHidden/>
              </w:rPr>
            </w:r>
            <w:r>
              <w:rPr>
                <w:noProof/>
                <w:webHidden/>
              </w:rPr>
              <w:fldChar w:fldCharType="separate"/>
            </w:r>
            <w:r w:rsidR="008D7C0C">
              <w:rPr>
                <w:noProof/>
                <w:webHidden/>
              </w:rPr>
              <w:t>41</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53" w:history="1">
            <w:r w:rsidR="00727F6F" w:rsidRPr="00F94BAF">
              <w:rPr>
                <w:rStyle w:val="Hyperlink"/>
                <w:rFonts w:cs="Times New Roman"/>
                <w:noProof/>
              </w:rPr>
              <w:t>5.7</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Utility components</w:t>
            </w:r>
            <w:r w:rsidR="00727F6F">
              <w:rPr>
                <w:noProof/>
                <w:webHidden/>
              </w:rPr>
              <w:tab/>
            </w:r>
            <w:r>
              <w:rPr>
                <w:noProof/>
                <w:webHidden/>
              </w:rPr>
              <w:fldChar w:fldCharType="begin"/>
            </w:r>
            <w:r w:rsidR="00727F6F">
              <w:rPr>
                <w:noProof/>
                <w:webHidden/>
              </w:rPr>
              <w:instrText xml:space="preserve"> PAGEREF _Toc264995453 \h </w:instrText>
            </w:r>
            <w:r>
              <w:rPr>
                <w:noProof/>
                <w:webHidden/>
              </w:rPr>
            </w:r>
            <w:r>
              <w:rPr>
                <w:noProof/>
                <w:webHidden/>
              </w:rPr>
              <w:fldChar w:fldCharType="separate"/>
            </w:r>
            <w:r w:rsidR="008D7C0C">
              <w:rPr>
                <w:noProof/>
                <w:webHidden/>
              </w:rPr>
              <w:t>46</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54" w:history="1">
            <w:r w:rsidR="00727F6F" w:rsidRPr="00F94BAF">
              <w:rPr>
                <w:rStyle w:val="Hyperlink"/>
                <w:rFonts w:cs="Times New Roman"/>
                <w:noProof/>
              </w:rPr>
              <w:t>5.7.1</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Fuzzy Logic Negotiator</w:t>
            </w:r>
            <w:r w:rsidR="00727F6F">
              <w:rPr>
                <w:noProof/>
                <w:webHidden/>
              </w:rPr>
              <w:tab/>
            </w:r>
            <w:r>
              <w:rPr>
                <w:noProof/>
                <w:webHidden/>
              </w:rPr>
              <w:fldChar w:fldCharType="begin"/>
            </w:r>
            <w:r w:rsidR="00727F6F">
              <w:rPr>
                <w:noProof/>
                <w:webHidden/>
              </w:rPr>
              <w:instrText xml:space="preserve"> PAGEREF _Toc264995454 \h </w:instrText>
            </w:r>
            <w:r>
              <w:rPr>
                <w:noProof/>
                <w:webHidden/>
              </w:rPr>
            </w:r>
            <w:r>
              <w:rPr>
                <w:noProof/>
                <w:webHidden/>
              </w:rPr>
              <w:fldChar w:fldCharType="separate"/>
            </w:r>
            <w:r w:rsidR="008D7C0C">
              <w:rPr>
                <w:noProof/>
                <w:webHidden/>
              </w:rPr>
              <w:t>46</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55" w:history="1">
            <w:r w:rsidR="00727F6F" w:rsidRPr="00F94BAF">
              <w:rPr>
                <w:rStyle w:val="Hyperlink"/>
                <w:rFonts w:cs="Times New Roman"/>
                <w:noProof/>
              </w:rPr>
              <w:t>5.7.2</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Server Management Proxy</w:t>
            </w:r>
            <w:r w:rsidR="00727F6F">
              <w:rPr>
                <w:noProof/>
                <w:webHidden/>
              </w:rPr>
              <w:tab/>
            </w:r>
            <w:r>
              <w:rPr>
                <w:noProof/>
                <w:webHidden/>
              </w:rPr>
              <w:fldChar w:fldCharType="begin"/>
            </w:r>
            <w:r w:rsidR="00727F6F">
              <w:rPr>
                <w:noProof/>
                <w:webHidden/>
              </w:rPr>
              <w:instrText xml:space="preserve"> PAGEREF _Toc264995455 \h </w:instrText>
            </w:r>
            <w:r>
              <w:rPr>
                <w:noProof/>
                <w:webHidden/>
              </w:rPr>
            </w:r>
            <w:r>
              <w:rPr>
                <w:noProof/>
                <w:webHidden/>
              </w:rPr>
              <w:fldChar w:fldCharType="separate"/>
            </w:r>
            <w:r w:rsidR="008D7C0C">
              <w:rPr>
                <w:noProof/>
                <w:webHidden/>
              </w:rPr>
              <w:t>47</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56" w:history="1">
            <w:r w:rsidR="00727F6F" w:rsidRPr="00F94BAF">
              <w:rPr>
                <w:rStyle w:val="Hyperlink"/>
                <w:rFonts w:cs="Times New Roman"/>
                <w:noProof/>
              </w:rPr>
              <w:t>5.7.3</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Server Information Gathering Endpoint</w:t>
            </w:r>
            <w:r w:rsidR="00727F6F">
              <w:rPr>
                <w:noProof/>
                <w:webHidden/>
              </w:rPr>
              <w:tab/>
            </w:r>
            <w:r>
              <w:rPr>
                <w:noProof/>
                <w:webHidden/>
              </w:rPr>
              <w:fldChar w:fldCharType="begin"/>
            </w:r>
            <w:r w:rsidR="00727F6F">
              <w:rPr>
                <w:noProof/>
                <w:webHidden/>
              </w:rPr>
              <w:instrText xml:space="preserve"> PAGEREF _Toc264995456 \h </w:instrText>
            </w:r>
            <w:r>
              <w:rPr>
                <w:noProof/>
                <w:webHidden/>
              </w:rPr>
            </w:r>
            <w:r>
              <w:rPr>
                <w:noProof/>
                <w:webHidden/>
              </w:rPr>
              <w:fldChar w:fldCharType="separate"/>
            </w:r>
            <w:r w:rsidR="008D7C0C">
              <w:rPr>
                <w:noProof/>
                <w:webHidden/>
              </w:rPr>
              <w:t>48</w:t>
            </w:r>
            <w:r>
              <w:rPr>
                <w:noProof/>
                <w:webHidden/>
              </w:rPr>
              <w:fldChar w:fldCharType="end"/>
            </w:r>
          </w:hyperlink>
        </w:p>
        <w:p w:rsidR="00727F6F" w:rsidRDefault="003E2112">
          <w:pPr>
            <w:pStyle w:val="TOC1"/>
            <w:tabs>
              <w:tab w:val="left" w:pos="440"/>
              <w:tab w:val="right" w:leader="dot" w:pos="9350"/>
            </w:tabs>
            <w:rPr>
              <w:rFonts w:asciiTheme="minorHAnsi" w:eastAsiaTheme="minorEastAsia" w:hAnsiTheme="minorHAnsi" w:cstheme="minorBidi"/>
              <w:noProof/>
              <w:sz w:val="22"/>
              <w:lang w:bidi="ar-SA"/>
            </w:rPr>
          </w:pPr>
          <w:hyperlink w:anchor="_Toc264995457" w:history="1">
            <w:r w:rsidR="00727F6F" w:rsidRPr="00F94BAF">
              <w:rPr>
                <w:rStyle w:val="Hyperlink"/>
                <w:rFonts w:cs="Times New Roman"/>
                <w:noProof/>
              </w:rPr>
              <w:t>6</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Testing and results</w:t>
            </w:r>
            <w:r w:rsidR="00727F6F">
              <w:rPr>
                <w:noProof/>
                <w:webHidden/>
              </w:rPr>
              <w:tab/>
            </w:r>
            <w:r>
              <w:rPr>
                <w:noProof/>
                <w:webHidden/>
              </w:rPr>
              <w:fldChar w:fldCharType="begin"/>
            </w:r>
            <w:r w:rsidR="00727F6F">
              <w:rPr>
                <w:noProof/>
                <w:webHidden/>
              </w:rPr>
              <w:instrText xml:space="preserve"> PAGEREF _Toc264995457 \h </w:instrText>
            </w:r>
            <w:r>
              <w:rPr>
                <w:noProof/>
                <w:webHidden/>
              </w:rPr>
            </w:r>
            <w:r>
              <w:rPr>
                <w:noProof/>
                <w:webHidden/>
              </w:rPr>
              <w:fldChar w:fldCharType="separate"/>
            </w:r>
            <w:r w:rsidR="008D7C0C">
              <w:rPr>
                <w:noProof/>
                <w:webHidden/>
              </w:rPr>
              <w:t>50</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58" w:history="1">
            <w:r w:rsidR="00727F6F" w:rsidRPr="00F94BAF">
              <w:rPr>
                <w:rStyle w:val="Hyperlink"/>
                <w:rFonts w:cs="Times New Roman"/>
                <w:noProof/>
              </w:rPr>
              <w:t>6.1</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Self-Healing Environment Case Study</w:t>
            </w:r>
            <w:r w:rsidR="00727F6F">
              <w:rPr>
                <w:noProof/>
                <w:webHidden/>
              </w:rPr>
              <w:tab/>
            </w:r>
            <w:r>
              <w:rPr>
                <w:noProof/>
                <w:webHidden/>
              </w:rPr>
              <w:fldChar w:fldCharType="begin"/>
            </w:r>
            <w:r w:rsidR="00727F6F">
              <w:rPr>
                <w:noProof/>
                <w:webHidden/>
              </w:rPr>
              <w:instrText xml:space="preserve"> PAGEREF _Toc264995458 \h </w:instrText>
            </w:r>
            <w:r>
              <w:rPr>
                <w:noProof/>
                <w:webHidden/>
              </w:rPr>
            </w:r>
            <w:r>
              <w:rPr>
                <w:noProof/>
                <w:webHidden/>
              </w:rPr>
              <w:fldChar w:fldCharType="separate"/>
            </w:r>
            <w:r w:rsidR="008D7C0C">
              <w:rPr>
                <w:noProof/>
                <w:webHidden/>
              </w:rPr>
              <w:t>50</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59" w:history="1">
            <w:r w:rsidR="00727F6F" w:rsidRPr="00F94BAF">
              <w:rPr>
                <w:rStyle w:val="Hyperlink"/>
                <w:rFonts w:cs="Times New Roman"/>
                <w:noProof/>
              </w:rPr>
              <w:t>6.1.1</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Algorithm Overhead Evaluation</w:t>
            </w:r>
            <w:r w:rsidR="00727F6F">
              <w:rPr>
                <w:noProof/>
                <w:webHidden/>
              </w:rPr>
              <w:tab/>
            </w:r>
            <w:r>
              <w:rPr>
                <w:noProof/>
                <w:webHidden/>
              </w:rPr>
              <w:fldChar w:fldCharType="begin"/>
            </w:r>
            <w:r w:rsidR="00727F6F">
              <w:rPr>
                <w:noProof/>
                <w:webHidden/>
              </w:rPr>
              <w:instrText xml:space="preserve"> PAGEREF _Toc264995459 \h </w:instrText>
            </w:r>
            <w:r>
              <w:rPr>
                <w:noProof/>
                <w:webHidden/>
              </w:rPr>
            </w:r>
            <w:r>
              <w:rPr>
                <w:noProof/>
                <w:webHidden/>
              </w:rPr>
              <w:fldChar w:fldCharType="separate"/>
            </w:r>
            <w:r w:rsidR="008D7C0C">
              <w:rPr>
                <w:noProof/>
                <w:webHidden/>
              </w:rPr>
              <w:t>52</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60" w:history="1">
            <w:r w:rsidR="00727F6F" w:rsidRPr="00F94BAF">
              <w:rPr>
                <w:rStyle w:val="Hyperlink"/>
                <w:rFonts w:cs="Times New Roman"/>
                <w:noProof/>
              </w:rPr>
              <w:t>6.1.2</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Interactive Evaluation</w:t>
            </w:r>
            <w:r w:rsidR="00727F6F">
              <w:rPr>
                <w:noProof/>
                <w:webHidden/>
              </w:rPr>
              <w:tab/>
            </w:r>
            <w:r>
              <w:rPr>
                <w:noProof/>
                <w:webHidden/>
              </w:rPr>
              <w:fldChar w:fldCharType="begin"/>
            </w:r>
            <w:r w:rsidR="00727F6F">
              <w:rPr>
                <w:noProof/>
                <w:webHidden/>
              </w:rPr>
              <w:instrText xml:space="preserve"> PAGEREF _Toc264995460 \h </w:instrText>
            </w:r>
            <w:r>
              <w:rPr>
                <w:noProof/>
                <w:webHidden/>
              </w:rPr>
            </w:r>
            <w:r>
              <w:rPr>
                <w:noProof/>
                <w:webHidden/>
              </w:rPr>
              <w:fldChar w:fldCharType="separate"/>
            </w:r>
            <w:r w:rsidR="008D7C0C">
              <w:rPr>
                <w:noProof/>
                <w:webHidden/>
              </w:rPr>
              <w:t>52</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61" w:history="1">
            <w:r w:rsidR="00727F6F" w:rsidRPr="00F94BAF">
              <w:rPr>
                <w:rStyle w:val="Hyperlink"/>
                <w:rFonts w:cs="Times New Roman"/>
                <w:noProof/>
              </w:rPr>
              <w:t>6.2</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Self-Adapting Service Center Case Study</w:t>
            </w:r>
            <w:r w:rsidR="00727F6F">
              <w:rPr>
                <w:noProof/>
                <w:webHidden/>
              </w:rPr>
              <w:tab/>
            </w:r>
            <w:r>
              <w:rPr>
                <w:noProof/>
                <w:webHidden/>
              </w:rPr>
              <w:fldChar w:fldCharType="begin"/>
            </w:r>
            <w:r w:rsidR="00727F6F">
              <w:rPr>
                <w:noProof/>
                <w:webHidden/>
              </w:rPr>
              <w:instrText xml:space="preserve"> PAGEREF _Toc264995461 \h </w:instrText>
            </w:r>
            <w:r>
              <w:rPr>
                <w:noProof/>
                <w:webHidden/>
              </w:rPr>
            </w:r>
            <w:r>
              <w:rPr>
                <w:noProof/>
                <w:webHidden/>
              </w:rPr>
              <w:fldChar w:fldCharType="separate"/>
            </w:r>
            <w:r w:rsidR="008D7C0C">
              <w:rPr>
                <w:noProof/>
                <w:webHidden/>
              </w:rPr>
              <w:t>54</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62" w:history="1">
            <w:r w:rsidR="00727F6F" w:rsidRPr="00F94BAF">
              <w:rPr>
                <w:rStyle w:val="Hyperlink"/>
                <w:rFonts w:cs="Times New Roman"/>
                <w:noProof/>
              </w:rPr>
              <w:t>6.2.1</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Simulated Service center Evaluation</w:t>
            </w:r>
            <w:r w:rsidR="00727F6F">
              <w:rPr>
                <w:noProof/>
                <w:webHidden/>
              </w:rPr>
              <w:tab/>
            </w:r>
            <w:r>
              <w:rPr>
                <w:noProof/>
                <w:webHidden/>
              </w:rPr>
              <w:fldChar w:fldCharType="begin"/>
            </w:r>
            <w:r w:rsidR="00727F6F">
              <w:rPr>
                <w:noProof/>
                <w:webHidden/>
              </w:rPr>
              <w:instrText xml:space="preserve"> PAGEREF _Toc264995462 \h </w:instrText>
            </w:r>
            <w:r>
              <w:rPr>
                <w:noProof/>
                <w:webHidden/>
              </w:rPr>
            </w:r>
            <w:r>
              <w:rPr>
                <w:noProof/>
                <w:webHidden/>
              </w:rPr>
              <w:fldChar w:fldCharType="separate"/>
            </w:r>
            <w:r w:rsidR="008D7C0C">
              <w:rPr>
                <w:noProof/>
                <w:webHidden/>
              </w:rPr>
              <w:t>55</w:t>
            </w:r>
            <w:r>
              <w:rPr>
                <w:noProof/>
                <w:webHidden/>
              </w:rPr>
              <w:fldChar w:fldCharType="end"/>
            </w:r>
          </w:hyperlink>
        </w:p>
        <w:p w:rsidR="00727F6F" w:rsidRDefault="003E2112">
          <w:pPr>
            <w:pStyle w:val="TOC3"/>
            <w:tabs>
              <w:tab w:val="left" w:pos="1320"/>
              <w:tab w:val="right" w:leader="dot" w:pos="9350"/>
            </w:tabs>
            <w:rPr>
              <w:rFonts w:asciiTheme="minorHAnsi" w:eastAsiaTheme="minorEastAsia" w:hAnsiTheme="minorHAnsi" w:cstheme="minorBidi"/>
              <w:noProof/>
              <w:sz w:val="22"/>
              <w:lang w:bidi="ar-SA"/>
            </w:rPr>
          </w:pPr>
          <w:hyperlink w:anchor="_Toc264995463" w:history="1">
            <w:r w:rsidR="00727F6F" w:rsidRPr="00F94BAF">
              <w:rPr>
                <w:rStyle w:val="Hyperlink"/>
                <w:rFonts w:cs="Times New Roman"/>
                <w:noProof/>
              </w:rPr>
              <w:t>6.2.2</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Real Service center System Evaluation</w:t>
            </w:r>
            <w:r w:rsidR="00727F6F">
              <w:rPr>
                <w:noProof/>
                <w:webHidden/>
              </w:rPr>
              <w:tab/>
            </w:r>
            <w:r>
              <w:rPr>
                <w:noProof/>
                <w:webHidden/>
              </w:rPr>
              <w:fldChar w:fldCharType="begin"/>
            </w:r>
            <w:r w:rsidR="00727F6F">
              <w:rPr>
                <w:noProof/>
                <w:webHidden/>
              </w:rPr>
              <w:instrText xml:space="preserve"> PAGEREF _Toc264995463 \h </w:instrText>
            </w:r>
            <w:r>
              <w:rPr>
                <w:noProof/>
                <w:webHidden/>
              </w:rPr>
            </w:r>
            <w:r>
              <w:rPr>
                <w:noProof/>
                <w:webHidden/>
              </w:rPr>
              <w:fldChar w:fldCharType="separate"/>
            </w:r>
            <w:r w:rsidR="008D7C0C">
              <w:rPr>
                <w:noProof/>
                <w:webHidden/>
              </w:rPr>
              <w:t>58</w:t>
            </w:r>
            <w:r>
              <w:rPr>
                <w:noProof/>
                <w:webHidden/>
              </w:rPr>
              <w:fldChar w:fldCharType="end"/>
            </w:r>
          </w:hyperlink>
        </w:p>
        <w:p w:rsidR="00727F6F" w:rsidRDefault="003E2112">
          <w:pPr>
            <w:pStyle w:val="TOC1"/>
            <w:tabs>
              <w:tab w:val="left" w:pos="440"/>
              <w:tab w:val="right" w:leader="dot" w:pos="9350"/>
            </w:tabs>
            <w:rPr>
              <w:rFonts w:asciiTheme="minorHAnsi" w:eastAsiaTheme="minorEastAsia" w:hAnsiTheme="minorHAnsi" w:cstheme="minorBidi"/>
              <w:noProof/>
              <w:sz w:val="22"/>
              <w:lang w:bidi="ar-SA"/>
            </w:rPr>
          </w:pPr>
          <w:hyperlink w:anchor="_Toc264995470" w:history="1">
            <w:r w:rsidR="00727F6F" w:rsidRPr="00F94BAF">
              <w:rPr>
                <w:rStyle w:val="Hyperlink"/>
                <w:rFonts w:cs="Times New Roman"/>
                <w:noProof/>
              </w:rPr>
              <w:t>7</w:t>
            </w:r>
            <w:r w:rsidR="00727F6F">
              <w:rPr>
                <w:rFonts w:asciiTheme="minorHAnsi" w:eastAsiaTheme="minorEastAsia" w:hAnsiTheme="minorHAnsi" w:cstheme="minorBidi"/>
                <w:noProof/>
                <w:sz w:val="22"/>
                <w:lang w:bidi="ar-SA"/>
              </w:rPr>
              <w:tab/>
            </w:r>
            <w:r w:rsidR="00727F6F" w:rsidRPr="00F94BAF">
              <w:rPr>
                <w:rStyle w:val="Hyperlink"/>
                <w:rFonts w:cs="Times New Roman"/>
                <w:noProof/>
              </w:rPr>
              <w:t>Conclusions</w:t>
            </w:r>
            <w:r w:rsidR="00727F6F">
              <w:rPr>
                <w:noProof/>
                <w:webHidden/>
              </w:rPr>
              <w:tab/>
            </w:r>
            <w:r>
              <w:rPr>
                <w:noProof/>
                <w:webHidden/>
              </w:rPr>
              <w:fldChar w:fldCharType="begin"/>
            </w:r>
            <w:r w:rsidR="00727F6F">
              <w:rPr>
                <w:noProof/>
                <w:webHidden/>
              </w:rPr>
              <w:instrText xml:space="preserve"> PAGEREF _Toc264995470 \h </w:instrText>
            </w:r>
            <w:r>
              <w:rPr>
                <w:noProof/>
                <w:webHidden/>
              </w:rPr>
            </w:r>
            <w:r>
              <w:rPr>
                <w:noProof/>
                <w:webHidden/>
              </w:rPr>
              <w:fldChar w:fldCharType="separate"/>
            </w:r>
            <w:r w:rsidR="008D7C0C">
              <w:rPr>
                <w:noProof/>
                <w:webHidden/>
              </w:rPr>
              <w:t>67</w:t>
            </w:r>
            <w:r>
              <w:rPr>
                <w:noProof/>
                <w:webHidden/>
              </w:rPr>
              <w:fldChar w:fldCharType="end"/>
            </w:r>
          </w:hyperlink>
        </w:p>
        <w:p w:rsidR="00727F6F" w:rsidRDefault="003E2112">
          <w:pPr>
            <w:pStyle w:val="TOC2"/>
            <w:tabs>
              <w:tab w:val="left" w:pos="880"/>
              <w:tab w:val="right" w:leader="dot" w:pos="9350"/>
            </w:tabs>
            <w:rPr>
              <w:rFonts w:asciiTheme="minorHAnsi" w:eastAsiaTheme="minorEastAsia" w:hAnsiTheme="minorHAnsi" w:cstheme="minorBidi"/>
              <w:noProof/>
              <w:sz w:val="22"/>
              <w:lang w:bidi="ar-SA"/>
            </w:rPr>
          </w:pPr>
          <w:hyperlink w:anchor="_Toc264995472" w:history="1">
            <w:r w:rsidR="00727F6F" w:rsidRPr="00F94BAF">
              <w:rPr>
                <w:rStyle w:val="Hyperlink"/>
                <w:noProof/>
              </w:rPr>
              <w:t>8.1.</w:t>
            </w:r>
            <w:r w:rsidR="00727F6F">
              <w:rPr>
                <w:rFonts w:asciiTheme="minorHAnsi" w:eastAsiaTheme="minorEastAsia" w:hAnsiTheme="minorHAnsi" w:cstheme="minorBidi"/>
                <w:noProof/>
                <w:sz w:val="22"/>
                <w:lang w:bidi="ar-SA"/>
              </w:rPr>
              <w:tab/>
            </w:r>
            <w:r w:rsidR="00727F6F" w:rsidRPr="00F94BAF">
              <w:rPr>
                <w:rStyle w:val="Hyperlink"/>
                <w:noProof/>
              </w:rPr>
              <w:t>Future Work</w:t>
            </w:r>
            <w:r w:rsidR="00727F6F">
              <w:rPr>
                <w:noProof/>
                <w:webHidden/>
              </w:rPr>
              <w:tab/>
            </w:r>
            <w:r>
              <w:rPr>
                <w:noProof/>
                <w:webHidden/>
              </w:rPr>
              <w:fldChar w:fldCharType="begin"/>
            </w:r>
            <w:r w:rsidR="00727F6F">
              <w:rPr>
                <w:noProof/>
                <w:webHidden/>
              </w:rPr>
              <w:instrText xml:space="preserve"> PAGEREF _Toc264995472 \h </w:instrText>
            </w:r>
            <w:r>
              <w:rPr>
                <w:noProof/>
                <w:webHidden/>
              </w:rPr>
            </w:r>
            <w:r>
              <w:rPr>
                <w:noProof/>
                <w:webHidden/>
              </w:rPr>
              <w:fldChar w:fldCharType="separate"/>
            </w:r>
            <w:r w:rsidR="008D7C0C">
              <w:rPr>
                <w:noProof/>
                <w:webHidden/>
              </w:rPr>
              <w:t>68</w:t>
            </w:r>
            <w:r>
              <w:rPr>
                <w:noProof/>
                <w:webHidden/>
              </w:rPr>
              <w:fldChar w:fldCharType="end"/>
            </w:r>
          </w:hyperlink>
        </w:p>
        <w:p w:rsidR="00727F6F" w:rsidRDefault="003E2112">
          <w:pPr>
            <w:pStyle w:val="TOC1"/>
            <w:tabs>
              <w:tab w:val="right" w:leader="dot" w:pos="9350"/>
            </w:tabs>
            <w:rPr>
              <w:rStyle w:val="Hyperlink"/>
              <w:noProof/>
            </w:rPr>
          </w:pPr>
          <w:hyperlink w:anchor="_Toc264995473" w:history="1">
            <w:r w:rsidR="00727F6F" w:rsidRPr="00F94BAF">
              <w:rPr>
                <w:rStyle w:val="Hyperlink"/>
                <w:noProof/>
              </w:rPr>
              <w:t>Bibliography</w:t>
            </w:r>
            <w:r w:rsidR="00727F6F">
              <w:rPr>
                <w:noProof/>
                <w:webHidden/>
              </w:rPr>
              <w:tab/>
            </w:r>
            <w:r>
              <w:rPr>
                <w:noProof/>
                <w:webHidden/>
              </w:rPr>
              <w:fldChar w:fldCharType="begin"/>
            </w:r>
            <w:r w:rsidR="00727F6F">
              <w:rPr>
                <w:noProof/>
                <w:webHidden/>
              </w:rPr>
              <w:instrText xml:space="preserve"> PAGEREF _Toc264995473 \h </w:instrText>
            </w:r>
            <w:r>
              <w:rPr>
                <w:noProof/>
                <w:webHidden/>
              </w:rPr>
            </w:r>
            <w:r>
              <w:rPr>
                <w:noProof/>
                <w:webHidden/>
              </w:rPr>
              <w:fldChar w:fldCharType="separate"/>
            </w:r>
            <w:r w:rsidR="008D7C0C">
              <w:rPr>
                <w:noProof/>
                <w:webHidden/>
              </w:rPr>
              <w:t>69</w:t>
            </w:r>
            <w:r>
              <w:rPr>
                <w:noProof/>
                <w:webHidden/>
              </w:rPr>
              <w:fldChar w:fldCharType="end"/>
            </w:r>
          </w:hyperlink>
        </w:p>
        <w:p w:rsidR="00727F6F" w:rsidRPr="00727F6F" w:rsidRDefault="00727F6F" w:rsidP="00727F6F">
          <w:pPr>
            <w:rPr>
              <w:noProof/>
            </w:rPr>
          </w:pPr>
        </w:p>
        <w:p w:rsidR="00727F6F" w:rsidRDefault="003E2112">
          <w:pPr>
            <w:pStyle w:val="TOC1"/>
            <w:tabs>
              <w:tab w:val="right" w:leader="dot" w:pos="9350"/>
            </w:tabs>
            <w:rPr>
              <w:rFonts w:asciiTheme="minorHAnsi" w:eastAsiaTheme="minorEastAsia" w:hAnsiTheme="minorHAnsi" w:cstheme="minorBidi"/>
              <w:noProof/>
              <w:sz w:val="22"/>
              <w:lang w:bidi="ar-SA"/>
            </w:rPr>
          </w:pPr>
          <w:hyperlink w:anchor="_Toc264995474" w:history="1">
            <w:r w:rsidR="00727F6F" w:rsidRPr="00F94BAF">
              <w:rPr>
                <w:rStyle w:val="Hyperlink"/>
                <w:noProof/>
              </w:rPr>
              <w:t>Appendix A: List of Acronyms</w:t>
            </w:r>
            <w:r w:rsidR="00727F6F">
              <w:rPr>
                <w:noProof/>
                <w:webHidden/>
              </w:rPr>
              <w:tab/>
            </w:r>
            <w:r>
              <w:rPr>
                <w:noProof/>
                <w:webHidden/>
              </w:rPr>
              <w:fldChar w:fldCharType="begin"/>
            </w:r>
            <w:r w:rsidR="00727F6F">
              <w:rPr>
                <w:noProof/>
                <w:webHidden/>
              </w:rPr>
              <w:instrText xml:space="preserve"> PAGEREF _Toc264995474 \h </w:instrText>
            </w:r>
            <w:r>
              <w:rPr>
                <w:noProof/>
                <w:webHidden/>
              </w:rPr>
            </w:r>
            <w:r>
              <w:rPr>
                <w:noProof/>
                <w:webHidden/>
              </w:rPr>
              <w:fldChar w:fldCharType="separate"/>
            </w:r>
            <w:r w:rsidR="008D7C0C">
              <w:rPr>
                <w:noProof/>
                <w:webHidden/>
              </w:rPr>
              <w:t>73</w:t>
            </w:r>
            <w:r>
              <w:rPr>
                <w:noProof/>
                <w:webHidden/>
              </w:rPr>
              <w:fldChar w:fldCharType="end"/>
            </w:r>
          </w:hyperlink>
        </w:p>
        <w:p w:rsidR="00727F6F" w:rsidRDefault="003E2112">
          <w:pPr>
            <w:pStyle w:val="TOC1"/>
            <w:tabs>
              <w:tab w:val="right" w:leader="dot" w:pos="9350"/>
            </w:tabs>
            <w:rPr>
              <w:rFonts w:asciiTheme="minorHAnsi" w:eastAsiaTheme="minorEastAsia" w:hAnsiTheme="minorHAnsi" w:cstheme="minorBidi"/>
              <w:noProof/>
              <w:sz w:val="22"/>
              <w:lang w:bidi="ar-SA"/>
            </w:rPr>
          </w:pPr>
          <w:hyperlink w:anchor="_Toc264995475" w:history="1">
            <w:r w:rsidR="00727F6F" w:rsidRPr="00F94BAF">
              <w:rPr>
                <w:rStyle w:val="Hyperlink"/>
                <w:noProof/>
              </w:rPr>
              <w:t>Appendix B: Java Source Code</w:t>
            </w:r>
            <w:r w:rsidR="00727F6F">
              <w:rPr>
                <w:noProof/>
                <w:webHidden/>
              </w:rPr>
              <w:tab/>
            </w:r>
            <w:r>
              <w:rPr>
                <w:noProof/>
                <w:webHidden/>
              </w:rPr>
              <w:fldChar w:fldCharType="begin"/>
            </w:r>
            <w:r w:rsidR="00727F6F">
              <w:rPr>
                <w:noProof/>
                <w:webHidden/>
              </w:rPr>
              <w:instrText xml:space="preserve"> PAGEREF _Toc264995475 \h </w:instrText>
            </w:r>
            <w:r>
              <w:rPr>
                <w:noProof/>
                <w:webHidden/>
              </w:rPr>
            </w:r>
            <w:r>
              <w:rPr>
                <w:noProof/>
                <w:webHidden/>
              </w:rPr>
              <w:fldChar w:fldCharType="separate"/>
            </w:r>
            <w:r w:rsidR="008D7C0C">
              <w:rPr>
                <w:noProof/>
                <w:webHidden/>
              </w:rPr>
              <w:t>75</w:t>
            </w:r>
            <w:r>
              <w:rPr>
                <w:noProof/>
                <w:webHidden/>
              </w:rPr>
              <w:fldChar w:fldCharType="end"/>
            </w:r>
          </w:hyperlink>
        </w:p>
        <w:p w:rsidR="00727F6F" w:rsidRDefault="003E2112">
          <w:pPr>
            <w:pStyle w:val="TOC2"/>
            <w:tabs>
              <w:tab w:val="right" w:leader="dot" w:pos="9350"/>
            </w:tabs>
            <w:rPr>
              <w:rFonts w:asciiTheme="minorHAnsi" w:eastAsiaTheme="minorEastAsia" w:hAnsiTheme="minorHAnsi" w:cstheme="minorBidi"/>
              <w:noProof/>
              <w:sz w:val="22"/>
              <w:lang w:bidi="ar-SA"/>
            </w:rPr>
          </w:pPr>
          <w:hyperlink w:anchor="_Toc264995476" w:history="1">
            <w:r w:rsidR="00727F6F" w:rsidRPr="00F94BAF">
              <w:rPr>
                <w:rStyle w:val="Hyperlink"/>
                <w:rFonts w:eastAsia="Times New Roman"/>
                <w:noProof/>
              </w:rPr>
              <w:t>FuzzyLogicNegotiator.java</w:t>
            </w:r>
            <w:r w:rsidR="00727F6F">
              <w:rPr>
                <w:noProof/>
                <w:webHidden/>
              </w:rPr>
              <w:tab/>
            </w:r>
            <w:r>
              <w:rPr>
                <w:noProof/>
                <w:webHidden/>
              </w:rPr>
              <w:fldChar w:fldCharType="begin"/>
            </w:r>
            <w:r w:rsidR="00727F6F">
              <w:rPr>
                <w:noProof/>
                <w:webHidden/>
              </w:rPr>
              <w:instrText xml:space="preserve"> PAGEREF _Toc264995476 \h </w:instrText>
            </w:r>
            <w:r>
              <w:rPr>
                <w:noProof/>
                <w:webHidden/>
              </w:rPr>
            </w:r>
            <w:r>
              <w:rPr>
                <w:noProof/>
                <w:webHidden/>
              </w:rPr>
              <w:fldChar w:fldCharType="separate"/>
            </w:r>
            <w:r w:rsidR="008D7C0C">
              <w:rPr>
                <w:noProof/>
                <w:webHidden/>
              </w:rPr>
              <w:t>75</w:t>
            </w:r>
            <w:r>
              <w:rPr>
                <w:noProof/>
                <w:webHidden/>
              </w:rPr>
              <w:fldChar w:fldCharType="end"/>
            </w:r>
          </w:hyperlink>
        </w:p>
        <w:p w:rsidR="00727F6F" w:rsidRDefault="003E2112">
          <w:pPr>
            <w:pStyle w:val="TOC2"/>
            <w:tabs>
              <w:tab w:val="right" w:leader="dot" w:pos="9350"/>
            </w:tabs>
            <w:rPr>
              <w:rFonts w:asciiTheme="minorHAnsi" w:eastAsiaTheme="minorEastAsia" w:hAnsiTheme="minorHAnsi" w:cstheme="minorBidi"/>
              <w:noProof/>
              <w:sz w:val="22"/>
              <w:lang w:bidi="ar-SA"/>
            </w:rPr>
          </w:pPr>
          <w:hyperlink w:anchor="_Toc264995477" w:history="1">
            <w:r w:rsidR="00727F6F" w:rsidRPr="00F94BAF">
              <w:rPr>
                <w:rStyle w:val="Hyperlink"/>
                <w:rFonts w:eastAsia="Times New Roman"/>
                <w:noProof/>
              </w:rPr>
              <w:t>ServerInfoSAXHandler.java</w:t>
            </w:r>
            <w:r w:rsidR="00727F6F">
              <w:rPr>
                <w:noProof/>
                <w:webHidden/>
              </w:rPr>
              <w:tab/>
            </w:r>
            <w:r>
              <w:rPr>
                <w:noProof/>
                <w:webHidden/>
              </w:rPr>
              <w:fldChar w:fldCharType="begin"/>
            </w:r>
            <w:r w:rsidR="00727F6F">
              <w:rPr>
                <w:noProof/>
                <w:webHidden/>
              </w:rPr>
              <w:instrText xml:space="preserve"> PAGEREF _Toc264995477 \h </w:instrText>
            </w:r>
            <w:r>
              <w:rPr>
                <w:noProof/>
                <w:webHidden/>
              </w:rPr>
            </w:r>
            <w:r>
              <w:rPr>
                <w:noProof/>
                <w:webHidden/>
              </w:rPr>
              <w:fldChar w:fldCharType="separate"/>
            </w:r>
            <w:r w:rsidR="008D7C0C">
              <w:rPr>
                <w:noProof/>
                <w:webHidden/>
              </w:rPr>
              <w:t>82</w:t>
            </w:r>
            <w:r>
              <w:rPr>
                <w:noProof/>
                <w:webHidden/>
              </w:rPr>
              <w:fldChar w:fldCharType="end"/>
            </w:r>
          </w:hyperlink>
        </w:p>
        <w:p w:rsidR="00727F6F" w:rsidRDefault="003E2112">
          <w:pPr>
            <w:pStyle w:val="TOC2"/>
            <w:tabs>
              <w:tab w:val="right" w:leader="dot" w:pos="9350"/>
            </w:tabs>
            <w:rPr>
              <w:rFonts w:asciiTheme="minorHAnsi" w:eastAsiaTheme="minorEastAsia" w:hAnsiTheme="minorHAnsi" w:cstheme="minorBidi"/>
              <w:noProof/>
              <w:sz w:val="22"/>
              <w:lang w:bidi="ar-SA"/>
            </w:rPr>
          </w:pPr>
          <w:hyperlink w:anchor="_Toc264995478" w:history="1">
            <w:r w:rsidR="00727F6F" w:rsidRPr="00F94BAF">
              <w:rPr>
                <w:rStyle w:val="Hyperlink"/>
                <w:rFonts w:eastAsia="Times New Roman"/>
                <w:noProof/>
              </w:rPr>
              <w:t>ResourceMonitorPlotter.java</w:t>
            </w:r>
            <w:r w:rsidR="00727F6F">
              <w:rPr>
                <w:noProof/>
                <w:webHidden/>
              </w:rPr>
              <w:tab/>
            </w:r>
            <w:r>
              <w:rPr>
                <w:noProof/>
                <w:webHidden/>
              </w:rPr>
              <w:fldChar w:fldCharType="begin"/>
            </w:r>
            <w:r w:rsidR="00727F6F">
              <w:rPr>
                <w:noProof/>
                <w:webHidden/>
              </w:rPr>
              <w:instrText xml:space="preserve"> PAGEREF _Toc264995478 \h </w:instrText>
            </w:r>
            <w:r>
              <w:rPr>
                <w:noProof/>
                <w:webHidden/>
              </w:rPr>
            </w:r>
            <w:r>
              <w:rPr>
                <w:noProof/>
                <w:webHidden/>
              </w:rPr>
              <w:fldChar w:fldCharType="separate"/>
            </w:r>
            <w:r w:rsidR="008D7C0C">
              <w:rPr>
                <w:noProof/>
                <w:webHidden/>
              </w:rPr>
              <w:t>85</w:t>
            </w:r>
            <w:r>
              <w:rPr>
                <w:noProof/>
                <w:webHidden/>
              </w:rPr>
              <w:fldChar w:fldCharType="end"/>
            </w:r>
          </w:hyperlink>
        </w:p>
        <w:p w:rsidR="00727F6F" w:rsidRDefault="003E2112">
          <w:pPr>
            <w:pStyle w:val="TOC2"/>
            <w:tabs>
              <w:tab w:val="right" w:leader="dot" w:pos="9350"/>
            </w:tabs>
            <w:rPr>
              <w:rFonts w:asciiTheme="minorHAnsi" w:eastAsiaTheme="minorEastAsia" w:hAnsiTheme="minorHAnsi" w:cstheme="minorBidi"/>
              <w:noProof/>
              <w:sz w:val="22"/>
              <w:lang w:bidi="ar-SA"/>
            </w:rPr>
          </w:pPr>
          <w:hyperlink w:anchor="_Toc264995479" w:history="1">
            <w:r w:rsidR="00727F6F" w:rsidRPr="00F94BAF">
              <w:rPr>
                <w:rStyle w:val="Hyperlink"/>
                <w:rFonts w:eastAsia="Times New Roman"/>
                <w:noProof/>
              </w:rPr>
              <w:t>ResourceMonitorPieChartPlotter.java</w:t>
            </w:r>
            <w:r w:rsidR="00727F6F">
              <w:rPr>
                <w:noProof/>
                <w:webHidden/>
              </w:rPr>
              <w:tab/>
            </w:r>
            <w:r>
              <w:rPr>
                <w:noProof/>
                <w:webHidden/>
              </w:rPr>
              <w:fldChar w:fldCharType="begin"/>
            </w:r>
            <w:r w:rsidR="00727F6F">
              <w:rPr>
                <w:noProof/>
                <w:webHidden/>
              </w:rPr>
              <w:instrText xml:space="preserve"> PAGEREF _Toc264995479 \h </w:instrText>
            </w:r>
            <w:r>
              <w:rPr>
                <w:noProof/>
                <w:webHidden/>
              </w:rPr>
            </w:r>
            <w:r>
              <w:rPr>
                <w:noProof/>
                <w:webHidden/>
              </w:rPr>
              <w:fldChar w:fldCharType="separate"/>
            </w:r>
            <w:r w:rsidR="008D7C0C">
              <w:rPr>
                <w:noProof/>
                <w:webHidden/>
              </w:rPr>
              <w:t>85</w:t>
            </w:r>
            <w:r>
              <w:rPr>
                <w:noProof/>
                <w:webHidden/>
              </w:rPr>
              <w:fldChar w:fldCharType="end"/>
            </w:r>
          </w:hyperlink>
        </w:p>
        <w:p w:rsidR="00727F6F" w:rsidRDefault="003E2112">
          <w:pPr>
            <w:pStyle w:val="TOC2"/>
            <w:tabs>
              <w:tab w:val="right" w:leader="dot" w:pos="9350"/>
            </w:tabs>
            <w:rPr>
              <w:rFonts w:asciiTheme="minorHAnsi" w:eastAsiaTheme="minorEastAsia" w:hAnsiTheme="minorHAnsi" w:cstheme="minorBidi"/>
              <w:noProof/>
              <w:sz w:val="22"/>
              <w:lang w:bidi="ar-SA"/>
            </w:rPr>
          </w:pPr>
          <w:hyperlink w:anchor="_Toc264995480" w:history="1">
            <w:r w:rsidR="00727F6F" w:rsidRPr="00F94BAF">
              <w:rPr>
                <w:rStyle w:val="Hyperlink"/>
                <w:rFonts w:eastAsia="Times New Roman"/>
                <w:noProof/>
              </w:rPr>
              <w:t>X3DAgent.java</w:t>
            </w:r>
            <w:r w:rsidR="00727F6F">
              <w:rPr>
                <w:noProof/>
                <w:webHidden/>
              </w:rPr>
              <w:tab/>
            </w:r>
            <w:r>
              <w:rPr>
                <w:noProof/>
                <w:webHidden/>
              </w:rPr>
              <w:fldChar w:fldCharType="begin"/>
            </w:r>
            <w:r w:rsidR="00727F6F">
              <w:rPr>
                <w:noProof/>
                <w:webHidden/>
              </w:rPr>
              <w:instrText xml:space="preserve"> PAGEREF _Toc264995480 \h </w:instrText>
            </w:r>
            <w:r>
              <w:rPr>
                <w:noProof/>
                <w:webHidden/>
              </w:rPr>
            </w:r>
            <w:r>
              <w:rPr>
                <w:noProof/>
                <w:webHidden/>
              </w:rPr>
              <w:fldChar w:fldCharType="separate"/>
            </w:r>
            <w:r w:rsidR="008D7C0C">
              <w:rPr>
                <w:noProof/>
                <w:webHidden/>
              </w:rPr>
              <w:t>87</w:t>
            </w:r>
            <w:r>
              <w:rPr>
                <w:noProof/>
                <w:webHidden/>
              </w:rPr>
              <w:fldChar w:fldCharType="end"/>
            </w:r>
          </w:hyperlink>
        </w:p>
        <w:p w:rsidR="00727F6F" w:rsidRDefault="003E2112">
          <w:pPr>
            <w:pStyle w:val="TOC2"/>
            <w:tabs>
              <w:tab w:val="right" w:leader="dot" w:pos="9350"/>
            </w:tabs>
            <w:rPr>
              <w:rFonts w:asciiTheme="minorHAnsi" w:eastAsiaTheme="minorEastAsia" w:hAnsiTheme="minorHAnsi" w:cstheme="minorBidi"/>
              <w:noProof/>
              <w:sz w:val="22"/>
              <w:lang w:bidi="ar-SA"/>
            </w:rPr>
          </w:pPr>
          <w:hyperlink w:anchor="_Toc264995481" w:history="1">
            <w:r w:rsidR="00727F6F" w:rsidRPr="00F94BAF">
              <w:rPr>
                <w:rStyle w:val="Hyperlink"/>
                <w:rFonts w:eastAsia="Times New Roman"/>
                <w:noProof/>
              </w:rPr>
              <w:t>DefaultServer.java</w:t>
            </w:r>
            <w:r w:rsidR="00727F6F">
              <w:rPr>
                <w:noProof/>
                <w:webHidden/>
              </w:rPr>
              <w:tab/>
            </w:r>
            <w:r>
              <w:rPr>
                <w:noProof/>
                <w:webHidden/>
              </w:rPr>
              <w:fldChar w:fldCharType="begin"/>
            </w:r>
            <w:r w:rsidR="00727F6F">
              <w:rPr>
                <w:noProof/>
                <w:webHidden/>
              </w:rPr>
              <w:instrText xml:space="preserve"> PAGEREF _Toc264995481 \h </w:instrText>
            </w:r>
            <w:r>
              <w:rPr>
                <w:noProof/>
                <w:webHidden/>
              </w:rPr>
            </w:r>
            <w:r>
              <w:rPr>
                <w:noProof/>
                <w:webHidden/>
              </w:rPr>
              <w:fldChar w:fldCharType="separate"/>
            </w:r>
            <w:r w:rsidR="008D7C0C">
              <w:rPr>
                <w:noProof/>
                <w:webHidden/>
              </w:rPr>
              <w:t>98</w:t>
            </w:r>
            <w:r>
              <w:rPr>
                <w:noProof/>
                <w:webHidden/>
              </w:rPr>
              <w:fldChar w:fldCharType="end"/>
            </w:r>
          </w:hyperlink>
        </w:p>
        <w:p w:rsidR="00727F6F" w:rsidRDefault="003E2112">
          <w:pPr>
            <w:pStyle w:val="TOC2"/>
            <w:tabs>
              <w:tab w:val="right" w:leader="dot" w:pos="9350"/>
            </w:tabs>
            <w:rPr>
              <w:rFonts w:asciiTheme="minorHAnsi" w:eastAsiaTheme="minorEastAsia" w:hAnsiTheme="minorHAnsi" w:cstheme="minorBidi"/>
              <w:noProof/>
              <w:sz w:val="22"/>
              <w:lang w:bidi="ar-SA"/>
            </w:rPr>
          </w:pPr>
          <w:hyperlink w:anchor="_Toc264995482" w:history="1">
            <w:r w:rsidR="00727F6F" w:rsidRPr="00F94BAF">
              <w:rPr>
                <w:rStyle w:val="Hyperlink"/>
                <w:rFonts w:eastAsia="Times New Roman"/>
                <w:noProof/>
              </w:rPr>
              <w:t>DefaultContextElement.java</w:t>
            </w:r>
            <w:r w:rsidR="00727F6F">
              <w:rPr>
                <w:noProof/>
                <w:webHidden/>
              </w:rPr>
              <w:tab/>
            </w:r>
            <w:r>
              <w:rPr>
                <w:noProof/>
                <w:webHidden/>
              </w:rPr>
              <w:fldChar w:fldCharType="begin"/>
            </w:r>
            <w:r w:rsidR="00727F6F">
              <w:rPr>
                <w:noProof/>
                <w:webHidden/>
              </w:rPr>
              <w:instrText xml:space="preserve"> PAGEREF _Toc264995482 \h </w:instrText>
            </w:r>
            <w:r>
              <w:rPr>
                <w:noProof/>
                <w:webHidden/>
              </w:rPr>
            </w:r>
            <w:r>
              <w:rPr>
                <w:noProof/>
                <w:webHidden/>
              </w:rPr>
              <w:fldChar w:fldCharType="separate"/>
            </w:r>
            <w:r w:rsidR="008D7C0C">
              <w:rPr>
                <w:noProof/>
                <w:webHidden/>
              </w:rPr>
              <w:t>112</w:t>
            </w:r>
            <w:r>
              <w:rPr>
                <w:noProof/>
                <w:webHidden/>
              </w:rPr>
              <w:fldChar w:fldCharType="end"/>
            </w:r>
          </w:hyperlink>
        </w:p>
        <w:p w:rsidR="00727F6F" w:rsidRDefault="003E2112">
          <w:pPr>
            <w:pStyle w:val="TOC1"/>
            <w:tabs>
              <w:tab w:val="right" w:leader="dot" w:pos="9350"/>
            </w:tabs>
            <w:rPr>
              <w:rFonts w:asciiTheme="minorHAnsi" w:eastAsiaTheme="minorEastAsia" w:hAnsiTheme="minorHAnsi" w:cstheme="minorBidi"/>
              <w:noProof/>
              <w:sz w:val="22"/>
              <w:lang w:bidi="ar-SA"/>
            </w:rPr>
          </w:pPr>
          <w:hyperlink w:anchor="_Toc264995483" w:history="1">
            <w:r w:rsidR="00727F6F" w:rsidRPr="00F94BAF">
              <w:rPr>
                <w:rStyle w:val="Hyperlink"/>
                <w:noProof/>
              </w:rPr>
              <w:t>Appendix C: C# Source Code</w:t>
            </w:r>
            <w:r w:rsidR="00727F6F">
              <w:rPr>
                <w:noProof/>
                <w:webHidden/>
              </w:rPr>
              <w:tab/>
            </w:r>
            <w:r>
              <w:rPr>
                <w:noProof/>
                <w:webHidden/>
              </w:rPr>
              <w:fldChar w:fldCharType="begin"/>
            </w:r>
            <w:r w:rsidR="00727F6F">
              <w:rPr>
                <w:noProof/>
                <w:webHidden/>
              </w:rPr>
              <w:instrText xml:space="preserve"> PAGEREF _Toc264995483 \h </w:instrText>
            </w:r>
            <w:r>
              <w:rPr>
                <w:noProof/>
                <w:webHidden/>
              </w:rPr>
            </w:r>
            <w:r>
              <w:rPr>
                <w:noProof/>
                <w:webHidden/>
              </w:rPr>
              <w:fldChar w:fldCharType="separate"/>
            </w:r>
            <w:r w:rsidR="008D7C0C">
              <w:rPr>
                <w:noProof/>
                <w:webHidden/>
              </w:rPr>
              <w:t>114</w:t>
            </w:r>
            <w:r>
              <w:rPr>
                <w:noProof/>
                <w:webHidden/>
              </w:rPr>
              <w:fldChar w:fldCharType="end"/>
            </w:r>
          </w:hyperlink>
        </w:p>
        <w:p w:rsidR="00727F6F" w:rsidRDefault="003E2112">
          <w:pPr>
            <w:pStyle w:val="TOC2"/>
            <w:tabs>
              <w:tab w:val="right" w:leader="dot" w:pos="9350"/>
            </w:tabs>
            <w:rPr>
              <w:rFonts w:asciiTheme="minorHAnsi" w:eastAsiaTheme="minorEastAsia" w:hAnsiTheme="minorHAnsi" w:cstheme="minorBidi"/>
              <w:noProof/>
              <w:sz w:val="22"/>
              <w:lang w:bidi="ar-SA"/>
            </w:rPr>
          </w:pPr>
          <w:hyperlink w:anchor="_Toc264995484" w:history="1">
            <w:r w:rsidR="00727F6F" w:rsidRPr="00F94BAF">
              <w:rPr>
                <w:rStyle w:val="Hyperlink"/>
                <w:rFonts w:eastAsia="Times New Roman"/>
                <w:noProof/>
              </w:rPr>
              <w:t>ServerMonitor.cs</w:t>
            </w:r>
            <w:r w:rsidR="00727F6F">
              <w:rPr>
                <w:noProof/>
                <w:webHidden/>
              </w:rPr>
              <w:tab/>
            </w:r>
            <w:r>
              <w:rPr>
                <w:noProof/>
                <w:webHidden/>
              </w:rPr>
              <w:fldChar w:fldCharType="begin"/>
            </w:r>
            <w:r w:rsidR="00727F6F">
              <w:rPr>
                <w:noProof/>
                <w:webHidden/>
              </w:rPr>
              <w:instrText xml:space="preserve"> PAGEREF _Toc264995484 \h </w:instrText>
            </w:r>
            <w:r>
              <w:rPr>
                <w:noProof/>
                <w:webHidden/>
              </w:rPr>
            </w:r>
            <w:r>
              <w:rPr>
                <w:noProof/>
                <w:webHidden/>
              </w:rPr>
              <w:fldChar w:fldCharType="separate"/>
            </w:r>
            <w:r w:rsidR="008D7C0C">
              <w:rPr>
                <w:noProof/>
                <w:webHidden/>
              </w:rPr>
              <w:t>114</w:t>
            </w:r>
            <w:r>
              <w:rPr>
                <w:noProof/>
                <w:webHidden/>
              </w:rPr>
              <w:fldChar w:fldCharType="end"/>
            </w:r>
          </w:hyperlink>
        </w:p>
        <w:p w:rsidR="00727F6F" w:rsidRDefault="003E2112">
          <w:pPr>
            <w:pStyle w:val="TOC2"/>
            <w:tabs>
              <w:tab w:val="right" w:leader="dot" w:pos="9350"/>
            </w:tabs>
            <w:rPr>
              <w:rFonts w:asciiTheme="minorHAnsi" w:eastAsiaTheme="minorEastAsia" w:hAnsiTheme="minorHAnsi" w:cstheme="minorBidi"/>
              <w:noProof/>
              <w:sz w:val="22"/>
              <w:lang w:bidi="ar-SA"/>
            </w:rPr>
          </w:pPr>
          <w:hyperlink w:anchor="_Toc264995485" w:history="1">
            <w:r w:rsidR="00727F6F" w:rsidRPr="00F94BAF">
              <w:rPr>
                <w:rStyle w:val="Hyperlink"/>
                <w:rFonts w:eastAsia="Times New Roman"/>
                <w:noProof/>
              </w:rPr>
              <w:t>ServerInfo.cs</w:t>
            </w:r>
            <w:r w:rsidR="00727F6F">
              <w:rPr>
                <w:noProof/>
                <w:webHidden/>
              </w:rPr>
              <w:tab/>
            </w:r>
            <w:r>
              <w:rPr>
                <w:noProof/>
                <w:webHidden/>
              </w:rPr>
              <w:fldChar w:fldCharType="begin"/>
            </w:r>
            <w:r w:rsidR="00727F6F">
              <w:rPr>
                <w:noProof/>
                <w:webHidden/>
              </w:rPr>
              <w:instrText xml:space="preserve"> PAGEREF _Toc264995485 \h </w:instrText>
            </w:r>
            <w:r>
              <w:rPr>
                <w:noProof/>
                <w:webHidden/>
              </w:rPr>
            </w:r>
            <w:r>
              <w:rPr>
                <w:noProof/>
                <w:webHidden/>
              </w:rPr>
              <w:fldChar w:fldCharType="separate"/>
            </w:r>
            <w:r w:rsidR="008D7C0C">
              <w:rPr>
                <w:noProof/>
                <w:webHidden/>
              </w:rPr>
              <w:t>115</w:t>
            </w:r>
            <w:r>
              <w:rPr>
                <w:noProof/>
                <w:webHidden/>
              </w:rPr>
              <w:fldChar w:fldCharType="end"/>
            </w:r>
          </w:hyperlink>
        </w:p>
        <w:p w:rsidR="000728C4" w:rsidRDefault="003E2112" w:rsidP="000728C4">
          <w:r>
            <w:fldChar w:fldCharType="end"/>
          </w:r>
        </w:p>
      </w:sdtContent>
    </w:sdt>
    <w:p w:rsidR="000728C4" w:rsidRDefault="000728C4" w:rsidP="000728C4">
      <w:pPr>
        <w:rPr>
          <w:rFonts w:cs="Times New Roman"/>
        </w:rPr>
      </w:pPr>
    </w:p>
    <w:p w:rsidR="000728C4" w:rsidRDefault="000728C4" w:rsidP="000728C4">
      <w:pPr>
        <w:rPr>
          <w:rFonts w:cs="Times New Roman"/>
        </w:rPr>
      </w:pPr>
    </w:p>
    <w:p w:rsidR="000728C4" w:rsidRDefault="000728C4" w:rsidP="000728C4">
      <w:pPr>
        <w:rPr>
          <w:rFonts w:cs="Times New Roman"/>
        </w:rPr>
      </w:pPr>
    </w:p>
    <w:p w:rsidR="000728C4" w:rsidRDefault="000728C4" w:rsidP="000728C4">
      <w:pPr>
        <w:rPr>
          <w:rFonts w:cs="Times New Roman"/>
        </w:rPr>
      </w:pPr>
    </w:p>
    <w:p w:rsidR="000728C4" w:rsidRDefault="000728C4" w:rsidP="000728C4">
      <w:pPr>
        <w:rPr>
          <w:rFonts w:cs="Times New Roman"/>
        </w:rPr>
      </w:pPr>
    </w:p>
    <w:p w:rsidR="000728C4" w:rsidRDefault="000728C4" w:rsidP="000728C4">
      <w:pPr>
        <w:rPr>
          <w:rFonts w:cs="Times New Roman"/>
        </w:rPr>
      </w:pP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Pr>
        <w:pStyle w:val="Title"/>
      </w:pPr>
      <w:r>
        <w:lastRenderedPageBreak/>
        <w:t>List of Figures</w:t>
      </w:r>
    </w:p>
    <w:p w:rsidR="000728C4" w:rsidRDefault="000728C4" w:rsidP="000728C4"/>
    <w:p w:rsidR="000728C4" w:rsidRDefault="003E2112" w:rsidP="000728C4">
      <w:pPr>
        <w:pStyle w:val="TableofFigures"/>
        <w:tabs>
          <w:tab w:val="right" w:leader="dot" w:pos="9350"/>
        </w:tabs>
        <w:spacing w:after="120"/>
        <w:ind w:left="475" w:hanging="475"/>
        <w:rPr>
          <w:rStyle w:val="Hyperlink"/>
          <w:noProof/>
        </w:rPr>
      </w:pPr>
      <w:r w:rsidRPr="003E2112">
        <w:fldChar w:fldCharType="begin"/>
      </w:r>
      <w:r w:rsidR="000728C4">
        <w:instrText xml:space="preserve"> TOC \h \z \c "Figure" </w:instrText>
      </w:r>
      <w:r w:rsidRPr="003E2112">
        <w:fldChar w:fldCharType="separate"/>
      </w:r>
      <w:hyperlink r:id="rId9" w:anchor="_Toc264920356" w:history="1">
        <w:r w:rsidR="000728C4" w:rsidRPr="00EA75F0">
          <w:rPr>
            <w:rStyle w:val="Hyperlink"/>
            <w:noProof/>
          </w:rPr>
          <w:t>Figure 1.1: Server Consolidation trough Virtualization</w:t>
        </w:r>
        <w:r w:rsidR="000728C4">
          <w:rPr>
            <w:noProof/>
            <w:webHidden/>
          </w:rPr>
          <w:tab/>
        </w:r>
        <w:r>
          <w:rPr>
            <w:noProof/>
            <w:webHidden/>
          </w:rPr>
          <w:fldChar w:fldCharType="begin"/>
        </w:r>
        <w:r w:rsidR="000728C4">
          <w:rPr>
            <w:noProof/>
            <w:webHidden/>
          </w:rPr>
          <w:instrText xml:space="preserve"> PAGEREF _Toc264920356 \h </w:instrText>
        </w:r>
        <w:r>
          <w:rPr>
            <w:noProof/>
            <w:webHidden/>
          </w:rPr>
        </w:r>
        <w:r>
          <w:rPr>
            <w:noProof/>
            <w:webHidden/>
          </w:rPr>
          <w:fldChar w:fldCharType="separate"/>
        </w:r>
        <w:r w:rsidR="00825075">
          <w:rPr>
            <w:noProof/>
            <w:webHidden/>
          </w:rPr>
          <w:t>10</w:t>
        </w:r>
        <w:r>
          <w:rPr>
            <w:noProof/>
            <w:webHidden/>
          </w:rPr>
          <w:fldChar w:fldCharType="end"/>
        </w:r>
      </w:hyperlink>
    </w:p>
    <w:p w:rsidR="000728C4" w:rsidRPr="007F15D4" w:rsidRDefault="000728C4" w:rsidP="000728C4">
      <w:pPr>
        <w:rPr>
          <w:noProof/>
        </w:rPr>
      </w:pPr>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57" w:history="1">
        <w:r w:rsidR="000728C4" w:rsidRPr="00EA75F0">
          <w:rPr>
            <w:rStyle w:val="Hyperlink"/>
            <w:rFonts w:cs="Times New Roman"/>
            <w:noProof/>
          </w:rPr>
          <w:t>Figure 4.1: RAP Ontology Representation</w:t>
        </w:r>
        <w:r w:rsidR="000728C4">
          <w:rPr>
            <w:noProof/>
            <w:webHidden/>
          </w:rPr>
          <w:tab/>
        </w:r>
        <w:r>
          <w:rPr>
            <w:noProof/>
            <w:webHidden/>
          </w:rPr>
          <w:fldChar w:fldCharType="begin"/>
        </w:r>
        <w:r w:rsidR="000728C4">
          <w:rPr>
            <w:noProof/>
            <w:webHidden/>
          </w:rPr>
          <w:instrText xml:space="preserve"> PAGEREF _Toc264920357 \h </w:instrText>
        </w:r>
        <w:r>
          <w:rPr>
            <w:noProof/>
            <w:webHidden/>
          </w:rPr>
        </w:r>
        <w:r>
          <w:rPr>
            <w:noProof/>
            <w:webHidden/>
          </w:rPr>
          <w:fldChar w:fldCharType="separate"/>
        </w:r>
        <w:r w:rsidR="00825075">
          <w:rPr>
            <w:noProof/>
            <w:webHidden/>
          </w:rPr>
          <w:t>16</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58" w:history="1">
        <w:r w:rsidR="000728C4" w:rsidRPr="00EA75F0">
          <w:rPr>
            <w:rStyle w:val="Hyperlink"/>
            <w:rFonts w:cs="Times New Roman"/>
            <w:noProof/>
          </w:rPr>
          <w:t xml:space="preserve">Figure 4.2: </w:t>
        </w:r>
        <w:r w:rsidR="000728C4">
          <w:rPr>
            <w:rStyle w:val="Hyperlink"/>
            <w:rFonts w:cs="Times New Roman"/>
            <w:noProof/>
          </w:rPr>
          <w:t>Service Center</w:t>
        </w:r>
        <w:r w:rsidR="000728C4" w:rsidRPr="00EA75F0">
          <w:rPr>
            <w:rStyle w:val="Hyperlink"/>
            <w:rFonts w:cs="Times New Roman"/>
            <w:noProof/>
          </w:rPr>
          <w:t xml:space="preserve"> Ontology Representation</w:t>
        </w:r>
        <w:r w:rsidR="000728C4">
          <w:rPr>
            <w:noProof/>
            <w:webHidden/>
          </w:rPr>
          <w:tab/>
        </w:r>
        <w:r>
          <w:rPr>
            <w:noProof/>
            <w:webHidden/>
          </w:rPr>
          <w:fldChar w:fldCharType="begin"/>
        </w:r>
        <w:r w:rsidR="000728C4">
          <w:rPr>
            <w:noProof/>
            <w:webHidden/>
          </w:rPr>
          <w:instrText xml:space="preserve"> PAGEREF _Toc264920358 \h </w:instrText>
        </w:r>
        <w:r>
          <w:rPr>
            <w:noProof/>
            <w:webHidden/>
          </w:rPr>
        </w:r>
        <w:r>
          <w:rPr>
            <w:noProof/>
            <w:webHidden/>
          </w:rPr>
          <w:fldChar w:fldCharType="separate"/>
        </w:r>
        <w:r w:rsidR="00825075">
          <w:rPr>
            <w:noProof/>
            <w:webHidden/>
          </w:rPr>
          <w:t>17</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59" w:history="1">
        <w:r w:rsidR="000728C4" w:rsidRPr="00EA75F0">
          <w:rPr>
            <w:rStyle w:val="Hyperlink"/>
            <w:rFonts w:cs="Times New Roman"/>
            <w:noProof/>
          </w:rPr>
          <w:t>Figure 4.3: IIRG Extraction Algorithm Trace</w:t>
        </w:r>
        <w:r w:rsidR="000728C4">
          <w:rPr>
            <w:noProof/>
            <w:webHidden/>
          </w:rPr>
          <w:tab/>
        </w:r>
        <w:r>
          <w:rPr>
            <w:noProof/>
            <w:webHidden/>
          </w:rPr>
          <w:fldChar w:fldCharType="begin"/>
        </w:r>
        <w:r w:rsidR="000728C4">
          <w:rPr>
            <w:noProof/>
            <w:webHidden/>
          </w:rPr>
          <w:instrText xml:space="preserve"> PAGEREF _Toc264920359 \h </w:instrText>
        </w:r>
        <w:r>
          <w:rPr>
            <w:noProof/>
            <w:webHidden/>
          </w:rPr>
        </w:r>
        <w:r>
          <w:rPr>
            <w:noProof/>
            <w:webHidden/>
          </w:rPr>
          <w:fldChar w:fldCharType="separate"/>
        </w:r>
        <w:r w:rsidR="00825075">
          <w:rPr>
            <w:noProof/>
            <w:webHidden/>
          </w:rPr>
          <w:t>20</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0" w:history="1">
        <w:r w:rsidR="000728C4" w:rsidRPr="00EA75F0">
          <w:rPr>
            <w:rStyle w:val="Hyperlink"/>
            <w:rFonts w:cs="Times New Roman"/>
            <w:noProof/>
          </w:rPr>
          <w:t>Figure 4.4: Server Skewing with Tail</w:t>
        </w:r>
        <w:r w:rsidR="000728C4">
          <w:rPr>
            <w:noProof/>
            <w:webHidden/>
          </w:rPr>
          <w:tab/>
        </w:r>
        <w:r>
          <w:rPr>
            <w:noProof/>
            <w:webHidden/>
          </w:rPr>
          <w:fldChar w:fldCharType="begin"/>
        </w:r>
        <w:r w:rsidR="000728C4">
          <w:rPr>
            <w:noProof/>
            <w:webHidden/>
          </w:rPr>
          <w:instrText xml:space="preserve"> PAGEREF _Toc264920360 \h </w:instrText>
        </w:r>
        <w:r>
          <w:rPr>
            <w:noProof/>
            <w:webHidden/>
          </w:rPr>
        </w:r>
        <w:r>
          <w:rPr>
            <w:noProof/>
            <w:webHidden/>
          </w:rPr>
          <w:fldChar w:fldCharType="separate"/>
        </w:r>
        <w:r w:rsidR="00825075">
          <w:rPr>
            <w:noProof/>
            <w:webHidden/>
          </w:rPr>
          <w:t>22</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1" w:history="1">
        <w:r w:rsidR="000728C4" w:rsidRPr="00EA75F0">
          <w:rPr>
            <w:rStyle w:val="Hyperlink"/>
            <w:rFonts w:cs="Times New Roman"/>
            <w:noProof/>
          </w:rPr>
          <w:t>Figure 4.5: Self-Healing system Reinforcement Learning Process</w:t>
        </w:r>
        <w:r w:rsidR="000728C4">
          <w:rPr>
            <w:noProof/>
            <w:webHidden/>
          </w:rPr>
          <w:tab/>
        </w:r>
        <w:r>
          <w:rPr>
            <w:noProof/>
            <w:webHidden/>
          </w:rPr>
          <w:fldChar w:fldCharType="begin"/>
        </w:r>
        <w:r w:rsidR="000728C4">
          <w:rPr>
            <w:noProof/>
            <w:webHidden/>
          </w:rPr>
          <w:instrText xml:space="preserve"> PAGEREF _Toc264920361 \h </w:instrText>
        </w:r>
        <w:r>
          <w:rPr>
            <w:noProof/>
            <w:webHidden/>
          </w:rPr>
        </w:r>
        <w:r>
          <w:rPr>
            <w:noProof/>
            <w:webHidden/>
          </w:rPr>
          <w:fldChar w:fldCharType="separate"/>
        </w:r>
        <w:r w:rsidR="00825075">
          <w:rPr>
            <w:noProof/>
            <w:webHidden/>
          </w:rPr>
          <w:t>23</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2" w:history="1">
        <w:r w:rsidR="000728C4" w:rsidRPr="00EA75F0">
          <w:rPr>
            <w:rStyle w:val="Hyperlink"/>
            <w:rFonts w:cs="Times New Roman"/>
            <w:noProof/>
          </w:rPr>
          <w:t xml:space="preserve">Figure 4.6: </w:t>
        </w:r>
        <w:r w:rsidR="000728C4">
          <w:rPr>
            <w:rStyle w:val="Hyperlink"/>
            <w:rFonts w:cs="Times New Roman"/>
            <w:noProof/>
          </w:rPr>
          <w:t>Service Center</w:t>
        </w:r>
        <w:r w:rsidR="000728C4" w:rsidRPr="00EA75F0">
          <w:rPr>
            <w:rStyle w:val="Hyperlink"/>
            <w:rFonts w:cs="Times New Roman"/>
            <w:noProof/>
          </w:rPr>
          <w:t xml:space="preserve"> Reinforcement Learning Process</w:t>
        </w:r>
        <w:r w:rsidR="000728C4">
          <w:rPr>
            <w:noProof/>
            <w:webHidden/>
          </w:rPr>
          <w:tab/>
        </w:r>
        <w:r>
          <w:rPr>
            <w:noProof/>
            <w:webHidden/>
          </w:rPr>
          <w:fldChar w:fldCharType="begin"/>
        </w:r>
        <w:r w:rsidR="000728C4">
          <w:rPr>
            <w:noProof/>
            <w:webHidden/>
          </w:rPr>
          <w:instrText xml:space="preserve"> PAGEREF _Toc264920362 \h </w:instrText>
        </w:r>
        <w:r>
          <w:rPr>
            <w:noProof/>
            <w:webHidden/>
          </w:rPr>
        </w:r>
        <w:r>
          <w:rPr>
            <w:noProof/>
            <w:webHidden/>
          </w:rPr>
          <w:fldChar w:fldCharType="separate"/>
        </w:r>
        <w:r w:rsidR="00825075">
          <w:rPr>
            <w:noProof/>
            <w:webHidden/>
          </w:rPr>
          <w:t>24</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3" w:history="1">
        <w:r w:rsidR="000728C4" w:rsidRPr="00EA75F0">
          <w:rPr>
            <w:rStyle w:val="Hyperlink"/>
            <w:rFonts w:cs="Times New Roman"/>
            <w:noProof/>
          </w:rPr>
          <w:t>Figure 4.7: Situation which requires negotiation</w:t>
        </w:r>
        <w:r w:rsidR="000728C4">
          <w:rPr>
            <w:noProof/>
            <w:webHidden/>
          </w:rPr>
          <w:tab/>
        </w:r>
        <w:r>
          <w:rPr>
            <w:noProof/>
            <w:webHidden/>
          </w:rPr>
          <w:fldChar w:fldCharType="begin"/>
        </w:r>
        <w:r w:rsidR="000728C4">
          <w:rPr>
            <w:noProof/>
            <w:webHidden/>
          </w:rPr>
          <w:instrText xml:space="preserve"> PAGEREF _Toc264920363 \h </w:instrText>
        </w:r>
        <w:r>
          <w:rPr>
            <w:noProof/>
            <w:webHidden/>
          </w:rPr>
        </w:r>
        <w:r>
          <w:rPr>
            <w:noProof/>
            <w:webHidden/>
          </w:rPr>
          <w:fldChar w:fldCharType="separate"/>
        </w:r>
        <w:r w:rsidR="00825075">
          <w:rPr>
            <w:noProof/>
            <w:webHidden/>
          </w:rPr>
          <w:t>25</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4" w:history="1">
        <w:r w:rsidR="000728C4" w:rsidRPr="00EA75F0">
          <w:rPr>
            <w:rStyle w:val="Hyperlink"/>
            <w:rFonts w:cs="Times New Roman"/>
            <w:noProof/>
          </w:rPr>
          <w:t>Figure 4.8: Desirability-Based Negotiation</w:t>
        </w:r>
        <w:r w:rsidR="000728C4">
          <w:rPr>
            <w:noProof/>
            <w:webHidden/>
          </w:rPr>
          <w:tab/>
        </w:r>
        <w:r>
          <w:rPr>
            <w:noProof/>
            <w:webHidden/>
          </w:rPr>
          <w:fldChar w:fldCharType="begin"/>
        </w:r>
        <w:r w:rsidR="000728C4">
          <w:rPr>
            <w:noProof/>
            <w:webHidden/>
          </w:rPr>
          <w:instrText xml:space="preserve"> PAGEREF _Toc264920364 \h </w:instrText>
        </w:r>
        <w:r>
          <w:rPr>
            <w:noProof/>
            <w:webHidden/>
          </w:rPr>
        </w:r>
        <w:r>
          <w:rPr>
            <w:noProof/>
            <w:webHidden/>
          </w:rPr>
          <w:fldChar w:fldCharType="separate"/>
        </w:r>
        <w:r w:rsidR="00825075">
          <w:rPr>
            <w:noProof/>
            <w:webHidden/>
          </w:rPr>
          <w:t>26</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5" w:history="1">
        <w:r w:rsidR="000728C4" w:rsidRPr="00EA75F0">
          <w:rPr>
            <w:rStyle w:val="Hyperlink"/>
            <w:rFonts w:cs="Times New Roman"/>
            <w:noProof/>
          </w:rPr>
          <w:t>Figure 4.9: System Conceptual Architecture</w:t>
        </w:r>
        <w:r w:rsidR="000728C4">
          <w:rPr>
            <w:noProof/>
            <w:webHidden/>
          </w:rPr>
          <w:tab/>
        </w:r>
        <w:r>
          <w:rPr>
            <w:noProof/>
            <w:webHidden/>
          </w:rPr>
          <w:fldChar w:fldCharType="begin"/>
        </w:r>
        <w:r w:rsidR="000728C4">
          <w:rPr>
            <w:noProof/>
            <w:webHidden/>
          </w:rPr>
          <w:instrText xml:space="preserve"> PAGEREF _Toc264920365 \h </w:instrText>
        </w:r>
        <w:r>
          <w:rPr>
            <w:noProof/>
            <w:webHidden/>
          </w:rPr>
        </w:r>
        <w:r>
          <w:rPr>
            <w:noProof/>
            <w:webHidden/>
          </w:rPr>
          <w:fldChar w:fldCharType="separate"/>
        </w:r>
        <w:r w:rsidR="00825075">
          <w:rPr>
            <w:noProof/>
            <w:webHidden/>
          </w:rPr>
          <w:t>27</w:t>
        </w:r>
        <w:r>
          <w:rPr>
            <w:noProof/>
            <w:webHidden/>
          </w:rPr>
          <w:fldChar w:fldCharType="end"/>
        </w:r>
      </w:hyperlink>
    </w:p>
    <w:p w:rsidR="000728C4" w:rsidRDefault="003E2112" w:rsidP="000728C4">
      <w:pPr>
        <w:pStyle w:val="TableofFigures"/>
        <w:tabs>
          <w:tab w:val="right" w:leader="dot" w:pos="9350"/>
        </w:tabs>
        <w:spacing w:after="120"/>
        <w:ind w:left="475" w:hanging="475"/>
        <w:rPr>
          <w:rStyle w:val="Hyperlink"/>
          <w:noProof/>
        </w:rPr>
      </w:pPr>
      <w:hyperlink w:anchor="_Toc264920366" w:history="1">
        <w:r w:rsidR="000728C4" w:rsidRPr="00EA75F0">
          <w:rPr>
            <w:rStyle w:val="Hyperlink"/>
            <w:noProof/>
          </w:rPr>
          <w:t>Figure 4.10: Agents Interactions</w:t>
        </w:r>
        <w:r w:rsidR="000728C4">
          <w:rPr>
            <w:noProof/>
            <w:webHidden/>
          </w:rPr>
          <w:tab/>
        </w:r>
        <w:r>
          <w:rPr>
            <w:noProof/>
            <w:webHidden/>
          </w:rPr>
          <w:fldChar w:fldCharType="begin"/>
        </w:r>
        <w:r w:rsidR="000728C4">
          <w:rPr>
            <w:noProof/>
            <w:webHidden/>
          </w:rPr>
          <w:instrText xml:space="preserve"> PAGEREF _Toc264920366 \h </w:instrText>
        </w:r>
        <w:r>
          <w:rPr>
            <w:noProof/>
            <w:webHidden/>
          </w:rPr>
        </w:r>
        <w:r>
          <w:rPr>
            <w:noProof/>
            <w:webHidden/>
          </w:rPr>
          <w:fldChar w:fldCharType="separate"/>
        </w:r>
        <w:r w:rsidR="00825075">
          <w:rPr>
            <w:noProof/>
            <w:webHidden/>
          </w:rPr>
          <w:t>28</w:t>
        </w:r>
        <w:r>
          <w:rPr>
            <w:noProof/>
            <w:webHidden/>
          </w:rPr>
          <w:fldChar w:fldCharType="end"/>
        </w:r>
      </w:hyperlink>
    </w:p>
    <w:p w:rsidR="000728C4" w:rsidRPr="007F15D4" w:rsidRDefault="000728C4" w:rsidP="000728C4">
      <w:pPr>
        <w:rPr>
          <w:noProof/>
        </w:rPr>
      </w:pPr>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7" w:history="1">
        <w:r w:rsidR="000728C4" w:rsidRPr="00EA75F0">
          <w:rPr>
            <w:rStyle w:val="Hyperlink"/>
            <w:rFonts w:cs="Times New Roman"/>
            <w:noProof/>
          </w:rPr>
          <w:t>Figure 5.1: System Components</w:t>
        </w:r>
        <w:r w:rsidR="000728C4">
          <w:rPr>
            <w:noProof/>
            <w:webHidden/>
          </w:rPr>
          <w:tab/>
        </w:r>
        <w:r>
          <w:rPr>
            <w:noProof/>
            <w:webHidden/>
          </w:rPr>
          <w:fldChar w:fldCharType="begin"/>
        </w:r>
        <w:r w:rsidR="000728C4">
          <w:rPr>
            <w:noProof/>
            <w:webHidden/>
          </w:rPr>
          <w:instrText xml:space="preserve"> PAGEREF _Toc264920367 \h </w:instrText>
        </w:r>
        <w:r>
          <w:rPr>
            <w:noProof/>
            <w:webHidden/>
          </w:rPr>
        </w:r>
        <w:r>
          <w:rPr>
            <w:noProof/>
            <w:webHidden/>
          </w:rPr>
          <w:fldChar w:fldCharType="separate"/>
        </w:r>
        <w:r w:rsidR="00825075">
          <w:rPr>
            <w:noProof/>
            <w:webHidden/>
          </w:rPr>
          <w:t>30</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8" w:history="1">
        <w:r w:rsidR="000728C4" w:rsidRPr="00EA75F0">
          <w:rPr>
            <w:rStyle w:val="Hyperlink"/>
            <w:rFonts w:cs="Times New Roman"/>
            <w:noProof/>
          </w:rPr>
          <w:t>Figure 5.2: System Ontology Representation</w:t>
        </w:r>
        <w:r w:rsidR="000728C4">
          <w:rPr>
            <w:noProof/>
            <w:webHidden/>
          </w:rPr>
          <w:tab/>
        </w:r>
        <w:r>
          <w:rPr>
            <w:noProof/>
            <w:webHidden/>
          </w:rPr>
          <w:fldChar w:fldCharType="begin"/>
        </w:r>
        <w:r w:rsidR="000728C4">
          <w:rPr>
            <w:noProof/>
            <w:webHidden/>
          </w:rPr>
          <w:instrText xml:space="preserve"> PAGEREF _Toc264920368 \h </w:instrText>
        </w:r>
        <w:r>
          <w:rPr>
            <w:noProof/>
            <w:webHidden/>
          </w:rPr>
        </w:r>
        <w:r>
          <w:rPr>
            <w:noProof/>
            <w:webHidden/>
          </w:rPr>
          <w:fldChar w:fldCharType="separate"/>
        </w:r>
        <w:r w:rsidR="00825075">
          <w:rPr>
            <w:noProof/>
            <w:webHidden/>
          </w:rPr>
          <w:t>31</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9" w:history="1">
        <w:r w:rsidR="000728C4" w:rsidRPr="00EA75F0">
          <w:rPr>
            <w:rStyle w:val="Hyperlink"/>
            <w:rFonts w:cs="Times New Roman"/>
            <w:noProof/>
          </w:rPr>
          <w:t>Figure 5.3: Jade Architecture</w:t>
        </w:r>
        <w:r w:rsidR="000728C4">
          <w:rPr>
            <w:noProof/>
            <w:webHidden/>
          </w:rPr>
          <w:tab/>
        </w:r>
        <w:r>
          <w:rPr>
            <w:noProof/>
            <w:webHidden/>
          </w:rPr>
          <w:fldChar w:fldCharType="begin"/>
        </w:r>
        <w:r w:rsidR="000728C4">
          <w:rPr>
            <w:noProof/>
            <w:webHidden/>
          </w:rPr>
          <w:instrText xml:space="preserve"> PAGEREF _Toc264920369 \h </w:instrText>
        </w:r>
        <w:r>
          <w:rPr>
            <w:noProof/>
            <w:webHidden/>
          </w:rPr>
        </w:r>
        <w:r>
          <w:rPr>
            <w:noProof/>
            <w:webHidden/>
          </w:rPr>
          <w:fldChar w:fldCharType="separate"/>
        </w:r>
        <w:r w:rsidR="00825075">
          <w:rPr>
            <w:noProof/>
            <w:webHidden/>
          </w:rPr>
          <w:t>34</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0" w:history="1">
        <w:r w:rsidR="000728C4" w:rsidRPr="00EA75F0">
          <w:rPr>
            <w:rStyle w:val="Hyperlink"/>
            <w:noProof/>
          </w:rPr>
          <w:t>Figure 5.4: Jade Asynchronous Message Passing Mechanism</w:t>
        </w:r>
        <w:r w:rsidR="000728C4">
          <w:rPr>
            <w:noProof/>
            <w:webHidden/>
          </w:rPr>
          <w:tab/>
        </w:r>
        <w:r>
          <w:rPr>
            <w:noProof/>
            <w:webHidden/>
          </w:rPr>
          <w:fldChar w:fldCharType="begin"/>
        </w:r>
        <w:r w:rsidR="000728C4">
          <w:rPr>
            <w:noProof/>
            <w:webHidden/>
          </w:rPr>
          <w:instrText xml:space="preserve"> PAGEREF _Toc264920370 \h </w:instrText>
        </w:r>
        <w:r>
          <w:rPr>
            <w:noProof/>
            <w:webHidden/>
          </w:rPr>
        </w:r>
        <w:r>
          <w:rPr>
            <w:noProof/>
            <w:webHidden/>
          </w:rPr>
          <w:fldChar w:fldCharType="separate"/>
        </w:r>
        <w:r w:rsidR="00825075">
          <w:rPr>
            <w:noProof/>
            <w:webHidden/>
          </w:rPr>
          <w:t>34</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1" w:history="1">
        <w:r w:rsidR="000728C4" w:rsidRPr="00EA75F0">
          <w:rPr>
            <w:rStyle w:val="Hyperlink"/>
            <w:rFonts w:cs="Times New Roman"/>
            <w:noProof/>
          </w:rPr>
          <w:t>Figure 5.5: Ontology to Java Code Mapping</w:t>
        </w:r>
        <w:r w:rsidR="000728C4">
          <w:rPr>
            <w:noProof/>
            <w:webHidden/>
          </w:rPr>
          <w:tab/>
        </w:r>
        <w:r>
          <w:rPr>
            <w:noProof/>
            <w:webHidden/>
          </w:rPr>
          <w:fldChar w:fldCharType="begin"/>
        </w:r>
        <w:r w:rsidR="000728C4">
          <w:rPr>
            <w:noProof/>
            <w:webHidden/>
          </w:rPr>
          <w:instrText xml:space="preserve"> PAGEREF _Toc264920371 \h </w:instrText>
        </w:r>
        <w:r>
          <w:rPr>
            <w:noProof/>
            <w:webHidden/>
          </w:rPr>
        </w:r>
        <w:r>
          <w:rPr>
            <w:noProof/>
            <w:webHidden/>
          </w:rPr>
          <w:fldChar w:fldCharType="separate"/>
        </w:r>
        <w:r w:rsidR="00825075">
          <w:rPr>
            <w:noProof/>
            <w:webHidden/>
          </w:rPr>
          <w:t>35</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2" w:history="1">
        <w:r w:rsidR="000728C4" w:rsidRPr="00EA75F0">
          <w:rPr>
            <w:rStyle w:val="Hyperlink"/>
            <w:rFonts w:cs="Times New Roman"/>
            <w:noProof/>
          </w:rPr>
          <w:t>Figure 5.6 : CPU Entity Ontology Representation</w:t>
        </w:r>
        <w:r w:rsidR="000728C4">
          <w:rPr>
            <w:noProof/>
            <w:webHidden/>
          </w:rPr>
          <w:tab/>
        </w:r>
        <w:r>
          <w:rPr>
            <w:noProof/>
            <w:webHidden/>
          </w:rPr>
          <w:fldChar w:fldCharType="begin"/>
        </w:r>
        <w:r w:rsidR="000728C4">
          <w:rPr>
            <w:noProof/>
            <w:webHidden/>
          </w:rPr>
          <w:instrText xml:space="preserve"> PAGEREF _Toc264920372 \h </w:instrText>
        </w:r>
        <w:r>
          <w:rPr>
            <w:noProof/>
            <w:webHidden/>
          </w:rPr>
        </w:r>
        <w:r>
          <w:rPr>
            <w:noProof/>
            <w:webHidden/>
          </w:rPr>
          <w:fldChar w:fldCharType="separate"/>
        </w:r>
        <w:r w:rsidR="00825075">
          <w:rPr>
            <w:noProof/>
            <w:webHidden/>
          </w:rPr>
          <w:t>36</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3" w:history="1">
        <w:r w:rsidR="000728C4" w:rsidRPr="00EA75F0">
          <w:rPr>
            <w:rStyle w:val="Hyperlink"/>
            <w:noProof/>
          </w:rPr>
          <w:t xml:space="preserve">Figure 5.7: </w:t>
        </w:r>
        <w:r w:rsidR="000728C4" w:rsidRPr="00EA75F0">
          <w:rPr>
            <w:rStyle w:val="Hyperlink"/>
            <w:rFonts w:cs="Times New Roman"/>
            <w:noProof/>
          </w:rPr>
          <w:t>DTO Design Pattern SensorAPI Usage</w:t>
        </w:r>
        <w:r w:rsidR="000728C4">
          <w:rPr>
            <w:noProof/>
            <w:webHidden/>
          </w:rPr>
          <w:tab/>
        </w:r>
        <w:r>
          <w:rPr>
            <w:noProof/>
            <w:webHidden/>
          </w:rPr>
          <w:fldChar w:fldCharType="begin"/>
        </w:r>
        <w:r w:rsidR="000728C4">
          <w:rPr>
            <w:noProof/>
            <w:webHidden/>
          </w:rPr>
          <w:instrText xml:space="preserve"> PAGEREF _Toc264920373 \h </w:instrText>
        </w:r>
        <w:r>
          <w:rPr>
            <w:noProof/>
            <w:webHidden/>
          </w:rPr>
        </w:r>
        <w:r>
          <w:rPr>
            <w:noProof/>
            <w:webHidden/>
          </w:rPr>
          <w:fldChar w:fldCharType="separate"/>
        </w:r>
        <w:r w:rsidR="00825075">
          <w:rPr>
            <w:noProof/>
            <w:webHidden/>
          </w:rPr>
          <w:t>38</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4" w:history="1">
        <w:r w:rsidR="000728C4" w:rsidRPr="00EA75F0">
          <w:rPr>
            <w:rStyle w:val="Hyperlink"/>
            <w:rFonts w:cs="Times New Roman"/>
            <w:noProof/>
          </w:rPr>
          <w:t>Figure 5.8: Xj3D Architecture</w:t>
        </w:r>
        <w:r w:rsidR="000728C4">
          <w:rPr>
            <w:noProof/>
            <w:webHidden/>
          </w:rPr>
          <w:tab/>
        </w:r>
        <w:r>
          <w:rPr>
            <w:noProof/>
            <w:webHidden/>
          </w:rPr>
          <w:fldChar w:fldCharType="begin"/>
        </w:r>
        <w:r w:rsidR="000728C4">
          <w:rPr>
            <w:noProof/>
            <w:webHidden/>
          </w:rPr>
          <w:instrText xml:space="preserve"> PAGEREF _Toc264920374 \h </w:instrText>
        </w:r>
        <w:r>
          <w:rPr>
            <w:noProof/>
            <w:webHidden/>
          </w:rPr>
        </w:r>
        <w:r>
          <w:rPr>
            <w:noProof/>
            <w:webHidden/>
          </w:rPr>
          <w:fldChar w:fldCharType="separate"/>
        </w:r>
        <w:r w:rsidR="00825075">
          <w:rPr>
            <w:noProof/>
            <w:webHidden/>
          </w:rPr>
          <w:t>40</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5" w:history="1">
        <w:r w:rsidR="000728C4" w:rsidRPr="00EA75F0">
          <w:rPr>
            <w:rStyle w:val="Hyperlink"/>
            <w:rFonts w:cs="Times New Roman"/>
            <w:noProof/>
          </w:rPr>
          <w:t>Figure 5.9: Environment Monitor GUI</w:t>
        </w:r>
        <w:r w:rsidR="000728C4">
          <w:rPr>
            <w:noProof/>
            <w:webHidden/>
          </w:rPr>
          <w:tab/>
        </w:r>
        <w:r>
          <w:rPr>
            <w:noProof/>
            <w:webHidden/>
          </w:rPr>
          <w:fldChar w:fldCharType="begin"/>
        </w:r>
        <w:r w:rsidR="000728C4">
          <w:rPr>
            <w:noProof/>
            <w:webHidden/>
          </w:rPr>
          <w:instrText xml:space="preserve"> PAGEREF _Toc264920375 \h </w:instrText>
        </w:r>
        <w:r>
          <w:rPr>
            <w:noProof/>
            <w:webHidden/>
          </w:rPr>
        </w:r>
        <w:r>
          <w:rPr>
            <w:noProof/>
            <w:webHidden/>
          </w:rPr>
          <w:fldChar w:fldCharType="separate"/>
        </w:r>
        <w:r w:rsidR="00825075">
          <w:rPr>
            <w:noProof/>
            <w:webHidden/>
          </w:rPr>
          <w:t>42</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6" w:history="1">
        <w:r w:rsidR="000728C4" w:rsidRPr="00EA75F0">
          <w:rPr>
            <w:rStyle w:val="Hyperlink"/>
            <w:rFonts w:cs="Times New Roman"/>
            <w:noProof/>
          </w:rPr>
          <w:t>Figure 5.10: Task Monitor GUI</w:t>
        </w:r>
        <w:r w:rsidR="000728C4">
          <w:rPr>
            <w:noProof/>
            <w:webHidden/>
          </w:rPr>
          <w:tab/>
        </w:r>
        <w:r>
          <w:rPr>
            <w:noProof/>
            <w:webHidden/>
          </w:rPr>
          <w:fldChar w:fldCharType="begin"/>
        </w:r>
        <w:r w:rsidR="000728C4">
          <w:rPr>
            <w:noProof/>
            <w:webHidden/>
          </w:rPr>
          <w:instrText xml:space="preserve"> PAGEREF _Toc264920376 \h </w:instrText>
        </w:r>
        <w:r>
          <w:rPr>
            <w:noProof/>
            <w:webHidden/>
          </w:rPr>
        </w:r>
        <w:r>
          <w:rPr>
            <w:noProof/>
            <w:webHidden/>
          </w:rPr>
          <w:fldChar w:fldCharType="separate"/>
        </w:r>
        <w:r w:rsidR="00825075">
          <w:rPr>
            <w:noProof/>
            <w:webHidden/>
          </w:rPr>
          <w:t>43</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7" w:history="1">
        <w:r w:rsidR="000728C4" w:rsidRPr="00EA75F0">
          <w:rPr>
            <w:rStyle w:val="Hyperlink"/>
            <w:rFonts w:cs="Times New Roman"/>
            <w:noProof/>
          </w:rPr>
          <w:t>Figure 5.11: Server Monitor Window Architecture</w:t>
        </w:r>
        <w:r w:rsidR="000728C4">
          <w:rPr>
            <w:noProof/>
            <w:webHidden/>
          </w:rPr>
          <w:tab/>
        </w:r>
        <w:r>
          <w:rPr>
            <w:noProof/>
            <w:webHidden/>
          </w:rPr>
          <w:fldChar w:fldCharType="begin"/>
        </w:r>
        <w:r w:rsidR="000728C4">
          <w:rPr>
            <w:noProof/>
            <w:webHidden/>
          </w:rPr>
          <w:instrText xml:space="preserve"> PAGEREF _Toc264920377 \h </w:instrText>
        </w:r>
        <w:r>
          <w:rPr>
            <w:noProof/>
            <w:webHidden/>
          </w:rPr>
        </w:r>
        <w:r>
          <w:rPr>
            <w:noProof/>
            <w:webHidden/>
          </w:rPr>
          <w:fldChar w:fldCharType="separate"/>
        </w:r>
        <w:r w:rsidR="00825075">
          <w:rPr>
            <w:noProof/>
            <w:webHidden/>
          </w:rPr>
          <w:t>44</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8" w:history="1">
        <w:r w:rsidR="000728C4" w:rsidRPr="00EA75F0">
          <w:rPr>
            <w:rStyle w:val="Hyperlink"/>
            <w:noProof/>
          </w:rPr>
          <w:t>Figure 5.12: Server Monitor Window</w:t>
        </w:r>
        <w:r w:rsidR="000728C4">
          <w:rPr>
            <w:noProof/>
            <w:webHidden/>
          </w:rPr>
          <w:tab/>
        </w:r>
        <w:r>
          <w:rPr>
            <w:noProof/>
            <w:webHidden/>
          </w:rPr>
          <w:fldChar w:fldCharType="begin"/>
        </w:r>
        <w:r w:rsidR="000728C4">
          <w:rPr>
            <w:noProof/>
            <w:webHidden/>
          </w:rPr>
          <w:instrText xml:space="preserve"> PAGEREF _Toc264920378 \h </w:instrText>
        </w:r>
        <w:r>
          <w:rPr>
            <w:noProof/>
            <w:webHidden/>
          </w:rPr>
        </w:r>
        <w:r>
          <w:rPr>
            <w:noProof/>
            <w:webHidden/>
          </w:rPr>
          <w:fldChar w:fldCharType="separate"/>
        </w:r>
        <w:r w:rsidR="00825075">
          <w:rPr>
            <w:noProof/>
            <w:webHidden/>
          </w:rPr>
          <w:t>44</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9" w:history="1">
        <w:r w:rsidR="000728C4" w:rsidRPr="00EA75F0">
          <w:rPr>
            <w:rStyle w:val="Hyperlink"/>
            <w:rFonts w:cs="Times New Roman"/>
            <w:noProof/>
          </w:rPr>
          <w:t xml:space="preserve">Figure 5.13: </w:t>
        </w:r>
        <w:r w:rsidR="000728C4">
          <w:rPr>
            <w:rStyle w:val="Hyperlink"/>
            <w:rFonts w:cs="Times New Roman"/>
            <w:noProof/>
          </w:rPr>
          <w:t>Service Center</w:t>
        </w:r>
        <w:r w:rsidR="000728C4" w:rsidRPr="00EA75F0">
          <w:rPr>
            <w:rStyle w:val="Hyperlink"/>
            <w:rFonts w:cs="Times New Roman"/>
            <w:noProof/>
          </w:rPr>
          <w:t xml:space="preserve"> Management Log</w:t>
        </w:r>
        <w:r w:rsidR="000728C4">
          <w:rPr>
            <w:noProof/>
            <w:webHidden/>
          </w:rPr>
          <w:tab/>
        </w:r>
        <w:r>
          <w:rPr>
            <w:noProof/>
            <w:webHidden/>
          </w:rPr>
          <w:fldChar w:fldCharType="begin"/>
        </w:r>
        <w:r w:rsidR="000728C4">
          <w:rPr>
            <w:noProof/>
            <w:webHidden/>
          </w:rPr>
          <w:instrText xml:space="preserve"> PAGEREF _Toc264920379 \h </w:instrText>
        </w:r>
        <w:r>
          <w:rPr>
            <w:noProof/>
            <w:webHidden/>
          </w:rPr>
        </w:r>
        <w:r>
          <w:rPr>
            <w:noProof/>
            <w:webHidden/>
          </w:rPr>
          <w:fldChar w:fldCharType="separate"/>
        </w:r>
        <w:r w:rsidR="00825075">
          <w:rPr>
            <w:noProof/>
            <w:webHidden/>
          </w:rPr>
          <w:t>45</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0" w:history="1">
        <w:r w:rsidR="000728C4" w:rsidRPr="00EA75F0">
          <w:rPr>
            <w:rStyle w:val="Hyperlink"/>
            <w:rFonts w:cs="Times New Roman"/>
            <w:noProof/>
          </w:rPr>
          <w:t>Figure 5.14: Server-Task Negotiation</w:t>
        </w:r>
        <w:r w:rsidR="000728C4">
          <w:rPr>
            <w:noProof/>
            <w:webHidden/>
          </w:rPr>
          <w:tab/>
        </w:r>
        <w:r>
          <w:rPr>
            <w:noProof/>
            <w:webHidden/>
          </w:rPr>
          <w:fldChar w:fldCharType="begin"/>
        </w:r>
        <w:r w:rsidR="000728C4">
          <w:rPr>
            <w:noProof/>
            <w:webHidden/>
          </w:rPr>
          <w:instrText xml:space="preserve"> PAGEREF _Toc264920380 \h </w:instrText>
        </w:r>
        <w:r>
          <w:rPr>
            <w:noProof/>
            <w:webHidden/>
          </w:rPr>
        </w:r>
        <w:r>
          <w:rPr>
            <w:noProof/>
            <w:webHidden/>
          </w:rPr>
          <w:fldChar w:fldCharType="separate"/>
        </w:r>
        <w:r w:rsidR="00825075">
          <w:rPr>
            <w:noProof/>
            <w:webHidden/>
          </w:rPr>
          <w:t>47</w:t>
        </w:r>
        <w:r>
          <w:rPr>
            <w:noProof/>
            <w:webHidden/>
          </w:rPr>
          <w:fldChar w:fldCharType="end"/>
        </w:r>
      </w:hyperlink>
    </w:p>
    <w:p w:rsidR="000728C4" w:rsidRDefault="003E2112" w:rsidP="000728C4">
      <w:pPr>
        <w:pStyle w:val="TableofFigures"/>
        <w:tabs>
          <w:tab w:val="right" w:leader="dot" w:pos="9350"/>
        </w:tabs>
        <w:spacing w:after="120"/>
        <w:ind w:left="475" w:hanging="475"/>
        <w:rPr>
          <w:rStyle w:val="Hyperlink"/>
          <w:noProof/>
        </w:rPr>
      </w:pPr>
      <w:hyperlink w:anchor="_Toc264920381" w:history="1">
        <w:r w:rsidR="000728C4" w:rsidRPr="00EA75F0">
          <w:rPr>
            <w:rStyle w:val="Hyperlink"/>
            <w:rFonts w:cs="Times New Roman"/>
            <w:noProof/>
          </w:rPr>
          <w:t>Figure 5.15: Server Management Interface Architecture</w:t>
        </w:r>
        <w:r w:rsidR="000728C4">
          <w:rPr>
            <w:noProof/>
            <w:webHidden/>
          </w:rPr>
          <w:tab/>
        </w:r>
        <w:r>
          <w:rPr>
            <w:noProof/>
            <w:webHidden/>
          </w:rPr>
          <w:fldChar w:fldCharType="begin"/>
        </w:r>
        <w:r w:rsidR="000728C4">
          <w:rPr>
            <w:noProof/>
            <w:webHidden/>
          </w:rPr>
          <w:instrText xml:space="preserve"> PAGEREF _Toc264920381 \h </w:instrText>
        </w:r>
        <w:r>
          <w:rPr>
            <w:noProof/>
            <w:webHidden/>
          </w:rPr>
        </w:r>
        <w:r>
          <w:rPr>
            <w:noProof/>
            <w:webHidden/>
          </w:rPr>
          <w:fldChar w:fldCharType="separate"/>
        </w:r>
        <w:r w:rsidR="00825075">
          <w:rPr>
            <w:noProof/>
            <w:webHidden/>
          </w:rPr>
          <w:t>48</w:t>
        </w:r>
        <w:r>
          <w:rPr>
            <w:noProof/>
            <w:webHidden/>
          </w:rPr>
          <w:fldChar w:fldCharType="end"/>
        </w:r>
      </w:hyperlink>
    </w:p>
    <w:p w:rsidR="000728C4" w:rsidRPr="007F15D4" w:rsidRDefault="000728C4" w:rsidP="000728C4">
      <w:pPr>
        <w:rPr>
          <w:noProof/>
        </w:rPr>
      </w:pPr>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2" w:history="1">
        <w:r w:rsidR="000728C4" w:rsidRPr="00EA75F0">
          <w:rPr>
            <w:rStyle w:val="Hyperlink"/>
            <w:rFonts w:cs="Times New Roman"/>
            <w:noProof/>
          </w:rPr>
          <w:t>Figure 6.1: 28h Random Values Evaluation</w:t>
        </w:r>
        <w:r w:rsidR="000728C4">
          <w:rPr>
            <w:noProof/>
            <w:webHidden/>
          </w:rPr>
          <w:tab/>
        </w:r>
        <w:r>
          <w:rPr>
            <w:noProof/>
            <w:webHidden/>
          </w:rPr>
          <w:fldChar w:fldCharType="begin"/>
        </w:r>
        <w:r w:rsidR="000728C4">
          <w:rPr>
            <w:noProof/>
            <w:webHidden/>
          </w:rPr>
          <w:instrText xml:space="preserve"> PAGEREF _Toc264920382 \h </w:instrText>
        </w:r>
        <w:r>
          <w:rPr>
            <w:noProof/>
            <w:webHidden/>
          </w:rPr>
        </w:r>
        <w:r>
          <w:rPr>
            <w:noProof/>
            <w:webHidden/>
          </w:rPr>
          <w:fldChar w:fldCharType="separate"/>
        </w:r>
        <w:r w:rsidR="00825075">
          <w:rPr>
            <w:noProof/>
            <w:webHidden/>
          </w:rPr>
          <w:t>52</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3" w:history="1">
        <w:r w:rsidR="000728C4" w:rsidRPr="00EA75F0">
          <w:rPr>
            <w:rStyle w:val="Hyperlink"/>
            <w:rFonts w:cs="Times New Roman"/>
            <w:noProof/>
          </w:rPr>
          <w:t>Figure 6.2: X3D Smart Environment Representation</w:t>
        </w:r>
        <w:r w:rsidR="000728C4">
          <w:rPr>
            <w:noProof/>
            <w:webHidden/>
          </w:rPr>
          <w:tab/>
        </w:r>
        <w:r>
          <w:rPr>
            <w:noProof/>
            <w:webHidden/>
          </w:rPr>
          <w:fldChar w:fldCharType="begin"/>
        </w:r>
        <w:r w:rsidR="000728C4">
          <w:rPr>
            <w:noProof/>
            <w:webHidden/>
          </w:rPr>
          <w:instrText xml:space="preserve"> PAGEREF _Toc264920383 \h </w:instrText>
        </w:r>
        <w:r>
          <w:rPr>
            <w:noProof/>
            <w:webHidden/>
          </w:rPr>
        </w:r>
        <w:r>
          <w:rPr>
            <w:noProof/>
            <w:webHidden/>
          </w:rPr>
          <w:fldChar w:fldCharType="separate"/>
        </w:r>
        <w:r w:rsidR="00825075">
          <w:rPr>
            <w:noProof/>
            <w:webHidden/>
          </w:rPr>
          <w:t>53</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4" w:history="1">
        <w:r w:rsidR="000728C4" w:rsidRPr="00EA75F0">
          <w:rPr>
            <w:rStyle w:val="Hyperlink"/>
            <w:rFonts w:cs="Times New Roman"/>
            <w:noProof/>
          </w:rPr>
          <w:t>Figure 6.3: Face Recognition Policy broken</w:t>
        </w:r>
        <w:r w:rsidR="000728C4">
          <w:rPr>
            <w:noProof/>
            <w:webHidden/>
          </w:rPr>
          <w:tab/>
        </w:r>
        <w:r>
          <w:rPr>
            <w:noProof/>
            <w:webHidden/>
          </w:rPr>
          <w:fldChar w:fldCharType="begin"/>
        </w:r>
        <w:r w:rsidR="000728C4">
          <w:rPr>
            <w:noProof/>
            <w:webHidden/>
          </w:rPr>
          <w:instrText xml:space="preserve"> PAGEREF _Toc264920384 \h </w:instrText>
        </w:r>
        <w:r>
          <w:rPr>
            <w:noProof/>
            <w:webHidden/>
          </w:rPr>
        </w:r>
        <w:r>
          <w:rPr>
            <w:noProof/>
            <w:webHidden/>
          </w:rPr>
          <w:fldChar w:fldCharType="separate"/>
        </w:r>
        <w:r w:rsidR="00825075">
          <w:rPr>
            <w:noProof/>
            <w:webHidden/>
          </w:rPr>
          <w:t>54</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5" w:history="1">
        <w:r w:rsidR="000728C4" w:rsidRPr="00EA75F0">
          <w:rPr>
            <w:rStyle w:val="Hyperlink"/>
            <w:rFonts w:cs="Times New Roman"/>
            <w:noProof/>
          </w:rPr>
          <w:t xml:space="preserve">Figure 6.4: X3D </w:t>
        </w:r>
        <w:r w:rsidR="000728C4">
          <w:rPr>
            <w:rStyle w:val="Hyperlink"/>
            <w:rFonts w:cs="Times New Roman"/>
            <w:noProof/>
          </w:rPr>
          <w:t>Service center</w:t>
        </w:r>
        <w:r w:rsidR="000728C4" w:rsidRPr="00EA75F0">
          <w:rPr>
            <w:rStyle w:val="Hyperlink"/>
            <w:rFonts w:cs="Times New Roman"/>
            <w:noProof/>
          </w:rPr>
          <w:t xml:space="preserve"> Representation</w:t>
        </w:r>
        <w:r w:rsidR="000728C4">
          <w:rPr>
            <w:noProof/>
            <w:webHidden/>
          </w:rPr>
          <w:tab/>
        </w:r>
        <w:r>
          <w:rPr>
            <w:noProof/>
            <w:webHidden/>
          </w:rPr>
          <w:fldChar w:fldCharType="begin"/>
        </w:r>
        <w:r w:rsidR="000728C4">
          <w:rPr>
            <w:noProof/>
            <w:webHidden/>
          </w:rPr>
          <w:instrText xml:space="preserve"> PAGEREF _Toc264920385 \h </w:instrText>
        </w:r>
        <w:r>
          <w:rPr>
            <w:noProof/>
            <w:webHidden/>
          </w:rPr>
        </w:r>
        <w:r>
          <w:rPr>
            <w:noProof/>
            <w:webHidden/>
          </w:rPr>
          <w:fldChar w:fldCharType="separate"/>
        </w:r>
        <w:r w:rsidR="00825075">
          <w:rPr>
            <w:noProof/>
            <w:webHidden/>
          </w:rPr>
          <w:t>55</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6" w:history="1">
        <w:r w:rsidR="000728C4" w:rsidRPr="00EA75F0">
          <w:rPr>
            <w:rStyle w:val="Hyperlink"/>
            <w:rFonts w:cs="Times New Roman"/>
            <w:noProof/>
          </w:rPr>
          <w:t>Figure 6.5: Deploy Task 1 on Server 1 Action</w:t>
        </w:r>
        <w:r w:rsidR="000728C4">
          <w:rPr>
            <w:noProof/>
            <w:webHidden/>
          </w:rPr>
          <w:tab/>
        </w:r>
        <w:r>
          <w:rPr>
            <w:noProof/>
            <w:webHidden/>
          </w:rPr>
          <w:fldChar w:fldCharType="begin"/>
        </w:r>
        <w:r w:rsidR="000728C4">
          <w:rPr>
            <w:noProof/>
            <w:webHidden/>
          </w:rPr>
          <w:instrText xml:space="preserve"> PAGEREF _Toc264920386 \h </w:instrText>
        </w:r>
        <w:r>
          <w:rPr>
            <w:noProof/>
            <w:webHidden/>
          </w:rPr>
        </w:r>
        <w:r>
          <w:rPr>
            <w:noProof/>
            <w:webHidden/>
          </w:rPr>
          <w:fldChar w:fldCharType="separate"/>
        </w:r>
        <w:r w:rsidR="00825075">
          <w:rPr>
            <w:noProof/>
            <w:webHidden/>
          </w:rPr>
          <w:t>57</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7" w:history="1">
        <w:r w:rsidR="000728C4" w:rsidRPr="00EA75F0">
          <w:rPr>
            <w:rStyle w:val="Hyperlink"/>
            <w:rFonts w:cs="Times New Roman"/>
            <w:noProof/>
          </w:rPr>
          <w:t>Figure 6.6: Wake up Server 3 Action</w:t>
        </w:r>
        <w:r w:rsidR="000728C4">
          <w:rPr>
            <w:noProof/>
            <w:webHidden/>
          </w:rPr>
          <w:tab/>
        </w:r>
        <w:r>
          <w:rPr>
            <w:noProof/>
            <w:webHidden/>
          </w:rPr>
          <w:fldChar w:fldCharType="begin"/>
        </w:r>
        <w:r w:rsidR="000728C4">
          <w:rPr>
            <w:noProof/>
            <w:webHidden/>
          </w:rPr>
          <w:instrText xml:space="preserve"> PAGEREF _Toc264920387 \h </w:instrText>
        </w:r>
        <w:r>
          <w:rPr>
            <w:noProof/>
            <w:webHidden/>
          </w:rPr>
        </w:r>
        <w:r>
          <w:rPr>
            <w:noProof/>
            <w:webHidden/>
          </w:rPr>
          <w:fldChar w:fldCharType="separate"/>
        </w:r>
        <w:r w:rsidR="00825075">
          <w:rPr>
            <w:noProof/>
            <w:webHidden/>
          </w:rPr>
          <w:t>57</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8" w:history="1">
        <w:r w:rsidR="000728C4" w:rsidRPr="00EA75F0">
          <w:rPr>
            <w:rStyle w:val="Hyperlink"/>
            <w:rFonts w:cs="Times New Roman"/>
            <w:noProof/>
          </w:rPr>
          <w:t>Figure 6.7: Deploy Task 2 on Server 3 Action</w:t>
        </w:r>
        <w:r w:rsidR="000728C4">
          <w:rPr>
            <w:noProof/>
            <w:webHidden/>
          </w:rPr>
          <w:tab/>
        </w:r>
        <w:r>
          <w:rPr>
            <w:noProof/>
            <w:webHidden/>
          </w:rPr>
          <w:fldChar w:fldCharType="begin"/>
        </w:r>
        <w:r w:rsidR="000728C4">
          <w:rPr>
            <w:noProof/>
            <w:webHidden/>
          </w:rPr>
          <w:instrText xml:space="preserve"> PAGEREF _Toc264920388 \h </w:instrText>
        </w:r>
        <w:r>
          <w:rPr>
            <w:noProof/>
            <w:webHidden/>
          </w:rPr>
        </w:r>
        <w:r>
          <w:rPr>
            <w:noProof/>
            <w:webHidden/>
          </w:rPr>
          <w:fldChar w:fldCharType="separate"/>
        </w:r>
        <w:r w:rsidR="00825075">
          <w:rPr>
            <w:noProof/>
            <w:webHidden/>
          </w:rPr>
          <w:t>57</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9" w:history="1">
        <w:r w:rsidR="000728C4" w:rsidRPr="00EA75F0">
          <w:rPr>
            <w:rStyle w:val="Hyperlink"/>
            <w:rFonts w:cs="Times New Roman"/>
            <w:noProof/>
          </w:rPr>
          <w:t>Figure 6.8: Deploy Task 3 on Server 3 Action</w:t>
        </w:r>
        <w:r w:rsidR="000728C4">
          <w:rPr>
            <w:noProof/>
            <w:webHidden/>
          </w:rPr>
          <w:tab/>
        </w:r>
        <w:r>
          <w:rPr>
            <w:noProof/>
            <w:webHidden/>
          </w:rPr>
          <w:fldChar w:fldCharType="begin"/>
        </w:r>
        <w:r w:rsidR="000728C4">
          <w:rPr>
            <w:noProof/>
            <w:webHidden/>
          </w:rPr>
          <w:instrText xml:space="preserve"> PAGEREF _Toc264920389 \h </w:instrText>
        </w:r>
        <w:r>
          <w:rPr>
            <w:noProof/>
            <w:webHidden/>
          </w:rPr>
        </w:r>
        <w:r>
          <w:rPr>
            <w:noProof/>
            <w:webHidden/>
          </w:rPr>
          <w:fldChar w:fldCharType="separate"/>
        </w:r>
        <w:r w:rsidR="00825075">
          <w:rPr>
            <w:noProof/>
            <w:webHidden/>
          </w:rPr>
          <w:t>57</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0" w:history="1">
        <w:r w:rsidR="000728C4" w:rsidRPr="00EA75F0">
          <w:rPr>
            <w:rStyle w:val="Hyperlink"/>
            <w:rFonts w:cs="Times New Roman"/>
            <w:noProof/>
          </w:rPr>
          <w:t xml:space="preserve">Figure 6.9: Case Study </w:t>
        </w:r>
        <w:r w:rsidR="000728C4">
          <w:rPr>
            <w:rStyle w:val="Hyperlink"/>
            <w:rFonts w:cs="Times New Roman"/>
            <w:noProof/>
          </w:rPr>
          <w:t>Service center</w:t>
        </w:r>
        <w:r w:rsidR="000728C4" w:rsidRPr="00EA75F0">
          <w:rPr>
            <w:rStyle w:val="Hyperlink"/>
            <w:rFonts w:cs="Times New Roman"/>
            <w:noProof/>
          </w:rPr>
          <w:t xml:space="preserve"> Structure</w:t>
        </w:r>
        <w:r w:rsidR="000728C4">
          <w:rPr>
            <w:noProof/>
            <w:webHidden/>
          </w:rPr>
          <w:tab/>
        </w:r>
        <w:r>
          <w:rPr>
            <w:noProof/>
            <w:webHidden/>
          </w:rPr>
          <w:fldChar w:fldCharType="begin"/>
        </w:r>
        <w:r w:rsidR="000728C4">
          <w:rPr>
            <w:noProof/>
            <w:webHidden/>
          </w:rPr>
          <w:instrText xml:space="preserve"> PAGEREF _Toc264920390 \h </w:instrText>
        </w:r>
        <w:r>
          <w:rPr>
            <w:noProof/>
            <w:webHidden/>
          </w:rPr>
        </w:r>
        <w:r>
          <w:rPr>
            <w:noProof/>
            <w:webHidden/>
          </w:rPr>
          <w:fldChar w:fldCharType="separate"/>
        </w:r>
        <w:r w:rsidR="00825075">
          <w:rPr>
            <w:noProof/>
            <w:webHidden/>
          </w:rPr>
          <w:t>58</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1" w:history="1">
        <w:r w:rsidR="000728C4" w:rsidRPr="00EA75F0">
          <w:rPr>
            <w:rStyle w:val="Hyperlink"/>
            <w:rFonts w:cs="Times New Roman"/>
            <w:noProof/>
          </w:rPr>
          <w:t>Figure 6.10: Server Technology Mapping</w:t>
        </w:r>
        <w:r w:rsidR="000728C4">
          <w:rPr>
            <w:noProof/>
            <w:webHidden/>
          </w:rPr>
          <w:tab/>
        </w:r>
        <w:r>
          <w:rPr>
            <w:noProof/>
            <w:webHidden/>
          </w:rPr>
          <w:fldChar w:fldCharType="begin"/>
        </w:r>
        <w:r w:rsidR="000728C4">
          <w:rPr>
            <w:noProof/>
            <w:webHidden/>
          </w:rPr>
          <w:instrText xml:space="preserve"> PAGEREF _Toc264920391 \h </w:instrText>
        </w:r>
        <w:r>
          <w:rPr>
            <w:noProof/>
            <w:webHidden/>
          </w:rPr>
        </w:r>
        <w:r>
          <w:rPr>
            <w:noProof/>
            <w:webHidden/>
          </w:rPr>
          <w:fldChar w:fldCharType="separate"/>
        </w:r>
        <w:r w:rsidR="00825075">
          <w:rPr>
            <w:noProof/>
            <w:webHidden/>
          </w:rPr>
          <w:t>59</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2" w:history="1">
        <w:r w:rsidR="000728C4" w:rsidRPr="00EA75F0">
          <w:rPr>
            <w:rStyle w:val="Hyperlink"/>
            <w:rFonts w:cs="Times New Roman"/>
            <w:noProof/>
          </w:rPr>
          <w:t>Figure 6.11: Server Interaction</w:t>
        </w:r>
        <w:r w:rsidR="000728C4">
          <w:rPr>
            <w:noProof/>
            <w:webHidden/>
          </w:rPr>
          <w:tab/>
        </w:r>
        <w:r>
          <w:rPr>
            <w:noProof/>
            <w:webHidden/>
          </w:rPr>
          <w:fldChar w:fldCharType="begin"/>
        </w:r>
        <w:r w:rsidR="000728C4">
          <w:rPr>
            <w:noProof/>
            <w:webHidden/>
          </w:rPr>
          <w:instrText xml:space="preserve"> PAGEREF _Toc264920392 \h </w:instrText>
        </w:r>
        <w:r>
          <w:rPr>
            <w:noProof/>
            <w:webHidden/>
          </w:rPr>
        </w:r>
        <w:r>
          <w:rPr>
            <w:noProof/>
            <w:webHidden/>
          </w:rPr>
          <w:fldChar w:fldCharType="separate"/>
        </w:r>
        <w:r w:rsidR="00825075">
          <w:rPr>
            <w:noProof/>
            <w:webHidden/>
          </w:rPr>
          <w:t>59</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3" w:history="1">
        <w:r w:rsidR="000728C4" w:rsidRPr="00EA75F0">
          <w:rPr>
            <w:rStyle w:val="Hyperlink"/>
            <w:noProof/>
          </w:rPr>
          <w:t>Figure 6.12: Initial State</w:t>
        </w:r>
        <w:r w:rsidR="000728C4">
          <w:rPr>
            <w:noProof/>
            <w:webHidden/>
          </w:rPr>
          <w:tab/>
        </w:r>
        <w:r>
          <w:rPr>
            <w:noProof/>
            <w:webHidden/>
          </w:rPr>
          <w:fldChar w:fldCharType="begin"/>
        </w:r>
        <w:r w:rsidR="000728C4">
          <w:rPr>
            <w:noProof/>
            <w:webHidden/>
          </w:rPr>
          <w:instrText xml:space="preserve"> PAGEREF _Toc264920393 \h </w:instrText>
        </w:r>
        <w:r>
          <w:rPr>
            <w:noProof/>
            <w:webHidden/>
          </w:rPr>
        </w:r>
        <w:r>
          <w:rPr>
            <w:noProof/>
            <w:webHidden/>
          </w:rPr>
          <w:fldChar w:fldCharType="separate"/>
        </w:r>
        <w:r w:rsidR="00825075">
          <w:rPr>
            <w:noProof/>
            <w:webHidden/>
          </w:rPr>
          <w:t>61</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4" w:history="1">
        <w:r w:rsidR="000728C4" w:rsidRPr="00EA75F0">
          <w:rPr>
            <w:rStyle w:val="Hyperlink"/>
            <w:noProof/>
          </w:rPr>
          <w:t>Figure 6.13: Final State</w:t>
        </w:r>
        <w:r w:rsidR="000728C4">
          <w:rPr>
            <w:noProof/>
            <w:webHidden/>
          </w:rPr>
          <w:tab/>
        </w:r>
        <w:r>
          <w:rPr>
            <w:noProof/>
            <w:webHidden/>
          </w:rPr>
          <w:fldChar w:fldCharType="begin"/>
        </w:r>
        <w:r w:rsidR="000728C4">
          <w:rPr>
            <w:noProof/>
            <w:webHidden/>
          </w:rPr>
          <w:instrText xml:space="preserve"> PAGEREF _Toc264920394 \h </w:instrText>
        </w:r>
        <w:r>
          <w:rPr>
            <w:noProof/>
            <w:webHidden/>
          </w:rPr>
        </w:r>
        <w:r>
          <w:rPr>
            <w:noProof/>
            <w:webHidden/>
          </w:rPr>
          <w:fldChar w:fldCharType="separate"/>
        </w:r>
        <w:r w:rsidR="00825075">
          <w:rPr>
            <w:noProof/>
            <w:webHidden/>
          </w:rPr>
          <w:t>61</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5" w:history="1">
        <w:r w:rsidR="000728C4" w:rsidRPr="00EA75F0">
          <w:rPr>
            <w:rStyle w:val="Hyperlink"/>
            <w:noProof/>
          </w:rPr>
          <w:t>Figure 6.14: Running Virtual Machine</w:t>
        </w:r>
        <w:r w:rsidR="000728C4">
          <w:rPr>
            <w:noProof/>
            <w:webHidden/>
          </w:rPr>
          <w:tab/>
        </w:r>
        <w:r>
          <w:rPr>
            <w:noProof/>
            <w:webHidden/>
          </w:rPr>
          <w:fldChar w:fldCharType="begin"/>
        </w:r>
        <w:r w:rsidR="000728C4">
          <w:rPr>
            <w:noProof/>
            <w:webHidden/>
          </w:rPr>
          <w:instrText xml:space="preserve"> PAGEREF _Toc264920395 \h </w:instrText>
        </w:r>
        <w:r>
          <w:rPr>
            <w:noProof/>
            <w:webHidden/>
          </w:rPr>
        </w:r>
        <w:r>
          <w:rPr>
            <w:noProof/>
            <w:webHidden/>
          </w:rPr>
          <w:fldChar w:fldCharType="separate"/>
        </w:r>
        <w:r w:rsidR="00825075">
          <w:rPr>
            <w:noProof/>
            <w:webHidden/>
          </w:rPr>
          <w:t>62</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6" w:history="1">
        <w:r w:rsidR="000728C4" w:rsidRPr="00EA75F0">
          <w:rPr>
            <w:rStyle w:val="Hyperlink"/>
            <w:noProof/>
          </w:rPr>
          <w:t>Figure 6.15: Server Monitor Snapshot</w:t>
        </w:r>
        <w:r w:rsidR="000728C4">
          <w:rPr>
            <w:noProof/>
            <w:webHidden/>
          </w:rPr>
          <w:tab/>
        </w:r>
        <w:r>
          <w:rPr>
            <w:noProof/>
            <w:webHidden/>
          </w:rPr>
          <w:fldChar w:fldCharType="begin"/>
        </w:r>
        <w:r w:rsidR="000728C4">
          <w:rPr>
            <w:noProof/>
            <w:webHidden/>
          </w:rPr>
          <w:instrText xml:space="preserve"> PAGEREF _Toc264920396 \h </w:instrText>
        </w:r>
        <w:r>
          <w:rPr>
            <w:noProof/>
            <w:webHidden/>
          </w:rPr>
        </w:r>
        <w:r>
          <w:rPr>
            <w:noProof/>
            <w:webHidden/>
          </w:rPr>
          <w:fldChar w:fldCharType="separate"/>
        </w:r>
        <w:r w:rsidR="00825075">
          <w:rPr>
            <w:noProof/>
            <w:webHidden/>
          </w:rPr>
          <w:t>63</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7" w:history="1">
        <w:r w:rsidR="000728C4" w:rsidRPr="00EA75F0">
          <w:rPr>
            <w:rStyle w:val="Hyperlink"/>
            <w:noProof/>
          </w:rPr>
          <w:t>Figure 6.16: Negotiated Task Running</w:t>
        </w:r>
        <w:r w:rsidR="000728C4">
          <w:rPr>
            <w:noProof/>
            <w:webHidden/>
          </w:rPr>
          <w:tab/>
        </w:r>
        <w:r>
          <w:rPr>
            <w:noProof/>
            <w:webHidden/>
          </w:rPr>
          <w:fldChar w:fldCharType="begin"/>
        </w:r>
        <w:r w:rsidR="000728C4">
          <w:rPr>
            <w:noProof/>
            <w:webHidden/>
          </w:rPr>
          <w:instrText xml:space="preserve"> PAGEREF _Toc264920397 \h </w:instrText>
        </w:r>
        <w:r>
          <w:rPr>
            <w:noProof/>
            <w:webHidden/>
          </w:rPr>
        </w:r>
        <w:r>
          <w:rPr>
            <w:noProof/>
            <w:webHidden/>
          </w:rPr>
          <w:fldChar w:fldCharType="separate"/>
        </w:r>
        <w:r w:rsidR="00825075">
          <w:rPr>
            <w:noProof/>
            <w:webHidden/>
          </w:rPr>
          <w:t>64</w:t>
        </w:r>
        <w:r>
          <w:rPr>
            <w:noProof/>
            <w:webHidden/>
          </w:rPr>
          <w:fldChar w:fldCharType="end"/>
        </w:r>
      </w:hyperlink>
    </w:p>
    <w:p w:rsidR="000728C4" w:rsidRDefault="003E2112" w:rsidP="000728C4">
      <w:pPr>
        <w:pStyle w:val="Title"/>
      </w:pPr>
      <w:r>
        <w:fldChar w:fldCharType="end"/>
      </w: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Pr="007F15D4" w:rsidRDefault="000728C4" w:rsidP="000728C4"/>
    <w:p w:rsidR="000728C4" w:rsidRDefault="000728C4" w:rsidP="000728C4">
      <w:pPr>
        <w:pStyle w:val="Title"/>
      </w:pPr>
      <w:r>
        <w:lastRenderedPageBreak/>
        <w:t>List of Tables</w:t>
      </w:r>
    </w:p>
    <w:p w:rsidR="000728C4" w:rsidRDefault="000728C4" w:rsidP="000728C4"/>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r w:rsidRPr="003E2112">
        <w:fldChar w:fldCharType="begin"/>
      </w:r>
      <w:r w:rsidR="000728C4">
        <w:instrText xml:space="preserve"> TOC \f F \h \z \c "Table" </w:instrText>
      </w:r>
      <w:r w:rsidRPr="003E2112">
        <w:fldChar w:fldCharType="separate"/>
      </w:r>
      <w:hyperlink w:anchor="_Toc264369918" w:history="1">
        <w:r w:rsidR="000728C4" w:rsidRPr="00862A90">
          <w:rPr>
            <w:rStyle w:val="Hyperlink"/>
            <w:rFonts w:cs="Times New Roman"/>
            <w:noProof/>
          </w:rPr>
          <w:t>Table 4.1: Resource Dependency Matrix example</w:t>
        </w:r>
        <w:r w:rsidR="000728C4">
          <w:rPr>
            <w:noProof/>
            <w:webHidden/>
          </w:rPr>
          <w:tab/>
        </w:r>
        <w:r>
          <w:rPr>
            <w:noProof/>
            <w:webHidden/>
          </w:rPr>
          <w:fldChar w:fldCharType="begin"/>
        </w:r>
        <w:r w:rsidR="000728C4">
          <w:rPr>
            <w:noProof/>
            <w:webHidden/>
          </w:rPr>
          <w:instrText xml:space="preserve"> PAGEREF _Toc264369918 \h </w:instrText>
        </w:r>
        <w:r>
          <w:rPr>
            <w:noProof/>
            <w:webHidden/>
          </w:rPr>
        </w:r>
        <w:r>
          <w:rPr>
            <w:noProof/>
            <w:webHidden/>
          </w:rPr>
          <w:fldChar w:fldCharType="separate"/>
        </w:r>
        <w:r w:rsidR="00825075">
          <w:rPr>
            <w:noProof/>
            <w:webHidden/>
          </w:rPr>
          <w:t>19</w:t>
        </w:r>
        <w:r>
          <w:rPr>
            <w:noProof/>
            <w:webHidden/>
          </w:rPr>
          <w:fldChar w:fldCharType="end"/>
        </w:r>
      </w:hyperlink>
    </w:p>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hyperlink w:anchor="_Toc264369919" w:history="1">
        <w:r w:rsidR="000728C4" w:rsidRPr="00862A90">
          <w:rPr>
            <w:rStyle w:val="Hyperlink"/>
            <w:rFonts w:cs="Times New Roman"/>
            <w:noProof/>
          </w:rPr>
          <w:t>Table 4.2: Self-healing environment RAP mapping</w:t>
        </w:r>
        <w:r w:rsidR="000728C4">
          <w:rPr>
            <w:noProof/>
            <w:webHidden/>
          </w:rPr>
          <w:tab/>
        </w:r>
        <w:r>
          <w:rPr>
            <w:noProof/>
            <w:webHidden/>
          </w:rPr>
          <w:fldChar w:fldCharType="begin"/>
        </w:r>
        <w:r w:rsidR="000728C4">
          <w:rPr>
            <w:noProof/>
            <w:webHidden/>
          </w:rPr>
          <w:instrText xml:space="preserve"> PAGEREF _Toc264369919 \h </w:instrText>
        </w:r>
        <w:r>
          <w:rPr>
            <w:noProof/>
            <w:webHidden/>
          </w:rPr>
        </w:r>
        <w:r>
          <w:rPr>
            <w:noProof/>
            <w:webHidden/>
          </w:rPr>
          <w:fldChar w:fldCharType="separate"/>
        </w:r>
        <w:r w:rsidR="00825075">
          <w:rPr>
            <w:noProof/>
            <w:webHidden/>
          </w:rPr>
          <w:t>21</w:t>
        </w:r>
        <w:r>
          <w:rPr>
            <w:noProof/>
            <w:webHidden/>
          </w:rPr>
          <w:fldChar w:fldCharType="end"/>
        </w:r>
      </w:hyperlink>
    </w:p>
    <w:p w:rsidR="000728C4" w:rsidRDefault="003E2112" w:rsidP="000728C4">
      <w:pPr>
        <w:pStyle w:val="TableofFigures"/>
        <w:tabs>
          <w:tab w:val="right" w:leader="dot" w:pos="9350"/>
        </w:tabs>
        <w:spacing w:after="120"/>
        <w:rPr>
          <w:rStyle w:val="Hyperlink"/>
          <w:noProof/>
        </w:rPr>
      </w:pPr>
      <w:hyperlink w:anchor="_Toc264369920" w:history="1">
        <w:r w:rsidR="000728C4" w:rsidRPr="00862A90">
          <w:rPr>
            <w:rStyle w:val="Hyperlink"/>
            <w:rFonts w:cs="Times New Roman"/>
            <w:noProof/>
          </w:rPr>
          <w:t xml:space="preserve">Table 4.3: Self-Adapting </w:t>
        </w:r>
        <w:r w:rsidR="000728C4">
          <w:rPr>
            <w:rStyle w:val="Hyperlink"/>
            <w:rFonts w:cs="Times New Roman"/>
            <w:noProof/>
          </w:rPr>
          <w:t>Service center</w:t>
        </w:r>
        <w:r w:rsidR="000728C4" w:rsidRPr="00862A90">
          <w:rPr>
            <w:rStyle w:val="Hyperlink"/>
            <w:rFonts w:cs="Times New Roman"/>
            <w:noProof/>
          </w:rPr>
          <w:t xml:space="preserve"> RAP Mapping</w:t>
        </w:r>
        <w:r w:rsidR="000728C4">
          <w:rPr>
            <w:noProof/>
            <w:webHidden/>
          </w:rPr>
          <w:tab/>
        </w:r>
        <w:r>
          <w:rPr>
            <w:noProof/>
            <w:webHidden/>
          </w:rPr>
          <w:fldChar w:fldCharType="begin"/>
        </w:r>
        <w:r w:rsidR="000728C4">
          <w:rPr>
            <w:noProof/>
            <w:webHidden/>
          </w:rPr>
          <w:instrText xml:space="preserve"> PAGEREF _Toc264369920 \h </w:instrText>
        </w:r>
        <w:r>
          <w:rPr>
            <w:noProof/>
            <w:webHidden/>
          </w:rPr>
        </w:r>
        <w:r>
          <w:rPr>
            <w:noProof/>
            <w:webHidden/>
          </w:rPr>
          <w:fldChar w:fldCharType="separate"/>
        </w:r>
        <w:r w:rsidR="00825075">
          <w:rPr>
            <w:noProof/>
            <w:webHidden/>
          </w:rPr>
          <w:t>21</w:t>
        </w:r>
        <w:r>
          <w:rPr>
            <w:noProof/>
            <w:webHidden/>
          </w:rPr>
          <w:fldChar w:fldCharType="end"/>
        </w:r>
      </w:hyperlink>
    </w:p>
    <w:p w:rsidR="000728C4" w:rsidRPr="00215C62" w:rsidRDefault="000728C4" w:rsidP="000728C4">
      <w:pPr>
        <w:rPr>
          <w:noProof/>
        </w:rPr>
      </w:pPr>
    </w:p>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hyperlink w:anchor="_Toc264369921" w:history="1">
        <w:r w:rsidR="000728C4" w:rsidRPr="00862A90">
          <w:rPr>
            <w:rStyle w:val="Hyperlink"/>
            <w:rFonts w:cs="Times New Roman"/>
            <w:noProof/>
          </w:rPr>
          <w:t>Table 6.1: Sensors Values</w:t>
        </w:r>
        <w:r w:rsidR="000728C4">
          <w:rPr>
            <w:noProof/>
            <w:webHidden/>
          </w:rPr>
          <w:tab/>
        </w:r>
        <w:r>
          <w:rPr>
            <w:noProof/>
            <w:webHidden/>
          </w:rPr>
          <w:fldChar w:fldCharType="begin"/>
        </w:r>
        <w:r w:rsidR="000728C4">
          <w:rPr>
            <w:noProof/>
            <w:webHidden/>
          </w:rPr>
          <w:instrText xml:space="preserve"> PAGEREF _Toc264369921 \h </w:instrText>
        </w:r>
        <w:r>
          <w:rPr>
            <w:noProof/>
            <w:webHidden/>
          </w:rPr>
        </w:r>
        <w:r>
          <w:rPr>
            <w:noProof/>
            <w:webHidden/>
          </w:rPr>
          <w:fldChar w:fldCharType="separate"/>
        </w:r>
        <w:r w:rsidR="00825075">
          <w:rPr>
            <w:noProof/>
            <w:webHidden/>
          </w:rPr>
          <w:t>50</w:t>
        </w:r>
        <w:r>
          <w:rPr>
            <w:noProof/>
            <w:webHidden/>
          </w:rPr>
          <w:fldChar w:fldCharType="end"/>
        </w:r>
      </w:hyperlink>
    </w:p>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hyperlink w:anchor="_Toc264369922" w:history="1">
        <w:r w:rsidR="000728C4" w:rsidRPr="00862A90">
          <w:rPr>
            <w:rStyle w:val="Hyperlink"/>
            <w:rFonts w:cs="Times New Roman"/>
            <w:noProof/>
          </w:rPr>
          <w:t>Table 6.2: Policies</w:t>
        </w:r>
        <w:r w:rsidR="000728C4">
          <w:rPr>
            <w:noProof/>
            <w:webHidden/>
          </w:rPr>
          <w:tab/>
        </w:r>
        <w:r>
          <w:rPr>
            <w:noProof/>
            <w:webHidden/>
          </w:rPr>
          <w:fldChar w:fldCharType="begin"/>
        </w:r>
        <w:r w:rsidR="000728C4">
          <w:rPr>
            <w:noProof/>
            <w:webHidden/>
          </w:rPr>
          <w:instrText xml:space="preserve"> PAGEREF _Toc264369922 \h </w:instrText>
        </w:r>
        <w:r>
          <w:rPr>
            <w:noProof/>
            <w:webHidden/>
          </w:rPr>
        </w:r>
        <w:r>
          <w:rPr>
            <w:noProof/>
            <w:webHidden/>
          </w:rPr>
          <w:fldChar w:fldCharType="separate"/>
        </w:r>
        <w:r w:rsidR="00825075">
          <w:rPr>
            <w:noProof/>
            <w:webHidden/>
          </w:rPr>
          <w:t>50</w:t>
        </w:r>
        <w:r>
          <w:rPr>
            <w:noProof/>
            <w:webHidden/>
          </w:rPr>
          <w:fldChar w:fldCharType="end"/>
        </w:r>
      </w:hyperlink>
    </w:p>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hyperlink w:anchor="_Toc264369923" w:history="1">
        <w:r w:rsidR="000728C4" w:rsidRPr="00862A90">
          <w:rPr>
            <w:rStyle w:val="Hyperlink"/>
            <w:rFonts w:cs="Times New Roman"/>
            <w:noProof/>
          </w:rPr>
          <w:t>Table 6.3: Sensors Associated Actuators</w:t>
        </w:r>
        <w:r w:rsidR="000728C4">
          <w:rPr>
            <w:noProof/>
            <w:webHidden/>
          </w:rPr>
          <w:tab/>
        </w:r>
        <w:r>
          <w:rPr>
            <w:noProof/>
            <w:webHidden/>
          </w:rPr>
          <w:fldChar w:fldCharType="begin"/>
        </w:r>
        <w:r w:rsidR="000728C4">
          <w:rPr>
            <w:noProof/>
            <w:webHidden/>
          </w:rPr>
          <w:instrText xml:space="preserve"> PAGEREF _Toc264369923 \h </w:instrText>
        </w:r>
        <w:r>
          <w:rPr>
            <w:noProof/>
            <w:webHidden/>
          </w:rPr>
        </w:r>
        <w:r>
          <w:rPr>
            <w:noProof/>
            <w:webHidden/>
          </w:rPr>
          <w:fldChar w:fldCharType="separate"/>
        </w:r>
        <w:r w:rsidR="00825075">
          <w:rPr>
            <w:noProof/>
            <w:webHidden/>
          </w:rPr>
          <w:t>51</w:t>
        </w:r>
        <w:r>
          <w:rPr>
            <w:noProof/>
            <w:webHidden/>
          </w:rPr>
          <w:fldChar w:fldCharType="end"/>
        </w:r>
      </w:hyperlink>
    </w:p>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hyperlink w:anchor="_Toc264369924" w:history="1">
        <w:r w:rsidR="000728C4" w:rsidRPr="00862A90">
          <w:rPr>
            <w:rStyle w:val="Hyperlink"/>
            <w:rFonts w:cs="Times New Roman"/>
            <w:noProof/>
          </w:rPr>
          <w:t xml:space="preserve">Table 6.4: </w:t>
        </w:r>
        <w:r w:rsidR="000728C4">
          <w:rPr>
            <w:rStyle w:val="Hyperlink"/>
            <w:rFonts w:cs="Times New Roman"/>
            <w:noProof/>
          </w:rPr>
          <w:t>Service center</w:t>
        </w:r>
        <w:r w:rsidR="000728C4" w:rsidRPr="00862A90">
          <w:rPr>
            <w:rStyle w:val="Hyperlink"/>
            <w:rFonts w:cs="Times New Roman"/>
            <w:noProof/>
          </w:rPr>
          <w:t xml:space="preserve"> servers’ characteristics</w:t>
        </w:r>
        <w:r w:rsidR="000728C4">
          <w:rPr>
            <w:noProof/>
            <w:webHidden/>
          </w:rPr>
          <w:tab/>
        </w:r>
        <w:r>
          <w:rPr>
            <w:noProof/>
            <w:webHidden/>
          </w:rPr>
          <w:fldChar w:fldCharType="begin"/>
        </w:r>
        <w:r w:rsidR="000728C4">
          <w:rPr>
            <w:noProof/>
            <w:webHidden/>
          </w:rPr>
          <w:instrText xml:space="preserve"> PAGEREF _Toc264369924 \h </w:instrText>
        </w:r>
        <w:r>
          <w:rPr>
            <w:noProof/>
            <w:webHidden/>
          </w:rPr>
        </w:r>
        <w:r>
          <w:rPr>
            <w:noProof/>
            <w:webHidden/>
          </w:rPr>
          <w:fldChar w:fldCharType="separate"/>
        </w:r>
        <w:r w:rsidR="00825075">
          <w:rPr>
            <w:noProof/>
            <w:webHidden/>
          </w:rPr>
          <w:t>56</w:t>
        </w:r>
        <w:r>
          <w:rPr>
            <w:noProof/>
            <w:webHidden/>
          </w:rPr>
          <w:fldChar w:fldCharType="end"/>
        </w:r>
      </w:hyperlink>
    </w:p>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hyperlink w:anchor="_Toc264369925" w:history="1">
        <w:r w:rsidR="000728C4" w:rsidRPr="00862A90">
          <w:rPr>
            <w:rStyle w:val="Hyperlink"/>
            <w:rFonts w:cs="Times New Roman"/>
            <w:noProof/>
          </w:rPr>
          <w:t>Table 6.5: Received tasks SLA requirements</w:t>
        </w:r>
        <w:r w:rsidR="000728C4">
          <w:rPr>
            <w:noProof/>
            <w:webHidden/>
          </w:rPr>
          <w:tab/>
        </w:r>
        <w:r>
          <w:rPr>
            <w:noProof/>
            <w:webHidden/>
          </w:rPr>
          <w:fldChar w:fldCharType="begin"/>
        </w:r>
        <w:r w:rsidR="000728C4">
          <w:rPr>
            <w:noProof/>
            <w:webHidden/>
          </w:rPr>
          <w:instrText xml:space="preserve"> PAGEREF _Toc264369925 \h </w:instrText>
        </w:r>
        <w:r>
          <w:rPr>
            <w:noProof/>
            <w:webHidden/>
          </w:rPr>
        </w:r>
        <w:r>
          <w:rPr>
            <w:noProof/>
            <w:webHidden/>
          </w:rPr>
          <w:fldChar w:fldCharType="separate"/>
        </w:r>
        <w:r w:rsidR="00825075">
          <w:rPr>
            <w:noProof/>
            <w:webHidden/>
          </w:rPr>
          <w:t>56</w:t>
        </w:r>
        <w:r>
          <w:rPr>
            <w:noProof/>
            <w:webHidden/>
          </w:rPr>
          <w:fldChar w:fldCharType="end"/>
        </w:r>
      </w:hyperlink>
    </w:p>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hyperlink w:anchor="_Toc264369926" w:history="1">
        <w:r w:rsidR="000728C4" w:rsidRPr="00862A90">
          <w:rPr>
            <w:rStyle w:val="Hyperlink"/>
            <w:rFonts w:cs="Times New Roman"/>
            <w:noProof/>
          </w:rPr>
          <w:t>Table 6.6: Virtual Machines Resource Allocation</w:t>
        </w:r>
        <w:r w:rsidR="000728C4">
          <w:rPr>
            <w:noProof/>
            <w:webHidden/>
          </w:rPr>
          <w:tab/>
        </w:r>
        <w:r>
          <w:rPr>
            <w:noProof/>
            <w:webHidden/>
          </w:rPr>
          <w:fldChar w:fldCharType="begin"/>
        </w:r>
        <w:r w:rsidR="000728C4">
          <w:rPr>
            <w:noProof/>
            <w:webHidden/>
          </w:rPr>
          <w:instrText xml:space="preserve"> PAGEREF _Toc264369926 \h </w:instrText>
        </w:r>
        <w:r>
          <w:rPr>
            <w:noProof/>
            <w:webHidden/>
          </w:rPr>
        </w:r>
        <w:r>
          <w:rPr>
            <w:noProof/>
            <w:webHidden/>
          </w:rPr>
          <w:fldChar w:fldCharType="separate"/>
        </w:r>
        <w:r w:rsidR="00825075">
          <w:rPr>
            <w:noProof/>
            <w:webHidden/>
          </w:rPr>
          <w:t>60</w:t>
        </w:r>
        <w:r>
          <w:rPr>
            <w:noProof/>
            <w:webHidden/>
          </w:rPr>
          <w:fldChar w:fldCharType="end"/>
        </w:r>
      </w:hyperlink>
    </w:p>
    <w:p w:rsidR="000728C4" w:rsidRDefault="003E2112" w:rsidP="000728C4">
      <w:pPr>
        <w:spacing w:after="120"/>
      </w:pPr>
      <w:r>
        <w:fldChar w:fldCharType="end"/>
      </w: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Pr>
        <w:pStyle w:val="Title"/>
      </w:pPr>
      <w:r>
        <w:lastRenderedPageBreak/>
        <w:t>List of Listings</w:t>
      </w:r>
    </w:p>
    <w:p w:rsidR="000728C4" w:rsidRDefault="000728C4" w:rsidP="000728C4">
      <w:pPr>
        <w:pStyle w:val="TableofFigures"/>
        <w:tabs>
          <w:tab w:val="right" w:leader="dot" w:pos="9350"/>
        </w:tabs>
      </w:pPr>
    </w:p>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r w:rsidRPr="003E2112">
        <w:fldChar w:fldCharType="begin"/>
      </w:r>
      <w:r w:rsidR="000728C4">
        <w:instrText xml:space="preserve"> TOC \h \z \c "Listing" </w:instrText>
      </w:r>
      <w:r w:rsidRPr="003E2112">
        <w:fldChar w:fldCharType="separate"/>
      </w:r>
      <w:hyperlink w:anchor="_Toc264370230" w:history="1">
        <w:r w:rsidR="000728C4" w:rsidRPr="003A3677">
          <w:rPr>
            <w:rStyle w:val="Hyperlink"/>
            <w:noProof/>
          </w:rPr>
          <w:t>Listing 4.1: IIRG Extraction Algorithm</w:t>
        </w:r>
        <w:r w:rsidR="000728C4">
          <w:rPr>
            <w:noProof/>
            <w:webHidden/>
          </w:rPr>
          <w:tab/>
        </w:r>
        <w:r>
          <w:rPr>
            <w:noProof/>
            <w:webHidden/>
          </w:rPr>
          <w:fldChar w:fldCharType="begin"/>
        </w:r>
        <w:r w:rsidR="000728C4">
          <w:rPr>
            <w:noProof/>
            <w:webHidden/>
          </w:rPr>
          <w:instrText xml:space="preserve"> PAGEREF _Toc264370230 \h </w:instrText>
        </w:r>
        <w:r>
          <w:rPr>
            <w:noProof/>
            <w:webHidden/>
          </w:rPr>
        </w:r>
        <w:r>
          <w:rPr>
            <w:noProof/>
            <w:webHidden/>
          </w:rPr>
          <w:fldChar w:fldCharType="separate"/>
        </w:r>
        <w:r w:rsidR="00825075">
          <w:rPr>
            <w:noProof/>
            <w:webHidden/>
          </w:rPr>
          <w:t>20</w:t>
        </w:r>
        <w:r>
          <w:rPr>
            <w:noProof/>
            <w:webHidden/>
          </w:rPr>
          <w:fldChar w:fldCharType="end"/>
        </w:r>
      </w:hyperlink>
    </w:p>
    <w:p w:rsidR="000728C4" w:rsidRDefault="003E2112" w:rsidP="000728C4">
      <w:pPr>
        <w:pStyle w:val="TableofFigures"/>
        <w:tabs>
          <w:tab w:val="right" w:leader="dot" w:pos="9350"/>
        </w:tabs>
        <w:spacing w:after="120"/>
        <w:rPr>
          <w:rStyle w:val="Hyperlink"/>
          <w:noProof/>
        </w:rPr>
      </w:pPr>
      <w:hyperlink w:anchor="_Toc264370231" w:history="1">
        <w:r w:rsidR="000728C4" w:rsidRPr="003A3677">
          <w:rPr>
            <w:rStyle w:val="Hyperlink"/>
            <w:noProof/>
          </w:rPr>
          <w:t>Listing 4.2: Reinforcement Learning Algorithm</w:t>
        </w:r>
        <w:r w:rsidR="000728C4">
          <w:rPr>
            <w:noProof/>
            <w:webHidden/>
          </w:rPr>
          <w:tab/>
        </w:r>
        <w:r>
          <w:rPr>
            <w:noProof/>
            <w:webHidden/>
          </w:rPr>
          <w:fldChar w:fldCharType="begin"/>
        </w:r>
        <w:r w:rsidR="000728C4">
          <w:rPr>
            <w:noProof/>
            <w:webHidden/>
          </w:rPr>
          <w:instrText xml:space="preserve"> PAGEREF _Toc264370231 \h </w:instrText>
        </w:r>
        <w:r>
          <w:rPr>
            <w:noProof/>
            <w:webHidden/>
          </w:rPr>
        </w:r>
        <w:r>
          <w:rPr>
            <w:noProof/>
            <w:webHidden/>
          </w:rPr>
          <w:fldChar w:fldCharType="separate"/>
        </w:r>
        <w:r w:rsidR="00825075">
          <w:rPr>
            <w:noProof/>
            <w:webHidden/>
          </w:rPr>
          <w:t>23</w:t>
        </w:r>
        <w:r>
          <w:rPr>
            <w:noProof/>
            <w:webHidden/>
          </w:rPr>
          <w:fldChar w:fldCharType="end"/>
        </w:r>
      </w:hyperlink>
    </w:p>
    <w:p w:rsidR="000728C4" w:rsidRPr="000C2601" w:rsidRDefault="000728C4" w:rsidP="000728C4">
      <w:pPr>
        <w:rPr>
          <w:noProof/>
        </w:rPr>
      </w:pPr>
    </w:p>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hyperlink w:anchor="_Toc264370232" w:history="1">
        <w:r w:rsidR="000728C4" w:rsidRPr="003A3677">
          <w:rPr>
            <w:rStyle w:val="Hyperlink"/>
            <w:noProof/>
          </w:rPr>
          <w:t>Listing 5.1: SWRL QoS Policy Example</w:t>
        </w:r>
        <w:r w:rsidR="000728C4">
          <w:rPr>
            <w:noProof/>
            <w:webHidden/>
          </w:rPr>
          <w:tab/>
        </w:r>
        <w:r>
          <w:rPr>
            <w:noProof/>
            <w:webHidden/>
          </w:rPr>
          <w:fldChar w:fldCharType="begin"/>
        </w:r>
        <w:r w:rsidR="000728C4">
          <w:rPr>
            <w:noProof/>
            <w:webHidden/>
          </w:rPr>
          <w:instrText xml:space="preserve"> PAGEREF _Toc264370232 \h </w:instrText>
        </w:r>
        <w:r>
          <w:rPr>
            <w:noProof/>
            <w:webHidden/>
          </w:rPr>
        </w:r>
        <w:r>
          <w:rPr>
            <w:noProof/>
            <w:webHidden/>
          </w:rPr>
          <w:fldChar w:fldCharType="separate"/>
        </w:r>
        <w:r w:rsidR="00825075">
          <w:rPr>
            <w:noProof/>
            <w:webHidden/>
          </w:rPr>
          <w:t>32</w:t>
        </w:r>
        <w:r>
          <w:rPr>
            <w:noProof/>
            <w:webHidden/>
          </w:rPr>
          <w:fldChar w:fldCharType="end"/>
        </w:r>
      </w:hyperlink>
    </w:p>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hyperlink w:anchor="_Toc264370233" w:history="1">
        <w:r w:rsidR="000728C4" w:rsidRPr="003A3677">
          <w:rPr>
            <w:rStyle w:val="Hyperlink"/>
            <w:noProof/>
          </w:rPr>
          <w:t>Listing 5.3: Context Management Log Example</w:t>
        </w:r>
        <w:r w:rsidR="000728C4">
          <w:rPr>
            <w:noProof/>
            <w:webHidden/>
          </w:rPr>
          <w:tab/>
        </w:r>
        <w:r>
          <w:rPr>
            <w:noProof/>
            <w:webHidden/>
          </w:rPr>
          <w:fldChar w:fldCharType="begin"/>
        </w:r>
        <w:r w:rsidR="000728C4">
          <w:rPr>
            <w:noProof/>
            <w:webHidden/>
          </w:rPr>
          <w:instrText xml:space="preserve"> PAGEREF _Toc264370233 \h </w:instrText>
        </w:r>
        <w:r>
          <w:rPr>
            <w:noProof/>
            <w:webHidden/>
          </w:rPr>
        </w:r>
        <w:r>
          <w:rPr>
            <w:noProof/>
            <w:webHidden/>
          </w:rPr>
          <w:fldChar w:fldCharType="separate"/>
        </w:r>
        <w:r w:rsidR="00825075">
          <w:rPr>
            <w:noProof/>
            <w:webHidden/>
          </w:rPr>
          <w:t>33</w:t>
        </w:r>
        <w:r>
          <w:rPr>
            <w:noProof/>
            <w:webHidden/>
          </w:rPr>
          <w:fldChar w:fldCharType="end"/>
        </w:r>
      </w:hyperlink>
    </w:p>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hyperlink w:anchor="_Toc264370234" w:history="1">
        <w:r w:rsidR="000728C4" w:rsidRPr="003A3677">
          <w:rPr>
            <w:rStyle w:val="Hyperlink"/>
            <w:noProof/>
          </w:rPr>
          <w:t>Listing 5.4: CPU Entity Java Representation</w:t>
        </w:r>
        <w:r w:rsidR="000728C4">
          <w:rPr>
            <w:noProof/>
            <w:webHidden/>
          </w:rPr>
          <w:tab/>
        </w:r>
        <w:r>
          <w:rPr>
            <w:noProof/>
            <w:webHidden/>
          </w:rPr>
          <w:fldChar w:fldCharType="begin"/>
        </w:r>
        <w:r w:rsidR="000728C4">
          <w:rPr>
            <w:noProof/>
            <w:webHidden/>
          </w:rPr>
          <w:instrText xml:space="preserve"> PAGEREF _Toc264370234 \h </w:instrText>
        </w:r>
        <w:r>
          <w:rPr>
            <w:noProof/>
            <w:webHidden/>
          </w:rPr>
        </w:r>
        <w:r>
          <w:rPr>
            <w:noProof/>
            <w:webHidden/>
          </w:rPr>
          <w:fldChar w:fldCharType="separate"/>
        </w:r>
        <w:r w:rsidR="00825075">
          <w:rPr>
            <w:noProof/>
            <w:webHidden/>
          </w:rPr>
          <w:t>36</w:t>
        </w:r>
        <w:r>
          <w:rPr>
            <w:noProof/>
            <w:webHidden/>
          </w:rPr>
          <w:fldChar w:fldCharType="end"/>
        </w:r>
      </w:hyperlink>
    </w:p>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hyperlink w:anchor="_Toc264370235" w:history="1">
        <w:r w:rsidR="000728C4" w:rsidRPr="003A3677">
          <w:rPr>
            <w:rStyle w:val="Hyperlink"/>
            <w:noProof/>
          </w:rPr>
          <w:t>Listing 5.5: SensorAPI functionality</w:t>
        </w:r>
        <w:r w:rsidR="000728C4">
          <w:rPr>
            <w:noProof/>
            <w:webHidden/>
          </w:rPr>
          <w:tab/>
        </w:r>
        <w:r>
          <w:rPr>
            <w:noProof/>
            <w:webHidden/>
          </w:rPr>
          <w:fldChar w:fldCharType="begin"/>
        </w:r>
        <w:r w:rsidR="000728C4">
          <w:rPr>
            <w:noProof/>
            <w:webHidden/>
          </w:rPr>
          <w:instrText xml:space="preserve"> PAGEREF _Toc264370235 \h </w:instrText>
        </w:r>
        <w:r>
          <w:rPr>
            <w:noProof/>
            <w:webHidden/>
          </w:rPr>
        </w:r>
        <w:r>
          <w:rPr>
            <w:noProof/>
            <w:webHidden/>
          </w:rPr>
          <w:fldChar w:fldCharType="separate"/>
        </w:r>
        <w:r w:rsidR="00825075">
          <w:rPr>
            <w:noProof/>
            <w:webHidden/>
          </w:rPr>
          <w:t>37</w:t>
        </w:r>
        <w:r>
          <w:rPr>
            <w:noProof/>
            <w:webHidden/>
          </w:rPr>
          <w:fldChar w:fldCharType="end"/>
        </w:r>
      </w:hyperlink>
    </w:p>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hyperlink w:anchor="_Toc264370236" w:history="1">
        <w:r w:rsidR="000728C4" w:rsidRPr="003A3677">
          <w:rPr>
            <w:rStyle w:val="Hyperlink"/>
            <w:noProof/>
          </w:rPr>
          <w:t>Listing 5.6: X3D File Shape Entry</w:t>
        </w:r>
        <w:r w:rsidR="000728C4">
          <w:rPr>
            <w:noProof/>
            <w:webHidden/>
          </w:rPr>
          <w:tab/>
        </w:r>
        <w:r>
          <w:rPr>
            <w:noProof/>
            <w:webHidden/>
          </w:rPr>
          <w:fldChar w:fldCharType="begin"/>
        </w:r>
        <w:r w:rsidR="000728C4">
          <w:rPr>
            <w:noProof/>
            <w:webHidden/>
          </w:rPr>
          <w:instrText xml:space="preserve"> PAGEREF _Toc264370236 \h </w:instrText>
        </w:r>
        <w:r>
          <w:rPr>
            <w:noProof/>
            <w:webHidden/>
          </w:rPr>
        </w:r>
        <w:r>
          <w:rPr>
            <w:noProof/>
            <w:webHidden/>
          </w:rPr>
          <w:fldChar w:fldCharType="separate"/>
        </w:r>
        <w:r w:rsidR="00825075">
          <w:rPr>
            <w:noProof/>
            <w:webHidden/>
          </w:rPr>
          <w:t>41</w:t>
        </w:r>
        <w:r>
          <w:rPr>
            <w:noProof/>
            <w:webHidden/>
          </w:rPr>
          <w:fldChar w:fldCharType="end"/>
        </w:r>
      </w:hyperlink>
    </w:p>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hyperlink w:anchor="_Toc264370237" w:history="1">
        <w:r w:rsidR="000728C4" w:rsidRPr="003A3677">
          <w:rPr>
            <w:rStyle w:val="Hyperlink"/>
            <w:noProof/>
          </w:rPr>
          <w:t>Listing 5.7: FCL specification</w:t>
        </w:r>
        <w:r w:rsidR="000728C4">
          <w:rPr>
            <w:noProof/>
            <w:webHidden/>
          </w:rPr>
          <w:tab/>
        </w:r>
        <w:r>
          <w:rPr>
            <w:noProof/>
            <w:webHidden/>
          </w:rPr>
          <w:fldChar w:fldCharType="begin"/>
        </w:r>
        <w:r w:rsidR="000728C4">
          <w:rPr>
            <w:noProof/>
            <w:webHidden/>
          </w:rPr>
          <w:instrText xml:space="preserve"> PAGEREF _Toc264370237 \h </w:instrText>
        </w:r>
        <w:r>
          <w:rPr>
            <w:noProof/>
            <w:webHidden/>
          </w:rPr>
        </w:r>
        <w:r>
          <w:rPr>
            <w:noProof/>
            <w:webHidden/>
          </w:rPr>
          <w:fldChar w:fldCharType="separate"/>
        </w:r>
        <w:r w:rsidR="00825075">
          <w:rPr>
            <w:noProof/>
            <w:webHidden/>
          </w:rPr>
          <w:t>47</w:t>
        </w:r>
        <w:r>
          <w:rPr>
            <w:noProof/>
            <w:webHidden/>
          </w:rPr>
          <w:fldChar w:fldCharType="end"/>
        </w:r>
      </w:hyperlink>
    </w:p>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hyperlink w:anchor="_Toc264370238" w:history="1">
        <w:r w:rsidR="000728C4" w:rsidRPr="003A3677">
          <w:rPr>
            <w:rStyle w:val="Hyperlink"/>
            <w:noProof/>
          </w:rPr>
          <w:t>Listing 5.8: Server Management Interface</w:t>
        </w:r>
        <w:r w:rsidR="000728C4">
          <w:rPr>
            <w:noProof/>
            <w:webHidden/>
          </w:rPr>
          <w:tab/>
        </w:r>
        <w:r>
          <w:rPr>
            <w:noProof/>
            <w:webHidden/>
          </w:rPr>
          <w:fldChar w:fldCharType="begin"/>
        </w:r>
        <w:r w:rsidR="000728C4">
          <w:rPr>
            <w:noProof/>
            <w:webHidden/>
          </w:rPr>
          <w:instrText xml:space="preserve"> PAGEREF _Toc264370238 \h </w:instrText>
        </w:r>
        <w:r>
          <w:rPr>
            <w:noProof/>
            <w:webHidden/>
          </w:rPr>
        </w:r>
        <w:r>
          <w:rPr>
            <w:noProof/>
            <w:webHidden/>
          </w:rPr>
          <w:fldChar w:fldCharType="separate"/>
        </w:r>
        <w:r w:rsidR="00825075">
          <w:rPr>
            <w:noProof/>
            <w:webHidden/>
          </w:rPr>
          <w:t>48</w:t>
        </w:r>
        <w:r>
          <w:rPr>
            <w:noProof/>
            <w:webHidden/>
          </w:rPr>
          <w:fldChar w:fldCharType="end"/>
        </w:r>
      </w:hyperlink>
    </w:p>
    <w:p w:rsidR="000728C4" w:rsidRDefault="003E2112" w:rsidP="000728C4">
      <w:pPr>
        <w:pStyle w:val="TableofFigures"/>
        <w:tabs>
          <w:tab w:val="right" w:leader="dot" w:pos="9350"/>
        </w:tabs>
        <w:spacing w:after="120"/>
        <w:rPr>
          <w:rStyle w:val="Hyperlink"/>
          <w:noProof/>
        </w:rPr>
      </w:pPr>
      <w:hyperlink w:anchor="_Toc264370239" w:history="1">
        <w:r w:rsidR="000728C4" w:rsidRPr="003A3677">
          <w:rPr>
            <w:rStyle w:val="Hyperlink"/>
            <w:noProof/>
          </w:rPr>
          <w:t>Listing 5.9: WIN32 WMI Specific Functions</w:t>
        </w:r>
        <w:r w:rsidR="000728C4">
          <w:rPr>
            <w:noProof/>
            <w:webHidden/>
          </w:rPr>
          <w:tab/>
        </w:r>
        <w:r>
          <w:rPr>
            <w:noProof/>
            <w:webHidden/>
          </w:rPr>
          <w:fldChar w:fldCharType="begin"/>
        </w:r>
        <w:r w:rsidR="000728C4">
          <w:rPr>
            <w:noProof/>
            <w:webHidden/>
          </w:rPr>
          <w:instrText xml:space="preserve"> PAGEREF _Toc264370239 \h </w:instrText>
        </w:r>
        <w:r>
          <w:rPr>
            <w:noProof/>
            <w:webHidden/>
          </w:rPr>
        </w:r>
        <w:r>
          <w:rPr>
            <w:noProof/>
            <w:webHidden/>
          </w:rPr>
          <w:fldChar w:fldCharType="separate"/>
        </w:r>
        <w:r w:rsidR="00825075">
          <w:rPr>
            <w:noProof/>
            <w:webHidden/>
          </w:rPr>
          <w:t>49</w:t>
        </w:r>
        <w:r>
          <w:rPr>
            <w:noProof/>
            <w:webHidden/>
          </w:rPr>
          <w:fldChar w:fldCharType="end"/>
        </w:r>
      </w:hyperlink>
    </w:p>
    <w:p w:rsidR="000728C4" w:rsidRPr="000C2601" w:rsidRDefault="000728C4" w:rsidP="000728C4">
      <w:pPr>
        <w:rPr>
          <w:noProof/>
        </w:rPr>
      </w:pPr>
    </w:p>
    <w:p w:rsidR="000728C4" w:rsidRDefault="003E2112" w:rsidP="000728C4">
      <w:pPr>
        <w:pStyle w:val="TableofFigures"/>
        <w:tabs>
          <w:tab w:val="right" w:leader="dot" w:pos="9350"/>
        </w:tabs>
        <w:spacing w:after="120"/>
        <w:rPr>
          <w:rFonts w:eastAsiaTheme="minorEastAsia" w:cstheme="minorBidi"/>
          <w:smallCaps w:val="0"/>
          <w:noProof/>
          <w:sz w:val="22"/>
          <w:szCs w:val="22"/>
          <w:lang w:bidi="ar-SA"/>
        </w:rPr>
      </w:pPr>
      <w:hyperlink w:anchor="_Toc264370240" w:history="1">
        <w:r w:rsidR="000728C4" w:rsidRPr="003A3677">
          <w:rPr>
            <w:rStyle w:val="Hyperlink"/>
            <w:noProof/>
          </w:rPr>
          <w:t>Listing 6.1: Alarm Sensor Simulation Web Service</w:t>
        </w:r>
        <w:r w:rsidR="000728C4">
          <w:rPr>
            <w:noProof/>
            <w:webHidden/>
          </w:rPr>
          <w:tab/>
        </w:r>
        <w:r>
          <w:rPr>
            <w:noProof/>
            <w:webHidden/>
          </w:rPr>
          <w:fldChar w:fldCharType="begin"/>
        </w:r>
        <w:r w:rsidR="000728C4">
          <w:rPr>
            <w:noProof/>
            <w:webHidden/>
          </w:rPr>
          <w:instrText xml:space="preserve"> PAGEREF _Toc264370240 \h </w:instrText>
        </w:r>
        <w:r>
          <w:rPr>
            <w:noProof/>
            <w:webHidden/>
          </w:rPr>
        </w:r>
        <w:r>
          <w:rPr>
            <w:noProof/>
            <w:webHidden/>
          </w:rPr>
          <w:fldChar w:fldCharType="separate"/>
        </w:r>
        <w:r w:rsidR="00825075">
          <w:rPr>
            <w:noProof/>
            <w:webHidden/>
          </w:rPr>
          <w:t>51</w:t>
        </w:r>
        <w:r>
          <w:rPr>
            <w:noProof/>
            <w:webHidden/>
          </w:rPr>
          <w:fldChar w:fldCharType="end"/>
        </w:r>
      </w:hyperlink>
    </w:p>
    <w:p w:rsidR="000728C4" w:rsidRDefault="003E2112" w:rsidP="000728C4">
      <w:pPr>
        <w:spacing w:after="120"/>
      </w:pPr>
      <w:r>
        <w:fldChar w:fldCharType="end"/>
      </w: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Pr>
        <w:pStyle w:val="Title"/>
      </w:pPr>
      <w:r>
        <w:lastRenderedPageBreak/>
        <w:t>List of Equations</w:t>
      </w:r>
    </w:p>
    <w:p w:rsidR="000728C4" w:rsidRDefault="000728C4" w:rsidP="000728C4">
      <w:pPr>
        <w:pStyle w:val="TableofFigures"/>
        <w:tabs>
          <w:tab w:val="right" w:leader="dot" w:pos="9350"/>
        </w:tabs>
      </w:pPr>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r w:rsidRPr="003E2112">
        <w:fldChar w:fldCharType="begin"/>
      </w:r>
      <w:r w:rsidR="000728C4">
        <w:instrText xml:space="preserve"> TOC \h \z \c "Equation" </w:instrText>
      </w:r>
      <w:r w:rsidRPr="003E2112">
        <w:fldChar w:fldCharType="separate"/>
      </w:r>
      <w:hyperlink w:anchor="_Toc264370361" w:history="1">
        <w:r w:rsidR="000728C4" w:rsidRPr="00721190">
          <w:rPr>
            <w:rStyle w:val="Hyperlink"/>
            <w:rFonts w:cs="Times New Roman"/>
            <w:noProof/>
          </w:rPr>
          <w:t>Equation 4.1: Policy Specification</w:t>
        </w:r>
        <w:r w:rsidR="000728C4">
          <w:rPr>
            <w:noProof/>
            <w:webHidden/>
          </w:rPr>
          <w:tab/>
        </w:r>
        <w:r>
          <w:rPr>
            <w:noProof/>
            <w:webHidden/>
          </w:rPr>
          <w:fldChar w:fldCharType="begin"/>
        </w:r>
        <w:r w:rsidR="000728C4">
          <w:rPr>
            <w:noProof/>
            <w:webHidden/>
          </w:rPr>
          <w:instrText xml:space="preserve"> PAGEREF _Toc264370361 \h </w:instrText>
        </w:r>
        <w:r>
          <w:rPr>
            <w:noProof/>
            <w:webHidden/>
          </w:rPr>
        </w:r>
        <w:r>
          <w:rPr>
            <w:noProof/>
            <w:webHidden/>
          </w:rPr>
          <w:fldChar w:fldCharType="separate"/>
        </w:r>
        <w:r w:rsidR="00825075">
          <w:rPr>
            <w:noProof/>
            <w:webHidden/>
          </w:rPr>
          <w:t>17</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2" w:history="1">
        <w:r w:rsidR="000728C4" w:rsidRPr="00721190">
          <w:rPr>
            <w:rStyle w:val="Hyperlink"/>
            <w:rFonts w:cs="Times New Roman"/>
            <w:noProof/>
          </w:rPr>
          <w:t>Equation 4.2: Entropy Formula</w:t>
        </w:r>
        <w:r w:rsidR="000728C4">
          <w:rPr>
            <w:noProof/>
            <w:webHidden/>
          </w:rPr>
          <w:tab/>
        </w:r>
        <w:r>
          <w:rPr>
            <w:noProof/>
            <w:webHidden/>
          </w:rPr>
          <w:fldChar w:fldCharType="begin"/>
        </w:r>
        <w:r w:rsidR="000728C4">
          <w:rPr>
            <w:noProof/>
            <w:webHidden/>
          </w:rPr>
          <w:instrText xml:space="preserve"> PAGEREF _Toc264370362 \h </w:instrText>
        </w:r>
        <w:r>
          <w:rPr>
            <w:noProof/>
            <w:webHidden/>
          </w:rPr>
        </w:r>
        <w:r>
          <w:rPr>
            <w:noProof/>
            <w:webHidden/>
          </w:rPr>
          <w:fldChar w:fldCharType="separate"/>
        </w:r>
        <w:r w:rsidR="00825075">
          <w:rPr>
            <w:noProof/>
            <w:webHidden/>
          </w:rPr>
          <w:t>18</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3" w:history="1">
        <w:r w:rsidR="000728C4" w:rsidRPr="00721190">
          <w:rPr>
            <w:rStyle w:val="Hyperlink"/>
            <w:rFonts w:cs="Times New Roman"/>
            <w:noProof/>
          </w:rPr>
          <w:t>Equation 4.3: Reward function</w:t>
        </w:r>
        <w:r w:rsidR="000728C4">
          <w:rPr>
            <w:noProof/>
            <w:webHidden/>
          </w:rPr>
          <w:tab/>
        </w:r>
        <w:r>
          <w:rPr>
            <w:noProof/>
            <w:webHidden/>
          </w:rPr>
          <w:fldChar w:fldCharType="begin"/>
        </w:r>
        <w:r w:rsidR="000728C4">
          <w:rPr>
            <w:noProof/>
            <w:webHidden/>
          </w:rPr>
          <w:instrText xml:space="preserve"> PAGEREF _Toc264370363 \h </w:instrText>
        </w:r>
        <w:r>
          <w:rPr>
            <w:noProof/>
            <w:webHidden/>
          </w:rPr>
        </w:r>
        <w:r>
          <w:rPr>
            <w:noProof/>
            <w:webHidden/>
          </w:rPr>
          <w:fldChar w:fldCharType="separate"/>
        </w:r>
        <w:r w:rsidR="00825075">
          <w:rPr>
            <w:noProof/>
            <w:webHidden/>
          </w:rPr>
          <w:t>18</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4" w:history="1">
        <w:r w:rsidR="000728C4" w:rsidRPr="00721190">
          <w:rPr>
            <w:rStyle w:val="Hyperlink"/>
            <w:rFonts w:cs="Times New Roman"/>
            <w:noProof/>
          </w:rPr>
          <w:t>Equation 4.4: Dependency Relation</w:t>
        </w:r>
        <w:r w:rsidR="000728C4">
          <w:rPr>
            <w:noProof/>
            <w:webHidden/>
          </w:rPr>
          <w:tab/>
        </w:r>
        <w:r>
          <w:rPr>
            <w:noProof/>
            <w:webHidden/>
          </w:rPr>
          <w:fldChar w:fldCharType="begin"/>
        </w:r>
        <w:r w:rsidR="000728C4">
          <w:rPr>
            <w:noProof/>
            <w:webHidden/>
          </w:rPr>
          <w:instrText xml:space="preserve"> PAGEREF _Toc264370364 \h </w:instrText>
        </w:r>
        <w:r>
          <w:rPr>
            <w:noProof/>
            <w:webHidden/>
          </w:rPr>
        </w:r>
        <w:r>
          <w:rPr>
            <w:noProof/>
            <w:webHidden/>
          </w:rPr>
          <w:fldChar w:fldCharType="separate"/>
        </w:r>
        <w:r w:rsidR="00825075">
          <w:rPr>
            <w:noProof/>
            <w:webHidden/>
          </w:rPr>
          <w:t>19</w:t>
        </w:r>
        <w:r>
          <w:rPr>
            <w:noProof/>
            <w:webHidden/>
          </w:rPr>
          <w:fldChar w:fldCharType="end"/>
        </w:r>
      </w:hyperlink>
    </w:p>
    <w:p w:rsidR="000728C4" w:rsidRDefault="003E2112"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5" w:history="1">
        <w:r w:rsidR="000728C4" w:rsidRPr="00721190">
          <w:rPr>
            <w:rStyle w:val="Hyperlink"/>
            <w:rFonts w:cs="Times New Roman"/>
            <w:noProof/>
          </w:rPr>
          <w:t>Equation 4.5: Center Of Gravity Formula</w:t>
        </w:r>
        <w:r w:rsidR="000728C4">
          <w:rPr>
            <w:noProof/>
            <w:webHidden/>
          </w:rPr>
          <w:tab/>
        </w:r>
        <w:r>
          <w:rPr>
            <w:noProof/>
            <w:webHidden/>
          </w:rPr>
          <w:fldChar w:fldCharType="begin"/>
        </w:r>
        <w:r w:rsidR="000728C4">
          <w:rPr>
            <w:noProof/>
            <w:webHidden/>
          </w:rPr>
          <w:instrText xml:space="preserve"> PAGEREF _Toc264370365 \h </w:instrText>
        </w:r>
        <w:r>
          <w:rPr>
            <w:noProof/>
            <w:webHidden/>
          </w:rPr>
        </w:r>
        <w:r>
          <w:rPr>
            <w:noProof/>
            <w:webHidden/>
          </w:rPr>
          <w:fldChar w:fldCharType="separate"/>
        </w:r>
        <w:r w:rsidR="00825075">
          <w:rPr>
            <w:noProof/>
            <w:webHidden/>
          </w:rPr>
          <w:t>26</w:t>
        </w:r>
        <w:r>
          <w:rPr>
            <w:noProof/>
            <w:webHidden/>
          </w:rPr>
          <w:fldChar w:fldCharType="end"/>
        </w:r>
      </w:hyperlink>
    </w:p>
    <w:p w:rsidR="000728C4" w:rsidRDefault="003E2112" w:rsidP="000728C4">
      <w:r>
        <w:fldChar w:fldCharType="end"/>
      </w: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Pr="002033DA" w:rsidRDefault="000728C4" w:rsidP="000728C4"/>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sectPr w:rsidR="000728C4" w:rsidSect="008810A9">
          <w:footerReference w:type="even" r:id="rId10"/>
          <w:footerReference w:type="default" r:id="rId11"/>
          <w:pgSz w:w="12240" w:h="15840"/>
          <w:pgMar w:top="1440" w:right="1440" w:bottom="1440" w:left="1440" w:header="720" w:footer="720" w:gutter="0"/>
          <w:pgNumType w:start="1"/>
          <w:cols w:space="720"/>
          <w:docGrid w:linePitch="360"/>
        </w:sectPr>
      </w:pPr>
    </w:p>
    <w:p w:rsidR="000728C4" w:rsidRPr="00285056" w:rsidRDefault="000728C4" w:rsidP="000728C4">
      <w:pPr>
        <w:pStyle w:val="Title"/>
      </w:pPr>
      <w:r>
        <w:lastRenderedPageBreak/>
        <w:t>Chapter 1</w:t>
      </w:r>
    </w:p>
    <w:p w:rsidR="000728C4" w:rsidRPr="00CF554C" w:rsidRDefault="000728C4" w:rsidP="000728C4">
      <w:pPr>
        <w:pStyle w:val="Heading1"/>
        <w:keepNext/>
        <w:keepLines/>
        <w:numPr>
          <w:ilvl w:val="0"/>
          <w:numId w:val="7"/>
        </w:numPr>
        <w:spacing w:after="160" w:line="276" w:lineRule="auto"/>
        <w:contextualSpacing w:val="0"/>
        <w:rPr>
          <w:rFonts w:cs="Times New Roman"/>
        </w:rPr>
      </w:pPr>
      <w:bookmarkStart w:id="11" w:name="_Toc264798540"/>
      <w:bookmarkStart w:id="12" w:name="_Toc264737172"/>
      <w:bookmarkStart w:id="13" w:name="_Toc264995402"/>
      <w:r w:rsidRPr="00CF554C">
        <w:rPr>
          <w:rFonts w:cs="Times New Roman"/>
        </w:rPr>
        <w:t>Introduction</w:t>
      </w:r>
      <w:bookmarkEnd w:id="11"/>
      <w:bookmarkEnd w:id="12"/>
      <w:bookmarkEnd w:id="13"/>
    </w:p>
    <w:p w:rsidR="000728C4" w:rsidRPr="00CF554C" w:rsidRDefault="000728C4" w:rsidP="000728C4">
      <w:pPr>
        <w:rPr>
          <w:rFonts w:cs="Times New Roman"/>
        </w:rPr>
      </w:pPr>
      <w:r w:rsidRPr="00CF554C">
        <w:rPr>
          <w:rFonts w:cs="Times New Roman"/>
        </w:rPr>
        <w:t xml:space="preserve">This chapter describes the motivation behind the work that is presented in the rest of the </w:t>
      </w:r>
      <w:r>
        <w:rPr>
          <w:rFonts w:cs="Times New Roman"/>
        </w:rPr>
        <w:t>report</w:t>
      </w:r>
      <w:r w:rsidRPr="00CF554C">
        <w:rPr>
          <w:rFonts w:cs="Times New Roman"/>
        </w:rPr>
        <w:t xml:space="preserve"> and the contributions this work brings to the selected field.</w:t>
      </w:r>
    </w:p>
    <w:p w:rsidR="000728C4" w:rsidRPr="00CF554C" w:rsidRDefault="000728C4" w:rsidP="000728C4">
      <w:pPr>
        <w:pStyle w:val="Heading2"/>
        <w:keepNext/>
        <w:keepLines/>
        <w:numPr>
          <w:ilvl w:val="1"/>
          <w:numId w:val="7"/>
        </w:numPr>
        <w:spacing w:line="276" w:lineRule="auto"/>
        <w:rPr>
          <w:rFonts w:cs="Times New Roman"/>
        </w:rPr>
      </w:pPr>
      <w:bookmarkStart w:id="14" w:name="_Toc264798541"/>
      <w:bookmarkStart w:id="15" w:name="_Toc264737173"/>
      <w:bookmarkStart w:id="16" w:name="_Toc264995403"/>
      <w:r w:rsidRPr="00CF554C">
        <w:rPr>
          <w:rFonts w:cs="Times New Roman"/>
        </w:rPr>
        <w:t>Motivation</w:t>
      </w:r>
      <w:bookmarkEnd w:id="14"/>
      <w:bookmarkEnd w:id="15"/>
      <w:bookmarkEnd w:id="16"/>
      <w:r w:rsidRPr="00CF554C">
        <w:rPr>
          <w:rFonts w:cs="Times New Roman"/>
        </w:rPr>
        <w:t xml:space="preserve"> </w:t>
      </w:r>
    </w:p>
    <w:p w:rsidR="000728C4" w:rsidRPr="00CF554C" w:rsidRDefault="000728C4" w:rsidP="000728C4">
      <w:pPr>
        <w:rPr>
          <w:rFonts w:cs="Times New Roman"/>
        </w:rPr>
      </w:pPr>
      <w:r w:rsidRPr="00CF554C">
        <w:rPr>
          <w:rFonts w:cs="Times New Roman"/>
        </w:rPr>
        <w:t xml:space="preserve">The ever-growing complexity of IT threatens its growth </w:t>
      </w:r>
      <w:fldSimple w:instr=" REF _Ref264101718 \h  \* MERGEFORMAT ">
        <w:r w:rsidR="00825075" w:rsidRPr="00825075">
          <w:rPr>
            <w:rFonts w:cs="Times New Roman"/>
          </w:rPr>
          <w:t xml:space="preserve">[ </w:t>
        </w:r>
        <w:r w:rsidR="00825075" w:rsidRPr="00825075">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825075" w:rsidRPr="00825075">
          <w:rPr>
            <w:rFonts w:cs="Times New Roman"/>
          </w:rPr>
          <w:t xml:space="preserve">[ </w:t>
        </w:r>
        <w:r w:rsidR="00825075" w:rsidRPr="00825075">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0728C4" w:rsidRPr="00CF554C" w:rsidRDefault="000728C4" w:rsidP="000728C4">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825075" w:rsidRPr="00825075">
          <w:rPr>
            <w:rFonts w:cs="Times New Roman"/>
          </w:rPr>
          <w:t xml:space="preserve">[ </w:t>
        </w:r>
        <w:r w:rsidR="00825075" w:rsidRPr="00825075">
          <w:rPr>
            <w:rFonts w:cs="Times New Roman"/>
            <w:noProof/>
          </w:rPr>
          <w:t>3</w:t>
        </w:r>
      </w:fldSimple>
      <w:r w:rsidRPr="00CF554C">
        <w:rPr>
          <w:rFonts w:cs="Times New Roman"/>
        </w:rPr>
        <w:t xml:space="preserve"> ]. </w:t>
      </w:r>
    </w:p>
    <w:p w:rsidR="000728C4" w:rsidRPr="00CF554C" w:rsidRDefault="000728C4" w:rsidP="000728C4">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0728C4" w:rsidRPr="00CF554C" w:rsidRDefault="000728C4" w:rsidP="000728C4">
      <w:pPr>
        <w:keepNext/>
        <w:ind w:firstLine="720"/>
        <w:rPr>
          <w:rFonts w:cs="Times New Roman"/>
        </w:rPr>
      </w:pPr>
      <w:r w:rsidRPr="00CF554C">
        <w:rPr>
          <w:rStyle w:val="apple-style-span"/>
          <w:rFonts w:cs="Times New Roman"/>
        </w:rPr>
        <w:t xml:space="preserve">Worldwide </w:t>
      </w:r>
      <w:r>
        <w:rPr>
          <w:rStyle w:val="apple-style-span"/>
          <w:rFonts w:cs="Times New Roman"/>
        </w:rPr>
        <w:t>service center</w:t>
      </w:r>
      <w:r w:rsidRPr="00CF554C">
        <w:rPr>
          <w:rStyle w:val="apple-style-span"/>
          <w:rFonts w:cs="Times New Roman"/>
        </w:rPr>
        <w:t>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825075" w:rsidRPr="00825075">
          <w:rPr>
            <w:rFonts w:cs="Times New Roman"/>
          </w:rPr>
          <w:t xml:space="preserve">[ </w:t>
        </w:r>
        <w:r w:rsidR="00825075" w:rsidRPr="00825075">
          <w:rPr>
            <w:rFonts w:cs="Times New Roman"/>
            <w:noProof/>
          </w:rPr>
          <w:t>5</w:t>
        </w:r>
      </w:fldSimple>
      <w:r w:rsidRPr="00CF554C">
        <w:rPr>
          <w:rFonts w:cs="Times New Roman"/>
        </w:rPr>
        <w:t xml:space="preserve"> ]. The US Environmental Protection Agency estimated that in 2006 the servers and </w:t>
      </w:r>
      <w:r>
        <w:rPr>
          <w:rFonts w:cs="Times New Roman"/>
        </w:rPr>
        <w:t>service center</w:t>
      </w:r>
      <w:r w:rsidRPr="00CF554C">
        <w:rPr>
          <w:rFonts w:cs="Times New Roman"/>
        </w:rPr>
        <w:t xml:space="preserve">s power consumption accounted for 61 billion kWh, about 1.5 % of total U.S electricity consumption and for a cost of $4.5 billion </w:t>
      </w:r>
      <w:fldSimple w:instr=" REF _Ref263593051 \h  \* MERGEFORMAT ">
        <w:r w:rsidR="00825075" w:rsidRPr="00825075">
          <w:rPr>
            <w:rFonts w:cs="Times New Roman"/>
          </w:rPr>
          <w:t xml:space="preserve">[ </w:t>
        </w:r>
        <w:r w:rsidR="00825075" w:rsidRPr="00825075">
          <w:rPr>
            <w:rFonts w:cs="Times New Roman"/>
            <w:noProof/>
          </w:rPr>
          <w:t>6</w:t>
        </w:r>
      </w:fldSimple>
      <w:r w:rsidRPr="00CF554C">
        <w:rPr>
          <w:rFonts w:cs="Times New Roman"/>
        </w:rPr>
        <w:t xml:space="preserve"> ].</w:t>
      </w:r>
    </w:p>
    <w:p w:rsidR="000728C4" w:rsidRPr="00CF554C" w:rsidRDefault="000728C4" w:rsidP="000728C4">
      <w:pPr>
        <w:keepNext/>
        <w:ind w:firstLine="720"/>
        <w:rPr>
          <w:rFonts w:cs="Times New Roman"/>
        </w:rPr>
      </w:pPr>
      <w:r w:rsidRPr="00CF554C">
        <w:rPr>
          <w:rFonts w:cs="Times New Roman"/>
        </w:rPr>
        <w:t xml:space="preserve"> The same organization points out that the average </w:t>
      </w:r>
      <w:r>
        <w:rPr>
          <w:rFonts w:cs="Times New Roman"/>
        </w:rPr>
        <w:t>service center</w:t>
      </w:r>
      <w:r w:rsidRPr="00CF554C">
        <w:rPr>
          <w:rFonts w:cs="Times New Roman"/>
        </w:rPr>
        <w:t xml:space="preserve"> is only 30% efficient, with 70% of the electricity lost due to inefficiencies of power and heat dissipation, along with powering cooling equipment </w:t>
      </w:r>
      <w:fldSimple w:instr=" REF _Ref263593074 \h  \* MERGEFORMAT ">
        <w:r w:rsidR="00825075" w:rsidRPr="00825075">
          <w:rPr>
            <w:rFonts w:cs="Times New Roman"/>
          </w:rPr>
          <w:t xml:space="preserve">[ </w:t>
        </w:r>
        <w:r w:rsidR="00825075" w:rsidRPr="00825075">
          <w:rPr>
            <w:rFonts w:cs="Times New Roman"/>
            <w:noProof/>
          </w:rPr>
          <w:t>7</w:t>
        </w:r>
      </w:fldSimple>
      <w:r w:rsidRPr="00CF554C">
        <w:rPr>
          <w:rFonts w:cs="Times New Roman"/>
        </w:rPr>
        <w:t xml:space="preserve"> ]. The environmental impact of </w:t>
      </w:r>
      <w:r>
        <w:rPr>
          <w:rFonts w:cs="Times New Roman"/>
        </w:rPr>
        <w:t>service center</w:t>
      </w:r>
      <w:r w:rsidRPr="00CF554C">
        <w:rPr>
          <w:rFonts w:cs="Times New Roman"/>
        </w:rPr>
        <w:t xml:space="preserve"> expansion is of great importance, every server using 7,000 kWh of electricity and indirectly generating four tons of carbon dioxide emissions per year   </w:t>
      </w:r>
      <w:fldSimple w:instr=" REF _Ref263593083 \h  \* MERGEFORMAT ">
        <w:r w:rsidR="00825075" w:rsidRPr="00825075">
          <w:rPr>
            <w:rFonts w:cs="Times New Roman"/>
          </w:rPr>
          <w:t xml:space="preserve">[ </w:t>
        </w:r>
        <w:r w:rsidR="00825075" w:rsidRPr="00825075">
          <w:rPr>
            <w:rFonts w:cs="Times New Roman"/>
            <w:noProof/>
          </w:rPr>
          <w:t>8</w:t>
        </w:r>
      </w:fldSimple>
      <w:r w:rsidRPr="00CF554C">
        <w:rPr>
          <w:rFonts w:cs="Times New Roman"/>
        </w:rPr>
        <w:t xml:space="preserve"> ]. </w:t>
      </w:r>
    </w:p>
    <w:p w:rsidR="000728C4" w:rsidRPr="00CF554C" w:rsidRDefault="000728C4" w:rsidP="000728C4">
      <w:pPr>
        <w:ind w:firstLine="720"/>
        <w:rPr>
          <w:rStyle w:val="apple-style-span"/>
          <w:rFonts w:cs="Times New Roman"/>
        </w:rPr>
      </w:pPr>
      <w:r w:rsidRPr="00CF554C">
        <w:rPr>
          <w:rStyle w:val="apple-style-span"/>
          <w:rFonts w:cs="Times New Roman"/>
        </w:rPr>
        <w:t xml:space="preserve">This has lead to the need of finding environmental friendly methods for managing </w:t>
      </w:r>
      <w:r>
        <w:rPr>
          <w:rStyle w:val="apple-style-span"/>
          <w:rFonts w:cs="Times New Roman"/>
        </w:rPr>
        <w:t>service center</w:t>
      </w:r>
      <w:r w:rsidRPr="00CF554C">
        <w:rPr>
          <w:rStyle w:val="apple-style-span"/>
          <w:rFonts w:cs="Times New Roman"/>
        </w:rPr>
        <w:t xml:space="preserve">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0728C4" w:rsidRPr="00CF554C" w:rsidRDefault="000728C4" w:rsidP="000728C4">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w:t>
      </w:r>
      <w:r>
        <w:rPr>
          <w:rStyle w:val="apple-style-span"/>
          <w:rFonts w:cs="Times New Roman"/>
        </w:rPr>
        <w:t xml:space="preserve"> any</w:t>
      </w:r>
      <w:r w:rsidRPr="00CF554C">
        <w:rPr>
          <w:rStyle w:val="apple-style-span"/>
          <w:rFonts w:cs="Times New Roman"/>
        </w:rPr>
        <w:t xml:space="preserve"> autonomic system, from a smart laboratory to an autonomic </w:t>
      </w:r>
      <w:r>
        <w:rPr>
          <w:rStyle w:val="apple-style-span"/>
          <w:rFonts w:cs="Times New Roman"/>
        </w:rPr>
        <w:t>service center</w:t>
      </w:r>
      <w:r w:rsidRPr="00CF554C">
        <w:rPr>
          <w:rStyle w:val="apple-style-span"/>
          <w:rFonts w:cs="Times New Roman"/>
        </w:rPr>
        <w:t>.</w:t>
      </w:r>
      <w:r w:rsidRPr="00CF554C">
        <w:rPr>
          <w:rFonts w:cs="Times New Roman"/>
        </w:rPr>
        <w:t xml:space="preserve"> </w:t>
      </w:r>
    </w:p>
    <w:p w:rsidR="000728C4" w:rsidRPr="00CF554C" w:rsidRDefault="000728C4" w:rsidP="000728C4">
      <w:pPr>
        <w:pStyle w:val="Heading2"/>
        <w:keepNext/>
        <w:keepLines/>
        <w:numPr>
          <w:ilvl w:val="1"/>
          <w:numId w:val="7"/>
        </w:numPr>
        <w:spacing w:line="276" w:lineRule="auto"/>
        <w:rPr>
          <w:rFonts w:cs="Times New Roman"/>
        </w:rPr>
      </w:pPr>
      <w:bookmarkStart w:id="17" w:name="_Toc264798542"/>
      <w:bookmarkStart w:id="18" w:name="_Toc264737174"/>
      <w:bookmarkStart w:id="19" w:name="_Toc264995404"/>
      <w:r w:rsidRPr="00CF554C">
        <w:rPr>
          <w:rFonts w:cs="Times New Roman"/>
        </w:rPr>
        <w:lastRenderedPageBreak/>
        <w:t>Contributions</w:t>
      </w:r>
      <w:bookmarkEnd w:id="17"/>
      <w:bookmarkEnd w:id="18"/>
      <w:bookmarkEnd w:id="19"/>
    </w:p>
    <w:p w:rsidR="000728C4" w:rsidRPr="00CF554C" w:rsidRDefault="000728C4" w:rsidP="000728C4">
      <w:pPr>
        <w:spacing w:before="200"/>
        <w:rPr>
          <w:rFonts w:cs="Times New Roman"/>
        </w:rPr>
      </w:pPr>
      <w:r w:rsidRPr="00CF554C">
        <w:rPr>
          <w:rFonts w:cs="Times New Roman"/>
        </w:rPr>
        <w:t xml:space="preserve">This project seeks to provide the necessary tool support for building and managing autonomic </w:t>
      </w:r>
      <w:r>
        <w:rPr>
          <w:rFonts w:cs="Times New Roman"/>
        </w:rPr>
        <w:t xml:space="preserve">context-aware </w:t>
      </w:r>
      <w:r w:rsidRPr="00CF554C">
        <w:rPr>
          <w:rFonts w:cs="Times New Roman"/>
        </w:rPr>
        <w:t>systems.</w:t>
      </w:r>
      <w:r>
        <w:rPr>
          <w:rFonts w:cs="Times New Roman"/>
        </w:rPr>
        <w:t xml:space="preserve"> The solution should be applied for building a green service center. </w:t>
      </w:r>
      <w:r w:rsidRPr="00CF554C">
        <w:rPr>
          <w:rFonts w:cs="Times New Roman"/>
        </w:rPr>
        <w:t xml:space="preserve">The necessary support for </w:t>
      </w:r>
      <w:r>
        <w:rPr>
          <w:rFonts w:cs="Times New Roman"/>
        </w:rPr>
        <w:t>service center</w:t>
      </w:r>
      <w:r w:rsidRPr="00CF554C">
        <w:rPr>
          <w:rFonts w:cs="Times New Roman"/>
        </w:rPr>
        <w:t xml:space="preserve"> virtualization and consolidation. Another important contribution made by this work is the development of new negotiation methods between QoS and Power Consumption. There are both theoretical and practical contributions made by this project.</w:t>
      </w:r>
    </w:p>
    <w:p w:rsidR="000728C4" w:rsidRPr="00CF554C" w:rsidRDefault="000728C4" w:rsidP="000728C4">
      <w:pPr>
        <w:ind w:left="720" w:hanging="720"/>
        <w:rPr>
          <w:rFonts w:cs="Times New Roman"/>
          <w:b/>
        </w:rPr>
      </w:pPr>
      <w:r w:rsidRPr="00CF554C">
        <w:rPr>
          <w:rFonts w:cs="Times New Roman"/>
          <w:b/>
        </w:rPr>
        <w:t>Theoretical contributions</w:t>
      </w:r>
    </w:p>
    <w:p w:rsidR="000728C4" w:rsidRPr="00CF554C" w:rsidRDefault="000728C4" w:rsidP="000728C4">
      <w:pPr>
        <w:pStyle w:val="ListParagraph"/>
        <w:numPr>
          <w:ilvl w:val="0"/>
          <w:numId w:val="16"/>
        </w:numPr>
        <w:spacing w:line="276" w:lineRule="auto"/>
        <w:ind w:hanging="720"/>
        <w:rPr>
          <w:rFonts w:cs="Times New Roman"/>
        </w:rPr>
      </w:pPr>
      <w:r w:rsidRPr="00CF554C">
        <w:rPr>
          <w:rFonts w:cs="Times New Roman"/>
        </w:rPr>
        <w:t xml:space="preserve">Develop a reinforcement-learning policy-based algorithm for autonomic self-healing environments. </w:t>
      </w:r>
    </w:p>
    <w:p w:rsidR="000728C4" w:rsidRPr="00CF554C" w:rsidRDefault="000728C4" w:rsidP="000728C4">
      <w:pPr>
        <w:pStyle w:val="ListParagraph"/>
        <w:numPr>
          <w:ilvl w:val="0"/>
          <w:numId w:val="16"/>
        </w:numPr>
        <w:spacing w:line="276" w:lineRule="auto"/>
        <w:ind w:hanging="720"/>
        <w:rPr>
          <w:rFonts w:cs="Times New Roman"/>
        </w:rPr>
      </w:pPr>
      <w:r w:rsidRPr="00CF554C">
        <w:rPr>
          <w:rFonts w:cs="Times New Roman"/>
        </w:rPr>
        <w:t xml:space="preserve">Adapt the previously mentioned algorithm for </w:t>
      </w:r>
      <w:r>
        <w:rPr>
          <w:rFonts w:cs="Times New Roman"/>
        </w:rPr>
        <w:t>service center</w:t>
      </w:r>
      <w:r w:rsidRPr="00CF554C">
        <w:rPr>
          <w:rFonts w:cs="Times New Roman"/>
        </w:rPr>
        <w:t xml:space="preserve"> task management.</w:t>
      </w:r>
    </w:p>
    <w:p w:rsidR="000728C4" w:rsidRPr="00CF554C" w:rsidRDefault="000728C4" w:rsidP="000728C4">
      <w:pPr>
        <w:pStyle w:val="ListParagraph"/>
        <w:numPr>
          <w:ilvl w:val="0"/>
          <w:numId w:val="16"/>
        </w:numPr>
        <w:spacing w:line="276" w:lineRule="auto"/>
        <w:ind w:hanging="720"/>
        <w:rPr>
          <w:rFonts w:cs="Times New Roman"/>
        </w:rPr>
      </w:pPr>
      <w:r w:rsidRPr="00CF554C">
        <w:rPr>
          <w:rFonts w:cs="Times New Roman"/>
        </w:rPr>
        <w:t>Develop methods for negotiating between QoS requirements and Server Optimum Load Values (implying power consumption).</w:t>
      </w:r>
    </w:p>
    <w:p w:rsidR="000728C4" w:rsidRPr="00CF554C" w:rsidRDefault="000728C4" w:rsidP="000728C4">
      <w:pPr>
        <w:ind w:left="720" w:hanging="720"/>
        <w:rPr>
          <w:rFonts w:cs="Times New Roman"/>
        </w:rPr>
      </w:pPr>
      <w:r w:rsidRPr="00CF554C">
        <w:rPr>
          <w:rFonts w:cs="Times New Roman"/>
          <w:b/>
        </w:rPr>
        <w:t>Practical contributions</w:t>
      </w:r>
    </w:p>
    <w:p w:rsidR="000728C4" w:rsidRPr="00CF554C" w:rsidRDefault="000728C4" w:rsidP="000728C4">
      <w:pPr>
        <w:pStyle w:val="ListParagraph"/>
        <w:numPr>
          <w:ilvl w:val="2"/>
          <w:numId w:val="4"/>
        </w:numPr>
        <w:spacing w:line="276" w:lineRule="auto"/>
        <w:ind w:left="720" w:hanging="720"/>
        <w:rPr>
          <w:rFonts w:cs="Times New Roman"/>
        </w:rPr>
      </w:pPr>
      <w:r w:rsidRPr="00CF554C">
        <w:rPr>
          <w:rFonts w:cs="Times New Roman"/>
        </w:rPr>
        <w:t xml:space="preserve">Create a multi-agent extensible framework for building and managing autonomic </w:t>
      </w:r>
      <w:r>
        <w:rPr>
          <w:rFonts w:cs="Times New Roman"/>
        </w:rPr>
        <w:t xml:space="preserve">context-aware </w:t>
      </w:r>
      <w:r w:rsidRPr="00CF554C">
        <w:rPr>
          <w:rFonts w:cs="Times New Roman"/>
        </w:rPr>
        <w:t>environments.</w:t>
      </w:r>
    </w:p>
    <w:p w:rsidR="000728C4" w:rsidRPr="00CF554C" w:rsidRDefault="000728C4" w:rsidP="000728C4">
      <w:pPr>
        <w:pStyle w:val="ListParagraph"/>
        <w:numPr>
          <w:ilvl w:val="2"/>
          <w:numId w:val="4"/>
        </w:numPr>
        <w:spacing w:line="276" w:lineRule="auto"/>
        <w:ind w:left="720" w:hanging="720"/>
        <w:rPr>
          <w:rFonts w:cs="Times New Roman"/>
        </w:rPr>
      </w:pPr>
      <w:r w:rsidRPr="00CF554C">
        <w:rPr>
          <w:rFonts w:cs="Times New Roman"/>
        </w:rPr>
        <w:t>Apply the created framewor</w:t>
      </w:r>
      <w:r>
        <w:rPr>
          <w:rFonts w:cs="Times New Roman"/>
        </w:rPr>
        <w:t>k for building and managing a room</w:t>
      </w:r>
      <w:r w:rsidRPr="00CF554C">
        <w:rPr>
          <w:rFonts w:cs="Times New Roman"/>
        </w:rPr>
        <w:t>.</w:t>
      </w:r>
    </w:p>
    <w:p w:rsidR="000728C4" w:rsidRPr="00CF554C" w:rsidRDefault="000728C4" w:rsidP="000728C4">
      <w:pPr>
        <w:pStyle w:val="ListParagraph"/>
        <w:numPr>
          <w:ilvl w:val="2"/>
          <w:numId w:val="4"/>
        </w:numPr>
        <w:spacing w:line="276" w:lineRule="auto"/>
        <w:ind w:left="720" w:hanging="720"/>
        <w:rPr>
          <w:rFonts w:cs="Times New Roman"/>
        </w:rPr>
      </w:pPr>
      <w:r w:rsidRPr="00CF554C">
        <w:rPr>
          <w:rFonts w:cs="Times New Roman"/>
        </w:rPr>
        <w:t xml:space="preserve">Use the framework to create an energy-efficient </w:t>
      </w:r>
      <w:r>
        <w:rPr>
          <w:rFonts w:cs="Times New Roman"/>
        </w:rPr>
        <w:t>service center</w:t>
      </w:r>
      <w:r w:rsidRPr="00CF554C">
        <w:rPr>
          <w:rFonts w:cs="Times New Roman"/>
        </w:rPr>
        <w:t xml:space="preserve"> hosted by a smart self-healing environment.</w:t>
      </w:r>
    </w:p>
    <w:p w:rsidR="000728C4" w:rsidRPr="00CF554C" w:rsidRDefault="000728C4" w:rsidP="000728C4">
      <w:pPr>
        <w:pStyle w:val="ListParagraph"/>
        <w:numPr>
          <w:ilvl w:val="2"/>
          <w:numId w:val="4"/>
        </w:numPr>
        <w:spacing w:line="276" w:lineRule="auto"/>
        <w:ind w:left="720" w:hanging="720"/>
        <w:rPr>
          <w:rFonts w:cs="Times New Roman"/>
        </w:rPr>
      </w:pPr>
      <w:r w:rsidRPr="00CF554C">
        <w:rPr>
          <w:rFonts w:cs="Times New Roman"/>
        </w:rPr>
        <w:t xml:space="preserve">Develop tools for monitoring </w:t>
      </w:r>
      <w:r>
        <w:rPr>
          <w:rFonts w:cs="Times New Roman"/>
        </w:rPr>
        <w:t>service center</w:t>
      </w:r>
      <w:r w:rsidRPr="00CF554C">
        <w:rPr>
          <w:rFonts w:cs="Times New Roman"/>
        </w:rPr>
        <w:t xml:space="preserve"> resources usage and environment sensors.</w:t>
      </w:r>
    </w:p>
    <w:p w:rsidR="000728C4" w:rsidRPr="00CF554C" w:rsidRDefault="000728C4" w:rsidP="000728C4">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0728C4" w:rsidRPr="00CF554C" w:rsidRDefault="000728C4" w:rsidP="000728C4">
      <w:pPr>
        <w:pStyle w:val="ListParagraph"/>
        <w:numPr>
          <w:ilvl w:val="2"/>
          <w:numId w:val="4"/>
        </w:numPr>
        <w:spacing w:line="276" w:lineRule="auto"/>
        <w:ind w:left="720" w:hanging="720"/>
        <w:rPr>
          <w:rFonts w:cs="Times New Roman"/>
        </w:rPr>
      </w:pPr>
      <w:r w:rsidRPr="00CF554C">
        <w:rPr>
          <w:rFonts w:cs="Times New Roman"/>
        </w:rPr>
        <w:t>Implement a QoS-Energy negotiation mechanism using Fuzzy Logic.</w:t>
      </w:r>
    </w:p>
    <w:p w:rsidR="000728C4" w:rsidRPr="00CF554C" w:rsidRDefault="000728C4" w:rsidP="000728C4">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w:t>
      </w:r>
      <w:r>
        <w:rPr>
          <w:rFonts w:cs="Times New Roman"/>
        </w:rPr>
        <w:t>service center</w:t>
      </w:r>
      <w:r w:rsidRPr="00CF554C">
        <w:rPr>
          <w:rFonts w:cs="Times New Roman"/>
        </w:rPr>
        <w:t xml:space="preserve"> based on the framework mentioned above. </w:t>
      </w:r>
    </w:p>
    <w:p w:rsidR="000728C4" w:rsidRPr="00CF554C" w:rsidRDefault="000728C4" w:rsidP="000728C4">
      <w:pPr>
        <w:pStyle w:val="Heading2"/>
        <w:keepNext/>
        <w:keepLines/>
        <w:numPr>
          <w:ilvl w:val="1"/>
          <w:numId w:val="7"/>
        </w:numPr>
        <w:spacing w:line="276" w:lineRule="auto"/>
        <w:rPr>
          <w:rFonts w:cs="Times New Roman"/>
        </w:rPr>
      </w:pPr>
      <w:bookmarkStart w:id="20" w:name="_Toc264798543"/>
      <w:bookmarkStart w:id="21" w:name="_Toc264737175"/>
      <w:bookmarkStart w:id="22" w:name="_Toc264995405"/>
      <w:r w:rsidRPr="00CF554C">
        <w:rPr>
          <w:rFonts w:cs="Times New Roman"/>
        </w:rPr>
        <w:t>Publications</w:t>
      </w:r>
      <w:bookmarkEnd w:id="20"/>
      <w:bookmarkEnd w:id="21"/>
      <w:bookmarkEnd w:id="22"/>
    </w:p>
    <w:p w:rsidR="000728C4" w:rsidRPr="00CF554C" w:rsidRDefault="000728C4" w:rsidP="000728C4">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r>
        <w:rPr>
          <w:rFonts w:cs="Times New Roman"/>
        </w:rPr>
        <w:t xml:space="preserve"> The publications are the result of the combined work of me and Copil Georgiana, author of </w:t>
      </w:r>
      <w:r w:rsidR="003E2112">
        <w:rPr>
          <w:rFonts w:cs="Times New Roman"/>
        </w:rPr>
        <w:fldChar w:fldCharType="begin"/>
      </w:r>
      <w:r>
        <w:rPr>
          <w:rFonts w:cs="Times New Roman"/>
        </w:rPr>
        <w:instrText xml:space="preserve"> REF _Ref263593784 \h </w:instrText>
      </w:r>
      <w:r w:rsidR="003E2112">
        <w:rPr>
          <w:rFonts w:cs="Times New Roman"/>
        </w:rPr>
      </w:r>
      <w:r w:rsidR="003E2112">
        <w:rPr>
          <w:rFonts w:cs="Times New Roman"/>
        </w:rPr>
        <w:fldChar w:fldCharType="separate"/>
      </w:r>
      <w:r w:rsidR="00825075" w:rsidRPr="004D49A4">
        <w:rPr>
          <w:rFonts w:cs="Times New Roman"/>
          <w:sz w:val="22"/>
        </w:rPr>
        <w:t xml:space="preserve">[ </w:t>
      </w:r>
      <w:r w:rsidR="00825075">
        <w:rPr>
          <w:rFonts w:cs="Times New Roman"/>
          <w:noProof/>
          <w:sz w:val="22"/>
        </w:rPr>
        <w:t>31</w:t>
      </w:r>
      <w:r w:rsidR="003E2112">
        <w:rPr>
          <w:rFonts w:cs="Times New Roman"/>
        </w:rPr>
        <w:fldChar w:fldCharType="end"/>
      </w:r>
      <w:r>
        <w:rPr>
          <w:rFonts w:cs="Times New Roman"/>
        </w:rPr>
        <w:t xml:space="preserve"> ] and content used from them is also found in  </w:t>
      </w:r>
      <w:r w:rsidR="003E2112">
        <w:rPr>
          <w:rFonts w:cs="Times New Roman"/>
        </w:rPr>
        <w:fldChar w:fldCharType="begin"/>
      </w:r>
      <w:r>
        <w:rPr>
          <w:rFonts w:cs="Times New Roman"/>
        </w:rPr>
        <w:instrText xml:space="preserve"> REF _Ref263593784 \h </w:instrText>
      </w:r>
      <w:r w:rsidR="003E2112">
        <w:rPr>
          <w:rFonts w:cs="Times New Roman"/>
        </w:rPr>
      </w:r>
      <w:r w:rsidR="003E2112">
        <w:rPr>
          <w:rFonts w:cs="Times New Roman"/>
        </w:rPr>
        <w:fldChar w:fldCharType="separate"/>
      </w:r>
      <w:r w:rsidR="00825075" w:rsidRPr="004D49A4">
        <w:rPr>
          <w:rFonts w:cs="Times New Roman"/>
          <w:sz w:val="22"/>
        </w:rPr>
        <w:t xml:space="preserve">[ </w:t>
      </w:r>
      <w:r w:rsidR="00825075">
        <w:rPr>
          <w:rFonts w:cs="Times New Roman"/>
          <w:noProof/>
          <w:sz w:val="22"/>
        </w:rPr>
        <w:t>31</w:t>
      </w:r>
      <w:r w:rsidR="003E2112">
        <w:rPr>
          <w:rFonts w:cs="Times New Roman"/>
        </w:rPr>
        <w:fldChar w:fldCharType="end"/>
      </w:r>
      <w:r>
        <w:rPr>
          <w:rFonts w:cs="Times New Roman"/>
        </w:rPr>
        <w:t xml:space="preserve"> ]. </w:t>
      </w:r>
    </w:p>
    <w:p w:rsidR="000728C4" w:rsidRDefault="000728C4" w:rsidP="000728C4">
      <w:pPr>
        <w:pStyle w:val="ListParagraph"/>
        <w:rPr>
          <w:rStyle w:val="apple-style-span"/>
          <w:rFonts w:cs="Times New Roman"/>
          <w:b/>
        </w:rPr>
      </w:pPr>
    </w:p>
    <w:p w:rsidR="000728C4" w:rsidRPr="007F32AC" w:rsidRDefault="000728C4" w:rsidP="000728C4">
      <w:pPr>
        <w:pStyle w:val="ListParagraph"/>
        <w:numPr>
          <w:ilvl w:val="0"/>
          <w:numId w:val="30"/>
        </w:numPr>
        <w:spacing w:line="276" w:lineRule="auto"/>
        <w:rPr>
          <w:rStyle w:val="apple-style-span"/>
          <w:rFonts w:cs="Times New Roman"/>
          <w:b/>
        </w:rPr>
      </w:pPr>
      <w:r w:rsidRPr="007F32AC">
        <w:rPr>
          <w:rStyle w:val="apple-style-span"/>
          <w:rFonts w:cs="Times New Roman"/>
          <w:b/>
          <w:color w:val="000000"/>
        </w:rPr>
        <w:t>A Reinforcement Learning based Self-healing Algorithm for Managing Context Adaptation</w:t>
      </w:r>
      <w:r w:rsidRPr="007F32AC">
        <w:rPr>
          <w:rStyle w:val="apple-style-span"/>
          <w:rFonts w:cs="Times New Roman"/>
          <w:color w:val="000000"/>
        </w:rPr>
        <w:t xml:space="preserve"> </w:t>
      </w:r>
      <w:fldSimple w:instr=" REF _Ref263593098 \h  \* MERGEFORMAT ">
        <w:r w:rsidR="00825075" w:rsidRPr="00825075">
          <w:rPr>
            <w:rFonts w:cs="Times New Roman"/>
          </w:rPr>
          <w:t xml:space="preserve">[ </w:t>
        </w:r>
        <w:r w:rsidR="00825075" w:rsidRPr="00825075">
          <w:rPr>
            <w:rFonts w:cs="Times New Roman"/>
            <w:noProof/>
          </w:rPr>
          <w:t>9</w:t>
        </w:r>
      </w:fldSimple>
      <w:r w:rsidRPr="007F32AC">
        <w:rPr>
          <w:rFonts w:cs="Times New Roman"/>
        </w:rPr>
        <w:t xml:space="preserve"> ] </w:t>
      </w:r>
      <w:r w:rsidRPr="007F32AC">
        <w:rPr>
          <w:rStyle w:val="apple-style-span"/>
          <w:rFonts w:cs="Times New Roman"/>
          <w:color w:val="000000"/>
        </w:rPr>
        <w:t>presents a reinforcement learning based algorithm use for finding the optimum sequence of actions which enforce some user-specified policies. A proof of concept implementation is also presented, which uses an X3D</w:t>
      </w:r>
      <w:r w:rsidRPr="007F32AC">
        <w:rPr>
          <w:rStyle w:val="apple-style-span"/>
          <w:rFonts w:cs="Times New Roman"/>
          <w:b/>
          <w:color w:val="000000"/>
        </w:rPr>
        <w:t xml:space="preserve"> </w:t>
      </w:r>
      <w:r w:rsidRPr="007F32AC">
        <w:rPr>
          <w:rStyle w:val="apple-style-span"/>
          <w:rFonts w:cs="Times New Roman"/>
          <w:color w:val="000000"/>
        </w:rPr>
        <w:t xml:space="preserve">representation of a smart environment in which a user click on an object to change its state. The algorithm detects if a user-specified policy is broken, searches for the best (having the highest reward) </w:t>
      </w:r>
      <w:r w:rsidRPr="007F32AC">
        <w:rPr>
          <w:rStyle w:val="apple-style-span"/>
          <w:rFonts w:cs="Times New Roman"/>
          <w:color w:val="000000"/>
        </w:rPr>
        <w:lastRenderedPageBreak/>
        <w:t>sequence of actions which “repairs” the context and executes them. Material from this paper can be found in</w:t>
      </w:r>
      <w:r w:rsidRPr="007F32AC">
        <w:rPr>
          <w:rStyle w:val="apple-style-span"/>
          <w:rFonts w:cs="Times New Roman"/>
          <w:b/>
        </w:rPr>
        <w:t xml:space="preserve"> </w:t>
      </w:r>
      <w:r w:rsidRPr="007F32AC">
        <w:rPr>
          <w:rStyle w:val="apple-style-span"/>
          <w:rFonts w:cs="Times New Roman"/>
        </w:rPr>
        <w:t>Chapter 4 and Chapter 6.</w:t>
      </w:r>
    </w:p>
    <w:p w:rsidR="000728C4" w:rsidRPr="00394DFE" w:rsidRDefault="000728C4" w:rsidP="000728C4">
      <w:pPr>
        <w:pStyle w:val="ListParagraph"/>
        <w:numPr>
          <w:ilvl w:val="0"/>
          <w:numId w:val="30"/>
        </w:numPr>
        <w:spacing w:line="276" w:lineRule="auto"/>
        <w:rPr>
          <w:rStyle w:val="apple-style-span"/>
          <w:rFonts w:cs="Times New Roman"/>
          <w:b/>
        </w:rPr>
      </w:pPr>
      <w:r w:rsidRPr="00394DFE">
        <w:rPr>
          <w:rStyle w:val="apple-style-span"/>
          <w:rFonts w:cs="Times New Roman"/>
          <w:b/>
        </w:rPr>
        <w:t xml:space="preserve">A Self-Adapting Algorithm for Context Aware Systems </w:t>
      </w:r>
      <w:r w:rsidR="003E2112" w:rsidRPr="00394DFE">
        <w:rPr>
          <w:rStyle w:val="apple-style-span"/>
          <w:rFonts w:cs="Times New Roman"/>
          <w:b/>
        </w:rPr>
        <w:fldChar w:fldCharType="begin"/>
      </w:r>
      <w:r w:rsidRPr="00394DFE">
        <w:rPr>
          <w:rStyle w:val="apple-style-span"/>
          <w:rFonts w:cs="Times New Roman"/>
          <w:b/>
        </w:rPr>
        <w:instrText xml:space="preserve"> REF _Ref264979937 \h </w:instrText>
      </w:r>
      <w:r w:rsidR="003E2112" w:rsidRPr="00394DFE">
        <w:rPr>
          <w:rStyle w:val="apple-style-span"/>
          <w:rFonts w:cs="Times New Roman"/>
          <w:b/>
        </w:rPr>
      </w:r>
      <w:r w:rsidR="003E2112" w:rsidRPr="00394DFE">
        <w:rPr>
          <w:rStyle w:val="apple-style-span"/>
          <w:rFonts w:cs="Times New Roman"/>
          <w:b/>
        </w:rPr>
        <w:fldChar w:fldCharType="separate"/>
      </w:r>
      <w:r w:rsidR="00825075" w:rsidRPr="00DC7430">
        <w:rPr>
          <w:b/>
          <w:sz w:val="22"/>
        </w:rPr>
        <w:t xml:space="preserve">[ </w:t>
      </w:r>
      <w:r w:rsidR="00825075">
        <w:rPr>
          <w:b/>
          <w:noProof/>
          <w:sz w:val="22"/>
        </w:rPr>
        <w:t>12</w:t>
      </w:r>
      <w:r w:rsidR="003E2112" w:rsidRPr="00394DFE">
        <w:rPr>
          <w:rStyle w:val="apple-style-span"/>
          <w:rFonts w:cs="Times New Roman"/>
          <w:b/>
        </w:rPr>
        <w:fldChar w:fldCharType="end"/>
      </w:r>
      <w:r w:rsidRPr="00394DFE">
        <w:rPr>
          <w:rStyle w:val="apple-style-span"/>
          <w:rFonts w:cs="Times New Roman"/>
          <w:b/>
        </w:rPr>
        <w:t xml:space="preserve"> </w:t>
      </w:r>
      <w:r w:rsidRPr="00394DFE">
        <w:rPr>
          <w:rStyle w:val="apple-style-span"/>
          <w:rFonts w:cs="Times New Roman"/>
        </w:rPr>
        <w:t>] continues the work done in the previous paper and presents concrete results in simulated scenarios.</w:t>
      </w:r>
      <w:r>
        <w:rPr>
          <w:rStyle w:val="apple-style-span"/>
          <w:rFonts w:cs="Times New Roman"/>
        </w:rPr>
        <w:t xml:space="preserve"> </w:t>
      </w:r>
      <w:r w:rsidRPr="00394DFE">
        <w:rPr>
          <w:rStyle w:val="apple-style-span"/>
          <w:rFonts w:cs="Times New Roman"/>
          <w:color w:val="000000"/>
        </w:rPr>
        <w:t>Material from this paper can be found in</w:t>
      </w:r>
      <w:r w:rsidRPr="00394DFE">
        <w:rPr>
          <w:rStyle w:val="apple-style-span"/>
          <w:rFonts w:cs="Times New Roman"/>
          <w:b/>
        </w:rPr>
        <w:t xml:space="preserve"> </w:t>
      </w:r>
      <w:r w:rsidRPr="00394DFE">
        <w:rPr>
          <w:rStyle w:val="apple-style-span"/>
          <w:rFonts w:cs="Times New Roman"/>
        </w:rPr>
        <w:t>Chapter 4 and Chapter 6.</w:t>
      </w:r>
    </w:p>
    <w:p w:rsidR="00825075" w:rsidRPr="00825075" w:rsidRDefault="000728C4" w:rsidP="00825075">
      <w:pPr>
        <w:pStyle w:val="ListParagraph"/>
        <w:numPr>
          <w:ilvl w:val="0"/>
          <w:numId w:val="30"/>
        </w:numPr>
        <w:spacing w:line="276" w:lineRule="auto"/>
        <w:rPr>
          <w:rFonts w:cs="Times New Roman"/>
          <w:sz w:val="22"/>
        </w:rPr>
      </w:pPr>
      <w:r w:rsidRPr="00CF554C">
        <w:rPr>
          <w:rStyle w:val="apple-style-span"/>
          <w:rFonts w:cs="Times New Roman"/>
          <w:b/>
          <w:color w:val="000000"/>
        </w:rPr>
        <w:t>An Autonomic Algorithm for Energy Efficiency in Service Centers</w:t>
      </w:r>
      <w:r w:rsidRPr="00CF554C">
        <w:rPr>
          <w:rStyle w:val="apple-style-span"/>
          <w:rFonts w:cs="Times New Roman"/>
          <w:color w:val="000000"/>
        </w:rPr>
        <w:t xml:space="preserve"> </w:t>
      </w:r>
      <w:r w:rsidR="003E2112">
        <w:fldChar w:fldCharType="begin"/>
      </w:r>
      <w:r>
        <w:instrText xml:space="preserve"> REF _Ref263593110 \h  \* MERGEFORMAT </w:instrText>
      </w:r>
      <w:r w:rsidR="003E2112">
        <w:fldChar w:fldCharType="separate"/>
      </w:r>
      <w:r w:rsidR="00825075" w:rsidRPr="00825075">
        <w:t xml:space="preserve">The </w:t>
      </w:r>
      <w:r w:rsidR="00825075" w:rsidRPr="00825075">
        <w:rPr>
          <w:noProof/>
        </w:rPr>
        <w:t>12th</w:t>
      </w:r>
      <w:r w:rsidR="00825075" w:rsidRPr="00DC7430">
        <w:rPr>
          <w:rStyle w:val="apple-style-span"/>
          <w:rFonts w:cs="Times New Roman"/>
          <w:color w:val="000000"/>
          <w:sz w:val="22"/>
        </w:rPr>
        <w:t xml:space="preserve"> International Conference on Information Integration and Web-based Applications &amp; Services (iiWAS2010)</w:t>
      </w:r>
      <w:r w:rsidR="00825075" w:rsidRPr="00825075">
        <w:rPr>
          <w:rFonts w:cs="Times New Roman"/>
          <w:sz w:val="22"/>
        </w:rPr>
        <w:t xml:space="preserve"> , submitted</w:t>
      </w:r>
    </w:p>
    <w:p w:rsidR="000728C4" w:rsidRPr="00893063" w:rsidRDefault="00825075" w:rsidP="000728C4">
      <w:pPr>
        <w:pStyle w:val="ListParagraph"/>
        <w:numPr>
          <w:ilvl w:val="0"/>
          <w:numId w:val="30"/>
        </w:numPr>
        <w:spacing w:line="276" w:lineRule="auto"/>
        <w:rPr>
          <w:rStyle w:val="apple-style-span"/>
          <w:rFonts w:cs="Times New Roman"/>
          <w:b/>
        </w:rPr>
      </w:pPr>
      <w:r w:rsidRPr="00825075">
        <w:rPr>
          <w:rFonts w:cs="Times New Roman"/>
          <w:sz w:val="22"/>
        </w:rPr>
        <w:t xml:space="preserve">[ </w:t>
      </w:r>
      <w:r w:rsidRPr="00825075">
        <w:rPr>
          <w:rFonts w:cs="Times New Roman"/>
          <w:noProof/>
          <w:sz w:val="22"/>
        </w:rPr>
        <w:t>10</w:t>
      </w:r>
      <w:r w:rsidR="003E2112">
        <w:fldChar w:fldCharType="end"/>
      </w:r>
      <w:r w:rsidR="000728C4" w:rsidRPr="00CF554C">
        <w:rPr>
          <w:rFonts w:cs="Times New Roman"/>
        </w:rPr>
        <w:t xml:space="preserve"> ] </w:t>
      </w:r>
      <w:r w:rsidR="000728C4" w:rsidRPr="00CF554C">
        <w:rPr>
          <w:rStyle w:val="apple-style-span"/>
          <w:rFonts w:cs="Times New Roman"/>
          <w:b/>
          <w:color w:val="000000"/>
        </w:rPr>
        <w:t xml:space="preserve"> </w:t>
      </w:r>
      <w:r w:rsidR="000728C4" w:rsidRPr="00CF554C">
        <w:rPr>
          <w:rStyle w:val="apple-style-span"/>
          <w:rFonts w:cs="Times New Roman"/>
          <w:color w:val="000000"/>
        </w:rPr>
        <w:t xml:space="preserve">is an adaptation of the algorithm presented in the previous paper to handle </w:t>
      </w:r>
      <w:r w:rsidR="000728C4">
        <w:rPr>
          <w:rStyle w:val="apple-style-span"/>
          <w:rFonts w:cs="Times New Roman"/>
          <w:color w:val="000000"/>
        </w:rPr>
        <w:t>service center</w:t>
      </w:r>
      <w:r w:rsidR="000728C4" w:rsidRPr="00CF554C">
        <w:rPr>
          <w:rStyle w:val="apple-style-span"/>
          <w:rFonts w:cs="Times New Roman"/>
          <w:color w:val="000000"/>
        </w:rPr>
        <w:t xml:space="preserve"> task management. The old algorithm is still used for monitoring the </w:t>
      </w:r>
      <w:r w:rsidR="000728C4">
        <w:rPr>
          <w:rStyle w:val="apple-style-span"/>
          <w:rFonts w:cs="Times New Roman"/>
          <w:color w:val="000000"/>
        </w:rPr>
        <w:t>service center</w:t>
      </w:r>
      <w:r w:rsidR="000728C4" w:rsidRPr="00CF554C">
        <w:rPr>
          <w:rStyle w:val="apple-style-span"/>
          <w:rFonts w:cs="Times New Roman"/>
          <w:color w:val="000000"/>
        </w:rPr>
        <w:t xml:space="preserve"> environment. Both algorithms are used in a proof of concept implementation which uses a simulated </w:t>
      </w:r>
      <w:r w:rsidR="000728C4">
        <w:rPr>
          <w:rStyle w:val="apple-style-span"/>
          <w:rFonts w:cs="Times New Roman"/>
          <w:color w:val="000000"/>
        </w:rPr>
        <w:t>service center</w:t>
      </w:r>
      <w:r w:rsidR="000728C4" w:rsidRPr="00CF554C">
        <w:rPr>
          <w:rStyle w:val="apple-style-span"/>
          <w:rFonts w:cs="Times New Roman"/>
          <w:color w:val="000000"/>
        </w:rPr>
        <w:t xml:space="preserve"> in which tasks are dynamically added and removed, triggering consolidation actions.</w:t>
      </w:r>
      <w:r w:rsidR="000728C4" w:rsidRPr="00F04498">
        <w:rPr>
          <w:rStyle w:val="apple-style-span"/>
          <w:rFonts w:cs="Times New Roman"/>
          <w:color w:val="000000"/>
        </w:rPr>
        <w:t xml:space="preserve"> </w:t>
      </w:r>
      <w:r w:rsidR="000728C4" w:rsidRPr="00CF554C">
        <w:rPr>
          <w:rStyle w:val="apple-style-span"/>
          <w:rFonts w:cs="Times New Roman"/>
          <w:color w:val="000000"/>
        </w:rPr>
        <w:t>Material from this paper can be found in</w:t>
      </w:r>
      <w:r w:rsidR="000728C4" w:rsidRPr="00F04498">
        <w:rPr>
          <w:rStyle w:val="apple-style-span"/>
          <w:rFonts w:cs="Times New Roman"/>
          <w:b/>
        </w:rPr>
        <w:t xml:space="preserve"> </w:t>
      </w:r>
      <w:r w:rsidR="000728C4" w:rsidRPr="00F04498">
        <w:rPr>
          <w:rStyle w:val="apple-style-span"/>
          <w:rFonts w:cs="Times New Roman"/>
        </w:rPr>
        <w:t>Chapter 4 and Chapter 6.</w:t>
      </w:r>
    </w:p>
    <w:p w:rsidR="00825075" w:rsidRPr="00825075" w:rsidRDefault="000728C4" w:rsidP="00825075">
      <w:pPr>
        <w:pStyle w:val="ListParagraph"/>
        <w:numPr>
          <w:ilvl w:val="0"/>
          <w:numId w:val="30"/>
        </w:numPr>
        <w:spacing w:line="276" w:lineRule="auto"/>
        <w:rPr>
          <w:rFonts w:cs="Times New Roman"/>
          <w:sz w:val="22"/>
        </w:rPr>
      </w:pPr>
      <w:r w:rsidRPr="00394DFE">
        <w:rPr>
          <w:rStyle w:val="apple-style-span"/>
          <w:rFonts w:cs="Times New Roman"/>
          <w:b/>
        </w:rPr>
        <w:t>A Context Awa</w:t>
      </w:r>
      <w:r>
        <w:rPr>
          <w:rStyle w:val="apple-style-span"/>
          <w:rFonts w:cs="Times New Roman"/>
          <w:b/>
        </w:rPr>
        <w:t xml:space="preserve">re Self-Adapting Algorithm for </w:t>
      </w:r>
      <w:r w:rsidRPr="00394DFE">
        <w:rPr>
          <w:rStyle w:val="apple-style-span"/>
          <w:rFonts w:cs="Times New Roman"/>
          <w:b/>
        </w:rPr>
        <w:t xml:space="preserve">Minimizing Energy Consumption in Service Centers </w:t>
      </w:r>
      <w:fldSimple w:instr=" REF _Ref264980062 \h  \* MERGEFORMAT ">
        <w:r w:rsidR="00825075" w:rsidRPr="00825075">
          <w:rPr>
            <w:rFonts w:cs="Times New Roman"/>
            <w:sz w:val="22"/>
          </w:rPr>
          <w:t xml:space="preserve">[ </w:t>
        </w:r>
        <w:r w:rsidR="00825075" w:rsidRPr="00825075">
          <w:rPr>
            <w:rFonts w:cs="Times New Roman"/>
            <w:noProof/>
            <w:sz w:val="22"/>
          </w:rPr>
          <w:t>11</w:t>
        </w:r>
      </w:fldSimple>
      <w:r w:rsidRPr="00394DFE">
        <w:rPr>
          <w:rStyle w:val="apple-style-span"/>
          <w:rFonts w:cs="Times New Roman"/>
        </w:rPr>
        <w:t xml:space="preserve"> ] continues the work done in </w:t>
      </w:r>
      <w:r w:rsidR="003E2112">
        <w:fldChar w:fldCharType="begin"/>
      </w:r>
      <w:r>
        <w:instrText xml:space="preserve"> REF _Ref263593110 \h  \* MERGEFORMAT </w:instrText>
      </w:r>
      <w:r w:rsidR="003E2112">
        <w:fldChar w:fldCharType="separate"/>
      </w:r>
      <w:r w:rsidR="00825075" w:rsidRPr="00825075">
        <w:t xml:space="preserve">The </w:t>
      </w:r>
      <w:r w:rsidR="00825075" w:rsidRPr="00825075">
        <w:rPr>
          <w:noProof/>
        </w:rPr>
        <w:t>12th</w:t>
      </w:r>
      <w:r w:rsidR="00825075" w:rsidRPr="00DC7430">
        <w:rPr>
          <w:rStyle w:val="apple-style-span"/>
          <w:rFonts w:cs="Times New Roman"/>
          <w:color w:val="000000"/>
          <w:sz w:val="22"/>
        </w:rPr>
        <w:t xml:space="preserve"> International Conference on Information Integration and Web-based Applications &amp; Services (iiWAS2010)</w:t>
      </w:r>
      <w:r w:rsidR="00825075" w:rsidRPr="00825075">
        <w:rPr>
          <w:rFonts w:cs="Times New Roman"/>
          <w:sz w:val="22"/>
        </w:rPr>
        <w:t xml:space="preserve"> , submitted</w:t>
      </w:r>
    </w:p>
    <w:p w:rsidR="000728C4" w:rsidRPr="00394DFE" w:rsidRDefault="00825075" w:rsidP="000728C4">
      <w:pPr>
        <w:pStyle w:val="ListParagraph"/>
        <w:numPr>
          <w:ilvl w:val="0"/>
          <w:numId w:val="30"/>
        </w:numPr>
        <w:spacing w:line="276" w:lineRule="auto"/>
        <w:rPr>
          <w:rStyle w:val="apple-style-span"/>
          <w:rFonts w:cs="Times New Roman"/>
          <w:b/>
        </w:rPr>
      </w:pPr>
      <w:r w:rsidRPr="00825075">
        <w:rPr>
          <w:rFonts w:cs="Times New Roman"/>
          <w:sz w:val="22"/>
        </w:rPr>
        <w:t xml:space="preserve">[ </w:t>
      </w:r>
      <w:r w:rsidRPr="00825075">
        <w:rPr>
          <w:rFonts w:cs="Times New Roman"/>
          <w:noProof/>
          <w:sz w:val="22"/>
        </w:rPr>
        <w:t>10</w:t>
      </w:r>
      <w:r w:rsidR="003E2112">
        <w:fldChar w:fldCharType="end"/>
      </w:r>
      <w:r w:rsidR="000728C4" w:rsidRPr="00394DFE">
        <w:rPr>
          <w:rFonts w:cs="Times New Roman"/>
        </w:rPr>
        <w:t xml:space="preserve"> ] </w:t>
      </w:r>
      <w:r w:rsidR="000728C4" w:rsidRPr="00394DFE">
        <w:rPr>
          <w:rStyle w:val="apple-style-span"/>
          <w:rFonts w:cs="Times New Roman"/>
          <w:b/>
          <w:color w:val="000000"/>
        </w:rPr>
        <w:t xml:space="preserve"> </w:t>
      </w:r>
      <w:r w:rsidR="000728C4" w:rsidRPr="00394DFE">
        <w:rPr>
          <w:rStyle w:val="apple-style-span"/>
          <w:rFonts w:cs="Times New Roman"/>
          <w:color w:val="000000"/>
        </w:rPr>
        <w:t>and integrates it in a larger context. Material from this paper can be found in</w:t>
      </w:r>
      <w:r w:rsidR="000728C4" w:rsidRPr="00394DFE">
        <w:rPr>
          <w:rStyle w:val="apple-style-span"/>
          <w:rFonts w:cs="Times New Roman"/>
          <w:b/>
        </w:rPr>
        <w:t xml:space="preserve"> </w:t>
      </w:r>
      <w:r w:rsidR="000728C4" w:rsidRPr="00394DFE">
        <w:rPr>
          <w:rStyle w:val="apple-style-span"/>
          <w:rFonts w:cs="Times New Roman"/>
        </w:rPr>
        <w:t>Chapter 4 and Chapter 6.</w:t>
      </w:r>
    </w:p>
    <w:p w:rsidR="000728C4" w:rsidRPr="00E337B5" w:rsidRDefault="000728C4" w:rsidP="000728C4">
      <w:pPr>
        <w:pStyle w:val="ListParagraph"/>
        <w:rPr>
          <w:rStyle w:val="apple-style-span"/>
          <w:rFonts w:cs="Times New Roman"/>
          <w:b/>
        </w:rPr>
      </w:pPr>
    </w:p>
    <w:p w:rsidR="000728C4" w:rsidRPr="006B1E74" w:rsidRDefault="000728C4" w:rsidP="000728C4">
      <w:pPr>
        <w:pStyle w:val="ListParagraph"/>
        <w:spacing w:line="276" w:lineRule="auto"/>
        <w:rPr>
          <w:rFonts w:cs="Times New Roman"/>
          <w:b/>
        </w:rPr>
      </w:pPr>
    </w:p>
    <w:p w:rsidR="000728C4" w:rsidRPr="003B4AE4" w:rsidRDefault="000728C4" w:rsidP="000728C4">
      <w:pPr>
        <w:pStyle w:val="ListParagraph"/>
        <w:numPr>
          <w:ilvl w:val="0"/>
          <w:numId w:val="39"/>
        </w:numPr>
        <w:spacing w:before="160" w:after="160" w:line="271" w:lineRule="auto"/>
        <w:contextualSpacing w:val="0"/>
        <w:outlineLvl w:val="1"/>
        <w:rPr>
          <w:b/>
          <w:vanish/>
          <w:sz w:val="28"/>
          <w:szCs w:val="28"/>
        </w:rPr>
      </w:pPr>
      <w:bookmarkStart w:id="23" w:name="_Toc264735322"/>
      <w:bookmarkStart w:id="24" w:name="_Toc264737176"/>
      <w:bookmarkStart w:id="25" w:name="_Toc264798544"/>
      <w:bookmarkStart w:id="26" w:name="_Toc264918454"/>
      <w:bookmarkStart w:id="27" w:name="_Toc264995406"/>
      <w:bookmarkEnd w:id="23"/>
      <w:bookmarkEnd w:id="24"/>
      <w:bookmarkEnd w:id="25"/>
      <w:bookmarkEnd w:id="26"/>
      <w:bookmarkEnd w:id="27"/>
    </w:p>
    <w:p w:rsidR="000728C4" w:rsidRPr="003B4AE4" w:rsidRDefault="000728C4" w:rsidP="000728C4">
      <w:pPr>
        <w:pStyle w:val="ListParagraph"/>
        <w:numPr>
          <w:ilvl w:val="1"/>
          <w:numId w:val="39"/>
        </w:numPr>
        <w:spacing w:before="160" w:after="160" w:line="271" w:lineRule="auto"/>
        <w:contextualSpacing w:val="0"/>
        <w:outlineLvl w:val="1"/>
        <w:rPr>
          <w:b/>
          <w:vanish/>
          <w:sz w:val="28"/>
          <w:szCs w:val="28"/>
        </w:rPr>
      </w:pPr>
      <w:bookmarkStart w:id="28" w:name="_Toc264735323"/>
      <w:bookmarkStart w:id="29" w:name="_Toc264737177"/>
      <w:bookmarkStart w:id="30" w:name="_Toc264798545"/>
      <w:bookmarkStart w:id="31" w:name="_Toc264918455"/>
      <w:bookmarkStart w:id="32" w:name="_Toc264995407"/>
      <w:bookmarkEnd w:id="28"/>
      <w:bookmarkEnd w:id="29"/>
      <w:bookmarkEnd w:id="30"/>
      <w:bookmarkEnd w:id="31"/>
      <w:bookmarkEnd w:id="32"/>
    </w:p>
    <w:p w:rsidR="000728C4" w:rsidRPr="003B4AE4" w:rsidRDefault="000728C4" w:rsidP="000728C4">
      <w:pPr>
        <w:pStyle w:val="ListParagraph"/>
        <w:numPr>
          <w:ilvl w:val="1"/>
          <w:numId w:val="39"/>
        </w:numPr>
        <w:spacing w:before="160" w:after="160" w:line="271" w:lineRule="auto"/>
        <w:contextualSpacing w:val="0"/>
        <w:outlineLvl w:val="1"/>
        <w:rPr>
          <w:b/>
          <w:vanish/>
          <w:sz w:val="28"/>
          <w:szCs w:val="28"/>
        </w:rPr>
      </w:pPr>
      <w:bookmarkStart w:id="33" w:name="_Toc264735324"/>
      <w:bookmarkStart w:id="34" w:name="_Toc264737178"/>
      <w:bookmarkStart w:id="35" w:name="_Toc264798546"/>
      <w:bookmarkStart w:id="36" w:name="_Toc264918456"/>
      <w:bookmarkStart w:id="37" w:name="_Toc264995408"/>
      <w:bookmarkEnd w:id="33"/>
      <w:bookmarkEnd w:id="34"/>
      <w:bookmarkEnd w:id="35"/>
      <w:bookmarkEnd w:id="36"/>
      <w:bookmarkEnd w:id="37"/>
    </w:p>
    <w:p w:rsidR="000728C4" w:rsidRPr="00CF554C" w:rsidRDefault="000728C4" w:rsidP="000728C4">
      <w:pPr>
        <w:pStyle w:val="Heading2"/>
        <w:numPr>
          <w:ilvl w:val="1"/>
          <w:numId w:val="39"/>
        </w:numPr>
        <w:ind w:left="432"/>
      </w:pPr>
      <w:r>
        <w:t xml:space="preserve"> </w:t>
      </w:r>
      <w:bookmarkStart w:id="38" w:name="_Toc264798547"/>
      <w:bookmarkStart w:id="39" w:name="_Toc264737179"/>
      <w:bookmarkStart w:id="40" w:name="_Toc264995409"/>
      <w:r w:rsidRPr="00CF554C">
        <w:t>Problem Statement and Goals</w:t>
      </w:r>
      <w:bookmarkEnd w:id="38"/>
      <w:bookmarkEnd w:id="39"/>
      <w:bookmarkEnd w:id="40"/>
    </w:p>
    <w:p w:rsidR="000728C4" w:rsidRPr="00CF554C" w:rsidRDefault="000728C4" w:rsidP="000728C4">
      <w:pPr>
        <w:pStyle w:val="Heading3"/>
        <w:numPr>
          <w:ilvl w:val="2"/>
          <w:numId w:val="39"/>
        </w:numPr>
        <w:ind w:left="0" w:firstLine="0"/>
      </w:pPr>
      <w:bookmarkStart w:id="41" w:name="_Toc264798548"/>
      <w:bookmarkStart w:id="42" w:name="_Toc264737180"/>
      <w:bookmarkStart w:id="43" w:name="_Toc264995410"/>
      <w:r w:rsidRPr="00E9570D">
        <w:t>Problem</w:t>
      </w:r>
      <w:r w:rsidRPr="00CF554C">
        <w:t xml:space="preserve"> Statement</w:t>
      </w:r>
      <w:bookmarkEnd w:id="41"/>
      <w:bookmarkEnd w:id="42"/>
      <w:bookmarkEnd w:id="43"/>
    </w:p>
    <w:p w:rsidR="000728C4" w:rsidRPr="00CF554C" w:rsidRDefault="000728C4" w:rsidP="000728C4">
      <w:r w:rsidRPr="00CF554C">
        <w:t xml:space="preserve">The purpose of this </w:t>
      </w:r>
      <w:r>
        <w:t>report</w:t>
      </w:r>
      <w:r w:rsidRPr="00CF554C">
        <w:t xml:space="preserve"> is to present a framework for building autonomic systems based on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w:t>
      </w:r>
      <w:r w:rsidRPr="00E9570D">
        <w:t>highest</w:t>
      </w:r>
      <w:r w:rsidRPr="00CF554C">
        <w:t xml:space="preserve">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r>
        <w:t xml:space="preserve"> The framework should be used o build a real-life green context-aware service center.</w:t>
      </w:r>
    </w:p>
    <w:p w:rsidR="000728C4" w:rsidRPr="00CF554C" w:rsidRDefault="000728C4" w:rsidP="000728C4">
      <w:pPr>
        <w:pStyle w:val="Heading3"/>
        <w:numPr>
          <w:ilvl w:val="2"/>
          <w:numId w:val="39"/>
        </w:numPr>
        <w:ind w:left="0" w:firstLine="0"/>
      </w:pPr>
      <w:bookmarkStart w:id="44" w:name="_Toc264798549"/>
      <w:bookmarkStart w:id="45" w:name="_Toc264737181"/>
      <w:bookmarkStart w:id="46" w:name="_Toc264995411"/>
      <w:r w:rsidRPr="00CF554C">
        <w:t>Problem Goals</w:t>
      </w:r>
      <w:bookmarkEnd w:id="44"/>
      <w:bookmarkEnd w:id="45"/>
      <w:bookmarkEnd w:id="46"/>
    </w:p>
    <w:p w:rsidR="000728C4" w:rsidRPr="00CF554C" w:rsidRDefault="000728C4" w:rsidP="000728C4">
      <w:pPr>
        <w:pStyle w:val="ListParagraph"/>
        <w:numPr>
          <w:ilvl w:val="0"/>
          <w:numId w:val="19"/>
        </w:numPr>
        <w:spacing w:before="200" w:line="276" w:lineRule="auto"/>
        <w:rPr>
          <w:rFonts w:cs="Times New Roman"/>
        </w:rPr>
      </w:pPr>
      <w:r w:rsidRPr="00CF554C">
        <w:rPr>
          <w:rFonts w:cs="Times New Roman"/>
        </w:rPr>
        <w:t>Create a suitable context representation</w:t>
      </w:r>
    </w:p>
    <w:p w:rsidR="000728C4" w:rsidRPr="00CF554C" w:rsidRDefault="000728C4" w:rsidP="000728C4">
      <w:pPr>
        <w:pStyle w:val="ListParagraph"/>
        <w:numPr>
          <w:ilvl w:val="0"/>
          <w:numId w:val="19"/>
        </w:numPr>
        <w:spacing w:line="276" w:lineRule="auto"/>
        <w:rPr>
          <w:rFonts w:cs="Times New Roman"/>
        </w:rPr>
      </w:pPr>
      <w:r w:rsidRPr="00CF554C">
        <w:rPr>
          <w:rFonts w:cs="Times New Roman"/>
        </w:rPr>
        <w:t xml:space="preserve">Build a </w:t>
      </w:r>
      <w:r>
        <w:rPr>
          <w:rFonts w:cs="Times New Roman"/>
        </w:rPr>
        <w:t xml:space="preserve">reinforcement learning based </w:t>
      </w:r>
      <w:r w:rsidRPr="00CF554C">
        <w:rPr>
          <w:rFonts w:cs="Times New Roman"/>
        </w:rPr>
        <w:t xml:space="preserve">context management </w:t>
      </w:r>
      <w:r>
        <w:rPr>
          <w:rFonts w:cs="Times New Roman"/>
        </w:rPr>
        <w:t>solution</w:t>
      </w:r>
    </w:p>
    <w:p w:rsidR="000728C4" w:rsidRPr="00CF554C" w:rsidRDefault="000728C4" w:rsidP="000728C4">
      <w:pPr>
        <w:pStyle w:val="ListParagraph"/>
        <w:numPr>
          <w:ilvl w:val="0"/>
          <w:numId w:val="19"/>
        </w:numPr>
        <w:spacing w:line="276" w:lineRule="auto"/>
        <w:rPr>
          <w:rFonts w:cs="Times New Roman"/>
        </w:rPr>
      </w:pPr>
      <w:r w:rsidRPr="00CF554C">
        <w:rPr>
          <w:rFonts w:cs="Times New Roman"/>
        </w:rPr>
        <w:lastRenderedPageBreak/>
        <w:t>Apply the context management solution to a self-healing environment</w:t>
      </w:r>
    </w:p>
    <w:p w:rsidR="000728C4" w:rsidRPr="00CF554C" w:rsidRDefault="000728C4" w:rsidP="000728C4">
      <w:pPr>
        <w:pStyle w:val="ListParagraph"/>
        <w:numPr>
          <w:ilvl w:val="0"/>
          <w:numId w:val="19"/>
        </w:numPr>
        <w:spacing w:line="276" w:lineRule="auto"/>
        <w:rPr>
          <w:rFonts w:cs="Times New Roman"/>
        </w:rPr>
      </w:pPr>
      <w:r w:rsidRPr="00CF554C">
        <w:rPr>
          <w:rFonts w:cs="Times New Roman"/>
        </w:rPr>
        <w:t xml:space="preserve">Extends and adapt the context management solution for </w:t>
      </w:r>
      <w:r>
        <w:rPr>
          <w:rFonts w:cs="Times New Roman"/>
        </w:rPr>
        <w:t>building a green service center</w:t>
      </w:r>
      <w:r w:rsidRPr="00CF554C">
        <w:rPr>
          <w:rFonts w:cs="Times New Roman"/>
        </w:rPr>
        <w:t xml:space="preserve"> management</w:t>
      </w:r>
      <w:r>
        <w:rPr>
          <w:rFonts w:cs="Times New Roman"/>
        </w:rPr>
        <w:t xml:space="preserve"> system.</w:t>
      </w:r>
    </w:p>
    <w:p w:rsidR="000728C4" w:rsidRPr="00CF554C" w:rsidRDefault="000728C4" w:rsidP="000728C4">
      <w:pPr>
        <w:ind w:firstLine="720"/>
        <w:rPr>
          <w:rFonts w:cs="Times New Roman"/>
        </w:rPr>
      </w:pPr>
      <w:r w:rsidRPr="00CF554C">
        <w:rPr>
          <w:rFonts w:cs="Times New Roman"/>
        </w:rPr>
        <w:t>In order to achieve this goals there are some important sub-goals to be met.</w:t>
      </w:r>
    </w:p>
    <w:p w:rsidR="000728C4" w:rsidRPr="00CF554C" w:rsidRDefault="000728C4" w:rsidP="000728C4">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Study</w:t>
      </w:r>
      <w:r>
        <w:rPr>
          <w:rFonts w:cs="Times New Roman"/>
        </w:rPr>
        <w:t xml:space="preserve"> and use</w:t>
      </w:r>
      <w:r w:rsidRPr="00CF554C">
        <w:rPr>
          <w:rFonts w:cs="Times New Roman"/>
        </w:rPr>
        <w:t xml:space="preserve"> the RAP</w:t>
      </w:r>
      <w:fldSimple w:instr=" REF _Ref263593440 \h  \* MERGEFORMAT ">
        <w:r w:rsidR="00825075" w:rsidRPr="00825075">
          <w:rPr>
            <w:rFonts w:cs="Times New Roman"/>
          </w:rPr>
          <w:t xml:space="preserve">[ </w:t>
        </w:r>
        <w:r w:rsidR="00825075" w:rsidRPr="00825075">
          <w:rPr>
            <w:rFonts w:cs="Times New Roman"/>
            <w:noProof/>
          </w:rPr>
          <w:t>30</w:t>
        </w:r>
      </w:fldSimple>
      <w:r w:rsidRPr="00CF554C">
        <w:rPr>
          <w:rFonts w:cs="Times New Roman"/>
        </w:rPr>
        <w:t xml:space="preserve"> ]context model</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 xml:space="preserve">Build a context ontology representation using Protégé </w:t>
      </w:r>
      <w:fldSimple w:instr=" REF _Ref263594027 \h  \* MERGEFORMAT ">
        <w:r w:rsidR="00825075" w:rsidRPr="00825075">
          <w:rPr>
            <w:rFonts w:cs="Times New Roman"/>
          </w:rPr>
          <w:t xml:space="preserve">[ </w:t>
        </w:r>
        <w:r w:rsidR="00825075" w:rsidRPr="00825075">
          <w:rPr>
            <w:rFonts w:cs="Times New Roman"/>
            <w:noProof/>
          </w:rPr>
          <w:t>40</w:t>
        </w:r>
      </w:fldSimple>
      <w:r w:rsidRPr="00CF554C">
        <w:rPr>
          <w:rFonts w:cs="Times New Roman"/>
        </w:rPr>
        <w:t xml:space="preserve"> ].</w:t>
      </w:r>
    </w:p>
    <w:p w:rsidR="000728C4" w:rsidRPr="00CF554C" w:rsidRDefault="000728C4" w:rsidP="000728C4">
      <w:pPr>
        <w:pStyle w:val="ListParagraph"/>
        <w:numPr>
          <w:ilvl w:val="0"/>
          <w:numId w:val="21"/>
        </w:numPr>
        <w:spacing w:line="276" w:lineRule="auto"/>
        <w:rPr>
          <w:rFonts w:cs="Times New Roman"/>
          <w:b/>
        </w:rPr>
      </w:pPr>
      <w:r w:rsidRPr="00CF554C">
        <w:rPr>
          <w:rFonts w:cs="Times New Roman"/>
          <w:b/>
        </w:rPr>
        <w:t>Build a context management suite</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Create an information gathering mechanism:</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Create an information gathering module for the System Under Test(SUT) endpoint</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Create an extensible actuator management mechanism:</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Design a self-adapting algorithm which can handle in real time actuator list modifications.</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Create a PDF log writer and a log display window</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Study intelligent mobile agents</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Define agents and their behaviors</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Choose an inter-agent communication mechanism</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Build a 3D context representation:</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Study the available 3D technologies</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Provide additional visual system information:</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0728C4" w:rsidRPr="00CF554C" w:rsidRDefault="000728C4" w:rsidP="000728C4">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Create web services for the smart environment sensors</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Define policies, actuators and associated actions</w:t>
      </w:r>
    </w:p>
    <w:p w:rsidR="000728C4" w:rsidRPr="00CF554C" w:rsidRDefault="000728C4" w:rsidP="000728C4">
      <w:pPr>
        <w:pStyle w:val="ListParagraph"/>
        <w:numPr>
          <w:ilvl w:val="1"/>
          <w:numId w:val="21"/>
        </w:numPr>
        <w:spacing w:line="276" w:lineRule="auto"/>
        <w:rPr>
          <w:rFonts w:cs="Times New Roman"/>
        </w:rPr>
      </w:pPr>
      <w:r>
        <w:rPr>
          <w:rFonts w:cs="Times New Roman"/>
        </w:rPr>
        <w:t xml:space="preserve">Evaluate </w:t>
      </w:r>
      <w:r w:rsidRPr="00CF554C">
        <w:rPr>
          <w:rFonts w:cs="Times New Roman"/>
        </w:rPr>
        <w:t xml:space="preserve"> the context management solution </w:t>
      </w:r>
      <w:r>
        <w:rPr>
          <w:rFonts w:cs="Times New Roman"/>
        </w:rPr>
        <w:t xml:space="preserve">using broken </w:t>
      </w:r>
      <w:r w:rsidRPr="00CF554C">
        <w:rPr>
          <w:rFonts w:cs="Times New Roman"/>
        </w:rPr>
        <w:t>context patterns</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 xml:space="preserve">Extensively </w:t>
      </w:r>
      <w:r>
        <w:rPr>
          <w:rFonts w:cs="Times New Roman"/>
        </w:rPr>
        <w:t xml:space="preserve">evaluate </w:t>
      </w:r>
      <w:r w:rsidRPr="00CF554C">
        <w:rPr>
          <w:rFonts w:cs="Times New Roman"/>
        </w:rPr>
        <w:t xml:space="preserve"> the system using the interactive 3D representation</w:t>
      </w:r>
    </w:p>
    <w:p w:rsidR="000728C4" w:rsidRPr="00CF554C" w:rsidRDefault="000728C4" w:rsidP="000728C4">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lastRenderedPageBreak/>
        <w:t>Create web services for interacting with the server operating system</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Adapt the context representation</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 xml:space="preserve">Augment the context representation with information particular to </w:t>
      </w:r>
      <w:r>
        <w:rPr>
          <w:rFonts w:cs="Times New Roman"/>
        </w:rPr>
        <w:t>service center</w:t>
      </w:r>
      <w:r w:rsidRPr="00CF554C">
        <w:rPr>
          <w:rFonts w:cs="Times New Roman"/>
        </w:rPr>
        <w:t>s</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 xml:space="preserve">Find techniques for improving the energy efficiency in </w:t>
      </w:r>
      <w:r>
        <w:rPr>
          <w:rFonts w:cs="Times New Roman"/>
        </w:rPr>
        <w:t>service center</w:t>
      </w:r>
      <w:r w:rsidRPr="00CF554C">
        <w:rPr>
          <w:rFonts w:cs="Times New Roman"/>
        </w:rPr>
        <w:t>s</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Find a mechanism for improving server consolidation</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 xml:space="preserve">Study </w:t>
      </w:r>
      <w:r>
        <w:rPr>
          <w:rFonts w:cs="Times New Roman"/>
        </w:rPr>
        <w:t>service center</w:t>
      </w:r>
      <w:r w:rsidRPr="00CF554C">
        <w:rPr>
          <w:rFonts w:cs="Times New Roman"/>
        </w:rPr>
        <w:t xml:space="preserve"> management technologies</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Provide system information visually:</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Adapt the existing 3D representation</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Implement  server resource monitors</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Create a visual representation of the tasks(both deployed and undeployed) for better task tracking</w:t>
      </w:r>
    </w:p>
    <w:p w:rsidR="000728C4" w:rsidRPr="00CF554C" w:rsidRDefault="000728C4" w:rsidP="000728C4">
      <w:pPr>
        <w:pStyle w:val="ListParagraph"/>
        <w:numPr>
          <w:ilvl w:val="1"/>
          <w:numId w:val="21"/>
        </w:numPr>
        <w:spacing w:line="276" w:lineRule="auto"/>
        <w:rPr>
          <w:rFonts w:cs="Times New Roman"/>
        </w:rPr>
      </w:pPr>
      <w:r>
        <w:rPr>
          <w:rFonts w:cs="Times New Roman"/>
        </w:rPr>
        <w:t>Apply</w:t>
      </w:r>
      <w:r w:rsidRPr="00CF554C">
        <w:rPr>
          <w:rFonts w:cs="Times New Roman"/>
        </w:rPr>
        <w:t xml:space="preserve"> the system on a real world server cluster</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 xml:space="preserve">Develop a workload generating tool for extensive system </w:t>
      </w:r>
      <w:r>
        <w:rPr>
          <w:rFonts w:cs="Times New Roman"/>
        </w:rPr>
        <w:t>evaluation</w:t>
      </w:r>
      <w:r w:rsidRPr="00CF554C">
        <w:rPr>
          <w:rFonts w:cs="Times New Roman"/>
        </w:rPr>
        <w:t>.</w:t>
      </w: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pStyle w:val="Title"/>
      </w:pPr>
      <w:r>
        <w:lastRenderedPageBreak/>
        <w:t>Chapter 2</w:t>
      </w:r>
    </w:p>
    <w:p w:rsidR="000728C4" w:rsidRPr="00CF554C" w:rsidRDefault="000728C4" w:rsidP="00356D07">
      <w:pPr>
        <w:pStyle w:val="Heading1"/>
        <w:numPr>
          <w:ilvl w:val="0"/>
          <w:numId w:val="39"/>
        </w:numPr>
      </w:pPr>
      <w:bookmarkStart w:id="47" w:name="_Toc264798550"/>
      <w:bookmarkStart w:id="48" w:name="_Toc264737182"/>
      <w:bookmarkStart w:id="49" w:name="_Toc264995412"/>
      <w:r w:rsidRPr="00CF554C">
        <w:t>Background</w:t>
      </w:r>
      <w:bookmarkEnd w:id="47"/>
      <w:bookmarkEnd w:id="48"/>
      <w:bookmarkEnd w:id="49"/>
      <w:r w:rsidRPr="00CF554C">
        <w:t xml:space="preserve">    </w:t>
      </w:r>
    </w:p>
    <w:p w:rsidR="000728C4" w:rsidRPr="00CF554C" w:rsidRDefault="000728C4" w:rsidP="000728C4">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0728C4" w:rsidRPr="00CF554C" w:rsidRDefault="000728C4" w:rsidP="000728C4">
      <w:pPr>
        <w:ind w:firstLine="720"/>
        <w:rPr>
          <w:rFonts w:cs="Times New Roman"/>
        </w:rPr>
      </w:pPr>
      <w:r w:rsidRPr="00CF554C">
        <w:rPr>
          <w:rFonts w:cs="Times New Roman"/>
        </w:rPr>
        <w:t>The following topics are discussed:</w:t>
      </w:r>
    </w:p>
    <w:p w:rsidR="000728C4" w:rsidRPr="00A57E5F" w:rsidRDefault="000728C4" w:rsidP="000728C4">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0728C4" w:rsidRPr="00CF554C" w:rsidRDefault="000728C4" w:rsidP="000728C4">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0728C4" w:rsidRPr="00CF554C" w:rsidRDefault="000728C4" w:rsidP="000728C4">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0728C4" w:rsidRPr="00CF554C" w:rsidRDefault="000728C4" w:rsidP="000728C4">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0728C4" w:rsidRPr="00CF554C" w:rsidRDefault="000728C4" w:rsidP="000728C4">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0728C4" w:rsidRDefault="000728C4" w:rsidP="00356D07">
      <w:pPr>
        <w:pStyle w:val="Heading3"/>
        <w:keepNext/>
        <w:keepLines/>
        <w:numPr>
          <w:ilvl w:val="1"/>
          <w:numId w:val="38"/>
        </w:numPr>
        <w:spacing w:line="276" w:lineRule="auto"/>
        <w:rPr>
          <w:rFonts w:cs="Times New Roman"/>
        </w:rPr>
      </w:pPr>
      <w:bookmarkStart w:id="50" w:name="_Toc264798551"/>
      <w:bookmarkStart w:id="51" w:name="_Toc264737183"/>
      <w:bookmarkStart w:id="52" w:name="_Toc264995413"/>
      <w:r>
        <w:rPr>
          <w:rFonts w:cs="Times New Roman"/>
        </w:rPr>
        <w:t>Advanced Object- Oriented Concepts and Principles</w:t>
      </w:r>
      <w:bookmarkEnd w:id="50"/>
      <w:bookmarkEnd w:id="51"/>
      <w:bookmarkEnd w:id="52"/>
    </w:p>
    <w:p w:rsidR="000728C4" w:rsidRDefault="000728C4" w:rsidP="000728C4">
      <w:r>
        <w:t xml:space="preserve">There are high level concepts and principles used in this report that need to be clarified in order to understand how and why they were applied. </w:t>
      </w:r>
    </w:p>
    <w:p w:rsidR="000728C4" w:rsidRDefault="000728C4" w:rsidP="000728C4">
      <w:r>
        <w:rPr>
          <w:b/>
        </w:rPr>
        <w:t>General Responsibility Assignment Software Principles (GRAPS)</w:t>
      </w:r>
      <w:r>
        <w:t xml:space="preserve"> are well defined guidelines for assigning responsibility to classes and objects </w:t>
      </w:r>
      <w:r w:rsidR="003E2112">
        <w:fldChar w:fldCharType="begin"/>
      </w:r>
      <w:r>
        <w:instrText xml:space="preserve"> REF _Ref264193631 \h </w:instrText>
      </w:r>
      <w:r w:rsidR="003E2112">
        <w:fldChar w:fldCharType="separate"/>
      </w:r>
      <w:r w:rsidR="00825075" w:rsidRPr="0038514E">
        <w:rPr>
          <w:rFonts w:cs="Times New Roman"/>
          <w:sz w:val="22"/>
        </w:rPr>
        <w:t xml:space="preserve">[ </w:t>
      </w:r>
      <w:r w:rsidR="00825075">
        <w:rPr>
          <w:rFonts w:cs="Times New Roman"/>
          <w:noProof/>
          <w:sz w:val="22"/>
        </w:rPr>
        <w:t>35</w:t>
      </w:r>
      <w:r w:rsidR="003E2112">
        <w:fldChar w:fldCharType="end"/>
      </w:r>
      <w:r>
        <w:t xml:space="preserve"> ]. There are five main principles which must be enforced in any system which wants to benefit from a good design:</w:t>
      </w:r>
    </w:p>
    <w:p w:rsidR="000728C4" w:rsidRDefault="000728C4" w:rsidP="000728C4">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0728C4" w:rsidRDefault="000728C4" w:rsidP="000728C4">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0728C4" w:rsidRPr="00D61E39" w:rsidRDefault="000728C4" w:rsidP="000728C4">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0728C4" w:rsidRDefault="000728C4" w:rsidP="000728C4">
      <w:pPr>
        <w:ind w:left="720" w:hanging="720"/>
      </w:pPr>
      <w:r>
        <w:rPr>
          <w:b/>
        </w:rPr>
        <w:t>Dependency Inversion Principle</w:t>
      </w:r>
      <w:r>
        <w:t xml:space="preserve"> is a principle which states that components should not depend on low-level components, but on abstractions </w:t>
      </w:r>
      <w:r w:rsidR="003E2112">
        <w:fldChar w:fldCharType="begin"/>
      </w:r>
      <w:r>
        <w:instrText xml:space="preserve"> REF _Ref264193951 \h </w:instrText>
      </w:r>
      <w:r w:rsidR="003E2112">
        <w:fldChar w:fldCharType="separate"/>
      </w:r>
      <w:r w:rsidR="00825075" w:rsidRPr="0038514E">
        <w:rPr>
          <w:rFonts w:cs="Times New Roman"/>
          <w:sz w:val="22"/>
        </w:rPr>
        <w:t xml:space="preserve">[ </w:t>
      </w:r>
      <w:r w:rsidR="00825075">
        <w:rPr>
          <w:rFonts w:cs="Times New Roman"/>
          <w:noProof/>
          <w:sz w:val="22"/>
        </w:rPr>
        <w:t>37</w:t>
      </w:r>
      <w:r w:rsidR="003E2112">
        <w:fldChar w:fldCharType="end"/>
      </w:r>
      <w:r>
        <w:t xml:space="preserve"> ] . In a naive object oriented approach, the dependency would be on the classes located at the bottom of the class hierarchy tree (leaf subclasses).  This type of dependency reduces the generality of the system which </w:t>
      </w:r>
      <w:r>
        <w:lastRenderedPageBreak/>
        <w:t xml:space="preserve">uses it and increases the coupling between classes. By changing the dependency from the low-level classes to the abstract super-classes or interfaces the dependency relation is </w:t>
      </w:r>
      <w:r>
        <w:rPr>
          <w:i/>
        </w:rPr>
        <w:t>inversed</w:t>
      </w:r>
      <w:r>
        <w:t>, the dependency now being to the top of the class hierarchy tree. This inversion allows for a greater amount of flexibility, each abstract dependency being able to use any concrete class that subclasses the abstract entity used in the relation.</w:t>
      </w:r>
    </w:p>
    <w:p w:rsidR="000728C4" w:rsidRDefault="000728C4" w:rsidP="000728C4">
      <w:pPr>
        <w:ind w:left="720" w:hanging="720"/>
      </w:pPr>
      <w:r>
        <w:rPr>
          <w:b/>
        </w:rPr>
        <w:t xml:space="preserve">Separation of Concerns </w:t>
      </w:r>
      <w:r>
        <w:t xml:space="preserve">is the process of separating a program in distinct features which overlap as little as possible </w:t>
      </w:r>
      <w:r w:rsidR="003E2112">
        <w:fldChar w:fldCharType="begin"/>
      </w:r>
      <w:r>
        <w:instrText xml:space="preserve"> REF _Ref264196589 \h </w:instrText>
      </w:r>
      <w:r w:rsidR="003E2112">
        <w:fldChar w:fldCharType="separate"/>
      </w:r>
      <w:r w:rsidR="00825075" w:rsidRPr="0038514E">
        <w:rPr>
          <w:rFonts w:cs="Times New Roman"/>
          <w:sz w:val="22"/>
        </w:rPr>
        <w:t xml:space="preserve">[ </w:t>
      </w:r>
      <w:r w:rsidR="00825075">
        <w:rPr>
          <w:rFonts w:cs="Times New Roman"/>
          <w:noProof/>
          <w:sz w:val="22"/>
        </w:rPr>
        <w:t>36</w:t>
      </w:r>
      <w:r w:rsidR="003E2112">
        <w:fldChar w:fldCharType="end"/>
      </w:r>
      <w:r>
        <w:t xml:space="preserve"> ]. </w:t>
      </w:r>
    </w:p>
    <w:p w:rsidR="000728C4" w:rsidRPr="00CB67F3" w:rsidRDefault="000728C4" w:rsidP="000728C4">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rsidR="003E2112">
        <w:fldChar w:fldCharType="begin"/>
      </w:r>
      <w:r>
        <w:instrText xml:space="preserve"> REF _Ref264196877 \h </w:instrText>
      </w:r>
      <w:r w:rsidR="003E2112">
        <w:fldChar w:fldCharType="separate"/>
      </w:r>
      <w:r w:rsidR="00825075" w:rsidRPr="0038514E">
        <w:rPr>
          <w:rFonts w:cs="Times New Roman"/>
          <w:sz w:val="22"/>
        </w:rPr>
        <w:t xml:space="preserve">[ </w:t>
      </w:r>
      <w:r w:rsidR="00825075">
        <w:rPr>
          <w:rFonts w:cs="Times New Roman"/>
          <w:noProof/>
          <w:sz w:val="22"/>
        </w:rPr>
        <w:t>38</w:t>
      </w:r>
      <w:r w:rsidR="003E2112">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0728C4" w:rsidRPr="00CF554C" w:rsidRDefault="000728C4" w:rsidP="00356D07">
      <w:pPr>
        <w:pStyle w:val="Heading3"/>
        <w:keepNext/>
        <w:keepLines/>
        <w:numPr>
          <w:ilvl w:val="1"/>
          <w:numId w:val="38"/>
        </w:numPr>
        <w:spacing w:line="276" w:lineRule="auto"/>
        <w:rPr>
          <w:rFonts w:cs="Times New Roman"/>
        </w:rPr>
      </w:pPr>
      <w:bookmarkStart w:id="53" w:name="_Toc264798552"/>
      <w:bookmarkStart w:id="54" w:name="_Toc264737184"/>
      <w:bookmarkStart w:id="55" w:name="_Toc264995414"/>
      <w:r w:rsidRPr="00CF554C">
        <w:rPr>
          <w:rFonts w:cs="Times New Roman"/>
        </w:rPr>
        <w:t>Autonomic Computing Paradigm and Autonomic Systems</w:t>
      </w:r>
      <w:bookmarkEnd w:id="53"/>
      <w:bookmarkEnd w:id="54"/>
      <w:bookmarkEnd w:id="55"/>
    </w:p>
    <w:p w:rsidR="000728C4" w:rsidRPr="00CF554C" w:rsidRDefault="000728C4" w:rsidP="000728C4">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00825075" w:rsidRPr="00825075">
          <w:rPr>
            <w:rFonts w:cs="Times New Roman"/>
          </w:rPr>
          <w:t xml:space="preserve">[ </w:t>
        </w:r>
        <w:r w:rsidR="00825075" w:rsidRPr="00825075">
          <w:rPr>
            <w:rFonts w:cs="Times New Roman"/>
            <w:noProof/>
          </w:rPr>
          <w:t>4</w:t>
        </w:r>
      </w:fldSimple>
      <w:r w:rsidRPr="00CF554C">
        <w:rPr>
          <w:rFonts w:cs="Times New Roman"/>
        </w:rPr>
        <w:t xml:space="preserve"> ].</w:t>
      </w:r>
    </w:p>
    <w:p w:rsidR="000728C4" w:rsidRPr="00CF554C" w:rsidRDefault="000728C4" w:rsidP="000728C4">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0728C4" w:rsidRPr="00CF554C" w:rsidRDefault="000728C4" w:rsidP="000728C4">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00825075" w:rsidRPr="00825075">
          <w:rPr>
            <w:rFonts w:cs="Times New Roman"/>
          </w:rPr>
          <w:t xml:space="preserve">[ </w:t>
        </w:r>
        <w:r w:rsidR="00825075" w:rsidRPr="00825075">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0728C4" w:rsidRPr="00CF554C" w:rsidRDefault="000728C4" w:rsidP="000728C4">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0728C4" w:rsidRPr="00CF554C" w:rsidRDefault="000728C4" w:rsidP="000728C4">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0728C4" w:rsidRPr="00CF554C" w:rsidRDefault="000728C4" w:rsidP="000728C4">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0728C4" w:rsidRPr="00CF554C" w:rsidRDefault="000728C4" w:rsidP="000728C4">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0728C4" w:rsidRPr="00CF554C" w:rsidRDefault="000728C4" w:rsidP="00356D07">
      <w:pPr>
        <w:pStyle w:val="Heading3"/>
        <w:keepNext/>
        <w:keepLines/>
        <w:numPr>
          <w:ilvl w:val="1"/>
          <w:numId w:val="38"/>
        </w:numPr>
        <w:spacing w:line="276" w:lineRule="auto"/>
        <w:rPr>
          <w:rFonts w:cs="Times New Roman"/>
        </w:rPr>
      </w:pPr>
      <w:bookmarkStart w:id="56" w:name="_Toc264798553"/>
      <w:bookmarkStart w:id="57" w:name="_Toc264737185"/>
      <w:bookmarkStart w:id="58" w:name="_Toc264995415"/>
      <w:r w:rsidRPr="00CF554C">
        <w:rPr>
          <w:rFonts w:cs="Times New Roman"/>
        </w:rPr>
        <w:lastRenderedPageBreak/>
        <w:t>Intelligent Agents and Pervasive Computing</w:t>
      </w:r>
      <w:bookmarkEnd w:id="56"/>
      <w:bookmarkEnd w:id="57"/>
      <w:bookmarkEnd w:id="58"/>
    </w:p>
    <w:p w:rsidR="000728C4" w:rsidRPr="00CF554C" w:rsidRDefault="000728C4" w:rsidP="000728C4">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r w:rsidR="003E2112">
        <w:fldChar w:fldCharType="begin"/>
      </w:r>
      <w:r>
        <w:rPr>
          <w:rStyle w:val="apple-style-span"/>
          <w:rFonts w:cs="Times New Roman"/>
          <w:b/>
          <w:color w:val="000000"/>
        </w:rPr>
        <w:instrText xml:space="preserve"> REF _Ref264874651 \h </w:instrText>
      </w:r>
      <w:r w:rsidR="003E2112">
        <w:fldChar w:fldCharType="separate"/>
      </w:r>
      <w:r w:rsidR="00825075" w:rsidRPr="00BB75DC">
        <w:rPr>
          <w:sz w:val="22"/>
        </w:rPr>
        <w:t xml:space="preserve">[ </w:t>
      </w:r>
      <w:r w:rsidR="00825075">
        <w:rPr>
          <w:noProof/>
          <w:sz w:val="22"/>
        </w:rPr>
        <w:t>13</w:t>
      </w:r>
      <w:r w:rsidR="003E2112">
        <w:fldChar w:fldCharType="end"/>
      </w:r>
      <w:r>
        <w:t xml:space="preserve"> ] </w:t>
      </w:r>
      <w:r w:rsidRPr="00CF554C">
        <w:rPr>
          <w:rFonts w:cs="Times New Roman"/>
        </w:rPr>
        <w:t>is a computing paradigm in which information processing has been integrated in everyday life by means of small networked processing devices. These devices link communications and computing infrastructure to everyday life settings and commonplace tasks.</w:t>
      </w:r>
    </w:p>
    <w:p w:rsidR="000728C4" w:rsidRPr="00CF554C" w:rsidRDefault="000728C4" w:rsidP="000728C4">
      <w:pPr>
        <w:ind w:firstLine="720"/>
        <w:rPr>
          <w:rFonts w:cs="Times New Roman"/>
        </w:rPr>
      </w:pPr>
      <w:r>
        <w:rPr>
          <w:rFonts w:cs="Times New Roman"/>
        </w:rPr>
        <w:t>An agent</w:t>
      </w:r>
      <w:r w:rsidRPr="00CF554C">
        <w:rPr>
          <w:rFonts w:cs="Times New Roman"/>
        </w:rPr>
        <w:t xml:space="preserve"> are defined as </w:t>
      </w:r>
      <w:r>
        <w:rPr>
          <w:rFonts w:cs="Times New Roman"/>
        </w:rPr>
        <w:t>an entity</w:t>
      </w:r>
      <w:r w:rsidRPr="00CF554C">
        <w:rPr>
          <w:rFonts w:cs="Times New Roman"/>
        </w:rPr>
        <w:t xml:space="preserve"> </w:t>
      </w:r>
      <w:r>
        <w:rPr>
          <w:rFonts w:cs="Times New Roman"/>
        </w:rPr>
        <w:t xml:space="preserve">which </w:t>
      </w:r>
      <w:r w:rsidRPr="00CF554C">
        <w:rPr>
          <w:rFonts w:cs="Times New Roman"/>
        </w:rPr>
        <w:t xml:space="preserve">perceives its environment through sensors and performs actions on that environment through actuators </w:t>
      </w:r>
      <w:fldSimple w:instr=" REF _Ref263593239 \h  \* MERGEFORMAT ">
        <w:r w:rsidR="00825075" w:rsidRPr="00825075">
          <w:rPr>
            <w:rFonts w:cs="Times New Roman"/>
          </w:rPr>
          <w:t xml:space="preserve">[ </w:t>
        </w:r>
        <w:r w:rsidR="00825075" w:rsidRPr="00825075">
          <w:rPr>
            <w:rFonts w:cs="Times New Roman"/>
            <w:noProof/>
          </w:rPr>
          <w:t>14</w:t>
        </w:r>
      </w:fldSimple>
      <w:r w:rsidRPr="00CF554C">
        <w:rPr>
          <w:rFonts w:cs="Times New Roman"/>
        </w:rPr>
        <w:t xml:space="preserve"> ].</w:t>
      </w:r>
    </w:p>
    <w:p w:rsidR="000728C4" w:rsidRPr="00CF554C" w:rsidRDefault="000728C4" w:rsidP="00356D07">
      <w:pPr>
        <w:pStyle w:val="Heading4"/>
        <w:keepNext/>
        <w:keepLines/>
        <w:numPr>
          <w:ilvl w:val="2"/>
          <w:numId w:val="38"/>
        </w:numPr>
        <w:spacing w:line="276" w:lineRule="auto"/>
        <w:rPr>
          <w:rFonts w:cs="Times New Roman"/>
          <w:i w:val="0"/>
        </w:rPr>
      </w:pPr>
      <w:r w:rsidRPr="00CF554C">
        <w:rPr>
          <w:rFonts w:cs="Times New Roman"/>
          <w:i w:val="0"/>
        </w:rPr>
        <w:t>Agent Environment</w:t>
      </w:r>
    </w:p>
    <w:p w:rsidR="000728C4" w:rsidRPr="00CF554C" w:rsidRDefault="000728C4" w:rsidP="000728C4">
      <w:pPr>
        <w:spacing w:before="200"/>
        <w:rPr>
          <w:rFonts w:cs="Times New Roman"/>
        </w:rPr>
      </w:pPr>
      <w:r w:rsidRPr="00CF554C">
        <w:rPr>
          <w:rFonts w:cs="Times New Roman"/>
        </w:rPr>
        <w:t xml:space="preserve">By their nature, the environments are roughly classified by </w:t>
      </w:r>
      <w:fldSimple w:instr=" REF _Ref263593239 \h  \* MERGEFORMAT ">
        <w:r w:rsidR="00825075" w:rsidRPr="00825075">
          <w:rPr>
            <w:rFonts w:cs="Times New Roman"/>
          </w:rPr>
          <w:t xml:space="preserve">[ </w:t>
        </w:r>
        <w:r w:rsidR="00825075" w:rsidRPr="00825075">
          <w:rPr>
            <w:rFonts w:cs="Times New Roman"/>
            <w:noProof/>
          </w:rPr>
          <w:t>14</w:t>
        </w:r>
      </w:fldSimple>
      <w:r w:rsidRPr="00CF554C">
        <w:rPr>
          <w:rFonts w:cs="Times New Roman"/>
        </w:rPr>
        <w:t xml:space="preserve"> ] in:</w:t>
      </w:r>
    </w:p>
    <w:p w:rsidR="000728C4" w:rsidRPr="00CF554C" w:rsidRDefault="000728C4" w:rsidP="000728C4">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0728C4" w:rsidRPr="00CF554C" w:rsidRDefault="000728C4" w:rsidP="000728C4">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0728C4" w:rsidRPr="00CF554C" w:rsidRDefault="000728C4" w:rsidP="000728C4">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0728C4" w:rsidRPr="00CF554C" w:rsidRDefault="000728C4" w:rsidP="000728C4">
      <w:pPr>
        <w:ind w:left="720" w:hanging="720"/>
        <w:rPr>
          <w:rFonts w:cs="Times New Roman"/>
          <w:b/>
        </w:rPr>
      </w:pPr>
      <w:r w:rsidRPr="00CF554C">
        <w:rPr>
          <w:rFonts w:cs="Times New Roman"/>
          <w:b/>
        </w:rPr>
        <w:t>Static and Dynamic environments</w:t>
      </w:r>
      <w:r w:rsidRPr="00CF554C">
        <w:rPr>
          <w:rFonts w:cs="Times New Roman"/>
        </w:rPr>
        <w:t xml:space="preserve">:  In a static environment the world does not change while the agent </w:t>
      </w:r>
      <w:r>
        <w:rPr>
          <w:rFonts w:cs="Times New Roman"/>
        </w:rPr>
        <w:t xml:space="preserve">searches for </w:t>
      </w:r>
      <w:r w:rsidRPr="00CF554C">
        <w:rPr>
          <w:rFonts w:cs="Times New Roman"/>
        </w:rPr>
        <w:t>what to do.</w:t>
      </w:r>
    </w:p>
    <w:p w:rsidR="000728C4" w:rsidRPr="00CF554C" w:rsidRDefault="000728C4" w:rsidP="000728C4">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0728C4" w:rsidRPr="00CF554C" w:rsidRDefault="000728C4" w:rsidP="000728C4">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0728C4" w:rsidRPr="00CF554C" w:rsidRDefault="000728C4" w:rsidP="00356D07">
      <w:pPr>
        <w:pStyle w:val="Heading4"/>
        <w:keepNext/>
        <w:keepLines/>
        <w:numPr>
          <w:ilvl w:val="2"/>
          <w:numId w:val="38"/>
        </w:numPr>
        <w:spacing w:line="276" w:lineRule="auto"/>
        <w:rPr>
          <w:rFonts w:cs="Times New Roman"/>
          <w:i w:val="0"/>
        </w:rPr>
      </w:pPr>
      <w:r w:rsidRPr="00CF554C">
        <w:rPr>
          <w:rFonts w:cs="Times New Roman"/>
          <w:i w:val="0"/>
        </w:rPr>
        <w:t>Agent Types</w:t>
      </w:r>
    </w:p>
    <w:p w:rsidR="000728C4" w:rsidRPr="00CF554C" w:rsidRDefault="000728C4" w:rsidP="000728C4">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00825075" w:rsidRPr="00825075">
          <w:rPr>
            <w:rFonts w:cs="Times New Roman"/>
          </w:rPr>
          <w:t xml:space="preserve">[ </w:t>
        </w:r>
        <w:r w:rsidR="00825075" w:rsidRPr="00825075">
          <w:rPr>
            <w:rFonts w:cs="Times New Roman"/>
            <w:noProof/>
          </w:rPr>
          <w:t>14</w:t>
        </w:r>
      </w:fldSimple>
      <w:r w:rsidRPr="00CF554C">
        <w:rPr>
          <w:rFonts w:cs="Times New Roman"/>
        </w:rPr>
        <w:t xml:space="preserve"> ]:</w:t>
      </w:r>
    </w:p>
    <w:p w:rsidR="000728C4" w:rsidRPr="00CF554C" w:rsidRDefault="000728C4" w:rsidP="000728C4">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0728C4" w:rsidRPr="00CF554C" w:rsidRDefault="000728C4" w:rsidP="000728C4">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0728C4" w:rsidRPr="00CF554C" w:rsidRDefault="000728C4" w:rsidP="000728C4">
      <w:pPr>
        <w:ind w:left="720" w:hanging="720"/>
        <w:rPr>
          <w:rFonts w:cs="Times New Roman"/>
        </w:rPr>
      </w:pPr>
      <w:r w:rsidRPr="00CF554C">
        <w:rPr>
          <w:rFonts w:cs="Times New Roman"/>
          <w:b/>
        </w:rPr>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0728C4" w:rsidRPr="00CF554C" w:rsidRDefault="000728C4" w:rsidP="000728C4">
      <w:pPr>
        <w:ind w:left="720" w:hanging="720"/>
        <w:rPr>
          <w:rFonts w:cs="Times New Roman"/>
        </w:rPr>
      </w:pPr>
      <w:r w:rsidRPr="00CF554C">
        <w:rPr>
          <w:rFonts w:cs="Times New Roman"/>
          <w:b/>
        </w:rPr>
        <w:lastRenderedPageBreak/>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0728C4" w:rsidRPr="00CF554C" w:rsidRDefault="000728C4" w:rsidP="000728C4">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0728C4" w:rsidRPr="00CF554C" w:rsidRDefault="000728C4" w:rsidP="00356D07">
      <w:pPr>
        <w:pStyle w:val="Heading3"/>
        <w:keepNext/>
        <w:keepLines/>
        <w:numPr>
          <w:ilvl w:val="1"/>
          <w:numId w:val="38"/>
        </w:numPr>
        <w:spacing w:line="276" w:lineRule="auto"/>
        <w:rPr>
          <w:rFonts w:cs="Times New Roman"/>
        </w:rPr>
      </w:pPr>
      <w:bookmarkStart w:id="59" w:name="_Toc264798554"/>
      <w:bookmarkStart w:id="60" w:name="_Toc264737186"/>
      <w:bookmarkStart w:id="61" w:name="_Toc264995416"/>
      <w:r w:rsidRPr="00CF554C">
        <w:rPr>
          <w:rFonts w:cs="Times New Roman"/>
        </w:rPr>
        <w:t>Artificial Intelligence Learning, Knowledge Representation and Reasoning</w:t>
      </w:r>
      <w:bookmarkEnd w:id="59"/>
      <w:bookmarkEnd w:id="60"/>
      <w:bookmarkEnd w:id="61"/>
    </w:p>
    <w:p w:rsidR="000728C4" w:rsidRPr="00CF554C" w:rsidRDefault="000728C4" w:rsidP="00356D07">
      <w:pPr>
        <w:pStyle w:val="Heading4"/>
        <w:keepNext/>
        <w:keepLines/>
        <w:numPr>
          <w:ilvl w:val="2"/>
          <w:numId w:val="38"/>
        </w:numPr>
        <w:spacing w:line="276" w:lineRule="auto"/>
        <w:rPr>
          <w:rFonts w:cs="Times New Roman"/>
          <w:i w:val="0"/>
        </w:rPr>
      </w:pPr>
      <w:r w:rsidRPr="00CF554C">
        <w:rPr>
          <w:rFonts w:cs="Times New Roman"/>
          <w:i w:val="0"/>
        </w:rPr>
        <w:t>Knowledge Representation</w:t>
      </w:r>
    </w:p>
    <w:p w:rsidR="000728C4" w:rsidRPr="00CF554C" w:rsidRDefault="000728C4" w:rsidP="000728C4">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0728C4" w:rsidRPr="00CF554C" w:rsidRDefault="000728C4" w:rsidP="000728C4">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0728C4" w:rsidRPr="00CF554C" w:rsidRDefault="000728C4" w:rsidP="00356D07">
      <w:pPr>
        <w:pStyle w:val="Heading4"/>
        <w:keepNext/>
        <w:keepLines/>
        <w:numPr>
          <w:ilvl w:val="2"/>
          <w:numId w:val="38"/>
        </w:numPr>
        <w:spacing w:line="276" w:lineRule="auto"/>
        <w:rPr>
          <w:rFonts w:cs="Times New Roman"/>
          <w:i w:val="0"/>
        </w:rPr>
      </w:pPr>
      <w:r w:rsidRPr="00CF554C">
        <w:rPr>
          <w:rFonts w:cs="Times New Roman"/>
          <w:i w:val="0"/>
        </w:rPr>
        <w:t>Learning</w:t>
      </w:r>
    </w:p>
    <w:p w:rsidR="000728C4" w:rsidRPr="00CF554C" w:rsidRDefault="000728C4" w:rsidP="000728C4">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0728C4" w:rsidRPr="00CF554C" w:rsidRDefault="000728C4" w:rsidP="000728C4">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0728C4" w:rsidRPr="00CF554C" w:rsidRDefault="000728C4" w:rsidP="000728C4">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0728C4" w:rsidRPr="00CF554C" w:rsidRDefault="000728C4" w:rsidP="000728C4">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0728C4" w:rsidRPr="00CF554C" w:rsidRDefault="000728C4" w:rsidP="000728C4">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reinforcement which indicates if a behavior is acceptable or not.  The function value is the reinforcement, a negative value representing a penalty and a positive value an encouragement. Most important in this type of learning is the representation of the learned data and the accuracy with which the reinforcement function classifies the situation the agent encounters.  </w:t>
      </w:r>
    </w:p>
    <w:p w:rsidR="000728C4" w:rsidRPr="00CF554C" w:rsidRDefault="000728C4" w:rsidP="00356D07">
      <w:pPr>
        <w:pStyle w:val="Heading4"/>
        <w:keepNext/>
        <w:keepLines/>
        <w:numPr>
          <w:ilvl w:val="2"/>
          <w:numId w:val="38"/>
        </w:numPr>
        <w:spacing w:line="276" w:lineRule="auto"/>
        <w:rPr>
          <w:rFonts w:cs="Times New Roman"/>
          <w:i w:val="0"/>
        </w:rPr>
      </w:pPr>
      <w:r w:rsidRPr="00CF554C">
        <w:rPr>
          <w:rFonts w:cs="Times New Roman"/>
          <w:i w:val="0"/>
        </w:rPr>
        <w:lastRenderedPageBreak/>
        <w:t>Reasoning</w:t>
      </w:r>
    </w:p>
    <w:p w:rsidR="000728C4" w:rsidRPr="00CF554C" w:rsidRDefault="000728C4" w:rsidP="000728C4">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0728C4" w:rsidRPr="00CF554C" w:rsidRDefault="000728C4" w:rsidP="00356D07">
      <w:pPr>
        <w:pStyle w:val="Heading3"/>
        <w:keepNext/>
        <w:keepLines/>
        <w:numPr>
          <w:ilvl w:val="1"/>
          <w:numId w:val="38"/>
        </w:numPr>
        <w:spacing w:line="276" w:lineRule="auto"/>
        <w:rPr>
          <w:rFonts w:cs="Times New Roman"/>
        </w:rPr>
      </w:pPr>
      <w:bookmarkStart w:id="62" w:name="_Toc264798555"/>
      <w:bookmarkStart w:id="63" w:name="_Toc264737187"/>
      <w:bookmarkStart w:id="64" w:name="_Toc264995417"/>
      <w:r w:rsidRPr="00CF554C">
        <w:rPr>
          <w:rFonts w:cs="Times New Roman"/>
        </w:rPr>
        <w:t>An introduction to Green Computing, Virtualization and Server Consolidation</w:t>
      </w:r>
      <w:bookmarkEnd w:id="62"/>
      <w:bookmarkEnd w:id="63"/>
      <w:bookmarkEnd w:id="64"/>
    </w:p>
    <w:p w:rsidR="000728C4" w:rsidRPr="00CF554C" w:rsidRDefault="000728C4" w:rsidP="000728C4">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0728C4" w:rsidRPr="00CF554C" w:rsidRDefault="000728C4" w:rsidP="00356D07">
      <w:pPr>
        <w:pStyle w:val="Heading4"/>
        <w:keepNext/>
        <w:keepLines/>
        <w:numPr>
          <w:ilvl w:val="2"/>
          <w:numId w:val="38"/>
        </w:numPr>
        <w:spacing w:line="276" w:lineRule="auto"/>
        <w:rPr>
          <w:rFonts w:cs="Times New Roman"/>
          <w:i w:val="0"/>
        </w:rPr>
      </w:pPr>
      <w:r w:rsidRPr="00CF554C">
        <w:rPr>
          <w:rFonts w:cs="Times New Roman"/>
          <w:i w:val="0"/>
        </w:rPr>
        <w:t>Virtualization and Server Consolidation</w:t>
      </w:r>
    </w:p>
    <w:p w:rsidR="000728C4" w:rsidRPr="00CF554C" w:rsidRDefault="000728C4" w:rsidP="000728C4">
      <w:pPr>
        <w:spacing w:before="200"/>
        <w:rPr>
          <w:rFonts w:cs="Times New Roman"/>
        </w:rPr>
      </w:pPr>
      <w:r>
        <w:rPr>
          <w:rFonts w:cs="Times New Roman"/>
          <w:noProof/>
          <w:lang w:bidi="ar-SA"/>
        </w:rPr>
        <w:drawing>
          <wp:anchor distT="0" distB="0" distL="114300" distR="114300" simplePos="0" relativeHeight="251661312" behindDoc="1" locked="0" layoutInCell="1" allowOverlap="1">
            <wp:simplePos x="0" y="0"/>
            <wp:positionH relativeFrom="column">
              <wp:posOffset>3608070</wp:posOffset>
            </wp:positionH>
            <wp:positionV relativeFrom="paragraph">
              <wp:posOffset>678180</wp:posOffset>
            </wp:positionV>
            <wp:extent cx="2314575" cy="1978660"/>
            <wp:effectExtent l="19050" t="0" r="0" b="0"/>
            <wp:wrapSquare wrapText="bothSides"/>
            <wp:docPr id="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12"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Pr="00CF554C">
        <w:rPr>
          <w:rFonts w:cs="Times New Roman"/>
        </w:rPr>
        <w:t xml:space="preserve">A major problem in today’s </w:t>
      </w:r>
      <w:r>
        <w:rPr>
          <w:rFonts w:cs="Times New Roman"/>
        </w:rPr>
        <w:t>service center</w:t>
      </w:r>
      <w:r w:rsidRPr="00CF554C">
        <w:rPr>
          <w:rFonts w:cs="Times New Roman"/>
        </w:rPr>
        <w:t xml:space="preserve">s is under usage of resources </w:t>
      </w:r>
      <w:fldSimple w:instr=" REF _Ref263593074 \h  \* MERGEFORMAT ">
        <w:r w:rsidR="00825075" w:rsidRPr="00825075">
          <w:rPr>
            <w:rFonts w:cs="Times New Roman"/>
          </w:rPr>
          <w:t xml:space="preserve">[ </w:t>
        </w:r>
        <w:r w:rsidR="00825075" w:rsidRPr="00825075">
          <w:rPr>
            <w:rFonts w:cs="Times New Roman"/>
            <w:noProof/>
          </w:rPr>
          <w:t>7</w:t>
        </w:r>
      </w:fldSimple>
      <w:r w:rsidRPr="00CF554C">
        <w:rPr>
          <w:rFonts w:cs="Times New Roman"/>
        </w:rPr>
        <w:t xml:space="preserve"> ]</w:t>
      </w:r>
      <w:fldSimple w:instr=" REF _Ref263593083 \h  \* MERGEFORMAT ">
        <w:r w:rsidR="00825075" w:rsidRPr="00825075">
          <w:rPr>
            <w:rFonts w:cs="Times New Roman"/>
          </w:rPr>
          <w:t xml:space="preserve">[ </w:t>
        </w:r>
        <w:r w:rsidR="00825075" w:rsidRPr="00825075">
          <w:rPr>
            <w:rFonts w:cs="Times New Roman"/>
            <w:noProof/>
          </w:rPr>
          <w:t>8</w:t>
        </w:r>
      </w:fldSimple>
      <w:r w:rsidRPr="00CF554C">
        <w:rPr>
          <w:rFonts w:cs="Times New Roman"/>
        </w:rPr>
        <w:t xml:space="preserve"> ]. Due to the lack of dynamic </w:t>
      </w:r>
      <w:r>
        <w:rPr>
          <w:rFonts w:cs="Times New Roman"/>
        </w:rPr>
        <w:t>service center</w:t>
      </w:r>
      <w:r w:rsidRPr="00CF554C">
        <w:rPr>
          <w:rFonts w:cs="Times New Roman"/>
        </w:rPr>
        <w:t xml:space="preserve"> management based on the current or incoming load each </w:t>
      </w:r>
      <w:r>
        <w:rPr>
          <w:rFonts w:cs="Times New Roman"/>
        </w:rPr>
        <w:t>service center</w:t>
      </w:r>
      <w:r w:rsidRPr="00CF554C">
        <w:rPr>
          <w:rFonts w:cs="Times New Roman"/>
        </w:rPr>
        <w:t xml:space="preserve"> must have all servers online in the e</w:t>
      </w:r>
      <w:r>
        <w:rPr>
          <w:rFonts w:cs="Times New Roman"/>
        </w:rPr>
        <w:t>vent that the traffic increases</w:t>
      </w:r>
      <w:r w:rsidRPr="00CF554C">
        <w:rPr>
          <w:rFonts w:cs="Times New Roman"/>
        </w:rPr>
        <w:t>.</w:t>
      </w:r>
      <w:r>
        <w:rPr>
          <w:rFonts w:cs="Times New Roman"/>
        </w:rPr>
        <w:t xml:space="preserve"> The need to be </w:t>
      </w:r>
      <w:r w:rsidRPr="00CF554C">
        <w:rPr>
          <w:rFonts w:cs="Times New Roman"/>
        </w:rPr>
        <w:t xml:space="preserve">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0728C4" w:rsidRPr="00CF554C" w:rsidRDefault="003E2112" w:rsidP="000728C4">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left:0;text-align:left;margin-left:261.8pt;margin-top:77.35pt;width:233.2pt;height:20.35pt;z-index:251658240" stroked="f">
            <v:textbox style="mso-next-textbox:#_x0000_s1028;mso-fit-shape-to-text:t" inset="0,0,0,0">
              <w:txbxContent>
                <w:p w:rsidR="00AE06C9" w:rsidRPr="006E22C3" w:rsidRDefault="00AE06C9" w:rsidP="000728C4">
                  <w:pPr>
                    <w:pStyle w:val="Caption"/>
                    <w:rPr>
                      <w:noProof/>
                      <w:color w:val="auto"/>
                    </w:rPr>
                  </w:pPr>
                  <w:bookmarkStart w:id="65" w:name="_Ref264106343"/>
                  <w:bookmarkStart w:id="66" w:name="_Toc264369110"/>
                  <w:bookmarkStart w:id="67" w:name="_Toc264798624"/>
                  <w:bookmarkStart w:id="68" w:name="_Toc264916802"/>
                  <w:bookmarkStart w:id="69" w:name="_Toc264920356"/>
                  <w:r w:rsidRPr="006E22C3">
                    <w:rPr>
                      <w:color w:val="auto"/>
                    </w:rPr>
                    <w:t xml:space="preserve">Figure </w:t>
                  </w:r>
                  <w:r w:rsidR="003E2112">
                    <w:rPr>
                      <w:color w:val="auto"/>
                    </w:rPr>
                    <w:fldChar w:fldCharType="begin"/>
                  </w:r>
                  <w:r>
                    <w:rPr>
                      <w:color w:val="auto"/>
                    </w:rPr>
                    <w:instrText xml:space="preserve"> STYLEREF 1 \s </w:instrText>
                  </w:r>
                  <w:r w:rsidR="003E2112">
                    <w:rPr>
                      <w:color w:val="auto"/>
                    </w:rPr>
                    <w:fldChar w:fldCharType="separate"/>
                  </w:r>
                  <w:r w:rsidR="00825075">
                    <w:rPr>
                      <w:noProof/>
                      <w:color w:val="auto"/>
                    </w:rPr>
                    <w:t>2</w:t>
                  </w:r>
                  <w:r w:rsidR="003E2112">
                    <w:rPr>
                      <w:color w:val="auto"/>
                    </w:rPr>
                    <w:fldChar w:fldCharType="end"/>
                  </w:r>
                  <w:r>
                    <w:rPr>
                      <w:color w:val="auto"/>
                    </w:rPr>
                    <w:t>.</w:t>
                  </w:r>
                  <w:r w:rsidR="003E2112">
                    <w:rPr>
                      <w:color w:val="auto"/>
                    </w:rPr>
                    <w:fldChar w:fldCharType="begin"/>
                  </w:r>
                  <w:r>
                    <w:rPr>
                      <w:color w:val="auto"/>
                    </w:rPr>
                    <w:instrText xml:space="preserve"> SEQ Figure \* ARABIC \s 1 </w:instrText>
                  </w:r>
                  <w:r w:rsidR="003E2112">
                    <w:rPr>
                      <w:color w:val="auto"/>
                    </w:rPr>
                    <w:fldChar w:fldCharType="separate"/>
                  </w:r>
                  <w:r w:rsidR="00825075">
                    <w:rPr>
                      <w:noProof/>
                      <w:color w:val="auto"/>
                    </w:rPr>
                    <w:t>1</w:t>
                  </w:r>
                  <w:r w:rsidR="003E2112">
                    <w:rPr>
                      <w:color w:val="auto"/>
                    </w:rPr>
                    <w:fldChar w:fldCharType="end"/>
                  </w:r>
                  <w:bookmarkEnd w:id="65"/>
                  <w:r w:rsidRPr="006E22C3">
                    <w:rPr>
                      <w:color w:val="auto"/>
                    </w:rPr>
                    <w:t>: Server Consolidation trough Virtualization</w:t>
                  </w:r>
                  <w:bookmarkEnd w:id="66"/>
                  <w:bookmarkEnd w:id="67"/>
                  <w:bookmarkEnd w:id="68"/>
                  <w:bookmarkEnd w:id="69"/>
                </w:p>
              </w:txbxContent>
            </v:textbox>
            <w10:wrap type="square"/>
          </v:shape>
        </w:pict>
      </w:r>
      <w:r w:rsidR="000728C4" w:rsidRPr="00CF554C">
        <w:rPr>
          <w:rFonts w:cs="Times New Roman"/>
          <w:b/>
        </w:rPr>
        <w:t>Server Consolidation</w:t>
      </w:r>
      <w:r w:rsidR="000728C4" w:rsidRPr="00CF554C">
        <w:rPr>
          <w:rFonts w:cs="Times New Roman"/>
        </w:rPr>
        <w:t xml:space="preserve"> (</w:t>
      </w:r>
      <w:fldSimple w:instr=" REF _Ref264106343 \h  \* MERGEFORMAT ">
        <w:r w:rsidR="00825075" w:rsidRPr="00825075">
          <w:rPr>
            <w:rFonts w:cs="Times New Roman"/>
          </w:rPr>
          <w:t xml:space="preserve">Figure </w:t>
        </w:r>
        <w:r w:rsidR="00825075" w:rsidRPr="00825075">
          <w:rPr>
            <w:rFonts w:cs="Times New Roman"/>
            <w:noProof/>
          </w:rPr>
          <w:t>2.1</w:t>
        </w:r>
      </w:fldSimple>
      <w:r w:rsidR="000728C4" w:rsidRPr="00CF554C">
        <w:rPr>
          <w:rFonts w:cs="Times New Roman"/>
        </w:rPr>
        <w:t>) has as goal solving this problem by finding means of reducing the number of idle servers. There are several methods for server consolidation, some based on more powerful servers, some on virtualization.</w:t>
      </w:r>
    </w:p>
    <w:p w:rsidR="000728C4" w:rsidRPr="00CF554C" w:rsidRDefault="000728C4" w:rsidP="000728C4">
      <w:pPr>
        <w:ind w:left="720" w:hanging="720"/>
        <w:rPr>
          <w:rFonts w:cs="Times New Roman"/>
        </w:rPr>
      </w:pPr>
      <w:r w:rsidRPr="00CF554C">
        <w:rPr>
          <w:rFonts w:cs="Times New Roman"/>
          <w:b/>
        </w:rPr>
        <w:t xml:space="preserve">Virtualization </w:t>
      </w:r>
      <w:r w:rsidRPr="00CF554C">
        <w:rPr>
          <w:rFonts w:cs="Times New Roman"/>
        </w:rPr>
        <w:t>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w:t>
      </w:r>
      <w:r>
        <w:rPr>
          <w:rFonts w:cs="Times New Roman"/>
        </w:rPr>
        <w:t>virtual machine OS (operating system)</w:t>
      </w:r>
      <w:r w:rsidRPr="00CF554C">
        <w:rPr>
          <w:rFonts w:cs="Times New Roman"/>
        </w:rPr>
        <w:t xml:space="preserve">” called a </w:t>
      </w:r>
      <w:r w:rsidRPr="00CF554C">
        <w:rPr>
          <w:rFonts w:cs="Times New Roman"/>
          <w:b/>
        </w:rPr>
        <w:t>hypervisor</w:t>
      </w:r>
      <w:r w:rsidRPr="00CF554C">
        <w:rPr>
          <w:rFonts w:cs="Times New Roman"/>
        </w:rPr>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0728C4" w:rsidRPr="00CF554C" w:rsidRDefault="000728C4" w:rsidP="00356D07">
      <w:pPr>
        <w:pStyle w:val="Heading4"/>
        <w:keepNext/>
        <w:keepLines/>
        <w:numPr>
          <w:ilvl w:val="2"/>
          <w:numId w:val="38"/>
        </w:numPr>
        <w:spacing w:line="276" w:lineRule="auto"/>
        <w:rPr>
          <w:rFonts w:cs="Times New Roman"/>
          <w:i w:val="0"/>
        </w:rPr>
      </w:pPr>
      <w:r>
        <w:rPr>
          <w:rFonts w:cs="Times New Roman"/>
          <w:i w:val="0"/>
        </w:rPr>
        <w:lastRenderedPageBreak/>
        <w:t>Service center</w:t>
      </w:r>
      <w:r w:rsidRPr="00CF554C">
        <w:rPr>
          <w:rFonts w:cs="Times New Roman"/>
          <w:i w:val="0"/>
        </w:rPr>
        <w:t xml:space="preserve"> Load Distribution</w:t>
      </w:r>
    </w:p>
    <w:p w:rsidR="000728C4" w:rsidRPr="00CF554C" w:rsidRDefault="000728C4" w:rsidP="000728C4">
      <w:pPr>
        <w:ind w:left="720" w:hanging="720"/>
        <w:rPr>
          <w:rFonts w:cs="Times New Roman"/>
        </w:rPr>
      </w:pPr>
      <w:r w:rsidRPr="00CF554C">
        <w:rPr>
          <w:rFonts w:cs="Times New Roman"/>
          <w:b/>
        </w:rPr>
        <w:t>Load skewing</w:t>
      </w:r>
      <w:r w:rsidRPr="00CF554C">
        <w:rPr>
          <w:rFonts w:cs="Times New Roman"/>
        </w:rPr>
        <w:t xml:space="preserve"> is a </w:t>
      </w:r>
      <w:r>
        <w:rPr>
          <w:rFonts w:cs="Times New Roman"/>
        </w:rPr>
        <w:t>service center</w:t>
      </w:r>
      <w:r w:rsidRPr="00CF554C">
        <w:rPr>
          <w:rFonts w:cs="Times New Roman"/>
        </w:rPr>
        <w:t xml:space="preserve"> load distribution technique which involves several tasks. The entire </w:t>
      </w:r>
      <w:r>
        <w:rPr>
          <w:rFonts w:cs="Times New Roman"/>
        </w:rPr>
        <w:t>service center</w:t>
      </w:r>
      <w:r w:rsidRPr="00CF554C">
        <w:rPr>
          <w:rFonts w:cs="Times New Roman"/>
        </w:rPr>
        <w:t xml:space="preserve">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0728C4" w:rsidRDefault="000728C4" w:rsidP="000728C4">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w:t>
      </w:r>
      <w:r>
        <w:rPr>
          <w:rFonts w:cs="Times New Roman"/>
        </w:rPr>
        <w:t>service center</w:t>
      </w:r>
      <w:r w:rsidRPr="00CF554C">
        <w:rPr>
          <w:rFonts w:cs="Times New Roman"/>
        </w:rPr>
        <w:t xml:space="preserve">s where the workload is evenly distributed among servers.  </w:t>
      </w: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356D07" w:rsidRDefault="00356D07" w:rsidP="000728C4"/>
    <w:p w:rsidR="00356D07" w:rsidRDefault="00356D07" w:rsidP="000728C4"/>
    <w:p w:rsidR="000728C4" w:rsidRDefault="000728C4" w:rsidP="000728C4"/>
    <w:p w:rsidR="000728C4" w:rsidRDefault="000728C4" w:rsidP="000728C4"/>
    <w:p w:rsidR="000728C4" w:rsidRPr="00CF554C" w:rsidRDefault="000728C4" w:rsidP="000728C4">
      <w:pPr>
        <w:pStyle w:val="Title"/>
        <w:rPr>
          <w:rFonts w:cs="Times New Roman"/>
        </w:rPr>
      </w:pPr>
      <w:r>
        <w:lastRenderedPageBreak/>
        <w:t>Chapter 3</w:t>
      </w:r>
    </w:p>
    <w:p w:rsidR="000728C4" w:rsidRPr="00CF554C" w:rsidRDefault="000728C4" w:rsidP="000728C4">
      <w:pPr>
        <w:pStyle w:val="Heading1"/>
        <w:keepNext/>
        <w:keepLines/>
        <w:numPr>
          <w:ilvl w:val="0"/>
          <w:numId w:val="38"/>
        </w:numPr>
        <w:spacing w:after="160" w:line="276" w:lineRule="auto"/>
        <w:contextualSpacing w:val="0"/>
        <w:rPr>
          <w:rFonts w:cs="Times New Roman"/>
        </w:rPr>
      </w:pPr>
      <w:bookmarkStart w:id="70" w:name="_Toc264798556"/>
      <w:bookmarkStart w:id="71" w:name="_Toc264737188"/>
      <w:bookmarkStart w:id="72" w:name="_Toc264995418"/>
      <w:bookmarkStart w:id="73" w:name="_Ref263931095"/>
      <w:bookmarkStart w:id="74" w:name="_Ref263931101"/>
      <w:r w:rsidRPr="00CF554C">
        <w:rPr>
          <w:rFonts w:cs="Times New Roman"/>
        </w:rPr>
        <w:t>Related Work</w:t>
      </w:r>
      <w:bookmarkEnd w:id="70"/>
      <w:bookmarkEnd w:id="71"/>
      <w:bookmarkEnd w:id="72"/>
    </w:p>
    <w:p w:rsidR="000728C4" w:rsidRPr="00CF554C" w:rsidRDefault="000728C4" w:rsidP="000728C4">
      <w:pPr>
        <w:rPr>
          <w:rFonts w:cs="Times New Roman"/>
        </w:rPr>
      </w:pPr>
      <w:r w:rsidRPr="00CF554C">
        <w:rPr>
          <w:rFonts w:cs="Times New Roman"/>
        </w:rPr>
        <w:t>The related work this paper is based on can be classified into two categories:</w:t>
      </w:r>
    </w:p>
    <w:p w:rsidR="000728C4" w:rsidRPr="00CF554C" w:rsidRDefault="000728C4" w:rsidP="000728C4">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0728C4" w:rsidRPr="00CF554C" w:rsidRDefault="000728C4" w:rsidP="000728C4">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0728C4" w:rsidRPr="00CF554C" w:rsidRDefault="000728C4" w:rsidP="000728C4">
      <w:pPr>
        <w:pStyle w:val="Heading2"/>
        <w:keepNext/>
        <w:keepLines/>
        <w:numPr>
          <w:ilvl w:val="1"/>
          <w:numId w:val="38"/>
        </w:numPr>
        <w:spacing w:line="276" w:lineRule="auto"/>
        <w:rPr>
          <w:rFonts w:cs="Times New Roman"/>
        </w:rPr>
      </w:pPr>
      <w:bookmarkStart w:id="75" w:name="_Toc264798557"/>
      <w:bookmarkStart w:id="76" w:name="_Toc264737189"/>
      <w:bookmarkStart w:id="77" w:name="_Toc264995419"/>
      <w:r w:rsidRPr="00CF554C">
        <w:rPr>
          <w:rFonts w:cs="Times New Roman"/>
        </w:rPr>
        <w:t>An overview of existing negotiation and bargaining solutions</w:t>
      </w:r>
      <w:bookmarkEnd w:id="75"/>
      <w:bookmarkEnd w:id="76"/>
      <w:bookmarkEnd w:id="77"/>
    </w:p>
    <w:p w:rsidR="000728C4" w:rsidRPr="00CF554C" w:rsidRDefault="000728C4" w:rsidP="000728C4">
      <w:pPr>
        <w:spacing w:before="200"/>
        <w:rPr>
          <w:rFonts w:cs="Times New Roman"/>
        </w:rPr>
      </w:pPr>
      <w:r w:rsidRPr="00CF554C">
        <w:rPr>
          <w:rFonts w:cs="Times New Roman"/>
        </w:rPr>
        <w:t xml:space="preserve">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w:t>
      </w:r>
      <w:r>
        <w:rPr>
          <w:rFonts w:cs="Times New Roman"/>
        </w:rPr>
        <w:t>service center</w:t>
      </w:r>
      <w:r w:rsidRPr="00CF554C">
        <w:rPr>
          <w:rFonts w:cs="Times New Roman"/>
        </w:rPr>
        <w:t xml:space="preserve"> would allow, after virtual machine rearrangement, for one server to be turned off or send to low power state, then a negotiation technique can be used to find the best value to decrease the CPU for each virtual machine.</w:t>
      </w:r>
    </w:p>
    <w:p w:rsidR="000728C4" w:rsidRPr="00CF554C" w:rsidRDefault="000728C4" w:rsidP="000728C4">
      <w:pPr>
        <w:ind w:firstLine="720"/>
        <w:rPr>
          <w:rFonts w:cs="Times New Roman"/>
        </w:rPr>
      </w:pPr>
      <w:r w:rsidRPr="00CF554C">
        <w:rPr>
          <w:rFonts w:cs="Times New Roman"/>
        </w:rPr>
        <w:t xml:space="preserve">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w:t>
      </w:r>
      <w:r>
        <w:rPr>
          <w:rFonts w:cs="Times New Roman"/>
        </w:rPr>
        <w:t>service center</w:t>
      </w:r>
      <w:r w:rsidRPr="00CF554C">
        <w:rPr>
          <w:rFonts w:cs="Times New Roman"/>
        </w:rPr>
        <w:t xml:space="preserve"> consolidation efforts.</w:t>
      </w:r>
    </w:p>
    <w:p w:rsidR="000728C4" w:rsidRPr="00CF554C" w:rsidRDefault="000728C4" w:rsidP="000728C4">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825075" w:rsidRPr="00825075">
          <w:rPr>
            <w:rFonts w:cs="Times New Roman"/>
          </w:rPr>
          <w:t xml:space="preserve">[ </w:t>
        </w:r>
        <w:r w:rsidR="00825075" w:rsidRPr="00825075">
          <w:rPr>
            <w:rFonts w:cs="Times New Roman"/>
            <w:noProof/>
          </w:rPr>
          <w:t>15</w:t>
        </w:r>
      </w:fldSimple>
      <w:r w:rsidRPr="00CF554C">
        <w:rPr>
          <w:rFonts w:cs="Times New Roman"/>
        </w:rPr>
        <w:t xml:space="preserve"> ], where a tradeoff </w:t>
      </w:r>
      <w:ins w:id="78" w:author="Moldovanus" w:date="2010-06-21T21:06:00Z">
        <w:r>
          <w:rPr>
            <w:rFonts w:cs="Times New Roman"/>
          </w:rPr>
          <w:t xml:space="preserve"> </w:t>
        </w:r>
      </w:ins>
      <w:r w:rsidRPr="00CF554C">
        <w:rPr>
          <w:rFonts w:cs="Times New Roman"/>
        </w:rPr>
        <w:t xml:space="preserve">between QoS and Cost of Service is achieved trough exchange of less desirable tokens with more desirable ones between parties. As presented in </w:t>
      </w:r>
      <w:fldSimple w:instr=" REF _Ref263593323 \h  \* MERGEFORMAT ">
        <w:r w:rsidR="00825075" w:rsidRPr="00825075">
          <w:rPr>
            <w:rFonts w:cs="Times New Roman"/>
          </w:rPr>
          <w:t xml:space="preserve">[ </w:t>
        </w:r>
        <w:r w:rsidR="00825075" w:rsidRPr="00825075">
          <w:rPr>
            <w:rFonts w:cs="Times New Roman"/>
            <w:noProof/>
          </w:rPr>
          <w:t>15</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0728C4" w:rsidRPr="00CF554C" w:rsidRDefault="000728C4" w:rsidP="000728C4">
      <w:pPr>
        <w:ind w:firstLine="720"/>
        <w:rPr>
          <w:rFonts w:cs="Times New Roman"/>
        </w:rPr>
      </w:pPr>
      <w:r w:rsidRPr="00CF554C">
        <w:rPr>
          <w:rFonts w:cs="Times New Roman"/>
        </w:rPr>
        <w:t xml:space="preserve">Another approach to multiple-party negotiation is presented in </w:t>
      </w:r>
      <w:fldSimple w:instr=" REF _Ref263593340 \h  \* MERGEFORMAT ">
        <w:r w:rsidR="00825075" w:rsidRPr="00825075">
          <w:rPr>
            <w:rFonts w:cs="Times New Roman"/>
          </w:rPr>
          <w:t xml:space="preserve"> [ </w:t>
        </w:r>
        <w:r w:rsidR="00825075" w:rsidRPr="00825075">
          <w:rPr>
            <w:rFonts w:cs="Times New Roman"/>
            <w:noProof/>
          </w:rPr>
          <w:t>16</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825075" w:rsidRPr="00825075">
          <w:rPr>
            <w:rFonts w:cs="Times New Roman"/>
          </w:rPr>
          <w:t xml:space="preserve">[ </w:t>
        </w:r>
        <w:r w:rsidR="00825075" w:rsidRPr="00825075">
          <w:rPr>
            <w:rFonts w:cs="Times New Roman"/>
            <w:noProof/>
          </w:rPr>
          <w:t>17</w:t>
        </w:r>
      </w:fldSimple>
      <w:r w:rsidRPr="00CF554C">
        <w:rPr>
          <w:rFonts w:cs="Times New Roman"/>
        </w:rPr>
        <w:t xml:space="preserve"> ], capable of dealing with the unknown goals of the other negotiating party. In case the counter-proposal is rejected, another proposal is generated from the previous one by </w:t>
      </w:r>
      <w:r w:rsidRPr="00CF554C">
        <w:rPr>
          <w:rFonts w:cs="Times New Roman"/>
        </w:rPr>
        <w:lastRenderedPageBreak/>
        <w:t xml:space="preserve">relaxing the knowledge-base search criteria.  This automated negotiation approach solution can be built on top of existing answer set solvers, thus providing a clear path to concrete results.  </w:t>
      </w:r>
    </w:p>
    <w:p w:rsidR="000728C4" w:rsidRPr="00CF554C" w:rsidRDefault="000728C4" w:rsidP="000728C4">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825075" w:rsidRPr="00825075">
          <w:rPr>
            <w:rFonts w:cs="Times New Roman"/>
          </w:rPr>
          <w:t xml:space="preserve">[ </w:t>
        </w:r>
        <w:r w:rsidR="00825075" w:rsidRPr="00825075">
          <w:rPr>
            <w:rFonts w:cs="Times New Roman"/>
            <w:noProof/>
          </w:rPr>
          <w:t>18</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0728C4" w:rsidRPr="00CF554C" w:rsidRDefault="000728C4" w:rsidP="000728C4">
      <w:pPr>
        <w:ind w:firstLine="720"/>
        <w:rPr>
          <w:rFonts w:cs="Times New Roman"/>
        </w:rPr>
      </w:pPr>
      <w:r w:rsidRPr="00CF554C">
        <w:rPr>
          <w:rFonts w:cs="Times New Roman"/>
        </w:rPr>
        <w:t xml:space="preserve"> </w:t>
      </w:r>
      <w:r>
        <w:rPr>
          <w:rFonts w:cs="Times New Roman"/>
        </w:rPr>
        <w:t xml:space="preserve">The work presented in </w:t>
      </w:r>
      <w:fldSimple w:instr=" REF _Ref263593368 \h  \* MERGEFORMAT ">
        <w:r w:rsidR="00825075" w:rsidRPr="00825075">
          <w:rPr>
            <w:rFonts w:cs="Times New Roman"/>
          </w:rPr>
          <w:t xml:space="preserve">[ </w:t>
        </w:r>
        <w:r w:rsidR="00825075" w:rsidRPr="00825075">
          <w:rPr>
            <w:rFonts w:cs="Times New Roman"/>
            <w:noProof/>
          </w:rPr>
          <w:t>19</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825075" w:rsidRPr="00825075">
          <w:rPr>
            <w:rFonts w:cs="Times New Roman"/>
          </w:rPr>
          <w:t xml:space="preserve">[ </w:t>
        </w:r>
        <w:r w:rsidR="00825075" w:rsidRPr="00825075">
          <w:rPr>
            <w:rFonts w:cs="Times New Roman"/>
            <w:noProof/>
          </w:rPr>
          <w:t>19</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0728C4" w:rsidRPr="00CF554C" w:rsidRDefault="000728C4" w:rsidP="000728C4">
      <w:pPr>
        <w:ind w:firstLine="720"/>
        <w:rPr>
          <w:rFonts w:cs="Times New Roman"/>
        </w:rPr>
      </w:pPr>
      <w:r w:rsidRPr="00CF554C">
        <w:rPr>
          <w:rFonts w:cs="Times New Roman"/>
        </w:rPr>
        <w:t xml:space="preserve"> An improvement over existing negotiation techniques is brought by </w:t>
      </w:r>
      <w:fldSimple w:instr=" REF _Ref263593660 \h  \* MERGEFORMAT ">
        <w:r w:rsidR="00825075" w:rsidRPr="00825075">
          <w:rPr>
            <w:rFonts w:cs="Times New Roman"/>
          </w:rPr>
          <w:t xml:space="preserve">[ </w:t>
        </w:r>
        <w:r w:rsidR="00825075" w:rsidRPr="00825075">
          <w:rPr>
            <w:rFonts w:cs="Times New Roman"/>
            <w:noProof/>
          </w:rPr>
          <w:t>20</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825075" w:rsidRPr="00825075">
          <w:rPr>
            <w:rFonts w:cs="Times New Roman"/>
          </w:rPr>
          <w:t xml:space="preserve">[ </w:t>
        </w:r>
        <w:r w:rsidR="00825075" w:rsidRPr="00825075">
          <w:rPr>
            <w:rFonts w:cs="Times New Roman"/>
            <w:noProof/>
          </w:rPr>
          <w:t>33</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0728C4" w:rsidRPr="00CF554C" w:rsidRDefault="000728C4" w:rsidP="000728C4">
      <w:pPr>
        <w:pStyle w:val="Heading2"/>
        <w:keepNext/>
        <w:keepLines/>
        <w:numPr>
          <w:ilvl w:val="1"/>
          <w:numId w:val="38"/>
        </w:numPr>
        <w:spacing w:line="276" w:lineRule="auto"/>
        <w:rPr>
          <w:rFonts w:cs="Times New Roman"/>
        </w:rPr>
      </w:pPr>
      <w:bookmarkStart w:id="79" w:name="_Toc264798558"/>
      <w:bookmarkStart w:id="80" w:name="_Toc264737190"/>
      <w:bookmarkStart w:id="81" w:name="_Toc264995420"/>
      <w:r w:rsidRPr="00CF554C">
        <w:rPr>
          <w:rFonts w:cs="Times New Roman"/>
        </w:rPr>
        <w:t>An overview of existing self-adapting systems</w:t>
      </w:r>
      <w:bookmarkEnd w:id="79"/>
      <w:bookmarkEnd w:id="80"/>
      <w:bookmarkEnd w:id="81"/>
      <w:r w:rsidRPr="00CF554C">
        <w:rPr>
          <w:rFonts w:cs="Times New Roman"/>
        </w:rPr>
        <w:t xml:space="preserve"> </w:t>
      </w:r>
    </w:p>
    <w:p w:rsidR="000728C4" w:rsidRPr="00CF554C" w:rsidRDefault="000728C4" w:rsidP="000728C4">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825075" w:rsidRPr="00825075">
          <w:rPr>
            <w:rFonts w:cs="Times New Roman"/>
          </w:rPr>
          <w:t xml:space="preserve">[ </w:t>
        </w:r>
        <w:r w:rsidR="00825075" w:rsidRPr="00825075">
          <w:rPr>
            <w:rFonts w:cs="Times New Roman"/>
            <w:noProof/>
          </w:rPr>
          <w:t>21</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w:t>
      </w:r>
      <w:r w:rsidRPr="00CF554C">
        <w:rPr>
          <w:rFonts w:cs="Times New Roman"/>
        </w:rPr>
        <w:lastRenderedPageBreak/>
        <w:t>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0728C4" w:rsidRPr="007E0DE0" w:rsidRDefault="000728C4" w:rsidP="000728C4">
      <w:pPr>
        <w:spacing w:before="200"/>
        <w:ind w:firstLine="720"/>
        <w:rPr>
          <w:rFonts w:cs="Times New Roman"/>
          <w:b/>
          <w:sz w:val="22"/>
        </w:rPr>
      </w:pPr>
      <w:r w:rsidRPr="00CF554C">
        <w:rPr>
          <w:rFonts w:cs="Times New Roman"/>
        </w:rPr>
        <w:t xml:space="preserve">Another approach to context information gathering is presented in </w:t>
      </w:r>
      <w:fldSimple w:instr=" REF _Ref263840707 \h  \* MERGEFORMAT ">
        <w:r w:rsidR="00825075" w:rsidRPr="00825075">
          <w:rPr>
            <w:rFonts w:cs="Times New Roman"/>
          </w:rPr>
          <w:t xml:space="preserve">[ </w:t>
        </w:r>
        <w:r w:rsidR="00825075" w:rsidRPr="00825075">
          <w:rPr>
            <w:rFonts w:cs="Times New Roman"/>
            <w:noProof/>
          </w:rPr>
          <w:t>22</w:t>
        </w:r>
      </w:fldSimple>
      <w:r w:rsidRPr="00CF554C">
        <w:rPr>
          <w:rFonts w:cs="Times New Roman"/>
        </w:rPr>
        <w:t xml:space="preserve"> ]. This work focuses on the self-configuring aspect of context-aware systems in the area of pervasive computing </w:t>
      </w:r>
      <w:r w:rsidR="003E2112">
        <w:fldChar w:fldCharType="begin"/>
      </w:r>
      <w:r>
        <w:instrText xml:space="preserve"> REF </w:instrText>
      </w:r>
      <w:r>
        <w:rPr>
          <w:rFonts w:cs="Times New Roman"/>
        </w:rPr>
        <w:instrText>_Ref264874651</w:instrText>
      </w:r>
      <w:r>
        <w:instrText xml:space="preserve"> \h </w:instrText>
      </w:r>
      <w:r w:rsidR="003E2112">
        <w:fldChar w:fldCharType="separate"/>
      </w:r>
      <w:r w:rsidR="00825075" w:rsidRPr="00BB75DC">
        <w:rPr>
          <w:sz w:val="22"/>
        </w:rPr>
        <w:t xml:space="preserve">[ </w:t>
      </w:r>
      <w:r w:rsidR="00825075">
        <w:rPr>
          <w:noProof/>
          <w:sz w:val="22"/>
        </w:rPr>
        <w:t>13</w:t>
      </w:r>
      <w:r w:rsidR="003E2112">
        <w:fldChar w:fldCharType="end"/>
      </w:r>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825075" w:rsidRPr="00825075">
          <w:rPr>
            <w:rFonts w:cs="Times New Roman"/>
          </w:rPr>
          <w:t xml:space="preserve">[ </w:t>
        </w:r>
        <w:r w:rsidR="00825075" w:rsidRPr="00825075">
          <w:rPr>
            <w:rFonts w:cs="Times New Roman"/>
            <w:noProof/>
          </w:rPr>
          <w:t>24</w:t>
        </w:r>
      </w:fldSimple>
      <w:r w:rsidRPr="00CF554C">
        <w:rPr>
          <w:rFonts w:cs="Times New Roman"/>
        </w:rPr>
        <w:t xml:space="preserve"> ] sensor description framework , this approach allows smart sensors to advertise and describe themselves to higher level management systems.  The proposed approach is </w:t>
      </w:r>
      <w:r>
        <w:rPr>
          <w:rFonts w:cs="Times New Roman"/>
        </w:rPr>
        <w:t>tested</w:t>
      </w:r>
      <w:r w:rsidRPr="00CF554C">
        <w:rPr>
          <w:rFonts w:cs="Times New Roman"/>
        </w:rPr>
        <w:t xml:space="preserve"> for a rescue crew scenario having a central management unit and several sensors mounted on each person.  Testing results demonstrated the adaptability of the system from using sensor description standards.</w:t>
      </w:r>
    </w:p>
    <w:p w:rsidR="000728C4" w:rsidRPr="00CF554C" w:rsidRDefault="000728C4" w:rsidP="000728C4">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825075" w:rsidRPr="00825075">
          <w:rPr>
            <w:rFonts w:cs="Times New Roman"/>
          </w:rPr>
          <w:t xml:space="preserve">[ </w:t>
        </w:r>
        <w:r w:rsidR="00825075" w:rsidRPr="00825075">
          <w:rPr>
            <w:rFonts w:cs="Times New Roman"/>
            <w:noProof/>
          </w:rPr>
          <w:t>25</w:t>
        </w:r>
      </w:fldSimple>
      <w:r w:rsidRPr="00CF554C">
        <w:rPr>
          <w:rFonts w:cs="Times New Roman"/>
        </w:rPr>
        <w:t xml:space="preserve"> ] for management of power and performance in </w:t>
      </w:r>
      <w:r>
        <w:rPr>
          <w:rFonts w:cs="Times New Roman"/>
        </w:rPr>
        <w:t>service center</w:t>
      </w:r>
      <w:r w:rsidRPr="00CF554C">
        <w:rPr>
          <w:rFonts w:cs="Times New Roman"/>
        </w:rPr>
        <w:t xml:space="preserve">s. The purpose of this paper is to demonstrate practically that agents can be used for implementing a coherent automated </w:t>
      </w:r>
      <w:r>
        <w:rPr>
          <w:rFonts w:cs="Times New Roman"/>
        </w:rPr>
        <w:t>service center</w:t>
      </w:r>
      <w:r w:rsidRPr="00CF554C">
        <w:rPr>
          <w:rFonts w:cs="Times New Roman"/>
        </w:rPr>
        <w:t xml:space="preserve">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w:t>
      </w:r>
      <w:r>
        <w:rPr>
          <w:rFonts w:cs="Times New Roman"/>
        </w:rPr>
        <w:t>service center</w:t>
      </w:r>
      <w:r w:rsidRPr="00CF554C">
        <w:rPr>
          <w:rFonts w:cs="Times New Roman"/>
        </w:rPr>
        <w:t xml:space="preserve"> workload. Finally, the Coordination Agent handles the communication between the other two agents and uses predefined utility functions and policies in sending control signals to the system.  The presented system was tested on a </w:t>
      </w:r>
      <w:r>
        <w:rPr>
          <w:rFonts w:cs="Times New Roman"/>
        </w:rPr>
        <w:t>service center</w:t>
      </w:r>
      <w:r w:rsidRPr="00CF554C">
        <w:rPr>
          <w:rFonts w:cs="Times New Roman"/>
        </w:rPr>
        <w:t xml:space="preserve">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w:t>
      </w:r>
      <w:r>
        <w:rPr>
          <w:rFonts w:cs="Times New Roman"/>
        </w:rPr>
        <w:t>service center</w:t>
      </w:r>
      <w:r w:rsidRPr="00CF554C">
        <w:rPr>
          <w:rFonts w:cs="Times New Roman"/>
        </w:rPr>
        <w:t>s.</w:t>
      </w:r>
    </w:p>
    <w:p w:rsidR="000728C4" w:rsidRPr="00CF554C" w:rsidRDefault="000728C4" w:rsidP="000728C4">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825075" w:rsidRPr="00825075">
          <w:rPr>
            <w:rFonts w:cs="Times New Roman"/>
          </w:rPr>
          <w:t xml:space="preserve">[ </w:t>
        </w:r>
        <w:r w:rsidR="00825075" w:rsidRPr="00825075">
          <w:rPr>
            <w:rFonts w:cs="Times New Roman"/>
            <w:noProof/>
          </w:rPr>
          <w:t>26</w:t>
        </w:r>
      </w:fldSimple>
      <w:r w:rsidRPr="00CF554C">
        <w:rPr>
          <w:rFonts w:cs="Times New Roman"/>
        </w:rPr>
        <w:t xml:space="preserve"> ] , which presents a dynamic load management system for virtualized </w:t>
      </w:r>
      <w:r>
        <w:rPr>
          <w:rFonts w:cs="Times New Roman"/>
        </w:rPr>
        <w:t>service center</w:t>
      </w:r>
      <w:r w:rsidRPr="00CF554C">
        <w:rPr>
          <w:rFonts w:cs="Times New Roman"/>
        </w:rPr>
        <w:t xml:space="preserve">s. Employing virtualization, this solution allows a single server to be shared by multiple services, thus improving server consolidation and resource utilization.  Also, virtualization allows for on demand task resource allocation based on the </w:t>
      </w:r>
      <w:r>
        <w:rPr>
          <w:rFonts w:cs="Times New Roman"/>
        </w:rPr>
        <w:t>service center</w:t>
      </w:r>
      <w:r w:rsidRPr="00CF554C">
        <w:rPr>
          <w:rFonts w:cs="Times New Roman"/>
        </w:rPr>
        <w:t xml:space="preserve"> workload.  For maximizing the energy consumption, this solution, as the one presented before exploits the idea of turning the servers on and off depending on the </w:t>
      </w:r>
      <w:r>
        <w:rPr>
          <w:rFonts w:cs="Times New Roman"/>
        </w:rPr>
        <w:t>service center</w:t>
      </w:r>
      <w:r w:rsidRPr="00CF554C">
        <w:rPr>
          <w:rFonts w:cs="Times New Roman"/>
        </w:rPr>
        <w:t xml:space="preserve"> load. Although turning off servers has the visible advantage of lower power consumption, the process of waking up a server implies a large amount of time, as discovered </w:t>
      </w:r>
      <w:r w:rsidRPr="00CF554C">
        <w:rPr>
          <w:rFonts w:cs="Times New Roman"/>
        </w:rPr>
        <w:lastRenderedPageBreak/>
        <w:t xml:space="preserve">and described in </w:t>
      </w:r>
      <w:fldSimple w:instr=" REF _Ref263845628 \h  \* MERGEFORMAT ">
        <w:r w:rsidR="00825075" w:rsidRPr="00825075">
          <w:rPr>
            <w:rFonts w:cs="Times New Roman"/>
          </w:rPr>
          <w:t xml:space="preserve">[ </w:t>
        </w:r>
        <w:r w:rsidR="00825075" w:rsidRPr="00825075">
          <w:rPr>
            <w:rFonts w:cs="Times New Roman"/>
            <w:noProof/>
          </w:rPr>
          <w:t>25</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w:t>
      </w:r>
      <w:r>
        <w:rPr>
          <w:rFonts w:cs="Times New Roman"/>
        </w:rPr>
        <w:t>service center</w:t>
      </w:r>
      <w:r w:rsidRPr="00CF554C">
        <w:rPr>
          <w:rFonts w:cs="Times New Roman"/>
        </w:rPr>
        <w:t xml:space="preserve"> state results in an average of 26% power reduction while maintaining QoS requirements. </w:t>
      </w:r>
    </w:p>
    <w:p w:rsidR="000728C4" w:rsidRDefault="000728C4" w:rsidP="000728C4">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825075" w:rsidRPr="00825075">
          <w:rPr>
            <w:rFonts w:cs="Times New Roman"/>
          </w:rPr>
          <w:t xml:space="preserve">[ </w:t>
        </w:r>
        <w:r w:rsidR="00825075" w:rsidRPr="00825075">
          <w:rPr>
            <w:rFonts w:cs="Times New Roman"/>
            <w:noProof/>
          </w:rPr>
          <w:t>28</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825075" w:rsidRPr="00825075">
          <w:rPr>
            <w:rFonts w:cs="Times New Roman"/>
          </w:rPr>
          <w:t xml:space="preserve">[ </w:t>
        </w:r>
        <w:r w:rsidR="00825075" w:rsidRPr="00825075">
          <w:rPr>
            <w:rFonts w:cs="Times New Roman"/>
            <w:noProof/>
          </w:rPr>
          <w:t>29</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Pr="00285056" w:rsidRDefault="000728C4" w:rsidP="000728C4">
      <w:pPr>
        <w:pStyle w:val="Title"/>
      </w:pPr>
      <w:r>
        <w:lastRenderedPageBreak/>
        <w:t>Chapter 4</w:t>
      </w:r>
    </w:p>
    <w:p w:rsidR="000728C4" w:rsidRPr="00CF554C" w:rsidRDefault="000728C4" w:rsidP="000728C4">
      <w:pPr>
        <w:pStyle w:val="Heading1"/>
        <w:keepNext/>
        <w:keepLines/>
        <w:numPr>
          <w:ilvl w:val="0"/>
          <w:numId w:val="38"/>
        </w:numPr>
        <w:spacing w:after="160" w:line="276" w:lineRule="auto"/>
        <w:contextualSpacing w:val="0"/>
        <w:rPr>
          <w:rFonts w:cs="Times New Roman"/>
        </w:rPr>
      </w:pPr>
      <w:bookmarkStart w:id="82" w:name="_Toc264798559"/>
      <w:bookmarkStart w:id="83" w:name="_Toc264737191"/>
      <w:bookmarkStart w:id="84" w:name="_Toc264995421"/>
      <w:r w:rsidRPr="00CF554C">
        <w:rPr>
          <w:rFonts w:cs="Times New Roman"/>
        </w:rPr>
        <w:t>Analysis and Design</w:t>
      </w:r>
      <w:bookmarkEnd w:id="73"/>
      <w:bookmarkEnd w:id="74"/>
      <w:bookmarkEnd w:id="82"/>
      <w:bookmarkEnd w:id="83"/>
      <w:bookmarkEnd w:id="84"/>
    </w:p>
    <w:p w:rsidR="00825075" w:rsidRPr="00825075" w:rsidRDefault="000728C4" w:rsidP="000728C4">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825075" w:rsidRPr="00825075">
          <w:rPr>
            <w:rFonts w:cs="Times New Roman"/>
          </w:rPr>
          <w:t xml:space="preserve">[ </w:t>
        </w:r>
        <w:r w:rsidR="00825075" w:rsidRPr="00825075">
          <w:rPr>
            <w:rFonts w:cs="Times New Roman"/>
            <w:noProof/>
          </w:rPr>
          <w:t>31</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r w:rsidR="003E2112">
        <w:fldChar w:fldCharType="begin"/>
      </w:r>
      <w:r>
        <w:instrText xml:space="preserve"> REF _Ref263593846 \h  \* MERGEFORMAT </w:instrText>
      </w:r>
      <w:r w:rsidR="003E2112">
        <w:fldChar w:fldCharType="separate"/>
      </w:r>
    </w:p>
    <w:p w:rsidR="000728C4" w:rsidRPr="00CF554C" w:rsidRDefault="00825075" w:rsidP="000728C4">
      <w:pPr>
        <w:rPr>
          <w:rFonts w:cs="Times New Roman"/>
        </w:rPr>
      </w:pPr>
      <w:r w:rsidRPr="00825075">
        <w:rPr>
          <w:rFonts w:cs="Times New Roman"/>
        </w:rPr>
        <w:t>[</w:t>
      </w:r>
      <w:r w:rsidRPr="00825075">
        <w:rPr>
          <w:rFonts w:cs="Times New Roman"/>
          <w:noProof/>
        </w:rPr>
        <w:t xml:space="preserve"> </w:t>
      </w:r>
      <w:r>
        <w:rPr>
          <w:noProof/>
          <w:sz w:val="22"/>
        </w:rPr>
        <w:t>34</w:t>
      </w:r>
      <w:r w:rsidR="003E2112">
        <w:fldChar w:fldCharType="end"/>
      </w:r>
      <w:r w:rsidR="000728C4" w:rsidRPr="00CF554C">
        <w:rPr>
          <w:rFonts w:cs="Times New Roman"/>
        </w:rPr>
        <w:t xml:space="preserve"> ]  . The results of the research in the context of this project are described in </w:t>
      </w:r>
      <w:fldSimple w:instr=" REF _Ref263593098 \h  \* MERGEFORMAT ">
        <w:r w:rsidRPr="00825075">
          <w:rPr>
            <w:rFonts w:cs="Times New Roman"/>
          </w:rPr>
          <w:t xml:space="preserve">[ </w:t>
        </w:r>
        <w:r w:rsidRPr="00825075">
          <w:rPr>
            <w:rFonts w:cs="Times New Roman"/>
            <w:noProof/>
          </w:rPr>
          <w:t>9</w:t>
        </w:r>
      </w:fldSimple>
      <w:r w:rsidR="000728C4" w:rsidRPr="00CF554C">
        <w:rPr>
          <w:rFonts w:cs="Times New Roman"/>
        </w:rPr>
        <w:t xml:space="preserve"> ].Due to these facts, the </w:t>
      </w:r>
      <w:r w:rsidR="000728C4" w:rsidRPr="00CF554C">
        <w:rPr>
          <w:rFonts w:cs="Times New Roman"/>
          <w:b/>
        </w:rPr>
        <w:t>reinforcement based self-healing algorithm</w:t>
      </w:r>
      <w:r w:rsidR="000728C4" w:rsidRPr="00CF554C">
        <w:rPr>
          <w:rFonts w:cs="Times New Roman"/>
        </w:rPr>
        <w:t xml:space="preserve"> and associated concepts descriptions will appear both in this </w:t>
      </w:r>
      <w:r w:rsidR="000728C4">
        <w:rPr>
          <w:rFonts w:cs="Times New Roman"/>
        </w:rPr>
        <w:t>report</w:t>
      </w:r>
      <w:r w:rsidR="000728C4" w:rsidRPr="00CF554C">
        <w:rPr>
          <w:rFonts w:cs="Times New Roman"/>
        </w:rPr>
        <w:t xml:space="preserve"> and in </w:t>
      </w:r>
      <w:fldSimple w:instr=" REF _Ref263593784 \h  \* MERGEFORMAT ">
        <w:r w:rsidRPr="00825075">
          <w:rPr>
            <w:rFonts w:cs="Times New Roman"/>
          </w:rPr>
          <w:t xml:space="preserve">[ </w:t>
        </w:r>
        <w:r w:rsidRPr="00825075">
          <w:rPr>
            <w:rFonts w:cs="Times New Roman"/>
            <w:noProof/>
          </w:rPr>
          <w:t>31</w:t>
        </w:r>
      </w:fldSimple>
      <w:r w:rsidR="000728C4" w:rsidRPr="00CF554C">
        <w:rPr>
          <w:rFonts w:cs="Times New Roman"/>
        </w:rPr>
        <w:t xml:space="preserve"> ]. The entire </w:t>
      </w:r>
      <w:fldSimple w:instr=" REF _Ref264105981 \r \h  \* MERGEFORMAT ">
        <w:r w:rsidRPr="00825075">
          <w:rPr>
            <w:rFonts w:cs="Times New Roman"/>
            <w:b/>
          </w:rPr>
          <w:t>4.1</w:t>
        </w:r>
      </w:fldSimple>
      <w:r w:rsidR="000728C4" w:rsidRPr="00CF554C">
        <w:rPr>
          <w:rFonts w:cs="Times New Roman"/>
          <w:b/>
        </w:rPr>
        <w:t xml:space="preserve"> </w:t>
      </w:r>
      <w:fldSimple w:instr=" REF _Ref264105983 \h  \* MERGEFORMAT ">
        <w:r w:rsidRPr="00825075">
          <w:rPr>
            <w:rFonts w:cs="Times New Roman"/>
            <w:b/>
          </w:rPr>
          <w:t>The</w:t>
        </w:r>
        <w:r w:rsidRPr="00CF554C">
          <w:rPr>
            <w:rFonts w:cs="Times New Roman"/>
          </w:rPr>
          <w:t xml:space="preserve"> </w:t>
        </w:r>
        <w:r w:rsidRPr="00825075">
          <w:rPr>
            <w:rFonts w:cs="Times New Roman"/>
            <w:b/>
          </w:rPr>
          <w:t>context</w:t>
        </w:r>
        <w:r w:rsidRPr="00CF554C">
          <w:rPr>
            <w:rFonts w:cs="Times New Roman"/>
          </w:rPr>
          <w:t xml:space="preserve"> </w:t>
        </w:r>
        <w:r w:rsidRPr="00825075">
          <w:rPr>
            <w:rFonts w:cs="Times New Roman"/>
            <w:b/>
          </w:rPr>
          <w:t>model</w:t>
        </w:r>
      </w:fldSimple>
      <w:r w:rsidR="000728C4" w:rsidRPr="00CF554C">
        <w:rPr>
          <w:rFonts w:cs="Times New Roman"/>
          <w:b/>
        </w:rPr>
        <w:t xml:space="preserve"> </w:t>
      </w:r>
      <w:r w:rsidR="000728C4" w:rsidRPr="00CF554C">
        <w:rPr>
          <w:rFonts w:cs="Times New Roman"/>
        </w:rPr>
        <w:t>and</w:t>
      </w:r>
      <w:r w:rsidR="000728C4" w:rsidRPr="00CF554C">
        <w:rPr>
          <w:rFonts w:cs="Times New Roman"/>
          <w:b/>
        </w:rPr>
        <w:t xml:space="preserve"> </w:t>
      </w:r>
      <w:fldSimple w:instr=" REF _Ref263943340 \r \h  \* MERGEFORMAT ">
        <w:r w:rsidRPr="00825075">
          <w:rPr>
            <w:rFonts w:cs="Times New Roman"/>
            <w:b/>
          </w:rPr>
          <w:t>4.2</w:t>
        </w:r>
      </w:fldSimple>
      <w:r w:rsidR="000728C4" w:rsidRPr="00CF554C">
        <w:rPr>
          <w:rFonts w:cs="Times New Roman"/>
          <w:b/>
        </w:rPr>
        <w:t xml:space="preserve"> </w:t>
      </w:r>
      <w:fldSimple w:instr=" REF _Ref263943340 \h  \* MERGEFORMAT ">
        <w:r w:rsidRPr="00825075">
          <w:rPr>
            <w:rFonts w:cs="Times New Roman"/>
            <w:b/>
          </w:rPr>
          <w:t>Reinforcement</w:t>
        </w:r>
        <w:r w:rsidRPr="00CF554C">
          <w:rPr>
            <w:rFonts w:cs="Times New Roman"/>
          </w:rPr>
          <w:t xml:space="preserve"> </w:t>
        </w:r>
        <w:r w:rsidRPr="00825075">
          <w:rPr>
            <w:rFonts w:cs="Times New Roman"/>
            <w:b/>
          </w:rPr>
          <w:t>Learning</w:t>
        </w:r>
        <w:r w:rsidRPr="00CF554C">
          <w:rPr>
            <w:rFonts w:cs="Times New Roman"/>
          </w:rPr>
          <w:t xml:space="preserve"> </w:t>
        </w:r>
        <w:r w:rsidRPr="00825075">
          <w:rPr>
            <w:rFonts w:cs="Times New Roman"/>
            <w:b/>
          </w:rPr>
          <w:t>Algorithm</w:t>
        </w:r>
      </w:fldSimple>
      <w:r w:rsidR="000728C4" w:rsidRPr="00CF554C">
        <w:rPr>
          <w:rFonts w:cs="Times New Roman"/>
          <w:b/>
        </w:rPr>
        <w:t xml:space="preserve"> </w:t>
      </w:r>
      <w:r w:rsidR="000728C4" w:rsidRPr="00CF554C">
        <w:rPr>
          <w:rFonts w:cs="Times New Roman"/>
        </w:rPr>
        <w:t xml:space="preserve">subchapters are joint development effort, elements contained in it being also described in </w:t>
      </w:r>
      <w:fldSimple w:instr=" REF _Ref263593784 \h  \* MERGEFORMAT ">
        <w:r w:rsidRPr="00825075">
          <w:rPr>
            <w:rFonts w:cs="Times New Roman"/>
          </w:rPr>
          <w:t xml:space="preserve">[ </w:t>
        </w:r>
        <w:r w:rsidRPr="00825075">
          <w:rPr>
            <w:rFonts w:cs="Times New Roman"/>
            <w:noProof/>
          </w:rPr>
          <w:t>31</w:t>
        </w:r>
      </w:fldSimple>
      <w:r w:rsidR="000728C4" w:rsidRPr="00CF554C">
        <w:rPr>
          <w:rFonts w:cs="Times New Roman"/>
        </w:rPr>
        <w:t xml:space="preserve"> ].</w:t>
      </w:r>
    </w:p>
    <w:p w:rsidR="000728C4" w:rsidRPr="00CF554C" w:rsidRDefault="000728C4" w:rsidP="000728C4">
      <w:pPr>
        <w:pStyle w:val="Heading2"/>
        <w:keepNext/>
        <w:keepLines/>
        <w:numPr>
          <w:ilvl w:val="1"/>
          <w:numId w:val="38"/>
        </w:numPr>
        <w:spacing w:line="276" w:lineRule="auto"/>
        <w:rPr>
          <w:rFonts w:cs="Times New Roman"/>
        </w:rPr>
      </w:pPr>
      <w:bookmarkStart w:id="85" w:name="_Ref264105981"/>
      <w:bookmarkStart w:id="86" w:name="_Ref264105983"/>
      <w:bookmarkStart w:id="87" w:name="_Toc264798560"/>
      <w:bookmarkStart w:id="88" w:name="_Toc264737192"/>
      <w:bookmarkStart w:id="89" w:name="_Toc264995422"/>
      <w:r w:rsidRPr="00CF554C">
        <w:rPr>
          <w:rFonts w:cs="Times New Roman"/>
        </w:rPr>
        <w:t>The context model</w:t>
      </w:r>
      <w:bookmarkEnd w:id="85"/>
      <w:bookmarkEnd w:id="86"/>
      <w:bookmarkEnd w:id="87"/>
      <w:bookmarkEnd w:id="88"/>
      <w:bookmarkEnd w:id="89"/>
    </w:p>
    <w:p w:rsidR="000728C4" w:rsidRPr="00CF554C" w:rsidRDefault="000728C4" w:rsidP="000728C4">
      <w:pPr>
        <w:spacing w:before="200"/>
        <w:rPr>
          <w:rFonts w:cs="Times New Roman"/>
        </w:rPr>
      </w:pPr>
      <w:r w:rsidRPr="00CF554C">
        <w:rPr>
          <w:rFonts w:cs="Times New Roman"/>
        </w:rPr>
        <w:t xml:space="preserve">The context model used by the self-adapting solution presented in this </w:t>
      </w:r>
      <w:r>
        <w:rPr>
          <w:rFonts w:cs="Times New Roman"/>
        </w:rPr>
        <w:t>report</w:t>
      </w:r>
      <w:r w:rsidRPr="00CF554C">
        <w:rPr>
          <w:rFonts w:cs="Times New Roman"/>
        </w:rPr>
        <w:t xml:space="preserve"> is based on the RAP (Resources, Actors, Policies) model presented in </w:t>
      </w:r>
      <w:fldSimple w:instr=" REF _Ref263593440 \h  \* MERGEFORMAT ">
        <w:r w:rsidR="00825075" w:rsidRPr="00825075">
          <w:rPr>
            <w:rFonts w:cs="Times New Roman"/>
          </w:rPr>
          <w:t xml:space="preserve">[ </w:t>
        </w:r>
        <w:r w:rsidR="00825075" w:rsidRPr="00825075">
          <w:rPr>
            <w:rFonts w:cs="Times New Roman"/>
            <w:noProof/>
          </w:rPr>
          <w:t>30</w:t>
        </w:r>
      </w:fldSimple>
      <w:r w:rsidRPr="00CF554C">
        <w:rPr>
          <w:rFonts w:cs="Times New Roman"/>
        </w:rPr>
        <w:t xml:space="preserve"> ]. This model was chosen because is 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0728C4" w:rsidRPr="00CF554C" w:rsidRDefault="000728C4" w:rsidP="000728C4">
      <w:pPr>
        <w:pStyle w:val="Heading3"/>
        <w:keepNext/>
        <w:keepLines/>
        <w:numPr>
          <w:ilvl w:val="2"/>
          <w:numId w:val="38"/>
        </w:numPr>
        <w:spacing w:line="276" w:lineRule="auto"/>
        <w:rPr>
          <w:rFonts w:cs="Times New Roman"/>
        </w:rPr>
      </w:pPr>
      <w:bookmarkStart w:id="90" w:name="_Toc264798561"/>
      <w:bookmarkStart w:id="91" w:name="_Toc264737193"/>
      <w:bookmarkStart w:id="92" w:name="_Toc264995423"/>
      <w:r w:rsidRPr="00CF554C">
        <w:rPr>
          <w:rFonts w:cs="Times New Roman"/>
        </w:rPr>
        <w:t>Context Ontology Representation</w:t>
      </w:r>
      <w:bookmarkEnd w:id="90"/>
      <w:bookmarkEnd w:id="91"/>
      <w:bookmarkEnd w:id="92"/>
    </w:p>
    <w:p w:rsidR="000728C4" w:rsidRPr="00CF554C" w:rsidRDefault="000728C4" w:rsidP="000728C4">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825075" w:rsidRPr="00CF554C">
          <w:rPr>
            <w:rFonts w:cs="Times New Roman"/>
          </w:rPr>
          <w:t xml:space="preserve">Figure </w:t>
        </w:r>
        <w:r w:rsidR="00825075">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0728C4" w:rsidRPr="00CF554C" w:rsidRDefault="000728C4" w:rsidP="000728C4">
      <w:pPr>
        <w:keepNext/>
        <w:spacing w:before="200"/>
        <w:jc w:val="center"/>
        <w:rPr>
          <w:rFonts w:cs="Times New Roman"/>
        </w:rPr>
      </w:pPr>
      <w:r w:rsidRPr="00CF554C">
        <w:rPr>
          <w:rFonts w:cs="Times New Roman"/>
          <w:noProof/>
          <w:lang w:bidi="ar-SA"/>
        </w:rPr>
        <w:drawing>
          <wp:inline distT="0" distB="0" distL="0" distR="0">
            <wp:extent cx="4369594" cy="2001136"/>
            <wp:effectExtent l="19050" t="19050" r="11906" b="18164"/>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369594" cy="2001136"/>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93" w:name="_Ref263585343"/>
      <w:bookmarkStart w:id="94" w:name="_Toc264369111"/>
      <w:bookmarkStart w:id="95" w:name="_Toc264798625"/>
      <w:bookmarkStart w:id="96" w:name="_Toc264916803"/>
      <w:bookmarkStart w:id="97" w:name="_Toc264920357"/>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4</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1</w:t>
      </w:r>
      <w:r w:rsidR="003E2112">
        <w:rPr>
          <w:rFonts w:cs="Times New Roman"/>
          <w:color w:val="auto"/>
        </w:rPr>
        <w:fldChar w:fldCharType="end"/>
      </w:r>
      <w:bookmarkEnd w:id="93"/>
      <w:r w:rsidRPr="00CF554C">
        <w:rPr>
          <w:rFonts w:cs="Times New Roman"/>
          <w:color w:val="auto"/>
        </w:rPr>
        <w:t>: RAP Ontology Representation</w:t>
      </w:r>
      <w:bookmarkEnd w:id="94"/>
      <w:bookmarkEnd w:id="95"/>
      <w:bookmarkEnd w:id="96"/>
      <w:bookmarkEnd w:id="97"/>
    </w:p>
    <w:p w:rsidR="000728C4" w:rsidRPr="00CF554C" w:rsidRDefault="000728C4" w:rsidP="000728C4">
      <w:pPr>
        <w:ind w:firstLine="720"/>
        <w:rPr>
          <w:rFonts w:cs="Times New Roman"/>
        </w:rPr>
      </w:pPr>
      <w:r w:rsidRPr="00CF554C">
        <w:rPr>
          <w:rFonts w:cs="Times New Roman"/>
        </w:rPr>
        <w:lastRenderedPageBreak/>
        <w:t xml:space="preserve">Because the </w:t>
      </w:r>
      <w:r>
        <w:rPr>
          <w:rFonts w:cs="Times New Roman"/>
        </w:rPr>
        <w:t>service center</w:t>
      </w:r>
      <w:r w:rsidRPr="00CF554C">
        <w:rPr>
          <w:rFonts w:cs="Times New Roman"/>
        </w:rPr>
        <w:t xml:space="preserve"> context needs more specific information, another ontology representation is defined based on the RAP model and used together with the previous basic representation. The </w:t>
      </w:r>
      <w:r>
        <w:rPr>
          <w:rFonts w:cs="Times New Roman"/>
        </w:rPr>
        <w:t>service center</w:t>
      </w:r>
      <w:r w:rsidRPr="00CF554C">
        <w:rPr>
          <w:rFonts w:cs="Times New Roman"/>
        </w:rPr>
        <w:t xml:space="preserve"> ontology representation is </w:t>
      </w:r>
      <w:r>
        <w:rPr>
          <w:rFonts w:cs="Times New Roman"/>
        </w:rPr>
        <w:t>illustrated</w:t>
      </w:r>
      <w:r w:rsidRPr="00CF554C">
        <w:rPr>
          <w:rFonts w:cs="Times New Roman"/>
        </w:rPr>
        <w:t xml:space="preserve"> in </w:t>
      </w:r>
      <w:fldSimple w:instr=" REF _Ref263585345 \h  \* MERGEFORMAT ">
        <w:r w:rsidR="00825075" w:rsidRPr="00CF554C">
          <w:rPr>
            <w:rFonts w:cs="Times New Roman"/>
          </w:rPr>
          <w:t xml:space="preserve">Figure </w:t>
        </w:r>
        <w:r w:rsidR="00825075">
          <w:rPr>
            <w:rFonts w:cs="Times New Roman"/>
            <w:noProof/>
          </w:rPr>
          <w:t>4.2</w:t>
        </w:r>
      </w:fldSimple>
      <w:r w:rsidRPr="00CF554C">
        <w:rPr>
          <w:rFonts w:cs="Times New Roman"/>
        </w:rPr>
        <w:t xml:space="preserve">. The previous representation is used for environmental representation and the next ontology is used to represent the </w:t>
      </w:r>
      <w:r>
        <w:rPr>
          <w:rFonts w:cs="Times New Roman"/>
        </w:rPr>
        <w:t>service center</w:t>
      </w:r>
      <w:r w:rsidRPr="00CF554C">
        <w:rPr>
          <w:rFonts w:cs="Times New Roman"/>
        </w:rPr>
        <w:t xml:space="preserve"> physical and software components. Also, due to the fixed number of actions possible in a </w:t>
      </w:r>
      <w:r>
        <w:rPr>
          <w:rFonts w:cs="Times New Roman"/>
        </w:rPr>
        <w:t>service center</w:t>
      </w:r>
      <w:r w:rsidRPr="00CF554C">
        <w:rPr>
          <w:rFonts w:cs="Times New Roman"/>
        </w:rPr>
        <w:t xml:space="preserve">,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0728C4" w:rsidRPr="00CF554C" w:rsidRDefault="000728C4" w:rsidP="000728C4">
      <w:pPr>
        <w:keepNext/>
        <w:rPr>
          <w:rFonts w:cs="Times New Roman"/>
        </w:rPr>
      </w:pPr>
      <w:r w:rsidRPr="00CF554C">
        <w:rPr>
          <w:rFonts w:cs="Times New Roman"/>
          <w:noProof/>
          <w:lang w:bidi="ar-SA"/>
        </w:rPr>
        <w:drawing>
          <wp:inline distT="0" distB="0" distL="0" distR="0">
            <wp:extent cx="5943600" cy="1974652"/>
            <wp:effectExtent l="19050" t="19050" r="19050" b="25598"/>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98" w:name="_Ref263585345"/>
      <w:bookmarkStart w:id="99" w:name="_Toc264369112"/>
      <w:bookmarkStart w:id="100" w:name="_Toc264798626"/>
      <w:bookmarkStart w:id="101" w:name="_Toc264916804"/>
      <w:bookmarkStart w:id="102" w:name="_Toc264920358"/>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4</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2</w:t>
      </w:r>
      <w:r w:rsidR="003E2112">
        <w:rPr>
          <w:rFonts w:cs="Times New Roman"/>
          <w:color w:val="auto"/>
        </w:rPr>
        <w:fldChar w:fldCharType="end"/>
      </w:r>
      <w:bookmarkEnd w:id="98"/>
      <w:r w:rsidRPr="00CF554C">
        <w:rPr>
          <w:rFonts w:cs="Times New Roman"/>
          <w:color w:val="auto"/>
        </w:rPr>
        <w:t xml:space="preserve">: </w:t>
      </w:r>
      <w:r>
        <w:rPr>
          <w:rFonts w:cs="Times New Roman"/>
          <w:color w:val="auto"/>
        </w:rPr>
        <w:t>Service Center</w:t>
      </w:r>
      <w:r w:rsidRPr="00CF554C">
        <w:rPr>
          <w:rFonts w:cs="Times New Roman"/>
          <w:color w:val="auto"/>
        </w:rPr>
        <w:t xml:space="preserve"> Ontology Representation</w:t>
      </w:r>
      <w:bookmarkEnd w:id="99"/>
      <w:bookmarkEnd w:id="100"/>
      <w:bookmarkEnd w:id="101"/>
      <w:bookmarkEnd w:id="102"/>
    </w:p>
    <w:p w:rsidR="000728C4" w:rsidRPr="00CF554C" w:rsidRDefault="000728C4" w:rsidP="000728C4">
      <w:pPr>
        <w:pStyle w:val="Heading3"/>
        <w:keepNext/>
        <w:keepLines/>
        <w:numPr>
          <w:ilvl w:val="2"/>
          <w:numId w:val="38"/>
        </w:numPr>
        <w:spacing w:line="276" w:lineRule="auto"/>
        <w:rPr>
          <w:rFonts w:cs="Times New Roman"/>
        </w:rPr>
      </w:pPr>
      <w:bookmarkStart w:id="103" w:name="_Toc264798562"/>
      <w:bookmarkStart w:id="104" w:name="_Toc264737194"/>
      <w:bookmarkStart w:id="105" w:name="_Toc264995424"/>
      <w:r w:rsidRPr="00CF554C">
        <w:rPr>
          <w:rFonts w:cs="Times New Roman"/>
        </w:rPr>
        <w:t>Policies</w:t>
      </w:r>
      <w:bookmarkEnd w:id="103"/>
      <w:bookmarkEnd w:id="104"/>
      <w:bookmarkEnd w:id="105"/>
    </w:p>
    <w:p w:rsidR="000728C4" w:rsidRPr="00CF554C" w:rsidRDefault="000728C4" w:rsidP="000728C4">
      <w:pPr>
        <w:spacing w:before="200"/>
        <w:rPr>
          <w:rFonts w:cs="Times New Roman"/>
        </w:rPr>
      </w:pPr>
      <w:r w:rsidRPr="00CF554C">
        <w:rPr>
          <w:rFonts w:cs="Times New Roman"/>
        </w:rPr>
        <w:t xml:space="preserve">The policies enforce some high-level conditions and consist of a set of acceptable </w:t>
      </w:r>
      <w:r>
        <w:rPr>
          <w:rFonts w:cs="Times New Roman"/>
        </w:rPr>
        <w:t>resources</w:t>
      </w:r>
      <w:r w:rsidRPr="00CF554C">
        <w:rPr>
          <w:rFonts w:cs="Times New Roman"/>
        </w:rPr>
        <w:t xml:space="preserve">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825075" w:rsidRPr="00CF554C">
          <w:rPr>
            <w:rFonts w:cs="Times New Roman"/>
          </w:rPr>
          <w:t xml:space="preserve">Equation </w:t>
        </w:r>
        <w:r w:rsidR="00825075">
          <w:rPr>
            <w:rFonts w:cs="Times New Roman"/>
            <w:noProof/>
          </w:rPr>
          <w:t>4</w:t>
        </w:r>
        <w:r w:rsidR="00825075" w:rsidRPr="00CF554C">
          <w:rPr>
            <w:rFonts w:cs="Times New Roman"/>
            <w:noProof/>
          </w:rPr>
          <w:t>.</w:t>
        </w:r>
        <w:r w:rsidR="00825075">
          <w:rPr>
            <w:rFonts w:cs="Times New Roman"/>
            <w:noProof/>
          </w:rPr>
          <w:t>1</w:t>
        </w:r>
      </w:fldSimple>
      <w:r w:rsidRPr="00CF554C">
        <w:rPr>
          <w:rFonts w:cs="Times New Roman"/>
        </w:rPr>
        <w:t>.</w:t>
      </w:r>
    </w:p>
    <w:p w:rsidR="000728C4" w:rsidRPr="00CF554C" w:rsidRDefault="000728C4" w:rsidP="000728C4">
      <w:pPr>
        <w:pStyle w:val="Caption"/>
        <w:jc w:val="center"/>
        <w:rPr>
          <w:rFonts w:cs="Times New Roman"/>
          <w:color w:val="auto"/>
        </w:rPr>
      </w:pPr>
      <w:bookmarkStart w:id="106" w:name="_Ref264107320"/>
      <w:bookmarkStart w:id="107" w:name="_Toc264370361"/>
      <w:r w:rsidRPr="00CF554C">
        <w:rPr>
          <w:rFonts w:cs="Times New Roman"/>
          <w:color w:val="auto"/>
        </w:rPr>
        <w:t xml:space="preserve">Equation </w:t>
      </w:r>
      <w:r w:rsidR="003E2112" w:rsidRPr="00CF554C">
        <w:rPr>
          <w:rFonts w:cs="Times New Roman"/>
          <w:color w:val="auto"/>
        </w:rPr>
        <w:fldChar w:fldCharType="begin"/>
      </w:r>
      <w:r w:rsidRPr="00CF554C">
        <w:rPr>
          <w:rFonts w:cs="Times New Roman"/>
          <w:color w:val="auto"/>
        </w:rPr>
        <w:instrText xml:space="preserve"> STYLEREF 1 \s </w:instrText>
      </w:r>
      <w:r w:rsidR="003E2112" w:rsidRPr="00CF554C">
        <w:rPr>
          <w:rFonts w:cs="Times New Roman"/>
          <w:color w:val="auto"/>
        </w:rPr>
        <w:fldChar w:fldCharType="separate"/>
      </w:r>
      <w:r w:rsidR="00825075">
        <w:rPr>
          <w:rFonts w:cs="Times New Roman"/>
          <w:noProof/>
          <w:color w:val="auto"/>
        </w:rPr>
        <w:t>4</w:t>
      </w:r>
      <w:r w:rsidR="003E2112" w:rsidRPr="00CF554C">
        <w:rPr>
          <w:rFonts w:cs="Times New Roman"/>
          <w:color w:val="auto"/>
        </w:rPr>
        <w:fldChar w:fldCharType="end"/>
      </w:r>
      <w:r w:rsidRPr="00CF554C">
        <w:rPr>
          <w:rFonts w:cs="Times New Roman"/>
          <w:color w:val="auto"/>
        </w:rPr>
        <w:t>.</w:t>
      </w:r>
      <w:r w:rsidR="003E2112" w:rsidRPr="00CF554C">
        <w:rPr>
          <w:rFonts w:cs="Times New Roman"/>
          <w:color w:val="auto"/>
        </w:rPr>
        <w:fldChar w:fldCharType="begin"/>
      </w:r>
      <w:r w:rsidRPr="00CF554C">
        <w:rPr>
          <w:rFonts w:cs="Times New Roman"/>
          <w:color w:val="auto"/>
        </w:rPr>
        <w:instrText xml:space="preserve"> SEQ Equation \* ARABIC \s 1 </w:instrText>
      </w:r>
      <w:r w:rsidR="003E2112" w:rsidRPr="00CF554C">
        <w:rPr>
          <w:rFonts w:cs="Times New Roman"/>
          <w:color w:val="auto"/>
        </w:rPr>
        <w:fldChar w:fldCharType="separate"/>
      </w:r>
      <w:r w:rsidR="00825075">
        <w:rPr>
          <w:rFonts w:cs="Times New Roman"/>
          <w:noProof/>
          <w:color w:val="auto"/>
        </w:rPr>
        <w:t>1</w:t>
      </w:r>
      <w:r w:rsidR="003E2112" w:rsidRPr="00CF554C">
        <w:rPr>
          <w:rFonts w:cs="Times New Roman"/>
          <w:color w:val="auto"/>
        </w:rPr>
        <w:fldChar w:fldCharType="end"/>
      </w:r>
      <w:bookmarkEnd w:id="106"/>
      <w:r w:rsidRPr="00CF554C">
        <w:rPr>
          <w:rFonts w:cs="Times New Roman"/>
          <w:color w:val="auto"/>
        </w:rPr>
        <w:t>: Policy Specification</w:t>
      </w:r>
      <w:bookmarkEnd w:id="107"/>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0728C4" w:rsidRPr="00CF554C" w:rsidTr="00AE06C9">
        <w:trPr>
          <w:jc w:val="center"/>
        </w:trPr>
        <w:tc>
          <w:tcPr>
            <w:tcW w:w="8670" w:type="dxa"/>
          </w:tcPr>
          <w:p w:rsidR="000728C4" w:rsidRPr="00CF554C" w:rsidRDefault="000728C4" w:rsidP="00AE06C9">
            <w:pPr>
              <w:pStyle w:val="sddsasdsa"/>
            </w:pPr>
          </w:p>
          <w:p w:rsidR="000728C4" w:rsidRPr="00CF554C" w:rsidRDefault="003E2112" w:rsidP="00AE06C9">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0728C4" w:rsidRPr="00CF554C" w:rsidRDefault="000728C4" w:rsidP="00AE06C9">
            <w:pPr>
              <w:pStyle w:val="sddsasdsa"/>
            </w:pPr>
            <w:r w:rsidRPr="00CF554C">
              <w:t xml:space="preserve">                      </w:t>
            </w:r>
            <w:r>
              <w:t xml:space="preserve">                            </w:t>
            </w: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0728C4" w:rsidRPr="00CF554C" w:rsidRDefault="000728C4" w:rsidP="00AE06C9">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0728C4" w:rsidRPr="00CF554C" w:rsidRDefault="000728C4" w:rsidP="00AE06C9">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0728C4" w:rsidRPr="00CF554C" w:rsidRDefault="000728C4" w:rsidP="00AE06C9">
            <w:pPr>
              <w:pStyle w:val="sddsasdsa"/>
            </w:pPr>
          </w:p>
        </w:tc>
      </w:tr>
      <w:tr w:rsidR="000728C4" w:rsidRPr="00CF554C" w:rsidTr="00AE06C9">
        <w:trPr>
          <w:jc w:val="center"/>
        </w:trPr>
        <w:tc>
          <w:tcPr>
            <w:tcW w:w="8670" w:type="dxa"/>
          </w:tcPr>
          <w:p w:rsidR="000728C4" w:rsidRPr="00CF554C" w:rsidRDefault="000728C4" w:rsidP="00AE06C9">
            <w:pPr>
              <w:pStyle w:val="sddsasdsa"/>
              <w:jc w:val="both"/>
            </w:pPr>
            <w:r w:rsidRPr="00CF554C">
              <w:t>, where:</w:t>
            </w:r>
          </w:p>
          <w:p w:rsidR="000728C4" w:rsidRPr="00CF554C" w:rsidRDefault="000728C4" w:rsidP="00AE06C9">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0728C4" w:rsidRPr="00CF554C" w:rsidRDefault="000728C4" w:rsidP="00AE06C9">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w:t>
            </w:r>
            <w:r>
              <w:t xml:space="preserve">acceptable </w:t>
            </w:r>
            <w:r w:rsidRPr="00CF554C">
              <w:t xml:space="preserve">range of </w:t>
            </w:r>
            <w:r>
              <w:t>values or</w:t>
            </w:r>
            <w:r w:rsidRPr="00CF554C">
              <w:t xml:space="preserve"> Resource j</w:t>
            </w:r>
          </w:p>
          <w:p w:rsidR="000728C4" w:rsidRDefault="000728C4" w:rsidP="00AE06C9">
            <w:pPr>
              <w:pStyle w:val="sddsasdsa"/>
              <w:jc w:val="both"/>
              <w:rPr>
                <w:rFonts w:eastAsia="Times New Roman"/>
                <w:b/>
                <w:bCs/>
                <w:color w:val="7F7F7F" w:themeColor="text1" w:themeTint="80"/>
              </w:rPr>
            </w:pPr>
          </w:p>
        </w:tc>
      </w:tr>
    </w:tbl>
    <w:p w:rsidR="000728C4" w:rsidRPr="00CF554C" w:rsidRDefault="000728C4" w:rsidP="000728C4">
      <w:pPr>
        <w:pStyle w:val="Heading3"/>
        <w:keepNext/>
        <w:keepLines/>
        <w:numPr>
          <w:ilvl w:val="2"/>
          <w:numId w:val="38"/>
        </w:numPr>
        <w:spacing w:line="276" w:lineRule="auto"/>
        <w:rPr>
          <w:rFonts w:cs="Times New Roman"/>
        </w:rPr>
      </w:pPr>
      <w:bookmarkStart w:id="108" w:name="_Toc264798563"/>
      <w:bookmarkStart w:id="109" w:name="_Toc264737195"/>
      <w:bookmarkStart w:id="110" w:name="_Toc264995425"/>
      <w:r w:rsidRPr="00CF554C">
        <w:rPr>
          <w:rFonts w:cs="Times New Roman"/>
        </w:rPr>
        <w:lastRenderedPageBreak/>
        <w:t>Context Entropy</w:t>
      </w:r>
      <w:bookmarkEnd w:id="108"/>
      <w:bookmarkEnd w:id="109"/>
      <w:bookmarkEnd w:id="110"/>
    </w:p>
    <w:p w:rsidR="000728C4" w:rsidRPr="00CF554C" w:rsidRDefault="000728C4" w:rsidP="000728C4">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0728C4" w:rsidRPr="00CF554C" w:rsidRDefault="000728C4" w:rsidP="000728C4">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825075" w:rsidRPr="00825075">
          <w:rPr>
            <w:rFonts w:cs="Times New Roman"/>
          </w:rPr>
          <w:t xml:space="preserve">[ </w:t>
        </w:r>
        <w:r w:rsidR="00825075" w:rsidRPr="00825075">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825075" w:rsidRPr="00CF554C">
          <w:rPr>
            <w:rFonts w:cs="Times New Roman"/>
          </w:rPr>
          <w:t xml:space="preserve">Equation </w:t>
        </w:r>
        <w:r w:rsidR="00825075">
          <w:rPr>
            <w:rFonts w:cs="Times New Roman"/>
            <w:noProof/>
          </w:rPr>
          <w:t>4</w:t>
        </w:r>
        <w:r w:rsidR="00825075" w:rsidRPr="00CF554C">
          <w:rPr>
            <w:rFonts w:cs="Times New Roman"/>
            <w:noProof/>
          </w:rPr>
          <w:t>.</w:t>
        </w:r>
        <w:r w:rsidR="00825075">
          <w:rPr>
            <w:rFonts w:cs="Times New Roman"/>
            <w:noProof/>
          </w:rPr>
          <w:t>2</w:t>
        </w:r>
      </w:fldSimple>
      <w:r w:rsidRPr="00CF554C">
        <w:rPr>
          <w:rFonts w:cs="Times New Roman"/>
        </w:rPr>
        <w:t>.</w:t>
      </w:r>
    </w:p>
    <w:p w:rsidR="000728C4" w:rsidRPr="00CF554C" w:rsidRDefault="000728C4" w:rsidP="000728C4">
      <w:pPr>
        <w:pStyle w:val="Caption"/>
        <w:keepNext/>
        <w:jc w:val="center"/>
        <w:rPr>
          <w:rFonts w:cs="Times New Roman"/>
          <w:color w:val="auto"/>
        </w:rPr>
      </w:pPr>
    </w:p>
    <w:p w:rsidR="000728C4" w:rsidRPr="00CF554C" w:rsidRDefault="000728C4" w:rsidP="000728C4">
      <w:pPr>
        <w:pStyle w:val="Caption"/>
        <w:keepNext/>
        <w:jc w:val="center"/>
        <w:rPr>
          <w:rFonts w:cs="Times New Roman"/>
          <w:color w:val="auto"/>
        </w:rPr>
      </w:pPr>
      <w:bookmarkStart w:id="111" w:name="_Ref263606346"/>
      <w:bookmarkStart w:id="112" w:name="_Toc264370362"/>
      <w:r w:rsidRPr="00CF554C">
        <w:rPr>
          <w:rFonts w:cs="Times New Roman"/>
          <w:color w:val="auto"/>
        </w:rPr>
        <w:t xml:space="preserve">Equation </w:t>
      </w:r>
      <w:r w:rsidR="003E2112" w:rsidRPr="00CF554C">
        <w:rPr>
          <w:rFonts w:cs="Times New Roman"/>
          <w:color w:val="auto"/>
        </w:rPr>
        <w:fldChar w:fldCharType="begin"/>
      </w:r>
      <w:r w:rsidRPr="00CF554C">
        <w:rPr>
          <w:rFonts w:cs="Times New Roman"/>
          <w:color w:val="auto"/>
        </w:rPr>
        <w:instrText xml:space="preserve"> STYLEREF 1 \s </w:instrText>
      </w:r>
      <w:r w:rsidR="003E2112" w:rsidRPr="00CF554C">
        <w:rPr>
          <w:rFonts w:cs="Times New Roman"/>
          <w:color w:val="auto"/>
        </w:rPr>
        <w:fldChar w:fldCharType="separate"/>
      </w:r>
      <w:r w:rsidR="00825075">
        <w:rPr>
          <w:rFonts w:cs="Times New Roman"/>
          <w:noProof/>
          <w:color w:val="auto"/>
        </w:rPr>
        <w:t>4</w:t>
      </w:r>
      <w:r w:rsidR="003E2112" w:rsidRPr="00CF554C">
        <w:rPr>
          <w:rFonts w:cs="Times New Roman"/>
          <w:color w:val="auto"/>
        </w:rPr>
        <w:fldChar w:fldCharType="end"/>
      </w:r>
      <w:r w:rsidRPr="00CF554C">
        <w:rPr>
          <w:rFonts w:cs="Times New Roman"/>
          <w:color w:val="auto"/>
        </w:rPr>
        <w:t>.</w:t>
      </w:r>
      <w:r w:rsidR="003E2112" w:rsidRPr="00CF554C">
        <w:rPr>
          <w:rFonts w:cs="Times New Roman"/>
          <w:color w:val="auto"/>
        </w:rPr>
        <w:fldChar w:fldCharType="begin"/>
      </w:r>
      <w:r w:rsidRPr="00CF554C">
        <w:rPr>
          <w:rFonts w:cs="Times New Roman"/>
          <w:color w:val="auto"/>
        </w:rPr>
        <w:instrText xml:space="preserve"> SEQ Equation \* ARABIC \s 1 </w:instrText>
      </w:r>
      <w:r w:rsidR="003E2112" w:rsidRPr="00CF554C">
        <w:rPr>
          <w:rFonts w:cs="Times New Roman"/>
          <w:color w:val="auto"/>
        </w:rPr>
        <w:fldChar w:fldCharType="separate"/>
      </w:r>
      <w:r w:rsidR="00825075">
        <w:rPr>
          <w:rFonts w:cs="Times New Roman"/>
          <w:noProof/>
          <w:color w:val="auto"/>
        </w:rPr>
        <w:t>2</w:t>
      </w:r>
      <w:r w:rsidR="003E2112" w:rsidRPr="00CF554C">
        <w:rPr>
          <w:rFonts w:cs="Times New Roman"/>
          <w:color w:val="auto"/>
        </w:rPr>
        <w:fldChar w:fldCharType="end"/>
      </w:r>
      <w:bookmarkEnd w:id="111"/>
      <w:r w:rsidRPr="00CF554C">
        <w:rPr>
          <w:rFonts w:cs="Times New Roman"/>
          <w:color w:val="auto"/>
        </w:rPr>
        <w:t>: Entropy Formula</w:t>
      </w:r>
      <w:bookmarkEnd w:id="112"/>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7568"/>
        <w:gridCol w:w="7"/>
      </w:tblGrid>
      <w:tr w:rsidR="000728C4" w:rsidRPr="00CF554C" w:rsidTr="00AE06C9">
        <w:trPr>
          <w:gridAfter w:val="1"/>
          <w:wAfter w:w="7" w:type="dxa"/>
          <w:jc w:val="center"/>
        </w:trPr>
        <w:tc>
          <w:tcPr>
            <w:tcW w:w="7568" w:type="dxa"/>
          </w:tcPr>
          <w:p w:rsidR="000728C4" w:rsidRPr="00CF554C" w:rsidRDefault="000728C4" w:rsidP="00AE06C9">
            <w:pPr>
              <w:pStyle w:val="sddsasdsa"/>
              <w:jc w:val="center"/>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0728C4" w:rsidRPr="00CF554C" w:rsidRDefault="000728C4" w:rsidP="00AE06C9">
            <w:pPr>
              <w:pStyle w:val="sddsasdsa"/>
              <w:jc w:val="center"/>
            </w:pPr>
          </w:p>
        </w:tc>
      </w:tr>
      <w:tr w:rsidR="000728C4" w:rsidRPr="00CF554C" w:rsidTr="00AE06C9">
        <w:trPr>
          <w:jc w:val="center"/>
        </w:trPr>
        <w:tc>
          <w:tcPr>
            <w:tcW w:w="7575" w:type="dxa"/>
            <w:gridSpan w:val="2"/>
          </w:tcPr>
          <w:p w:rsidR="000728C4" w:rsidRPr="00CF554C" w:rsidRDefault="000728C4" w:rsidP="00AE06C9">
            <w:pPr>
              <w:pStyle w:val="sddsasdsa"/>
              <w:jc w:val="both"/>
            </w:pPr>
            <w:r w:rsidRPr="00CF554C">
              <w:t>, where:</w:t>
            </w:r>
          </w:p>
          <w:p w:rsidR="000728C4" w:rsidRPr="00CF554C" w:rsidRDefault="000728C4" w:rsidP="00AE06C9">
            <w:pPr>
              <w:pStyle w:val="sddsasdsa"/>
              <w:jc w:val="both"/>
            </w:pPr>
            <w:r w:rsidRPr="00CF554C">
              <w:t xml:space="preserve">- </w:t>
            </w:r>
            <m:oMath>
              <m:r>
                <m:rPr>
                  <m:sty m:val="p"/>
                </m:rPr>
                <w:rPr>
                  <w:rFonts w:ascii="Cambria Math"/>
                </w:rPr>
                <m:t>E</m:t>
              </m:r>
            </m:oMath>
            <w:r w:rsidRPr="00CF554C">
              <w:t xml:space="preserve"> : entropy </w:t>
            </w:r>
          </w:p>
          <w:p w:rsidR="000728C4" w:rsidRPr="00CF554C" w:rsidRDefault="000728C4" w:rsidP="00AE06C9">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0728C4" w:rsidRPr="00CF554C" w:rsidRDefault="000728C4" w:rsidP="00AE06C9">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0728C4" w:rsidRPr="00CF554C" w:rsidRDefault="000728C4" w:rsidP="00AE06C9">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0728C4" w:rsidRPr="00CF554C" w:rsidRDefault="000728C4" w:rsidP="00AE06C9">
            <w:pPr>
              <w:pStyle w:val="sddsasdsa"/>
              <w:jc w:val="both"/>
              <w:rPr>
                <w:rFonts w:eastAsia="Times New Roman"/>
              </w:rPr>
            </w:pPr>
          </w:p>
        </w:tc>
      </w:tr>
    </w:tbl>
    <w:p w:rsidR="000728C4" w:rsidRPr="00CF554C" w:rsidRDefault="000728C4" w:rsidP="000728C4">
      <w:pPr>
        <w:pStyle w:val="Heading3"/>
        <w:keepNext/>
        <w:keepLines/>
        <w:numPr>
          <w:ilvl w:val="2"/>
          <w:numId w:val="38"/>
        </w:numPr>
        <w:spacing w:line="276" w:lineRule="auto"/>
        <w:rPr>
          <w:rFonts w:cs="Times New Roman"/>
        </w:rPr>
      </w:pPr>
      <w:bookmarkStart w:id="113" w:name="_Ref264150598"/>
      <w:bookmarkStart w:id="114" w:name="_Ref264150600"/>
      <w:bookmarkStart w:id="115" w:name="_Toc264798564"/>
      <w:bookmarkStart w:id="116" w:name="_Toc264737196"/>
      <w:bookmarkStart w:id="117" w:name="_Toc264995426"/>
      <w:r w:rsidRPr="00CF554C">
        <w:rPr>
          <w:rFonts w:cs="Times New Roman"/>
        </w:rPr>
        <w:t>State reward</w:t>
      </w:r>
      <w:bookmarkEnd w:id="113"/>
      <w:bookmarkEnd w:id="114"/>
      <w:bookmarkEnd w:id="115"/>
      <w:bookmarkEnd w:id="116"/>
      <w:bookmarkEnd w:id="117"/>
    </w:p>
    <w:p w:rsidR="000728C4" w:rsidRPr="00CF554C" w:rsidRDefault="000728C4" w:rsidP="000728C4">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825075" w:rsidRPr="00CF554C">
          <w:rPr>
            <w:rFonts w:cs="Times New Roman"/>
          </w:rPr>
          <w:t xml:space="preserve">Equation </w:t>
        </w:r>
        <w:r w:rsidR="00825075">
          <w:rPr>
            <w:rFonts w:cs="Times New Roman"/>
            <w:noProof/>
          </w:rPr>
          <w:t>4</w:t>
        </w:r>
        <w:r w:rsidR="00825075" w:rsidRPr="00CF554C">
          <w:rPr>
            <w:rFonts w:cs="Times New Roman"/>
            <w:noProof/>
          </w:rPr>
          <w:t>.</w:t>
        </w:r>
        <w:r w:rsidR="00825075">
          <w:rPr>
            <w:rFonts w:cs="Times New Roman"/>
            <w:noProof/>
          </w:rPr>
          <w:t>3</w:t>
        </w:r>
      </w:fldSimple>
      <w:r w:rsidRPr="00CF554C">
        <w:rPr>
          <w:rFonts w:cs="Times New Roman"/>
        </w:rPr>
        <w:t xml:space="preserve">.  </w:t>
      </w:r>
    </w:p>
    <w:p w:rsidR="000728C4" w:rsidRPr="00CF554C" w:rsidRDefault="000728C4" w:rsidP="000728C4">
      <w:pPr>
        <w:pStyle w:val="Caption"/>
        <w:keepNext/>
        <w:jc w:val="center"/>
        <w:rPr>
          <w:rFonts w:cs="Times New Roman"/>
          <w:color w:val="auto"/>
        </w:rPr>
      </w:pPr>
      <w:bookmarkStart w:id="118" w:name="_Ref264107550"/>
      <w:bookmarkStart w:id="119" w:name="_Toc264370363"/>
      <w:r w:rsidRPr="00CF554C">
        <w:rPr>
          <w:rFonts w:cs="Times New Roman"/>
          <w:color w:val="auto"/>
        </w:rPr>
        <w:t xml:space="preserve">Equation </w:t>
      </w:r>
      <w:r w:rsidR="003E2112" w:rsidRPr="00CF554C">
        <w:rPr>
          <w:rFonts w:cs="Times New Roman"/>
          <w:color w:val="auto"/>
        </w:rPr>
        <w:fldChar w:fldCharType="begin"/>
      </w:r>
      <w:r w:rsidRPr="00CF554C">
        <w:rPr>
          <w:rFonts w:cs="Times New Roman"/>
          <w:color w:val="auto"/>
        </w:rPr>
        <w:instrText xml:space="preserve"> STYLEREF 1 \s </w:instrText>
      </w:r>
      <w:r w:rsidR="003E2112" w:rsidRPr="00CF554C">
        <w:rPr>
          <w:rFonts w:cs="Times New Roman"/>
          <w:color w:val="auto"/>
        </w:rPr>
        <w:fldChar w:fldCharType="separate"/>
      </w:r>
      <w:r w:rsidR="00825075">
        <w:rPr>
          <w:rFonts w:cs="Times New Roman"/>
          <w:noProof/>
          <w:color w:val="auto"/>
        </w:rPr>
        <w:t>4</w:t>
      </w:r>
      <w:r w:rsidR="003E2112" w:rsidRPr="00CF554C">
        <w:rPr>
          <w:rFonts w:cs="Times New Roman"/>
          <w:color w:val="auto"/>
        </w:rPr>
        <w:fldChar w:fldCharType="end"/>
      </w:r>
      <w:r w:rsidRPr="00CF554C">
        <w:rPr>
          <w:rFonts w:cs="Times New Roman"/>
          <w:color w:val="auto"/>
        </w:rPr>
        <w:t>.</w:t>
      </w:r>
      <w:r w:rsidR="003E2112" w:rsidRPr="00CF554C">
        <w:rPr>
          <w:rFonts w:cs="Times New Roman"/>
          <w:color w:val="auto"/>
        </w:rPr>
        <w:fldChar w:fldCharType="begin"/>
      </w:r>
      <w:r w:rsidRPr="00CF554C">
        <w:rPr>
          <w:rFonts w:cs="Times New Roman"/>
          <w:color w:val="auto"/>
        </w:rPr>
        <w:instrText xml:space="preserve"> SEQ Equation \* ARABIC \s 1 </w:instrText>
      </w:r>
      <w:r w:rsidR="003E2112" w:rsidRPr="00CF554C">
        <w:rPr>
          <w:rFonts w:cs="Times New Roman"/>
          <w:color w:val="auto"/>
        </w:rPr>
        <w:fldChar w:fldCharType="separate"/>
      </w:r>
      <w:r w:rsidR="00825075">
        <w:rPr>
          <w:rFonts w:cs="Times New Roman"/>
          <w:noProof/>
          <w:color w:val="auto"/>
        </w:rPr>
        <w:t>3</w:t>
      </w:r>
      <w:r w:rsidR="003E2112" w:rsidRPr="00CF554C">
        <w:rPr>
          <w:rFonts w:cs="Times New Roman"/>
          <w:color w:val="auto"/>
        </w:rPr>
        <w:fldChar w:fldCharType="end"/>
      </w:r>
      <w:bookmarkEnd w:id="118"/>
      <w:r w:rsidRPr="00CF554C">
        <w:rPr>
          <w:rFonts w:cs="Times New Roman"/>
          <w:color w:val="auto"/>
        </w:rPr>
        <w:t>: Reward function</w:t>
      </w:r>
      <w:bookmarkEnd w:id="119"/>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0728C4" w:rsidRPr="00CF554C" w:rsidTr="00AE06C9">
        <w:trPr>
          <w:jc w:val="center"/>
        </w:trPr>
        <w:tc>
          <w:tcPr>
            <w:tcW w:w="5700" w:type="dxa"/>
          </w:tcPr>
          <w:p w:rsidR="000728C4" w:rsidRPr="00CF554C" w:rsidRDefault="000728C4" w:rsidP="00AE06C9">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0728C4" w:rsidRPr="00CF554C" w:rsidRDefault="000728C4" w:rsidP="00AE06C9">
            <w:pPr>
              <w:pStyle w:val="sddsasdsa"/>
            </w:pPr>
          </w:p>
        </w:tc>
      </w:tr>
      <w:tr w:rsidR="000728C4" w:rsidRPr="00CF554C" w:rsidTr="00AE06C9">
        <w:trPr>
          <w:jc w:val="center"/>
        </w:trPr>
        <w:tc>
          <w:tcPr>
            <w:tcW w:w="5700" w:type="dxa"/>
          </w:tcPr>
          <w:p w:rsidR="000728C4" w:rsidRPr="00CF554C" w:rsidRDefault="000728C4" w:rsidP="00AE06C9">
            <w:pPr>
              <w:pStyle w:val="sddsasdsa"/>
              <w:jc w:val="both"/>
            </w:pPr>
            <w:r w:rsidRPr="00CF554C">
              <w:t>, where:</w:t>
            </w:r>
          </w:p>
          <w:p w:rsidR="000728C4" w:rsidRPr="00CF554C" w:rsidRDefault="000728C4" w:rsidP="00AE06C9">
            <w:pPr>
              <w:pStyle w:val="sddsasdsa"/>
              <w:jc w:val="both"/>
            </w:pPr>
            <w:r w:rsidRPr="00CF554C">
              <w:t>-  R</w:t>
            </w:r>
            <w:r w:rsidRPr="00CF554C">
              <w:rPr>
                <w:b/>
              </w:rPr>
              <w:t>:</w:t>
            </w:r>
            <w:r w:rsidRPr="00CF554C">
              <w:t xml:space="preserve"> the state reward</w:t>
            </w:r>
          </w:p>
          <w:p w:rsidR="000728C4" w:rsidRPr="00CF554C" w:rsidRDefault="000728C4" w:rsidP="00AE06C9">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0728C4" w:rsidRPr="00CF554C" w:rsidRDefault="000728C4" w:rsidP="000728C4">
      <w:pPr>
        <w:ind w:firstLine="720"/>
        <w:rPr>
          <w:rFonts w:cs="Times New Roman"/>
        </w:rPr>
      </w:pPr>
    </w:p>
    <w:p w:rsidR="000728C4" w:rsidRPr="00CF554C" w:rsidRDefault="000728C4" w:rsidP="000728C4">
      <w:pPr>
        <w:rPr>
          <w:rFonts w:cs="Times New Roman"/>
        </w:rPr>
      </w:pPr>
      <w:r w:rsidRPr="00CF554C">
        <w:rPr>
          <w:rFonts w:cs="Times New Roman"/>
        </w:rPr>
        <w:t xml:space="preserve">For the self-adapting </w:t>
      </w:r>
      <w:r>
        <w:rPr>
          <w:rFonts w:cs="Times New Roman"/>
        </w:rPr>
        <w:t>service center</w:t>
      </w:r>
      <w:r w:rsidRPr="00CF554C">
        <w:rPr>
          <w:rFonts w:cs="Times New Roman"/>
        </w:rPr>
        <w:t xml:space="preserve"> management algorithm the reward is computed using a more fine-grained formula described in </w:t>
      </w:r>
      <w:fldSimple w:instr=" REF _Ref263593784 \h  \* MERGEFORMAT ">
        <w:r w:rsidR="00825075" w:rsidRPr="00825075">
          <w:rPr>
            <w:rFonts w:cs="Times New Roman"/>
          </w:rPr>
          <w:t xml:space="preserve">[ </w:t>
        </w:r>
        <w:r w:rsidR="00825075" w:rsidRPr="00825075">
          <w:rPr>
            <w:rFonts w:cs="Times New Roman"/>
            <w:noProof/>
          </w:rPr>
          <w:t>31</w:t>
        </w:r>
      </w:fldSimple>
      <w:r w:rsidRPr="00CF554C">
        <w:rPr>
          <w:rFonts w:cs="Times New Roman"/>
        </w:rPr>
        <w:t xml:space="preserve"> ].</w:t>
      </w:r>
    </w:p>
    <w:p w:rsidR="000728C4" w:rsidRPr="00CF554C" w:rsidRDefault="000728C4" w:rsidP="000728C4">
      <w:pPr>
        <w:pStyle w:val="Heading3"/>
        <w:keepNext/>
        <w:keepLines/>
        <w:numPr>
          <w:ilvl w:val="2"/>
          <w:numId w:val="38"/>
        </w:numPr>
        <w:spacing w:line="276" w:lineRule="auto"/>
        <w:rPr>
          <w:rFonts w:cs="Times New Roman"/>
        </w:rPr>
      </w:pPr>
      <w:bookmarkStart w:id="120" w:name="_Toc264798565"/>
      <w:bookmarkStart w:id="121" w:name="_Toc264737197"/>
      <w:bookmarkStart w:id="122" w:name="_Toc264995427"/>
      <w:r w:rsidRPr="00CF554C">
        <w:rPr>
          <w:rFonts w:cs="Times New Roman"/>
        </w:rPr>
        <w:t>Inter-Independent Resources Group</w:t>
      </w:r>
      <w:bookmarkEnd w:id="120"/>
      <w:bookmarkEnd w:id="121"/>
      <w:bookmarkEnd w:id="122"/>
    </w:p>
    <w:p w:rsidR="000728C4" w:rsidRPr="00CF554C" w:rsidRDefault="000728C4" w:rsidP="000728C4">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w:t>
      </w:r>
      <w:r w:rsidRPr="00CF554C">
        <w:rPr>
          <w:rFonts w:cs="Times New Roman"/>
        </w:rPr>
        <w:lastRenderedPageBreak/>
        <w:t xml:space="preserve">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825075" w:rsidRPr="00CF554C">
          <w:rPr>
            <w:rFonts w:cs="Times New Roman"/>
          </w:rPr>
          <w:t xml:space="preserve">Equation </w:t>
        </w:r>
        <w:r w:rsidR="00825075">
          <w:rPr>
            <w:rFonts w:cs="Times New Roman"/>
            <w:noProof/>
          </w:rPr>
          <w:t>4</w:t>
        </w:r>
        <w:r w:rsidR="00825075" w:rsidRPr="00CF554C">
          <w:rPr>
            <w:rFonts w:cs="Times New Roman"/>
            <w:noProof/>
          </w:rPr>
          <w:t>.</w:t>
        </w:r>
        <w:r w:rsidR="00825075">
          <w:rPr>
            <w:rFonts w:cs="Times New Roman"/>
            <w:noProof/>
          </w:rPr>
          <w:t>4</w:t>
        </w:r>
      </w:fldSimple>
      <w:r w:rsidRPr="00CF554C">
        <w:rPr>
          <w:rFonts w:cs="Times New Roman"/>
        </w:rPr>
        <w:t>.</w:t>
      </w:r>
    </w:p>
    <w:p w:rsidR="000728C4" w:rsidRPr="00CF554C" w:rsidRDefault="000728C4" w:rsidP="000728C4">
      <w:pPr>
        <w:pStyle w:val="Caption"/>
        <w:keepNext/>
        <w:jc w:val="center"/>
        <w:rPr>
          <w:rFonts w:cs="Times New Roman"/>
          <w:color w:val="auto"/>
        </w:rPr>
      </w:pPr>
      <w:bookmarkStart w:id="123" w:name="_Ref264109092"/>
      <w:bookmarkStart w:id="124" w:name="_Toc264370364"/>
      <w:r w:rsidRPr="00CF554C">
        <w:rPr>
          <w:rFonts w:cs="Times New Roman"/>
          <w:color w:val="auto"/>
        </w:rPr>
        <w:t xml:space="preserve">Equation </w:t>
      </w:r>
      <w:r w:rsidR="003E2112" w:rsidRPr="00CF554C">
        <w:rPr>
          <w:rFonts w:cs="Times New Roman"/>
          <w:color w:val="auto"/>
        </w:rPr>
        <w:fldChar w:fldCharType="begin"/>
      </w:r>
      <w:r w:rsidRPr="00CF554C">
        <w:rPr>
          <w:rFonts w:cs="Times New Roman"/>
          <w:color w:val="auto"/>
        </w:rPr>
        <w:instrText xml:space="preserve"> STYLEREF 1 \s </w:instrText>
      </w:r>
      <w:r w:rsidR="003E2112" w:rsidRPr="00CF554C">
        <w:rPr>
          <w:rFonts w:cs="Times New Roman"/>
          <w:color w:val="auto"/>
        </w:rPr>
        <w:fldChar w:fldCharType="separate"/>
      </w:r>
      <w:r w:rsidR="00825075">
        <w:rPr>
          <w:rFonts w:cs="Times New Roman"/>
          <w:noProof/>
          <w:color w:val="auto"/>
        </w:rPr>
        <w:t>4</w:t>
      </w:r>
      <w:r w:rsidR="003E2112" w:rsidRPr="00CF554C">
        <w:rPr>
          <w:rFonts w:cs="Times New Roman"/>
          <w:color w:val="auto"/>
        </w:rPr>
        <w:fldChar w:fldCharType="end"/>
      </w:r>
      <w:r w:rsidRPr="00CF554C">
        <w:rPr>
          <w:rFonts w:cs="Times New Roman"/>
          <w:color w:val="auto"/>
        </w:rPr>
        <w:t>.</w:t>
      </w:r>
      <w:r w:rsidR="003E2112" w:rsidRPr="00CF554C">
        <w:rPr>
          <w:rFonts w:cs="Times New Roman"/>
          <w:color w:val="auto"/>
        </w:rPr>
        <w:fldChar w:fldCharType="begin"/>
      </w:r>
      <w:r w:rsidRPr="00CF554C">
        <w:rPr>
          <w:rFonts w:cs="Times New Roman"/>
          <w:color w:val="auto"/>
        </w:rPr>
        <w:instrText xml:space="preserve"> SEQ Equation \* ARABIC \s 1 </w:instrText>
      </w:r>
      <w:r w:rsidR="003E2112" w:rsidRPr="00CF554C">
        <w:rPr>
          <w:rFonts w:cs="Times New Roman"/>
          <w:color w:val="auto"/>
        </w:rPr>
        <w:fldChar w:fldCharType="separate"/>
      </w:r>
      <w:r w:rsidR="00825075">
        <w:rPr>
          <w:rFonts w:cs="Times New Roman"/>
          <w:noProof/>
          <w:color w:val="auto"/>
        </w:rPr>
        <w:t>4</w:t>
      </w:r>
      <w:r w:rsidR="003E2112" w:rsidRPr="00CF554C">
        <w:rPr>
          <w:rFonts w:cs="Times New Roman"/>
          <w:color w:val="auto"/>
        </w:rPr>
        <w:fldChar w:fldCharType="end"/>
      </w:r>
      <w:bookmarkEnd w:id="123"/>
      <w:r w:rsidRPr="00CF554C">
        <w:rPr>
          <w:rFonts w:cs="Times New Roman"/>
          <w:color w:val="auto"/>
        </w:rPr>
        <w:t>: Dependency Relation</w:t>
      </w:r>
      <w:bookmarkEnd w:id="124"/>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0728C4" w:rsidRPr="00CF554C" w:rsidTr="00AE06C9">
        <w:trPr>
          <w:jc w:val="center"/>
        </w:trPr>
        <w:tc>
          <w:tcPr>
            <w:tcW w:w="8369" w:type="dxa"/>
          </w:tcPr>
          <w:p w:rsidR="000728C4" w:rsidRPr="00CF554C" w:rsidRDefault="000728C4" w:rsidP="00AE06C9">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0728C4" w:rsidRPr="00CF554C" w:rsidRDefault="000728C4" w:rsidP="00AE06C9">
            <w:pPr>
              <w:pStyle w:val="sddsasdsa"/>
            </w:pPr>
          </w:p>
        </w:tc>
      </w:tr>
      <w:tr w:rsidR="000728C4" w:rsidRPr="00CF554C" w:rsidTr="00AE06C9">
        <w:trPr>
          <w:jc w:val="center"/>
        </w:trPr>
        <w:tc>
          <w:tcPr>
            <w:tcW w:w="8369" w:type="dxa"/>
          </w:tcPr>
          <w:p w:rsidR="000728C4" w:rsidRPr="00CF554C" w:rsidRDefault="000728C4" w:rsidP="00AE06C9">
            <w:pPr>
              <w:pStyle w:val="sddsasdsa"/>
              <w:jc w:val="both"/>
            </w:pPr>
            <w:r w:rsidRPr="00CF554C">
              <w:t>, where:</w:t>
            </w:r>
          </w:p>
          <w:p w:rsidR="000728C4" w:rsidRPr="00CF554C" w:rsidRDefault="000728C4" w:rsidP="00AE06C9">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0728C4" w:rsidRPr="00CF554C" w:rsidRDefault="000728C4" w:rsidP="00AE06C9">
            <w:pPr>
              <w:pStyle w:val="sddsasdsa"/>
              <w:jc w:val="both"/>
            </w:pPr>
            <w:r w:rsidRPr="00CF554C">
              <w:t xml:space="preserve">- </w:t>
            </w:r>
            <m:oMath>
              <m:r>
                <w:rPr>
                  <w:rFonts w:ascii="Cambria Math" w:eastAsiaTheme="minorEastAsia"/>
                </w:rPr>
                <m:t>→</m:t>
              </m:r>
            </m:oMath>
            <w:r w:rsidRPr="00CF554C">
              <w:t xml:space="preserve"> : implies, triggers</w:t>
            </w:r>
          </w:p>
          <w:p w:rsidR="000728C4" w:rsidRPr="00CF554C" w:rsidRDefault="000728C4" w:rsidP="00AE06C9">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0728C4" w:rsidRPr="00CF554C" w:rsidRDefault="000728C4" w:rsidP="000728C4">
      <w:pPr>
        <w:spacing w:before="200"/>
        <w:rPr>
          <w:rFonts w:cs="Times New Roman"/>
        </w:rPr>
      </w:pPr>
    </w:p>
    <w:p w:rsidR="000728C4" w:rsidRPr="00CF554C" w:rsidRDefault="000728C4" w:rsidP="000728C4">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825075" w:rsidRPr="00CF554C">
          <w:rPr>
            <w:rFonts w:cs="Times New Roman"/>
          </w:rPr>
          <w:t xml:space="preserve">Table </w:t>
        </w:r>
        <w:r w:rsidR="00825075">
          <w:rPr>
            <w:rFonts w:cs="Times New Roman"/>
            <w:noProof/>
          </w:rPr>
          <w:t>4</w:t>
        </w:r>
        <w:r w:rsidR="00825075" w:rsidRPr="00CF554C">
          <w:rPr>
            <w:rFonts w:cs="Times New Roman"/>
            <w:noProof/>
          </w:rPr>
          <w:t>.</w:t>
        </w:r>
        <w:r w:rsidR="00825075">
          <w:rPr>
            <w:rFonts w:cs="Times New Roman"/>
            <w:noProof/>
          </w:rPr>
          <w:t>1</w:t>
        </w:r>
      </w:fldSimple>
      <w:r w:rsidRPr="00CF554C">
        <w:rPr>
          <w:rFonts w:cs="Times New Roman"/>
        </w:rPr>
        <w:t>.</w:t>
      </w:r>
    </w:p>
    <w:p w:rsidR="000728C4" w:rsidRPr="00CF554C" w:rsidRDefault="000728C4" w:rsidP="000728C4">
      <w:pPr>
        <w:pStyle w:val="Caption"/>
        <w:keepNext/>
        <w:jc w:val="center"/>
        <w:rPr>
          <w:rFonts w:cs="Times New Roman"/>
        </w:rPr>
      </w:pPr>
      <w:bookmarkStart w:id="125" w:name="_Ref264107644"/>
      <w:bookmarkStart w:id="126" w:name="_Toc264369918"/>
      <w:r w:rsidRPr="00CF554C">
        <w:rPr>
          <w:rFonts w:cs="Times New Roman"/>
          <w:color w:val="auto"/>
        </w:rPr>
        <w:t xml:space="preserve">Table </w:t>
      </w:r>
      <w:r w:rsidR="003E2112" w:rsidRPr="00CF554C">
        <w:rPr>
          <w:rFonts w:cs="Times New Roman"/>
          <w:color w:val="auto"/>
        </w:rPr>
        <w:fldChar w:fldCharType="begin"/>
      </w:r>
      <w:r w:rsidRPr="00CF554C">
        <w:rPr>
          <w:rFonts w:cs="Times New Roman"/>
          <w:color w:val="auto"/>
        </w:rPr>
        <w:instrText xml:space="preserve"> STYLEREF 1 \s </w:instrText>
      </w:r>
      <w:r w:rsidR="003E2112" w:rsidRPr="00CF554C">
        <w:rPr>
          <w:rFonts w:cs="Times New Roman"/>
          <w:color w:val="auto"/>
        </w:rPr>
        <w:fldChar w:fldCharType="separate"/>
      </w:r>
      <w:r w:rsidR="00825075">
        <w:rPr>
          <w:rFonts w:cs="Times New Roman"/>
          <w:noProof/>
          <w:color w:val="auto"/>
        </w:rPr>
        <w:t>4</w:t>
      </w:r>
      <w:r w:rsidR="003E2112" w:rsidRPr="00CF554C">
        <w:rPr>
          <w:rFonts w:cs="Times New Roman"/>
          <w:color w:val="auto"/>
        </w:rPr>
        <w:fldChar w:fldCharType="end"/>
      </w:r>
      <w:r w:rsidRPr="00CF554C">
        <w:rPr>
          <w:rFonts w:cs="Times New Roman"/>
          <w:color w:val="auto"/>
        </w:rPr>
        <w:t>.</w:t>
      </w:r>
      <w:r w:rsidR="003E2112" w:rsidRPr="00CF554C">
        <w:rPr>
          <w:rFonts w:cs="Times New Roman"/>
          <w:color w:val="auto"/>
        </w:rPr>
        <w:fldChar w:fldCharType="begin"/>
      </w:r>
      <w:r w:rsidRPr="00CF554C">
        <w:rPr>
          <w:rFonts w:cs="Times New Roman"/>
          <w:color w:val="auto"/>
        </w:rPr>
        <w:instrText xml:space="preserve"> SEQ Table \* ARABIC \s 1 </w:instrText>
      </w:r>
      <w:r w:rsidR="003E2112" w:rsidRPr="00CF554C">
        <w:rPr>
          <w:rFonts w:cs="Times New Roman"/>
          <w:color w:val="auto"/>
        </w:rPr>
        <w:fldChar w:fldCharType="separate"/>
      </w:r>
      <w:r w:rsidR="00825075">
        <w:rPr>
          <w:rFonts w:cs="Times New Roman"/>
          <w:noProof/>
          <w:color w:val="auto"/>
        </w:rPr>
        <w:t>1</w:t>
      </w:r>
      <w:r w:rsidR="003E2112" w:rsidRPr="00CF554C">
        <w:rPr>
          <w:rFonts w:cs="Times New Roman"/>
          <w:color w:val="auto"/>
        </w:rPr>
        <w:fldChar w:fldCharType="end"/>
      </w:r>
      <w:bookmarkEnd w:id="125"/>
      <w:r w:rsidRPr="00CF554C">
        <w:rPr>
          <w:rFonts w:cs="Times New Roman"/>
          <w:color w:val="auto"/>
        </w:rPr>
        <w:t>: Resource Dependency Matrix example</w:t>
      </w:r>
      <w:bookmarkEnd w:id="126"/>
    </w:p>
    <w:tbl>
      <w:tblPr>
        <w:tblStyle w:val="MediumGrid3-Accent1"/>
        <w:tblW w:w="0" w:type="auto"/>
        <w:jc w:val="center"/>
        <w:tblLook w:val="04A0"/>
      </w:tblPr>
      <w:tblGrid>
        <w:gridCol w:w="827"/>
        <w:gridCol w:w="720"/>
        <w:gridCol w:w="810"/>
        <w:gridCol w:w="899"/>
      </w:tblGrid>
      <w:tr w:rsidR="000728C4" w:rsidRPr="00CF554C" w:rsidTr="00AE06C9">
        <w:trPr>
          <w:cnfStyle w:val="100000000000"/>
          <w:jc w:val="center"/>
        </w:trPr>
        <w:tc>
          <w:tcPr>
            <w:cnfStyle w:val="001000000000"/>
            <w:tcW w:w="827" w:type="dxa"/>
          </w:tcPr>
          <w:p w:rsidR="000728C4" w:rsidRPr="00CF554C" w:rsidRDefault="000728C4" w:rsidP="00AE06C9">
            <w:pPr>
              <w:pStyle w:val="sddsasdsa"/>
            </w:pPr>
          </w:p>
        </w:tc>
        <w:tc>
          <w:tcPr>
            <w:tcW w:w="720" w:type="dxa"/>
          </w:tcPr>
          <w:p w:rsidR="000728C4" w:rsidRPr="00CF554C" w:rsidRDefault="000728C4" w:rsidP="00AE06C9">
            <w:pPr>
              <w:pStyle w:val="sddsasdsa"/>
              <w:cnfStyle w:val="100000000000"/>
            </w:pPr>
            <w:r w:rsidRPr="00CF554C">
              <w:t>R1</w:t>
            </w:r>
          </w:p>
        </w:tc>
        <w:tc>
          <w:tcPr>
            <w:tcW w:w="810" w:type="dxa"/>
          </w:tcPr>
          <w:p w:rsidR="000728C4" w:rsidRPr="00CF554C" w:rsidRDefault="000728C4" w:rsidP="00AE06C9">
            <w:pPr>
              <w:pStyle w:val="sddsasdsa"/>
              <w:cnfStyle w:val="100000000000"/>
            </w:pPr>
            <w:r w:rsidRPr="00CF554C">
              <w:t>R2</w:t>
            </w:r>
          </w:p>
        </w:tc>
        <w:tc>
          <w:tcPr>
            <w:tcW w:w="899" w:type="dxa"/>
          </w:tcPr>
          <w:p w:rsidR="000728C4" w:rsidRPr="00CF554C" w:rsidRDefault="000728C4" w:rsidP="00AE06C9">
            <w:pPr>
              <w:pStyle w:val="sddsasdsa"/>
              <w:cnfStyle w:val="100000000000"/>
            </w:pPr>
            <w:r w:rsidRPr="00CF554C">
              <w:t>R3</w:t>
            </w:r>
          </w:p>
        </w:tc>
      </w:tr>
      <w:tr w:rsidR="000728C4" w:rsidRPr="00CF554C" w:rsidTr="00AE06C9">
        <w:trPr>
          <w:cnfStyle w:val="000000100000"/>
          <w:jc w:val="center"/>
        </w:trPr>
        <w:tc>
          <w:tcPr>
            <w:cnfStyle w:val="001000000000"/>
            <w:tcW w:w="827" w:type="dxa"/>
          </w:tcPr>
          <w:p w:rsidR="000728C4" w:rsidRPr="00CF554C" w:rsidRDefault="000728C4" w:rsidP="00AE06C9">
            <w:pPr>
              <w:pStyle w:val="sddsasdsa"/>
            </w:pPr>
            <w:r w:rsidRPr="00CF554C">
              <w:t>R1</w:t>
            </w:r>
          </w:p>
        </w:tc>
        <w:tc>
          <w:tcPr>
            <w:tcW w:w="720" w:type="dxa"/>
          </w:tcPr>
          <w:p w:rsidR="000728C4" w:rsidRPr="00CF554C" w:rsidRDefault="000728C4" w:rsidP="00AE06C9">
            <w:pPr>
              <w:pStyle w:val="sddsasdsa"/>
              <w:cnfStyle w:val="000000100000"/>
            </w:pPr>
            <w:r w:rsidRPr="00CF554C">
              <w:t>0</w:t>
            </w:r>
          </w:p>
        </w:tc>
        <w:tc>
          <w:tcPr>
            <w:tcW w:w="810" w:type="dxa"/>
          </w:tcPr>
          <w:p w:rsidR="000728C4" w:rsidRPr="00CF554C" w:rsidRDefault="000728C4" w:rsidP="00AE06C9">
            <w:pPr>
              <w:pStyle w:val="sddsasdsa"/>
              <w:cnfStyle w:val="000000100000"/>
            </w:pPr>
            <w:r w:rsidRPr="00CF554C">
              <w:t>0</w:t>
            </w:r>
          </w:p>
        </w:tc>
        <w:tc>
          <w:tcPr>
            <w:tcW w:w="899" w:type="dxa"/>
          </w:tcPr>
          <w:p w:rsidR="000728C4" w:rsidRPr="00CF554C" w:rsidRDefault="000728C4" w:rsidP="00AE06C9">
            <w:pPr>
              <w:pStyle w:val="sddsasdsa"/>
              <w:cnfStyle w:val="000000100000"/>
            </w:pPr>
            <w:r w:rsidRPr="00CF554C">
              <w:t>0</w:t>
            </w:r>
          </w:p>
        </w:tc>
      </w:tr>
      <w:tr w:rsidR="000728C4" w:rsidRPr="00CF554C" w:rsidTr="00AE06C9">
        <w:trPr>
          <w:jc w:val="center"/>
        </w:trPr>
        <w:tc>
          <w:tcPr>
            <w:cnfStyle w:val="001000000000"/>
            <w:tcW w:w="827" w:type="dxa"/>
          </w:tcPr>
          <w:p w:rsidR="000728C4" w:rsidRPr="00CF554C" w:rsidRDefault="000728C4" w:rsidP="00AE06C9">
            <w:pPr>
              <w:pStyle w:val="sddsasdsa"/>
            </w:pPr>
            <w:r w:rsidRPr="00CF554C">
              <w:t>R2</w:t>
            </w:r>
          </w:p>
        </w:tc>
        <w:tc>
          <w:tcPr>
            <w:tcW w:w="720" w:type="dxa"/>
          </w:tcPr>
          <w:p w:rsidR="000728C4" w:rsidRPr="00CF554C" w:rsidRDefault="000728C4" w:rsidP="00AE06C9">
            <w:pPr>
              <w:pStyle w:val="sddsasdsa"/>
              <w:cnfStyle w:val="000000000000"/>
            </w:pPr>
            <w:r w:rsidRPr="00CF554C">
              <w:t>X</w:t>
            </w:r>
          </w:p>
        </w:tc>
        <w:tc>
          <w:tcPr>
            <w:tcW w:w="810" w:type="dxa"/>
          </w:tcPr>
          <w:p w:rsidR="000728C4" w:rsidRPr="00CF554C" w:rsidRDefault="000728C4" w:rsidP="00AE06C9">
            <w:pPr>
              <w:pStyle w:val="sddsasdsa"/>
              <w:cnfStyle w:val="000000000000"/>
            </w:pPr>
            <w:r w:rsidRPr="00CF554C">
              <w:t>0</w:t>
            </w:r>
          </w:p>
        </w:tc>
        <w:tc>
          <w:tcPr>
            <w:tcW w:w="899" w:type="dxa"/>
          </w:tcPr>
          <w:p w:rsidR="000728C4" w:rsidRPr="00CF554C" w:rsidRDefault="000728C4" w:rsidP="00AE06C9">
            <w:pPr>
              <w:pStyle w:val="sddsasdsa"/>
              <w:cnfStyle w:val="000000000000"/>
            </w:pPr>
            <w:r w:rsidRPr="00CF554C">
              <w:t>0</w:t>
            </w:r>
          </w:p>
        </w:tc>
      </w:tr>
      <w:tr w:rsidR="000728C4" w:rsidRPr="00CF554C" w:rsidTr="00AE06C9">
        <w:trPr>
          <w:cnfStyle w:val="000000100000"/>
          <w:jc w:val="center"/>
        </w:trPr>
        <w:tc>
          <w:tcPr>
            <w:cnfStyle w:val="001000000000"/>
            <w:tcW w:w="827" w:type="dxa"/>
          </w:tcPr>
          <w:p w:rsidR="000728C4" w:rsidRPr="00CF554C" w:rsidRDefault="000728C4" w:rsidP="00AE06C9">
            <w:pPr>
              <w:pStyle w:val="sddsasdsa"/>
            </w:pPr>
            <w:r w:rsidRPr="00CF554C">
              <w:t>R3</w:t>
            </w:r>
          </w:p>
        </w:tc>
        <w:tc>
          <w:tcPr>
            <w:tcW w:w="720" w:type="dxa"/>
          </w:tcPr>
          <w:p w:rsidR="000728C4" w:rsidRPr="00CF554C" w:rsidRDefault="000728C4" w:rsidP="00AE06C9">
            <w:pPr>
              <w:pStyle w:val="sddsasdsa"/>
              <w:cnfStyle w:val="000000100000"/>
            </w:pPr>
            <w:r w:rsidRPr="00CF554C">
              <w:t xml:space="preserve">Y </w:t>
            </w:r>
          </w:p>
        </w:tc>
        <w:tc>
          <w:tcPr>
            <w:tcW w:w="810" w:type="dxa"/>
          </w:tcPr>
          <w:p w:rsidR="000728C4" w:rsidRPr="00CF554C" w:rsidRDefault="000728C4" w:rsidP="00AE06C9">
            <w:pPr>
              <w:pStyle w:val="sddsasdsa"/>
              <w:cnfStyle w:val="000000100000"/>
            </w:pPr>
            <w:r w:rsidRPr="00CF554C">
              <w:t>0</w:t>
            </w:r>
          </w:p>
        </w:tc>
        <w:tc>
          <w:tcPr>
            <w:tcW w:w="899" w:type="dxa"/>
          </w:tcPr>
          <w:p w:rsidR="000728C4" w:rsidRPr="00CF554C" w:rsidRDefault="000728C4" w:rsidP="00AE06C9">
            <w:pPr>
              <w:pStyle w:val="sddsasdsa"/>
              <w:keepNext/>
              <w:cnfStyle w:val="000000100000"/>
            </w:pPr>
            <w:r w:rsidRPr="00CF554C">
              <w:t>0</w:t>
            </w:r>
          </w:p>
        </w:tc>
      </w:tr>
    </w:tbl>
    <w:p w:rsidR="000728C4" w:rsidRDefault="000728C4" w:rsidP="000728C4">
      <w:pPr>
        <w:spacing w:before="160"/>
        <w:ind w:firstLine="720"/>
      </w:pPr>
      <w:r w:rsidRPr="00CF554C">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system’s search space and improving the running time. The pseudo code of the IIRG extraction algorithm is presented in </w:t>
      </w:r>
      <w:r w:rsidR="003E2112">
        <w:fldChar w:fldCharType="begin"/>
      </w:r>
      <w:r>
        <w:instrText xml:space="preserve"> REF _Ref264110278 \h </w:instrText>
      </w:r>
      <w:r w:rsidR="003E2112">
        <w:fldChar w:fldCharType="separate"/>
      </w:r>
      <w:r w:rsidR="00825075" w:rsidRPr="001A1C24">
        <w:t xml:space="preserve">Listing </w:t>
      </w:r>
      <w:r w:rsidR="00825075">
        <w:rPr>
          <w:noProof/>
        </w:rPr>
        <w:t>4</w:t>
      </w:r>
      <w:r w:rsidR="00825075" w:rsidRPr="001A1C24">
        <w:t>.</w:t>
      </w:r>
      <w:r w:rsidR="00825075">
        <w:rPr>
          <w:noProof/>
        </w:rPr>
        <w:t>1</w:t>
      </w:r>
      <w:r w:rsidR="003E2112">
        <w:fldChar w:fldCharType="end"/>
      </w:r>
      <w:r>
        <w:t>.</w:t>
      </w:r>
      <w:fldSimple w:instr=" REF _Ref264110278 \h  \* MERGEFORMAT ">
        <w:r w:rsidR="00825075" w:rsidRPr="001A1C24">
          <w:t xml:space="preserve">Listing </w:t>
        </w:r>
        <w:r w:rsidR="00825075">
          <w:rPr>
            <w:noProof/>
          </w:rPr>
          <w:t>4</w:t>
        </w:r>
        <w:r w:rsidR="00825075" w:rsidRPr="001A1C24">
          <w:rPr>
            <w:noProof/>
          </w:rPr>
          <w:t>.</w:t>
        </w:r>
        <w:r w:rsidR="00825075">
          <w:rPr>
            <w:noProof/>
          </w:rPr>
          <w:t>1</w:t>
        </w:r>
      </w:fldSimple>
    </w:p>
    <w:p w:rsidR="000728C4" w:rsidRDefault="000728C4" w:rsidP="000728C4">
      <w:pPr>
        <w:spacing w:before="160"/>
        <w:ind w:firstLine="720"/>
      </w:pPr>
    </w:p>
    <w:p w:rsidR="000728C4" w:rsidRDefault="000728C4" w:rsidP="000728C4">
      <w:pPr>
        <w:spacing w:before="160"/>
        <w:ind w:firstLine="720"/>
      </w:pPr>
    </w:p>
    <w:p w:rsidR="000728C4" w:rsidRDefault="000728C4" w:rsidP="000728C4">
      <w:pPr>
        <w:spacing w:before="160"/>
        <w:ind w:firstLine="720"/>
      </w:pPr>
    </w:p>
    <w:p w:rsidR="000728C4" w:rsidRDefault="000728C4" w:rsidP="000728C4">
      <w:pPr>
        <w:spacing w:before="160"/>
        <w:ind w:firstLine="720"/>
      </w:pPr>
      <w:r w:rsidRPr="00CF554C">
        <w:t>.</w:t>
      </w:r>
    </w:p>
    <w:tbl>
      <w:tblPr>
        <w:tblStyle w:val="TableGrid"/>
        <w:tblW w:w="0" w:type="auto"/>
        <w:tblBorders>
          <w:left w:val="none" w:sz="0" w:space="0" w:color="auto"/>
          <w:right w:val="none" w:sz="0" w:space="0" w:color="auto"/>
        </w:tblBorders>
        <w:tblLook w:val="04A0"/>
      </w:tblPr>
      <w:tblGrid>
        <w:gridCol w:w="9576"/>
      </w:tblGrid>
      <w:tr w:rsidR="000728C4" w:rsidRPr="001A1C24" w:rsidTr="00AE06C9">
        <w:tc>
          <w:tcPr>
            <w:tcW w:w="9576" w:type="dxa"/>
          </w:tcPr>
          <w:p w:rsidR="000728C4" w:rsidRPr="001A1C24" w:rsidRDefault="000728C4" w:rsidP="00AE06C9">
            <w:pPr>
              <w:pStyle w:val="Caption"/>
              <w:rPr>
                <w:color w:val="auto"/>
              </w:rPr>
            </w:pPr>
            <w:bookmarkStart w:id="127" w:name="_Ref264110278"/>
            <w:bookmarkStart w:id="128" w:name="_Toc264370230"/>
            <w:r w:rsidRPr="001A1C24">
              <w:rPr>
                <w:color w:val="auto"/>
              </w:rPr>
              <w:lastRenderedPageBreak/>
              <w:t xml:space="preserve">Listing </w:t>
            </w:r>
            <w:r w:rsidR="003E2112" w:rsidRPr="001A1C24">
              <w:rPr>
                <w:color w:val="auto"/>
              </w:rPr>
              <w:fldChar w:fldCharType="begin"/>
            </w:r>
            <w:r w:rsidRPr="001A1C24">
              <w:rPr>
                <w:color w:val="auto"/>
              </w:rPr>
              <w:instrText xml:space="preserve"> STYLEREF 1 \s </w:instrText>
            </w:r>
            <w:r w:rsidR="003E2112" w:rsidRPr="001A1C24">
              <w:rPr>
                <w:color w:val="auto"/>
              </w:rPr>
              <w:fldChar w:fldCharType="separate"/>
            </w:r>
            <w:r w:rsidR="00825075">
              <w:rPr>
                <w:noProof/>
                <w:color w:val="auto"/>
              </w:rPr>
              <w:t>4</w:t>
            </w:r>
            <w:r w:rsidR="003E2112" w:rsidRPr="001A1C24">
              <w:rPr>
                <w:color w:val="auto"/>
              </w:rPr>
              <w:fldChar w:fldCharType="end"/>
            </w:r>
            <w:r w:rsidRPr="001A1C24">
              <w:rPr>
                <w:color w:val="auto"/>
              </w:rPr>
              <w:t>.</w:t>
            </w:r>
            <w:r w:rsidR="003E2112" w:rsidRPr="001A1C24">
              <w:rPr>
                <w:color w:val="auto"/>
              </w:rPr>
              <w:fldChar w:fldCharType="begin"/>
            </w:r>
            <w:r w:rsidRPr="001A1C24">
              <w:rPr>
                <w:color w:val="auto"/>
              </w:rPr>
              <w:instrText xml:space="preserve"> SEQ Listing \* ARABIC \s 1 </w:instrText>
            </w:r>
            <w:r w:rsidR="003E2112" w:rsidRPr="001A1C24">
              <w:rPr>
                <w:color w:val="auto"/>
              </w:rPr>
              <w:fldChar w:fldCharType="separate"/>
            </w:r>
            <w:r w:rsidR="00825075">
              <w:rPr>
                <w:noProof/>
                <w:color w:val="auto"/>
              </w:rPr>
              <w:t>1</w:t>
            </w:r>
            <w:r w:rsidR="003E2112" w:rsidRPr="001A1C24">
              <w:rPr>
                <w:color w:val="auto"/>
              </w:rPr>
              <w:fldChar w:fldCharType="end"/>
            </w:r>
            <w:bookmarkEnd w:id="127"/>
            <w:r w:rsidRPr="001A1C24">
              <w:rPr>
                <w:color w:val="auto"/>
              </w:rPr>
              <w:t>: IIRG Extraction Algorithm</w:t>
            </w:r>
            <w:bookmarkEnd w:id="128"/>
            <w:r w:rsidRPr="001A1C24">
              <w:rPr>
                <w:color w:val="auto"/>
              </w:rPr>
              <w:t xml:space="preserve"> </w:t>
            </w:r>
          </w:p>
        </w:tc>
      </w:tr>
      <w:tr w:rsidR="000728C4" w:rsidRPr="001A1C24" w:rsidTr="00AE06C9">
        <w:tc>
          <w:tcPr>
            <w:tcW w:w="9576" w:type="dxa"/>
          </w:tcPr>
          <w:p w:rsidR="000728C4" w:rsidRPr="005C6136" w:rsidRDefault="000728C4" w:rsidP="00AE06C9">
            <w:pPr>
              <w:pStyle w:val="sddsasdsa"/>
              <w:rPr>
                <w:sz w:val="2"/>
                <w:szCs w:val="2"/>
              </w:rPr>
            </w:pPr>
          </w:p>
          <w:p w:rsidR="000728C4" w:rsidRDefault="000728C4" w:rsidP="00AE06C9">
            <w:pPr>
              <w:pStyle w:val="sddsasdsa"/>
            </w:pPr>
            <w:r w:rsidRPr="00A15A4F">
              <w:rPr>
                <w:noProof/>
                <w:lang w:bidi="ar-SA"/>
              </w:rPr>
              <w:drawing>
                <wp:inline distT="0" distB="0" distL="0" distR="0">
                  <wp:extent cx="5943600" cy="2581275"/>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943600" cy="2581275"/>
                          </a:xfrm>
                          <a:prstGeom prst="rect">
                            <a:avLst/>
                          </a:prstGeom>
                        </pic:spPr>
                      </pic:pic>
                    </a:graphicData>
                  </a:graphic>
                </wp:inline>
              </w:drawing>
            </w:r>
          </w:p>
          <w:p w:rsidR="000728C4" w:rsidRPr="005C6136" w:rsidRDefault="000728C4" w:rsidP="00AE06C9">
            <w:pPr>
              <w:pStyle w:val="sddsasdsa"/>
              <w:rPr>
                <w:sz w:val="2"/>
                <w:szCs w:val="2"/>
              </w:rPr>
            </w:pPr>
          </w:p>
        </w:tc>
      </w:tr>
    </w:tbl>
    <w:p w:rsidR="000728C4" w:rsidRPr="00CF554C" w:rsidRDefault="000728C4" w:rsidP="000728C4">
      <w:pPr>
        <w:pStyle w:val="sddsasdsa"/>
        <w:spacing w:before="160"/>
        <w:ind w:firstLine="288"/>
        <w:jc w:val="both"/>
        <w:rPr>
          <w:sz w:val="22"/>
          <w:szCs w:val="22"/>
        </w:rPr>
      </w:pPr>
      <w:r w:rsidRPr="00CF554C">
        <w:rPr>
          <w:sz w:val="22"/>
          <w:szCs w:val="22"/>
        </w:rPr>
        <w:t>For a better understanding of the IIRG extraction process</w:t>
      </w:r>
      <w:r>
        <w:rPr>
          <w:sz w:val="22"/>
          <w:szCs w:val="22"/>
        </w:rPr>
        <w:t xml:space="preserve">, </w:t>
      </w:r>
      <w:r w:rsidR="003E2112">
        <w:rPr>
          <w:sz w:val="22"/>
          <w:szCs w:val="22"/>
        </w:rPr>
        <w:fldChar w:fldCharType="begin"/>
      </w:r>
      <w:r>
        <w:rPr>
          <w:sz w:val="22"/>
          <w:szCs w:val="22"/>
        </w:rPr>
        <w:instrText xml:space="preserve"> REF _Ref264147167 \h </w:instrText>
      </w:r>
      <w:r w:rsidR="003E2112">
        <w:rPr>
          <w:sz w:val="22"/>
          <w:szCs w:val="22"/>
        </w:rPr>
      </w:r>
      <w:r w:rsidR="003E2112">
        <w:rPr>
          <w:sz w:val="22"/>
          <w:szCs w:val="22"/>
        </w:rPr>
        <w:fldChar w:fldCharType="separate"/>
      </w:r>
      <w:r w:rsidR="00825075" w:rsidRPr="00CF554C">
        <w:t xml:space="preserve">Figure </w:t>
      </w:r>
      <w:r w:rsidR="00825075">
        <w:rPr>
          <w:noProof/>
        </w:rPr>
        <w:t>4</w:t>
      </w:r>
      <w:r w:rsidR="00825075">
        <w:t>.</w:t>
      </w:r>
      <w:r w:rsidR="00825075">
        <w:rPr>
          <w:noProof/>
        </w:rPr>
        <w:t>3</w:t>
      </w:r>
      <w:r w:rsidR="003E2112">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0728C4" w:rsidRPr="00CF554C" w:rsidRDefault="000728C4" w:rsidP="000728C4">
      <w:pPr>
        <w:ind w:firstLine="720"/>
        <w:rPr>
          <w:rFonts w:cs="Times New Roman"/>
        </w:rPr>
      </w:pPr>
    </w:p>
    <w:p w:rsidR="000728C4" w:rsidRPr="00CF554C" w:rsidRDefault="000728C4" w:rsidP="000728C4">
      <w:pPr>
        <w:keepNext/>
        <w:jc w:val="center"/>
        <w:rPr>
          <w:rFonts w:cs="Times New Roman"/>
        </w:rPr>
      </w:pPr>
      <w:r w:rsidRPr="00CF554C">
        <w:rPr>
          <w:rFonts w:cs="Times New Roman"/>
          <w:noProof/>
          <w:lang w:bidi="ar-SA"/>
        </w:rPr>
        <w:drawing>
          <wp:inline distT="0" distB="0" distL="0" distR="0">
            <wp:extent cx="2465358" cy="3916393"/>
            <wp:effectExtent l="19050" t="0" r="0" b="0"/>
            <wp:docPr id="15"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465358" cy="3916393"/>
                    </a:xfrm>
                    <a:prstGeom prst="rect">
                      <a:avLst/>
                    </a:prstGeom>
                  </pic:spPr>
                </pic:pic>
              </a:graphicData>
            </a:graphic>
          </wp:inline>
        </w:drawing>
      </w:r>
    </w:p>
    <w:p w:rsidR="000728C4" w:rsidRPr="00CF554C" w:rsidRDefault="000728C4" w:rsidP="000728C4">
      <w:pPr>
        <w:pStyle w:val="Caption"/>
        <w:jc w:val="center"/>
        <w:rPr>
          <w:rFonts w:cs="Times New Roman"/>
          <w:color w:val="auto"/>
        </w:rPr>
      </w:pPr>
      <w:bookmarkStart w:id="129" w:name="_Ref264147167"/>
      <w:bookmarkStart w:id="130" w:name="_Toc264369113"/>
      <w:bookmarkStart w:id="131" w:name="_Toc264798627"/>
      <w:bookmarkStart w:id="132" w:name="_Toc264916805"/>
      <w:bookmarkStart w:id="133" w:name="_Toc264920359"/>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4</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3</w:t>
      </w:r>
      <w:r w:rsidR="003E2112">
        <w:rPr>
          <w:rFonts w:cs="Times New Roman"/>
          <w:color w:val="auto"/>
        </w:rPr>
        <w:fldChar w:fldCharType="end"/>
      </w:r>
      <w:bookmarkEnd w:id="129"/>
      <w:r w:rsidRPr="00CF554C">
        <w:rPr>
          <w:rFonts w:cs="Times New Roman"/>
          <w:color w:val="auto"/>
        </w:rPr>
        <w:t>: IIRG Extraction Algorithm Trace</w:t>
      </w:r>
      <w:bookmarkEnd w:id="130"/>
      <w:bookmarkEnd w:id="131"/>
      <w:bookmarkEnd w:id="132"/>
      <w:bookmarkEnd w:id="133"/>
    </w:p>
    <w:p w:rsidR="000728C4" w:rsidRPr="00CF554C" w:rsidRDefault="000728C4" w:rsidP="000728C4">
      <w:pPr>
        <w:pStyle w:val="Heading3"/>
        <w:keepNext/>
        <w:keepLines/>
        <w:numPr>
          <w:ilvl w:val="2"/>
          <w:numId w:val="38"/>
        </w:numPr>
        <w:spacing w:line="276" w:lineRule="auto"/>
        <w:rPr>
          <w:rFonts w:cs="Times New Roman"/>
        </w:rPr>
      </w:pPr>
      <w:bookmarkStart w:id="134" w:name="_Toc264798566"/>
      <w:bookmarkStart w:id="135" w:name="_Toc264737198"/>
      <w:bookmarkStart w:id="136" w:name="_Toc264995428"/>
      <w:r w:rsidRPr="00CF554C">
        <w:rPr>
          <w:rFonts w:cs="Times New Roman"/>
        </w:rPr>
        <w:lastRenderedPageBreak/>
        <w:t>RAP instantiation for the self-healing system</w:t>
      </w:r>
      <w:bookmarkEnd w:id="134"/>
      <w:bookmarkEnd w:id="135"/>
      <w:bookmarkEnd w:id="136"/>
    </w:p>
    <w:p w:rsidR="000728C4" w:rsidRPr="00CF554C" w:rsidRDefault="000728C4" w:rsidP="000728C4">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37" w:name="_Toc263324643"/>
      <w:bookmarkStart w:id="138" w:name="_Toc263615523"/>
      <w:bookmarkStart w:id="139" w:name="_Toc263749264"/>
      <w:bookmarkStart w:id="140" w:name="_Toc263770817"/>
      <w:bookmarkStart w:id="141" w:name="_Toc263865803"/>
      <w:bookmarkStart w:id="142" w:name="_Toc264006987"/>
      <w:bookmarkStart w:id="143" w:name="_Toc264099022"/>
      <w:bookmarkStart w:id="144" w:name="_Toc264100445"/>
      <w:bookmarkStart w:id="145" w:name="_Toc264106096"/>
      <w:bookmarkStart w:id="146" w:name="_Toc264211634"/>
      <w:bookmarkStart w:id="147" w:name="_Toc264232442"/>
      <w:bookmarkStart w:id="148" w:name="_Toc264232569"/>
      <w:bookmarkStart w:id="149" w:name="_Toc264278449"/>
      <w:bookmarkStart w:id="150" w:name="_Toc264370183"/>
      <w:bookmarkStart w:id="151" w:name="_Toc264380312"/>
      <w:bookmarkStart w:id="152" w:name="_Toc264396001"/>
      <w:bookmarkStart w:id="153" w:name="_Toc264396258"/>
      <w:bookmarkStart w:id="154" w:name="_Toc264397035"/>
      <w:bookmarkStart w:id="155" w:name="_Toc264397118"/>
      <w:bookmarkStart w:id="156" w:name="_Toc264735345"/>
      <w:bookmarkStart w:id="157" w:name="_Toc264737199"/>
      <w:bookmarkStart w:id="158" w:name="_Toc264798567"/>
      <w:bookmarkStart w:id="159" w:name="_Toc264918477"/>
      <w:bookmarkStart w:id="160" w:name="_Toc264995429"/>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0728C4" w:rsidRPr="00CF554C" w:rsidRDefault="000728C4" w:rsidP="000728C4">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61" w:name="_Toc263324644"/>
      <w:bookmarkStart w:id="162" w:name="_Toc263615524"/>
      <w:bookmarkStart w:id="163" w:name="_Toc263749265"/>
      <w:bookmarkStart w:id="164" w:name="_Toc263770818"/>
      <w:bookmarkStart w:id="165" w:name="_Toc263865804"/>
      <w:bookmarkStart w:id="166" w:name="_Toc264006988"/>
      <w:bookmarkStart w:id="167" w:name="_Toc264099023"/>
      <w:bookmarkStart w:id="168" w:name="_Toc264100446"/>
      <w:bookmarkStart w:id="169" w:name="_Toc264106097"/>
      <w:bookmarkStart w:id="170" w:name="_Toc264211635"/>
      <w:bookmarkStart w:id="171" w:name="_Toc264232443"/>
      <w:bookmarkStart w:id="172" w:name="_Toc264232570"/>
      <w:bookmarkStart w:id="173" w:name="_Toc264278450"/>
      <w:bookmarkStart w:id="174" w:name="_Toc264370184"/>
      <w:bookmarkStart w:id="175" w:name="_Toc264380313"/>
      <w:bookmarkStart w:id="176" w:name="_Toc264396002"/>
      <w:bookmarkStart w:id="177" w:name="_Toc264396259"/>
      <w:bookmarkStart w:id="178" w:name="_Toc264397036"/>
      <w:bookmarkStart w:id="179" w:name="_Toc264397119"/>
      <w:bookmarkStart w:id="180" w:name="_Toc264735346"/>
      <w:bookmarkStart w:id="181" w:name="_Toc264737200"/>
      <w:bookmarkStart w:id="182" w:name="_Toc264798568"/>
      <w:bookmarkStart w:id="183" w:name="_Toc264918478"/>
      <w:bookmarkStart w:id="184" w:name="_Toc26499543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0728C4" w:rsidRPr="00CF554C" w:rsidRDefault="000728C4" w:rsidP="000728C4">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85" w:name="_Toc263324645"/>
      <w:bookmarkStart w:id="186" w:name="_Toc263615525"/>
      <w:bookmarkStart w:id="187" w:name="_Toc263749266"/>
      <w:bookmarkStart w:id="188" w:name="_Toc263770819"/>
      <w:bookmarkStart w:id="189" w:name="_Toc263865805"/>
      <w:bookmarkStart w:id="190" w:name="_Toc264006989"/>
      <w:bookmarkStart w:id="191" w:name="_Toc264099024"/>
      <w:bookmarkStart w:id="192" w:name="_Toc264100447"/>
      <w:bookmarkStart w:id="193" w:name="_Toc264106098"/>
      <w:bookmarkStart w:id="194" w:name="_Toc264211636"/>
      <w:bookmarkStart w:id="195" w:name="_Toc264232444"/>
      <w:bookmarkStart w:id="196" w:name="_Toc264232571"/>
      <w:bookmarkStart w:id="197" w:name="_Toc264278451"/>
      <w:bookmarkStart w:id="198" w:name="_Toc264370185"/>
      <w:bookmarkStart w:id="199" w:name="_Toc264380314"/>
      <w:bookmarkStart w:id="200" w:name="_Toc264396003"/>
      <w:bookmarkStart w:id="201" w:name="_Toc264396260"/>
      <w:bookmarkStart w:id="202" w:name="_Toc264397037"/>
      <w:bookmarkStart w:id="203" w:name="_Toc264397120"/>
      <w:bookmarkStart w:id="204" w:name="_Toc264735347"/>
      <w:bookmarkStart w:id="205" w:name="_Toc264737201"/>
      <w:bookmarkStart w:id="206" w:name="_Toc264798569"/>
      <w:bookmarkStart w:id="207" w:name="_Toc264918479"/>
      <w:bookmarkStart w:id="208" w:name="_Toc264995431"/>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0728C4" w:rsidRPr="00CF554C" w:rsidRDefault="000728C4" w:rsidP="000728C4">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209" w:name="_Toc263324646"/>
      <w:bookmarkStart w:id="210" w:name="_Toc263615526"/>
      <w:bookmarkStart w:id="211" w:name="_Toc263749267"/>
      <w:bookmarkStart w:id="212" w:name="_Toc263770820"/>
      <w:bookmarkStart w:id="213" w:name="_Toc263865806"/>
      <w:bookmarkStart w:id="214" w:name="_Toc264006990"/>
      <w:bookmarkStart w:id="215" w:name="_Toc264099025"/>
      <w:bookmarkStart w:id="216" w:name="_Toc264100448"/>
      <w:bookmarkStart w:id="217" w:name="_Toc264106099"/>
      <w:bookmarkStart w:id="218" w:name="_Toc264211637"/>
      <w:bookmarkStart w:id="219" w:name="_Toc264232445"/>
      <w:bookmarkStart w:id="220" w:name="_Toc264232572"/>
      <w:bookmarkStart w:id="221" w:name="_Toc264278452"/>
      <w:bookmarkStart w:id="222" w:name="_Toc264370186"/>
      <w:bookmarkStart w:id="223" w:name="_Toc264380315"/>
      <w:bookmarkStart w:id="224" w:name="_Toc264396004"/>
      <w:bookmarkStart w:id="225" w:name="_Toc264396261"/>
      <w:bookmarkStart w:id="226" w:name="_Toc264397038"/>
      <w:bookmarkStart w:id="227" w:name="_Toc264397121"/>
      <w:bookmarkStart w:id="228" w:name="_Toc264735348"/>
      <w:bookmarkStart w:id="229" w:name="_Toc264737202"/>
      <w:bookmarkStart w:id="230" w:name="_Toc264798570"/>
      <w:bookmarkStart w:id="231" w:name="_Toc264918480"/>
      <w:bookmarkStart w:id="232" w:name="_Toc264995432"/>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rsidR="000728C4" w:rsidRPr="00CF554C" w:rsidRDefault="000728C4" w:rsidP="000728C4">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233" w:name="_Toc263324647"/>
      <w:bookmarkStart w:id="234" w:name="_Toc263615527"/>
      <w:bookmarkStart w:id="235" w:name="_Toc263749268"/>
      <w:bookmarkStart w:id="236" w:name="_Toc263770821"/>
      <w:bookmarkStart w:id="237" w:name="_Toc263865807"/>
      <w:bookmarkStart w:id="238" w:name="_Toc264006991"/>
      <w:bookmarkStart w:id="239" w:name="_Toc264099026"/>
      <w:bookmarkStart w:id="240" w:name="_Toc264100449"/>
      <w:bookmarkStart w:id="241" w:name="_Toc264106100"/>
      <w:bookmarkStart w:id="242" w:name="_Toc264211638"/>
      <w:bookmarkStart w:id="243" w:name="_Toc264232446"/>
      <w:bookmarkStart w:id="244" w:name="_Toc264232573"/>
      <w:bookmarkStart w:id="245" w:name="_Toc264278453"/>
      <w:bookmarkStart w:id="246" w:name="_Toc264370187"/>
      <w:bookmarkStart w:id="247" w:name="_Toc264380316"/>
      <w:bookmarkStart w:id="248" w:name="_Toc264396005"/>
      <w:bookmarkStart w:id="249" w:name="_Toc264396262"/>
      <w:bookmarkStart w:id="250" w:name="_Toc264397039"/>
      <w:bookmarkStart w:id="251" w:name="_Toc264397122"/>
      <w:bookmarkStart w:id="252" w:name="_Toc264735349"/>
      <w:bookmarkStart w:id="253" w:name="_Toc264737203"/>
      <w:bookmarkStart w:id="254" w:name="_Toc264798571"/>
      <w:bookmarkStart w:id="255" w:name="_Toc264918481"/>
      <w:bookmarkStart w:id="256" w:name="_Toc264995433"/>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0728C4" w:rsidRPr="00CF554C" w:rsidRDefault="000728C4" w:rsidP="000728C4">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257" w:name="_Toc263324648"/>
      <w:bookmarkStart w:id="258" w:name="_Toc263615528"/>
      <w:bookmarkStart w:id="259" w:name="_Toc263749269"/>
      <w:bookmarkStart w:id="260" w:name="_Toc263770822"/>
      <w:bookmarkStart w:id="261" w:name="_Toc263865808"/>
      <w:bookmarkStart w:id="262" w:name="_Toc264006992"/>
      <w:bookmarkStart w:id="263" w:name="_Toc264099027"/>
      <w:bookmarkStart w:id="264" w:name="_Toc264100450"/>
      <w:bookmarkStart w:id="265" w:name="_Toc264106101"/>
      <w:bookmarkStart w:id="266" w:name="_Toc264211639"/>
      <w:bookmarkStart w:id="267" w:name="_Toc264232447"/>
      <w:bookmarkStart w:id="268" w:name="_Toc264232574"/>
      <w:bookmarkStart w:id="269" w:name="_Toc264278454"/>
      <w:bookmarkStart w:id="270" w:name="_Toc264370188"/>
      <w:bookmarkStart w:id="271" w:name="_Toc264380317"/>
      <w:bookmarkStart w:id="272" w:name="_Toc264396006"/>
      <w:bookmarkStart w:id="273" w:name="_Toc264396263"/>
      <w:bookmarkStart w:id="274" w:name="_Toc264397040"/>
      <w:bookmarkStart w:id="275" w:name="_Toc264397123"/>
      <w:bookmarkStart w:id="276" w:name="_Toc264735350"/>
      <w:bookmarkStart w:id="277" w:name="_Toc264737204"/>
      <w:bookmarkStart w:id="278" w:name="_Toc264798572"/>
      <w:bookmarkStart w:id="279" w:name="_Toc264918482"/>
      <w:bookmarkStart w:id="280" w:name="_Toc264995434"/>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rsidR="000728C4" w:rsidRPr="00CF554C" w:rsidRDefault="000728C4" w:rsidP="000728C4">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825075" w:rsidRPr="00CF554C">
          <w:rPr>
            <w:rFonts w:cs="Times New Roman"/>
          </w:rPr>
          <w:t xml:space="preserve">Table </w:t>
        </w:r>
        <w:r w:rsidR="00825075">
          <w:rPr>
            <w:rFonts w:cs="Times New Roman"/>
            <w:noProof/>
          </w:rPr>
          <w:t>4</w:t>
        </w:r>
        <w:r w:rsidR="00825075" w:rsidRPr="00CF554C">
          <w:rPr>
            <w:rFonts w:cs="Times New Roman"/>
            <w:noProof/>
          </w:rPr>
          <w:t>.</w:t>
        </w:r>
        <w:r w:rsidR="00825075">
          <w:rPr>
            <w:rFonts w:cs="Times New Roman"/>
            <w:noProof/>
          </w:rPr>
          <w:t>2</w:t>
        </w:r>
      </w:fldSimple>
      <w:r w:rsidRPr="00CF554C">
        <w:rPr>
          <w:rFonts w:cs="Times New Roman"/>
        </w:rPr>
        <w:t>.</w:t>
      </w:r>
    </w:p>
    <w:p w:rsidR="000728C4" w:rsidRPr="00CF554C" w:rsidRDefault="000728C4" w:rsidP="000728C4">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0728C4" w:rsidRPr="00CF554C" w:rsidRDefault="000728C4" w:rsidP="000728C4">
      <w:pPr>
        <w:pStyle w:val="Caption"/>
        <w:keepNext/>
        <w:jc w:val="center"/>
        <w:rPr>
          <w:rFonts w:cs="Times New Roman"/>
          <w:color w:val="auto"/>
        </w:rPr>
      </w:pPr>
      <w:bookmarkStart w:id="281" w:name="_Ref264109709"/>
      <w:bookmarkStart w:id="282" w:name="_Toc264369919"/>
      <w:r w:rsidRPr="00CF554C">
        <w:rPr>
          <w:rFonts w:cs="Times New Roman"/>
          <w:color w:val="auto"/>
        </w:rPr>
        <w:t xml:space="preserve">Table </w:t>
      </w:r>
      <w:r w:rsidR="003E2112" w:rsidRPr="00CF554C">
        <w:rPr>
          <w:rFonts w:cs="Times New Roman"/>
          <w:color w:val="auto"/>
        </w:rPr>
        <w:fldChar w:fldCharType="begin"/>
      </w:r>
      <w:r w:rsidRPr="00CF554C">
        <w:rPr>
          <w:rFonts w:cs="Times New Roman"/>
          <w:color w:val="auto"/>
        </w:rPr>
        <w:instrText xml:space="preserve"> STYLEREF 1 \s </w:instrText>
      </w:r>
      <w:r w:rsidR="003E2112" w:rsidRPr="00CF554C">
        <w:rPr>
          <w:rFonts w:cs="Times New Roman"/>
          <w:color w:val="auto"/>
        </w:rPr>
        <w:fldChar w:fldCharType="separate"/>
      </w:r>
      <w:r w:rsidR="00825075">
        <w:rPr>
          <w:rFonts w:cs="Times New Roman"/>
          <w:noProof/>
          <w:color w:val="auto"/>
        </w:rPr>
        <w:t>4</w:t>
      </w:r>
      <w:r w:rsidR="003E2112" w:rsidRPr="00CF554C">
        <w:rPr>
          <w:rFonts w:cs="Times New Roman"/>
          <w:color w:val="auto"/>
        </w:rPr>
        <w:fldChar w:fldCharType="end"/>
      </w:r>
      <w:r w:rsidRPr="00CF554C">
        <w:rPr>
          <w:rFonts w:cs="Times New Roman"/>
          <w:color w:val="auto"/>
        </w:rPr>
        <w:t>.</w:t>
      </w:r>
      <w:r w:rsidR="003E2112" w:rsidRPr="00CF554C">
        <w:rPr>
          <w:rFonts w:cs="Times New Roman"/>
          <w:color w:val="auto"/>
        </w:rPr>
        <w:fldChar w:fldCharType="begin"/>
      </w:r>
      <w:r w:rsidRPr="00CF554C">
        <w:rPr>
          <w:rFonts w:cs="Times New Roman"/>
          <w:color w:val="auto"/>
        </w:rPr>
        <w:instrText xml:space="preserve"> SEQ Table \* ARABIC \s 1 </w:instrText>
      </w:r>
      <w:r w:rsidR="003E2112" w:rsidRPr="00CF554C">
        <w:rPr>
          <w:rFonts w:cs="Times New Roman"/>
          <w:color w:val="auto"/>
        </w:rPr>
        <w:fldChar w:fldCharType="separate"/>
      </w:r>
      <w:r w:rsidR="00825075">
        <w:rPr>
          <w:rFonts w:cs="Times New Roman"/>
          <w:noProof/>
          <w:color w:val="auto"/>
        </w:rPr>
        <w:t>2</w:t>
      </w:r>
      <w:r w:rsidR="003E2112" w:rsidRPr="00CF554C">
        <w:rPr>
          <w:rFonts w:cs="Times New Roman"/>
          <w:color w:val="auto"/>
        </w:rPr>
        <w:fldChar w:fldCharType="end"/>
      </w:r>
      <w:bookmarkEnd w:id="281"/>
      <w:r w:rsidRPr="00CF554C">
        <w:rPr>
          <w:rFonts w:cs="Times New Roman"/>
          <w:color w:val="auto"/>
        </w:rPr>
        <w:t>: Self-healing environment RAP mapping</w:t>
      </w:r>
      <w:bookmarkEnd w:id="282"/>
    </w:p>
    <w:tbl>
      <w:tblPr>
        <w:tblStyle w:val="MediumGrid1-Accent1"/>
        <w:tblW w:w="9231" w:type="dxa"/>
        <w:tblInd w:w="108" w:type="dxa"/>
        <w:tblLayout w:type="fixed"/>
        <w:tblLook w:val="04A0"/>
      </w:tblPr>
      <w:tblGrid>
        <w:gridCol w:w="1877"/>
        <w:gridCol w:w="2774"/>
        <w:gridCol w:w="4580"/>
      </w:tblGrid>
      <w:tr w:rsidR="000728C4" w:rsidRPr="00CF554C" w:rsidTr="00AE06C9">
        <w:trPr>
          <w:cnfStyle w:val="100000000000"/>
          <w:trHeight w:val="462"/>
        </w:trPr>
        <w:tc>
          <w:tcPr>
            <w:cnfStyle w:val="001000000000"/>
            <w:tcW w:w="1877" w:type="dxa"/>
            <w:shd w:val="clear" w:color="auto" w:fill="244061" w:themeFill="accent1" w:themeFillShade="80"/>
          </w:tcPr>
          <w:p w:rsidR="000728C4" w:rsidRPr="00CF554C" w:rsidRDefault="000728C4" w:rsidP="00AE06C9">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0728C4" w:rsidRPr="00CF554C" w:rsidRDefault="000728C4" w:rsidP="00AE06C9">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0728C4" w:rsidRPr="00CF554C" w:rsidRDefault="000728C4" w:rsidP="00AE06C9">
            <w:pPr>
              <w:jc w:val="center"/>
              <w:cnfStyle w:val="100000000000"/>
              <w:rPr>
                <w:rFonts w:cs="Times New Roman"/>
                <w:sz w:val="20"/>
                <w:szCs w:val="20"/>
              </w:rPr>
            </w:pPr>
            <w:r w:rsidRPr="00CF554C">
              <w:rPr>
                <w:rFonts w:cs="Times New Roman"/>
                <w:sz w:val="20"/>
                <w:szCs w:val="20"/>
              </w:rPr>
              <w:t>Details</w:t>
            </w:r>
          </w:p>
        </w:tc>
      </w:tr>
      <w:tr w:rsidR="000728C4" w:rsidRPr="00CF554C" w:rsidTr="00AE06C9">
        <w:trPr>
          <w:cnfStyle w:val="000000100000"/>
          <w:trHeight w:val="238"/>
        </w:trPr>
        <w:tc>
          <w:tcPr>
            <w:cnfStyle w:val="001000000000"/>
            <w:tcW w:w="1877" w:type="dxa"/>
            <w:vMerge w:val="restart"/>
          </w:tcPr>
          <w:p w:rsidR="000728C4" w:rsidRPr="00CF554C" w:rsidRDefault="000728C4" w:rsidP="00AE06C9">
            <w:pPr>
              <w:rPr>
                <w:rFonts w:cs="Times New Roman"/>
                <w:sz w:val="20"/>
                <w:szCs w:val="20"/>
              </w:rPr>
            </w:pPr>
            <w:r w:rsidRPr="00CF554C">
              <w:rPr>
                <w:rFonts w:cs="Times New Roman"/>
                <w:sz w:val="20"/>
                <w:szCs w:val="20"/>
              </w:rPr>
              <w:t>Resources</w:t>
            </w:r>
          </w:p>
        </w:tc>
        <w:tc>
          <w:tcPr>
            <w:tcW w:w="2774" w:type="dxa"/>
          </w:tcPr>
          <w:p w:rsidR="000728C4" w:rsidRPr="00CF554C" w:rsidRDefault="000728C4" w:rsidP="00AE06C9">
            <w:pPr>
              <w:cnfStyle w:val="000000100000"/>
              <w:rPr>
                <w:rFonts w:cs="Times New Roman"/>
                <w:b/>
                <w:sz w:val="20"/>
                <w:szCs w:val="20"/>
              </w:rPr>
            </w:pPr>
            <w:r w:rsidRPr="00CF554C">
              <w:rPr>
                <w:rFonts w:cs="Times New Roman"/>
                <w:b/>
                <w:sz w:val="20"/>
                <w:szCs w:val="20"/>
              </w:rPr>
              <w:t>Sensors</w:t>
            </w:r>
          </w:p>
        </w:tc>
        <w:tc>
          <w:tcPr>
            <w:tcW w:w="4580" w:type="dxa"/>
          </w:tcPr>
          <w:p w:rsidR="000728C4" w:rsidRPr="00CF554C" w:rsidRDefault="000728C4" w:rsidP="00AE06C9">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0728C4" w:rsidRPr="00CF554C" w:rsidTr="00AE06C9">
        <w:trPr>
          <w:trHeight w:val="238"/>
        </w:trPr>
        <w:tc>
          <w:tcPr>
            <w:cnfStyle w:val="001000000000"/>
            <w:tcW w:w="1877" w:type="dxa"/>
            <w:vMerge/>
            <w:shd w:val="clear" w:color="auto" w:fill="A7BFDE" w:themeFill="accent1" w:themeFillTint="7F"/>
          </w:tcPr>
          <w:p w:rsidR="000728C4" w:rsidRPr="00CF554C" w:rsidRDefault="000728C4" w:rsidP="00AE06C9">
            <w:pPr>
              <w:rPr>
                <w:rFonts w:cs="Times New Roman"/>
                <w:sz w:val="20"/>
                <w:szCs w:val="20"/>
              </w:rPr>
            </w:pPr>
          </w:p>
        </w:tc>
        <w:tc>
          <w:tcPr>
            <w:tcW w:w="2774" w:type="dxa"/>
            <w:shd w:val="clear" w:color="auto" w:fill="A7BFDE" w:themeFill="accent1" w:themeFillTint="7F"/>
          </w:tcPr>
          <w:p w:rsidR="000728C4" w:rsidRPr="00CF554C" w:rsidRDefault="000728C4" w:rsidP="00AE06C9">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0728C4" w:rsidRPr="00CF554C" w:rsidRDefault="000728C4" w:rsidP="00AE06C9">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0728C4" w:rsidRPr="00CF554C" w:rsidTr="00AE06C9">
        <w:trPr>
          <w:cnfStyle w:val="000000100000"/>
          <w:trHeight w:val="388"/>
        </w:trPr>
        <w:tc>
          <w:tcPr>
            <w:cnfStyle w:val="001000000000"/>
            <w:tcW w:w="1877" w:type="dxa"/>
          </w:tcPr>
          <w:p w:rsidR="000728C4" w:rsidRPr="00CF554C" w:rsidRDefault="000728C4" w:rsidP="00AE06C9">
            <w:pPr>
              <w:rPr>
                <w:rFonts w:cs="Times New Roman"/>
                <w:sz w:val="20"/>
                <w:szCs w:val="20"/>
              </w:rPr>
            </w:pPr>
            <w:r w:rsidRPr="00CF554C">
              <w:rPr>
                <w:rFonts w:cs="Times New Roman"/>
                <w:sz w:val="20"/>
                <w:szCs w:val="20"/>
              </w:rPr>
              <w:t>Actors</w:t>
            </w:r>
          </w:p>
        </w:tc>
        <w:tc>
          <w:tcPr>
            <w:tcW w:w="2774" w:type="dxa"/>
          </w:tcPr>
          <w:p w:rsidR="000728C4" w:rsidRPr="00CF554C" w:rsidRDefault="000728C4" w:rsidP="00AE06C9">
            <w:pPr>
              <w:cnfStyle w:val="000000100000"/>
              <w:rPr>
                <w:rFonts w:cs="Times New Roman"/>
                <w:b/>
                <w:sz w:val="20"/>
                <w:szCs w:val="20"/>
              </w:rPr>
            </w:pPr>
            <w:r w:rsidRPr="00CF554C">
              <w:rPr>
                <w:rFonts w:cs="Times New Roman"/>
                <w:b/>
                <w:sz w:val="20"/>
                <w:szCs w:val="20"/>
              </w:rPr>
              <w:t>Actions</w:t>
            </w:r>
          </w:p>
        </w:tc>
        <w:tc>
          <w:tcPr>
            <w:tcW w:w="4580" w:type="dxa"/>
          </w:tcPr>
          <w:p w:rsidR="000728C4" w:rsidRPr="00CF554C" w:rsidRDefault="000728C4" w:rsidP="00AE06C9">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0728C4" w:rsidRPr="00CF554C" w:rsidTr="00AE06C9">
        <w:trPr>
          <w:trHeight w:val="467"/>
        </w:trPr>
        <w:tc>
          <w:tcPr>
            <w:cnfStyle w:val="001000000000"/>
            <w:tcW w:w="1877" w:type="dxa"/>
          </w:tcPr>
          <w:p w:rsidR="000728C4" w:rsidRPr="00CF554C" w:rsidRDefault="000728C4" w:rsidP="00AE06C9">
            <w:pPr>
              <w:rPr>
                <w:rFonts w:cs="Times New Roman"/>
                <w:sz w:val="20"/>
                <w:szCs w:val="20"/>
              </w:rPr>
            </w:pPr>
            <w:r w:rsidRPr="00CF554C">
              <w:rPr>
                <w:rFonts w:cs="Times New Roman"/>
                <w:sz w:val="20"/>
                <w:szCs w:val="20"/>
              </w:rPr>
              <w:t>Policies</w:t>
            </w:r>
          </w:p>
          <w:p w:rsidR="000728C4" w:rsidRPr="00CF554C" w:rsidRDefault="000728C4" w:rsidP="00AE06C9">
            <w:pPr>
              <w:rPr>
                <w:rFonts w:cs="Times New Roman"/>
                <w:sz w:val="20"/>
                <w:szCs w:val="20"/>
              </w:rPr>
            </w:pPr>
          </w:p>
        </w:tc>
        <w:tc>
          <w:tcPr>
            <w:tcW w:w="2774" w:type="dxa"/>
          </w:tcPr>
          <w:p w:rsidR="000728C4" w:rsidRPr="00CF554C" w:rsidRDefault="000728C4" w:rsidP="00AE06C9">
            <w:pPr>
              <w:cnfStyle w:val="000000000000"/>
              <w:rPr>
                <w:rFonts w:cs="Times New Roman"/>
                <w:b/>
                <w:sz w:val="20"/>
                <w:szCs w:val="20"/>
              </w:rPr>
            </w:pPr>
            <w:r w:rsidRPr="00CF554C">
              <w:rPr>
                <w:rFonts w:cs="Times New Roman"/>
                <w:b/>
                <w:sz w:val="20"/>
                <w:szCs w:val="20"/>
              </w:rPr>
              <w:t>User specified policies</w:t>
            </w:r>
          </w:p>
        </w:tc>
        <w:tc>
          <w:tcPr>
            <w:tcW w:w="4580" w:type="dxa"/>
          </w:tcPr>
          <w:p w:rsidR="000728C4" w:rsidRPr="00CF554C" w:rsidRDefault="000728C4" w:rsidP="00AE06C9">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0728C4" w:rsidRPr="00CF554C" w:rsidRDefault="000728C4" w:rsidP="000728C4">
      <w:pPr>
        <w:pStyle w:val="Heading3"/>
        <w:keepNext/>
        <w:keepLines/>
        <w:numPr>
          <w:ilvl w:val="2"/>
          <w:numId w:val="38"/>
        </w:numPr>
        <w:spacing w:line="276" w:lineRule="auto"/>
        <w:rPr>
          <w:rFonts w:cs="Times New Roman"/>
        </w:rPr>
      </w:pPr>
      <w:bookmarkStart w:id="283" w:name="_Ref263715622"/>
      <w:bookmarkStart w:id="284" w:name="_Ref263715645"/>
      <w:bookmarkStart w:id="285" w:name="_Toc264798573"/>
      <w:bookmarkStart w:id="286" w:name="_Toc264737205"/>
      <w:bookmarkStart w:id="287" w:name="_Toc264995435"/>
      <w:r w:rsidRPr="00CF554C">
        <w:rPr>
          <w:rFonts w:cs="Times New Roman"/>
        </w:rPr>
        <w:t xml:space="preserve">RAP instantiation for the self-adapting </w:t>
      </w:r>
      <w:r>
        <w:rPr>
          <w:rFonts w:cs="Times New Roman"/>
        </w:rPr>
        <w:t>service center</w:t>
      </w:r>
      <w:bookmarkEnd w:id="283"/>
      <w:bookmarkEnd w:id="284"/>
      <w:bookmarkEnd w:id="285"/>
      <w:bookmarkEnd w:id="286"/>
      <w:bookmarkEnd w:id="287"/>
    </w:p>
    <w:p w:rsidR="000728C4" w:rsidRPr="00CF554C" w:rsidRDefault="000728C4" w:rsidP="000728C4">
      <w:pPr>
        <w:spacing w:before="200"/>
        <w:rPr>
          <w:rFonts w:cs="Times New Roman"/>
        </w:rPr>
      </w:pPr>
      <w:r w:rsidRPr="00CF554C">
        <w:rPr>
          <w:rFonts w:cs="Times New Roman"/>
        </w:rPr>
        <w:t xml:space="preserve">While the previous RAP instantiation is still useful in the self-adapting </w:t>
      </w:r>
      <w:r>
        <w:rPr>
          <w:rFonts w:cs="Times New Roman"/>
        </w:rPr>
        <w:t>service center</w:t>
      </w:r>
      <w:r w:rsidRPr="00CF554C">
        <w:rPr>
          <w:rFonts w:cs="Times New Roman"/>
        </w:rPr>
        <w:t xml:space="preserve"> for environmental control, a new mapping is needed for </w:t>
      </w:r>
      <w:r>
        <w:rPr>
          <w:rFonts w:cs="Times New Roman"/>
        </w:rPr>
        <w:t>service center</w:t>
      </w:r>
      <w:r w:rsidRPr="00CF554C">
        <w:rPr>
          <w:rFonts w:cs="Times New Roman"/>
        </w:rPr>
        <w:t xml:space="preserve"> workload management. Due to the reduced number of possible </w:t>
      </w:r>
      <w:r>
        <w:rPr>
          <w:rFonts w:cs="Times New Roman"/>
        </w:rPr>
        <w:t>service center</w:t>
      </w:r>
      <w:r w:rsidRPr="00CF554C">
        <w:rPr>
          <w:rFonts w:cs="Times New Roman"/>
        </w:rPr>
        <w:t xml:space="preserve">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w:t>
      </w:r>
      <w:r>
        <w:rPr>
          <w:rFonts w:cs="Times New Roman"/>
        </w:rPr>
        <w:t>service center</w:t>
      </w:r>
      <w:r w:rsidRPr="00CF554C">
        <w:rPr>
          <w:rFonts w:cs="Times New Roman"/>
        </w:rPr>
        <w:t xml:space="preserve"> scenario is presented in </w:t>
      </w:r>
      <w:fldSimple w:instr=" REF _Ref264109798 \h  \* MERGEFORMAT ">
        <w:r w:rsidR="00825075" w:rsidRPr="00CF554C">
          <w:rPr>
            <w:rFonts w:cs="Times New Roman"/>
          </w:rPr>
          <w:t xml:space="preserve">Table </w:t>
        </w:r>
        <w:r w:rsidR="00825075">
          <w:rPr>
            <w:rFonts w:cs="Times New Roman"/>
            <w:noProof/>
          </w:rPr>
          <w:t>4</w:t>
        </w:r>
        <w:r w:rsidR="00825075" w:rsidRPr="00CF554C">
          <w:rPr>
            <w:rFonts w:cs="Times New Roman"/>
            <w:noProof/>
          </w:rPr>
          <w:t>.</w:t>
        </w:r>
        <w:r w:rsidR="00825075">
          <w:rPr>
            <w:rFonts w:cs="Times New Roman"/>
            <w:noProof/>
          </w:rPr>
          <w:t>3</w:t>
        </w:r>
      </w:fldSimple>
      <w:r w:rsidRPr="00CF554C">
        <w:rPr>
          <w:rFonts w:cs="Times New Roman"/>
        </w:rPr>
        <w:t>.</w:t>
      </w:r>
    </w:p>
    <w:p w:rsidR="000728C4" w:rsidRPr="00CF554C" w:rsidRDefault="000728C4" w:rsidP="000728C4">
      <w:pPr>
        <w:pStyle w:val="Caption"/>
        <w:keepNext/>
        <w:jc w:val="center"/>
        <w:rPr>
          <w:rFonts w:cs="Times New Roman"/>
          <w:color w:val="auto"/>
        </w:rPr>
      </w:pPr>
      <w:bookmarkStart w:id="288" w:name="_Ref264109798"/>
      <w:bookmarkStart w:id="289" w:name="_Toc264369920"/>
      <w:r w:rsidRPr="00CF554C">
        <w:rPr>
          <w:rFonts w:cs="Times New Roman"/>
          <w:color w:val="auto"/>
        </w:rPr>
        <w:t xml:space="preserve">Table </w:t>
      </w:r>
      <w:r w:rsidR="003E2112" w:rsidRPr="00CF554C">
        <w:rPr>
          <w:rFonts w:cs="Times New Roman"/>
          <w:color w:val="auto"/>
        </w:rPr>
        <w:fldChar w:fldCharType="begin"/>
      </w:r>
      <w:r w:rsidRPr="00CF554C">
        <w:rPr>
          <w:rFonts w:cs="Times New Roman"/>
          <w:color w:val="auto"/>
        </w:rPr>
        <w:instrText xml:space="preserve"> STYLEREF 1 \s </w:instrText>
      </w:r>
      <w:r w:rsidR="003E2112" w:rsidRPr="00CF554C">
        <w:rPr>
          <w:rFonts w:cs="Times New Roman"/>
          <w:color w:val="auto"/>
        </w:rPr>
        <w:fldChar w:fldCharType="separate"/>
      </w:r>
      <w:r w:rsidR="00825075">
        <w:rPr>
          <w:rFonts w:cs="Times New Roman"/>
          <w:noProof/>
          <w:color w:val="auto"/>
        </w:rPr>
        <w:t>4</w:t>
      </w:r>
      <w:r w:rsidR="003E2112" w:rsidRPr="00CF554C">
        <w:rPr>
          <w:rFonts w:cs="Times New Roman"/>
          <w:color w:val="auto"/>
        </w:rPr>
        <w:fldChar w:fldCharType="end"/>
      </w:r>
      <w:r w:rsidRPr="00CF554C">
        <w:rPr>
          <w:rFonts w:cs="Times New Roman"/>
          <w:color w:val="auto"/>
        </w:rPr>
        <w:t>.</w:t>
      </w:r>
      <w:r w:rsidR="003E2112" w:rsidRPr="00CF554C">
        <w:rPr>
          <w:rFonts w:cs="Times New Roman"/>
          <w:color w:val="auto"/>
        </w:rPr>
        <w:fldChar w:fldCharType="begin"/>
      </w:r>
      <w:r w:rsidRPr="00CF554C">
        <w:rPr>
          <w:rFonts w:cs="Times New Roman"/>
          <w:color w:val="auto"/>
        </w:rPr>
        <w:instrText xml:space="preserve"> SEQ Table \* ARABIC \s 1 </w:instrText>
      </w:r>
      <w:r w:rsidR="003E2112" w:rsidRPr="00CF554C">
        <w:rPr>
          <w:rFonts w:cs="Times New Roman"/>
          <w:color w:val="auto"/>
        </w:rPr>
        <w:fldChar w:fldCharType="separate"/>
      </w:r>
      <w:r w:rsidR="00825075">
        <w:rPr>
          <w:rFonts w:cs="Times New Roman"/>
          <w:noProof/>
          <w:color w:val="auto"/>
        </w:rPr>
        <w:t>3</w:t>
      </w:r>
      <w:r w:rsidR="003E2112" w:rsidRPr="00CF554C">
        <w:rPr>
          <w:rFonts w:cs="Times New Roman"/>
          <w:color w:val="auto"/>
        </w:rPr>
        <w:fldChar w:fldCharType="end"/>
      </w:r>
      <w:bookmarkEnd w:id="288"/>
      <w:r w:rsidRPr="00CF554C">
        <w:rPr>
          <w:rFonts w:cs="Times New Roman"/>
          <w:color w:val="auto"/>
        </w:rPr>
        <w:t xml:space="preserve">: Self-Adapting </w:t>
      </w:r>
      <w:r>
        <w:rPr>
          <w:rFonts w:cs="Times New Roman"/>
          <w:color w:val="auto"/>
        </w:rPr>
        <w:t>Service center</w:t>
      </w:r>
      <w:r w:rsidRPr="00CF554C">
        <w:rPr>
          <w:rFonts w:cs="Times New Roman"/>
          <w:color w:val="auto"/>
        </w:rPr>
        <w:t xml:space="preserve"> RAP Mapping</w:t>
      </w:r>
      <w:bookmarkEnd w:id="289"/>
    </w:p>
    <w:tbl>
      <w:tblPr>
        <w:tblStyle w:val="MediumGrid1-Accent1"/>
        <w:tblW w:w="0" w:type="auto"/>
        <w:tblInd w:w="108" w:type="dxa"/>
        <w:tblLayout w:type="fixed"/>
        <w:tblLook w:val="04A0"/>
      </w:tblPr>
      <w:tblGrid>
        <w:gridCol w:w="1890"/>
        <w:gridCol w:w="2700"/>
        <w:gridCol w:w="4590"/>
      </w:tblGrid>
      <w:tr w:rsidR="000728C4" w:rsidRPr="00CF554C" w:rsidTr="00AE06C9">
        <w:trPr>
          <w:cnfStyle w:val="100000000000"/>
          <w:trHeight w:val="304"/>
        </w:trPr>
        <w:tc>
          <w:tcPr>
            <w:cnfStyle w:val="001000000000"/>
            <w:tcW w:w="1890" w:type="dxa"/>
            <w:shd w:val="clear" w:color="auto" w:fill="244061" w:themeFill="accent1" w:themeFillShade="80"/>
          </w:tcPr>
          <w:p w:rsidR="000728C4" w:rsidRPr="00CF554C" w:rsidRDefault="000728C4" w:rsidP="00AE06C9">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0728C4" w:rsidRPr="00CF554C" w:rsidRDefault="000728C4" w:rsidP="00AE06C9">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0728C4" w:rsidRPr="00CF554C" w:rsidRDefault="000728C4" w:rsidP="00AE06C9">
            <w:pPr>
              <w:jc w:val="center"/>
              <w:cnfStyle w:val="100000000000"/>
              <w:rPr>
                <w:rFonts w:cs="Times New Roman"/>
                <w:sz w:val="20"/>
                <w:szCs w:val="20"/>
              </w:rPr>
            </w:pPr>
            <w:r w:rsidRPr="00CF554C">
              <w:rPr>
                <w:rFonts w:cs="Times New Roman"/>
                <w:sz w:val="20"/>
                <w:szCs w:val="20"/>
              </w:rPr>
              <w:t>Details</w:t>
            </w:r>
          </w:p>
        </w:tc>
      </w:tr>
      <w:tr w:rsidR="000728C4" w:rsidRPr="00CF554C" w:rsidTr="00AE06C9">
        <w:trPr>
          <w:cnfStyle w:val="000000100000"/>
          <w:trHeight w:val="340"/>
        </w:trPr>
        <w:tc>
          <w:tcPr>
            <w:cnfStyle w:val="001000000000"/>
            <w:tcW w:w="1890" w:type="dxa"/>
          </w:tcPr>
          <w:p w:rsidR="000728C4" w:rsidRPr="00CF554C" w:rsidRDefault="000728C4" w:rsidP="00AE06C9">
            <w:pPr>
              <w:rPr>
                <w:rFonts w:cs="Times New Roman"/>
                <w:sz w:val="20"/>
                <w:szCs w:val="20"/>
              </w:rPr>
            </w:pPr>
            <w:r w:rsidRPr="00CF554C">
              <w:rPr>
                <w:rFonts w:cs="Times New Roman"/>
                <w:sz w:val="20"/>
                <w:szCs w:val="20"/>
              </w:rPr>
              <w:t>Resources</w:t>
            </w:r>
          </w:p>
        </w:tc>
        <w:tc>
          <w:tcPr>
            <w:tcW w:w="2700" w:type="dxa"/>
          </w:tcPr>
          <w:p w:rsidR="000728C4" w:rsidRPr="00CF554C" w:rsidRDefault="000728C4" w:rsidP="00AE06C9">
            <w:pPr>
              <w:cnfStyle w:val="000000100000"/>
              <w:rPr>
                <w:rFonts w:cs="Times New Roman"/>
                <w:b/>
                <w:sz w:val="20"/>
                <w:szCs w:val="20"/>
              </w:rPr>
            </w:pPr>
            <w:r w:rsidRPr="00CF554C">
              <w:rPr>
                <w:rFonts w:cs="Times New Roman"/>
                <w:b/>
                <w:sz w:val="20"/>
                <w:szCs w:val="20"/>
              </w:rPr>
              <w:t>Servers</w:t>
            </w:r>
          </w:p>
        </w:tc>
        <w:tc>
          <w:tcPr>
            <w:tcW w:w="4590" w:type="dxa"/>
          </w:tcPr>
          <w:p w:rsidR="000728C4" w:rsidRPr="00CF554C" w:rsidRDefault="000728C4" w:rsidP="00AE06C9">
            <w:pPr>
              <w:pStyle w:val="ListParagraph"/>
              <w:numPr>
                <w:ilvl w:val="0"/>
                <w:numId w:val="26"/>
              </w:numPr>
              <w:cnfStyle w:val="000000100000"/>
              <w:rPr>
                <w:rFonts w:cs="Times New Roman"/>
                <w:sz w:val="20"/>
                <w:szCs w:val="20"/>
              </w:rPr>
            </w:pPr>
            <w:r w:rsidRPr="00CF554C">
              <w:rPr>
                <w:rFonts w:cs="Times New Roman"/>
                <w:sz w:val="20"/>
                <w:szCs w:val="20"/>
              </w:rPr>
              <w:t xml:space="preserve">All </w:t>
            </w:r>
            <w:r>
              <w:rPr>
                <w:rFonts w:cs="Times New Roman"/>
                <w:sz w:val="20"/>
                <w:szCs w:val="20"/>
              </w:rPr>
              <w:t>service center</w:t>
            </w:r>
            <w:r w:rsidRPr="00CF554C">
              <w:rPr>
                <w:rFonts w:cs="Times New Roman"/>
                <w:sz w:val="20"/>
                <w:szCs w:val="20"/>
              </w:rPr>
              <w:t xml:space="preserve"> servers</w:t>
            </w:r>
          </w:p>
        </w:tc>
      </w:tr>
      <w:tr w:rsidR="000728C4" w:rsidRPr="00CF554C" w:rsidTr="00AE06C9">
        <w:tc>
          <w:tcPr>
            <w:cnfStyle w:val="001000000000"/>
            <w:tcW w:w="1890" w:type="dxa"/>
          </w:tcPr>
          <w:p w:rsidR="000728C4" w:rsidRPr="00CF554C" w:rsidRDefault="000728C4" w:rsidP="00AE06C9">
            <w:pPr>
              <w:rPr>
                <w:rFonts w:cs="Times New Roman"/>
                <w:sz w:val="20"/>
                <w:szCs w:val="20"/>
              </w:rPr>
            </w:pPr>
          </w:p>
          <w:p w:rsidR="000728C4" w:rsidRPr="00CF554C" w:rsidRDefault="000728C4" w:rsidP="00AE06C9">
            <w:pPr>
              <w:rPr>
                <w:rFonts w:cs="Times New Roman"/>
                <w:sz w:val="20"/>
                <w:szCs w:val="20"/>
              </w:rPr>
            </w:pPr>
          </w:p>
          <w:p w:rsidR="000728C4" w:rsidRPr="00CF554C" w:rsidRDefault="000728C4" w:rsidP="00AE06C9">
            <w:pPr>
              <w:rPr>
                <w:rFonts w:cs="Times New Roman"/>
                <w:sz w:val="20"/>
                <w:szCs w:val="20"/>
              </w:rPr>
            </w:pPr>
            <w:r w:rsidRPr="00CF554C">
              <w:rPr>
                <w:rFonts w:cs="Times New Roman"/>
                <w:sz w:val="20"/>
                <w:szCs w:val="20"/>
              </w:rPr>
              <w:t>Actors</w:t>
            </w:r>
          </w:p>
        </w:tc>
        <w:tc>
          <w:tcPr>
            <w:tcW w:w="2700" w:type="dxa"/>
          </w:tcPr>
          <w:p w:rsidR="000728C4" w:rsidRPr="00CF554C" w:rsidRDefault="000728C4" w:rsidP="00AE06C9">
            <w:pPr>
              <w:cnfStyle w:val="000000000000"/>
              <w:rPr>
                <w:rFonts w:cs="Times New Roman"/>
                <w:b/>
                <w:sz w:val="20"/>
                <w:szCs w:val="20"/>
              </w:rPr>
            </w:pPr>
          </w:p>
          <w:p w:rsidR="000728C4" w:rsidRPr="00CF554C" w:rsidRDefault="000728C4" w:rsidP="00AE06C9">
            <w:pPr>
              <w:cnfStyle w:val="000000000000"/>
              <w:rPr>
                <w:rFonts w:cs="Times New Roman"/>
                <w:b/>
                <w:sz w:val="20"/>
                <w:szCs w:val="20"/>
              </w:rPr>
            </w:pPr>
          </w:p>
          <w:p w:rsidR="000728C4" w:rsidRPr="00CF554C" w:rsidRDefault="000728C4" w:rsidP="00AE06C9">
            <w:pPr>
              <w:cnfStyle w:val="000000000000"/>
              <w:rPr>
                <w:rFonts w:cs="Times New Roman"/>
                <w:b/>
                <w:sz w:val="20"/>
                <w:szCs w:val="20"/>
              </w:rPr>
            </w:pPr>
            <w:r w:rsidRPr="00CF554C">
              <w:rPr>
                <w:rFonts w:cs="Times New Roman"/>
                <w:b/>
                <w:sz w:val="20"/>
                <w:szCs w:val="20"/>
              </w:rPr>
              <w:t>Actions</w:t>
            </w:r>
          </w:p>
        </w:tc>
        <w:tc>
          <w:tcPr>
            <w:tcW w:w="4590" w:type="dxa"/>
          </w:tcPr>
          <w:p w:rsidR="000728C4" w:rsidRPr="00CF554C" w:rsidRDefault="000728C4" w:rsidP="00AE06C9">
            <w:pPr>
              <w:pStyle w:val="ListParagraph"/>
              <w:numPr>
                <w:ilvl w:val="0"/>
                <w:numId w:val="24"/>
              </w:numPr>
              <w:cnfStyle w:val="000000000000"/>
              <w:rPr>
                <w:rFonts w:cs="Times New Roman"/>
                <w:sz w:val="20"/>
                <w:szCs w:val="20"/>
              </w:rPr>
            </w:pPr>
            <w:r w:rsidRPr="00CF554C">
              <w:rPr>
                <w:rFonts w:cs="Times New Roman"/>
                <w:sz w:val="20"/>
                <w:szCs w:val="20"/>
              </w:rPr>
              <w:t>Deploy task</w:t>
            </w:r>
          </w:p>
          <w:p w:rsidR="000728C4" w:rsidRPr="00CF554C" w:rsidRDefault="000728C4" w:rsidP="00AE06C9">
            <w:pPr>
              <w:pStyle w:val="ListParagraph"/>
              <w:numPr>
                <w:ilvl w:val="0"/>
                <w:numId w:val="24"/>
              </w:numPr>
              <w:cnfStyle w:val="000000000000"/>
              <w:rPr>
                <w:rFonts w:cs="Times New Roman"/>
                <w:sz w:val="20"/>
                <w:szCs w:val="20"/>
              </w:rPr>
            </w:pPr>
            <w:r w:rsidRPr="00CF554C">
              <w:rPr>
                <w:rFonts w:cs="Times New Roman"/>
                <w:sz w:val="20"/>
                <w:szCs w:val="20"/>
              </w:rPr>
              <w:t>Move task</w:t>
            </w:r>
          </w:p>
          <w:p w:rsidR="000728C4" w:rsidRPr="00CF554C" w:rsidRDefault="000728C4" w:rsidP="00AE06C9">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0728C4" w:rsidRPr="00CF554C" w:rsidRDefault="000728C4" w:rsidP="00AE06C9">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0728C4" w:rsidRPr="00CF554C" w:rsidTr="00AE06C9">
        <w:trPr>
          <w:cnfStyle w:val="000000100000"/>
          <w:trHeight w:val="363"/>
        </w:trPr>
        <w:tc>
          <w:tcPr>
            <w:cnfStyle w:val="001000000000"/>
            <w:tcW w:w="1890" w:type="dxa"/>
            <w:vMerge w:val="restart"/>
          </w:tcPr>
          <w:p w:rsidR="000728C4" w:rsidRPr="00CF554C" w:rsidRDefault="000728C4" w:rsidP="00AE06C9">
            <w:pPr>
              <w:rPr>
                <w:rFonts w:cs="Times New Roman"/>
                <w:sz w:val="20"/>
                <w:szCs w:val="20"/>
              </w:rPr>
            </w:pPr>
          </w:p>
          <w:p w:rsidR="000728C4" w:rsidRPr="00CF554C" w:rsidRDefault="000728C4" w:rsidP="00AE06C9">
            <w:pPr>
              <w:rPr>
                <w:rFonts w:cs="Times New Roman"/>
                <w:sz w:val="20"/>
                <w:szCs w:val="20"/>
              </w:rPr>
            </w:pPr>
            <w:r w:rsidRPr="00CF554C">
              <w:rPr>
                <w:rFonts w:cs="Times New Roman"/>
                <w:sz w:val="20"/>
                <w:szCs w:val="20"/>
              </w:rPr>
              <w:t>Policies</w:t>
            </w:r>
          </w:p>
        </w:tc>
        <w:tc>
          <w:tcPr>
            <w:tcW w:w="2700" w:type="dxa"/>
          </w:tcPr>
          <w:p w:rsidR="000728C4" w:rsidRPr="00CF554C" w:rsidRDefault="000728C4" w:rsidP="00AE06C9">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0728C4" w:rsidRPr="00CF554C" w:rsidRDefault="000728C4" w:rsidP="00AE06C9">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0728C4" w:rsidRPr="00CF554C" w:rsidTr="00AE06C9">
        <w:trPr>
          <w:trHeight w:val="363"/>
        </w:trPr>
        <w:tc>
          <w:tcPr>
            <w:cnfStyle w:val="001000000000"/>
            <w:tcW w:w="1890" w:type="dxa"/>
            <w:vMerge/>
            <w:shd w:val="clear" w:color="auto" w:fill="A7BFDE" w:themeFill="accent1" w:themeFillTint="7F"/>
          </w:tcPr>
          <w:p w:rsidR="000728C4" w:rsidRPr="00CF554C" w:rsidRDefault="000728C4" w:rsidP="00AE06C9">
            <w:pPr>
              <w:rPr>
                <w:rFonts w:cs="Times New Roman"/>
                <w:sz w:val="20"/>
                <w:szCs w:val="20"/>
              </w:rPr>
            </w:pPr>
          </w:p>
        </w:tc>
        <w:tc>
          <w:tcPr>
            <w:tcW w:w="2700" w:type="dxa"/>
            <w:shd w:val="clear" w:color="auto" w:fill="A7BFDE" w:themeFill="accent1" w:themeFillTint="7F"/>
          </w:tcPr>
          <w:p w:rsidR="000728C4" w:rsidRPr="00CF554C" w:rsidRDefault="000728C4" w:rsidP="00AE06C9">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0728C4" w:rsidRPr="00CF554C" w:rsidRDefault="000728C4" w:rsidP="00AE06C9">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0728C4" w:rsidRPr="00CF554C" w:rsidRDefault="000728C4" w:rsidP="000728C4">
      <w:pPr>
        <w:pStyle w:val="Heading3"/>
        <w:keepNext/>
        <w:keepLines/>
        <w:numPr>
          <w:ilvl w:val="2"/>
          <w:numId w:val="38"/>
        </w:numPr>
        <w:spacing w:line="276" w:lineRule="auto"/>
        <w:rPr>
          <w:rFonts w:cs="Times New Roman"/>
        </w:rPr>
      </w:pPr>
      <w:bookmarkStart w:id="290" w:name="_Toc264798574"/>
      <w:bookmarkStart w:id="291" w:name="_Toc264737206"/>
      <w:bookmarkStart w:id="292" w:name="_Toc264995436"/>
      <w:r w:rsidRPr="00CF554C">
        <w:rPr>
          <w:rFonts w:cs="Times New Roman"/>
        </w:rPr>
        <w:t>Load Distribution Strategy</w:t>
      </w:r>
      <w:bookmarkEnd w:id="290"/>
      <w:bookmarkEnd w:id="291"/>
      <w:bookmarkEnd w:id="292"/>
    </w:p>
    <w:p w:rsidR="000728C4" w:rsidRPr="00CF554C" w:rsidRDefault="000728C4" w:rsidP="000728C4">
      <w:pPr>
        <w:rPr>
          <w:rFonts w:cs="Times New Roman"/>
        </w:rPr>
      </w:pPr>
      <w:r w:rsidRPr="00CF554C">
        <w:rPr>
          <w:rFonts w:cs="Times New Roman"/>
        </w:rPr>
        <w:t xml:space="preserve">For optimizing the energy consumption </w:t>
      </w:r>
      <w:r>
        <w:rPr>
          <w:rFonts w:cs="Times New Roman"/>
        </w:rPr>
        <w:t>for a service center is not sufficient to have an efficient workload distribution strategy. The main reduction in service 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service center scenario, when a task </w:t>
      </w:r>
      <w:r>
        <w:rPr>
          <w:rFonts w:cs="Times New Roman"/>
        </w:rPr>
        <w:lastRenderedPageBreak/>
        <w:t xml:space="preserve">is required to be run 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825075" w:rsidRPr="00CF554C">
          <w:rPr>
            <w:rFonts w:cs="Times New Roman"/>
          </w:rPr>
          <w:t xml:space="preserve">Figure </w:t>
        </w:r>
        <w:r w:rsidR="00825075">
          <w:rPr>
            <w:rFonts w:cs="Times New Roman"/>
            <w:noProof/>
          </w:rPr>
          <w:t>4.4</w:t>
        </w:r>
      </w:fldSimple>
      <w:r w:rsidRPr="00CF554C">
        <w:rPr>
          <w:rFonts w:cs="Times New Roman"/>
        </w:rPr>
        <w:t>.</w:t>
      </w:r>
    </w:p>
    <w:p w:rsidR="000728C4" w:rsidRPr="00CF554C" w:rsidRDefault="000728C4" w:rsidP="000728C4">
      <w:pPr>
        <w:keepNext/>
        <w:jc w:val="center"/>
        <w:rPr>
          <w:rFonts w:cs="Times New Roman"/>
        </w:rPr>
      </w:pPr>
      <w:r w:rsidRPr="00CF554C">
        <w:rPr>
          <w:rFonts w:cs="Times New Roman"/>
          <w:noProof/>
          <w:lang w:bidi="ar-SA"/>
        </w:rPr>
        <w:drawing>
          <wp:inline distT="0" distB="0" distL="0" distR="0">
            <wp:extent cx="3050154" cy="2737956"/>
            <wp:effectExtent l="19050" t="19050" r="16896" b="24294"/>
            <wp:docPr id="17"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7" cstate="print"/>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293" w:name="_Ref264109972"/>
      <w:bookmarkStart w:id="294" w:name="_Toc264369114"/>
      <w:bookmarkStart w:id="295" w:name="_Toc264798628"/>
      <w:bookmarkStart w:id="296" w:name="_Toc264916806"/>
      <w:bookmarkStart w:id="297" w:name="_Toc264920360"/>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4</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4</w:t>
      </w:r>
      <w:r w:rsidR="003E2112">
        <w:rPr>
          <w:rFonts w:cs="Times New Roman"/>
          <w:color w:val="auto"/>
        </w:rPr>
        <w:fldChar w:fldCharType="end"/>
      </w:r>
      <w:bookmarkEnd w:id="293"/>
      <w:r w:rsidRPr="00CF554C">
        <w:rPr>
          <w:rFonts w:cs="Times New Roman"/>
          <w:color w:val="auto"/>
        </w:rPr>
        <w:t>: Server Skewing with Tail</w:t>
      </w:r>
      <w:bookmarkEnd w:id="294"/>
      <w:bookmarkEnd w:id="295"/>
      <w:bookmarkEnd w:id="296"/>
      <w:bookmarkEnd w:id="297"/>
    </w:p>
    <w:p w:rsidR="000728C4" w:rsidRPr="00CF554C" w:rsidRDefault="000728C4" w:rsidP="000728C4">
      <w:pPr>
        <w:rPr>
          <w:rFonts w:cs="Times New Roman"/>
        </w:rPr>
      </w:pPr>
    </w:p>
    <w:p w:rsidR="000728C4" w:rsidRPr="00CF554C" w:rsidRDefault="000728C4" w:rsidP="000728C4">
      <w:pPr>
        <w:pStyle w:val="Heading2"/>
        <w:keepNext/>
        <w:keepLines/>
        <w:numPr>
          <w:ilvl w:val="1"/>
          <w:numId w:val="38"/>
        </w:numPr>
        <w:spacing w:line="276" w:lineRule="auto"/>
        <w:rPr>
          <w:rFonts w:cs="Times New Roman"/>
        </w:rPr>
      </w:pPr>
      <w:r w:rsidRPr="00CF554C">
        <w:rPr>
          <w:rFonts w:cs="Times New Roman"/>
        </w:rPr>
        <w:t xml:space="preserve"> </w:t>
      </w:r>
      <w:bookmarkStart w:id="298" w:name="_Ref263943340"/>
      <w:bookmarkStart w:id="299" w:name="_Ref263943362"/>
      <w:bookmarkStart w:id="300" w:name="_Toc264798575"/>
      <w:bookmarkStart w:id="301" w:name="_Toc264737207"/>
      <w:bookmarkStart w:id="302" w:name="_Toc264995437"/>
      <w:r w:rsidRPr="00CF554C">
        <w:rPr>
          <w:rFonts w:cs="Times New Roman"/>
        </w:rPr>
        <w:t>Reinforcement Learning Algorithm</w:t>
      </w:r>
      <w:bookmarkEnd w:id="298"/>
      <w:bookmarkEnd w:id="299"/>
      <w:bookmarkEnd w:id="300"/>
      <w:bookmarkEnd w:id="301"/>
      <w:bookmarkEnd w:id="302"/>
    </w:p>
    <w:p w:rsidR="000728C4" w:rsidRPr="00CF554C" w:rsidRDefault="000728C4" w:rsidP="000728C4">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0728C4" w:rsidRPr="00CF554C" w:rsidRDefault="000728C4" w:rsidP="000728C4">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sidR="003E2112">
        <w:rPr>
          <w:rFonts w:cs="Times New Roman"/>
        </w:rPr>
        <w:fldChar w:fldCharType="begin"/>
      </w:r>
      <w:r>
        <w:rPr>
          <w:rFonts w:cs="Times New Roman"/>
        </w:rPr>
        <w:instrText xml:space="preserve"> REF _Ref264150598 \r \h </w:instrText>
      </w:r>
      <w:r w:rsidR="003E2112">
        <w:rPr>
          <w:rFonts w:cs="Times New Roman"/>
        </w:rPr>
      </w:r>
      <w:r w:rsidR="003E2112">
        <w:rPr>
          <w:rFonts w:cs="Times New Roman"/>
        </w:rPr>
        <w:fldChar w:fldCharType="separate"/>
      </w:r>
      <w:r w:rsidR="00825075">
        <w:rPr>
          <w:rFonts w:cs="Times New Roman"/>
        </w:rPr>
        <w:t>4.1.4</w:t>
      </w:r>
      <w:r w:rsidR="003E2112">
        <w:rPr>
          <w:rFonts w:cs="Times New Roman"/>
        </w:rPr>
        <w:fldChar w:fldCharType="end"/>
      </w:r>
      <w:r>
        <w:rPr>
          <w:rFonts w:cs="Times New Roman"/>
        </w:rPr>
        <w:t xml:space="preserve"> </w:t>
      </w:r>
      <w:r w:rsidR="003E2112">
        <w:rPr>
          <w:rFonts w:cs="Times New Roman"/>
        </w:rPr>
        <w:fldChar w:fldCharType="begin"/>
      </w:r>
      <w:r>
        <w:rPr>
          <w:rFonts w:cs="Times New Roman"/>
        </w:rPr>
        <w:instrText xml:space="preserve"> REF _Ref264150600 \h </w:instrText>
      </w:r>
      <w:r w:rsidR="003E2112">
        <w:rPr>
          <w:rFonts w:cs="Times New Roman"/>
        </w:rPr>
      </w:r>
      <w:r w:rsidR="003E2112">
        <w:rPr>
          <w:rFonts w:cs="Times New Roman"/>
        </w:rPr>
        <w:fldChar w:fldCharType="separate"/>
      </w:r>
      <w:r w:rsidR="00825075" w:rsidRPr="00CF554C">
        <w:rPr>
          <w:rFonts w:cs="Times New Roman"/>
        </w:rPr>
        <w:t>State reward</w:t>
      </w:r>
      <w:r w:rsidR="003E2112">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w:t>
      </w:r>
      <w:r w:rsidRPr="00CF554C">
        <w:rPr>
          <w:rFonts w:cs="Times New Roman"/>
        </w:rPr>
        <w:lastRenderedPageBreak/>
        <w:t xml:space="preserve">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825075" w:rsidRPr="00825075">
          <w:rPr>
            <w:rFonts w:cs="Times New Roman"/>
          </w:rPr>
          <w:t xml:space="preserve">Listing </w:t>
        </w:r>
        <w:r w:rsidR="00825075" w:rsidRPr="00825075">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rPr>
            </w:pPr>
            <w:bookmarkStart w:id="303" w:name="_Ref264110351"/>
            <w:bookmarkStart w:id="304" w:name="_Toc264370231"/>
            <w:r w:rsidRPr="00CF554C">
              <w:rPr>
                <w:color w:val="auto"/>
              </w:rPr>
              <w:t xml:space="preserve">Listing </w:t>
            </w:r>
            <w:r w:rsidR="003E2112" w:rsidRPr="00CF554C">
              <w:rPr>
                <w:color w:val="auto"/>
              </w:rPr>
              <w:fldChar w:fldCharType="begin"/>
            </w:r>
            <w:r w:rsidRPr="00CF554C">
              <w:rPr>
                <w:color w:val="auto"/>
              </w:rPr>
              <w:instrText xml:space="preserve"> STYLEREF 1 \s </w:instrText>
            </w:r>
            <w:r w:rsidR="003E2112" w:rsidRPr="00CF554C">
              <w:rPr>
                <w:color w:val="auto"/>
              </w:rPr>
              <w:fldChar w:fldCharType="separate"/>
            </w:r>
            <w:r w:rsidR="00825075">
              <w:rPr>
                <w:noProof/>
                <w:color w:val="auto"/>
              </w:rPr>
              <w:t>4</w:t>
            </w:r>
            <w:r w:rsidR="003E2112" w:rsidRPr="00CF554C">
              <w:rPr>
                <w:color w:val="auto"/>
              </w:rPr>
              <w:fldChar w:fldCharType="end"/>
            </w:r>
            <w:r w:rsidRPr="00CF554C">
              <w:rPr>
                <w:color w:val="auto"/>
              </w:rPr>
              <w:t>.</w:t>
            </w:r>
            <w:r w:rsidR="003E2112" w:rsidRPr="00CF554C">
              <w:rPr>
                <w:color w:val="auto"/>
              </w:rPr>
              <w:fldChar w:fldCharType="begin"/>
            </w:r>
            <w:r w:rsidRPr="00CF554C">
              <w:rPr>
                <w:color w:val="auto"/>
              </w:rPr>
              <w:instrText xml:space="preserve"> SEQ Listing \* ARABIC \s 1 </w:instrText>
            </w:r>
            <w:r w:rsidR="003E2112" w:rsidRPr="00CF554C">
              <w:rPr>
                <w:color w:val="auto"/>
              </w:rPr>
              <w:fldChar w:fldCharType="separate"/>
            </w:r>
            <w:r w:rsidR="00825075">
              <w:rPr>
                <w:noProof/>
                <w:color w:val="auto"/>
              </w:rPr>
              <w:t>2</w:t>
            </w:r>
            <w:r w:rsidR="003E2112" w:rsidRPr="00CF554C">
              <w:rPr>
                <w:color w:val="auto"/>
              </w:rPr>
              <w:fldChar w:fldCharType="end"/>
            </w:r>
            <w:bookmarkEnd w:id="303"/>
            <w:r w:rsidRPr="00CF554C">
              <w:rPr>
                <w:color w:val="auto"/>
              </w:rPr>
              <w:t>: Reinforcement Learning Algorithm</w:t>
            </w:r>
            <w:bookmarkEnd w:id="304"/>
          </w:p>
        </w:tc>
      </w:tr>
      <w:tr w:rsidR="000728C4" w:rsidRPr="00CF554C" w:rsidTr="00AE06C9">
        <w:tc>
          <w:tcPr>
            <w:tcW w:w="9576" w:type="dxa"/>
          </w:tcPr>
          <w:p w:rsidR="000728C4" w:rsidRPr="005C6136" w:rsidRDefault="000728C4" w:rsidP="00AE06C9">
            <w:pPr>
              <w:keepNext/>
              <w:rPr>
                <w:sz w:val="2"/>
                <w:szCs w:val="2"/>
              </w:rPr>
            </w:pPr>
          </w:p>
          <w:p w:rsidR="000728C4" w:rsidRDefault="000728C4" w:rsidP="00AE06C9">
            <w:pPr>
              <w:keepNext/>
            </w:pPr>
            <w:r w:rsidRPr="00CF554C">
              <w:rPr>
                <w:noProof/>
                <w:lang w:bidi="ar-SA"/>
              </w:rPr>
              <w:drawing>
                <wp:inline distT="0" distB="0" distL="0" distR="0">
                  <wp:extent cx="5403850" cy="3223953"/>
                  <wp:effectExtent l="19050" t="0" r="635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p w:rsidR="000728C4" w:rsidRPr="005C6136" w:rsidRDefault="000728C4" w:rsidP="00AE06C9">
            <w:pPr>
              <w:keepNext/>
              <w:rPr>
                <w:sz w:val="2"/>
                <w:szCs w:val="2"/>
              </w:rPr>
            </w:pPr>
          </w:p>
        </w:tc>
      </w:tr>
    </w:tbl>
    <w:p w:rsidR="000728C4" w:rsidRPr="00CF554C" w:rsidRDefault="000728C4" w:rsidP="000728C4">
      <w:pPr>
        <w:ind w:firstLine="720"/>
        <w:rPr>
          <w:rFonts w:cs="Times New Roman"/>
        </w:rPr>
      </w:pPr>
    </w:p>
    <w:p w:rsidR="000728C4" w:rsidRPr="00CF554C" w:rsidRDefault="000728C4" w:rsidP="000728C4">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w:t>
      </w:r>
      <w:r>
        <w:rPr>
          <w:rFonts w:cs="Times New Roman"/>
        </w:rPr>
        <w:t>service center</w:t>
      </w:r>
      <w:r w:rsidRPr="00CF554C">
        <w:rPr>
          <w:rFonts w:cs="Times New Roman"/>
        </w:rPr>
        <w:t xml:space="preserve">.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825075" w:rsidRPr="00CF554C">
          <w:rPr>
            <w:rFonts w:cs="Times New Roman"/>
          </w:rPr>
          <w:t xml:space="preserve">Figure </w:t>
        </w:r>
        <w:r w:rsidR="00825075">
          <w:rPr>
            <w:rFonts w:cs="Times New Roman"/>
            <w:noProof/>
          </w:rPr>
          <w:t>4.5</w:t>
        </w:r>
      </w:fldSimple>
      <w:r w:rsidRPr="00CF554C">
        <w:rPr>
          <w:rFonts w:cs="Times New Roman"/>
        </w:rPr>
        <w:t xml:space="preserve"> the reinforcement learning process is represented. </w:t>
      </w:r>
    </w:p>
    <w:p w:rsidR="000728C4" w:rsidRPr="00CF554C" w:rsidRDefault="000728C4" w:rsidP="000728C4">
      <w:pPr>
        <w:keepNext/>
        <w:rPr>
          <w:rFonts w:cs="Times New Roman"/>
        </w:rPr>
      </w:pPr>
      <w:r w:rsidRPr="00CF554C">
        <w:rPr>
          <w:rFonts w:cs="Times New Roman"/>
          <w:noProof/>
          <w:lang w:bidi="ar-SA"/>
        </w:rPr>
        <w:drawing>
          <wp:inline distT="0" distB="0" distL="0" distR="0">
            <wp:extent cx="5889034" cy="2370467"/>
            <wp:effectExtent l="19050" t="19050" r="16466" b="10783"/>
            <wp:docPr id="19"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9" cstate="print"/>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305" w:name="_Ref264110419"/>
      <w:bookmarkStart w:id="306" w:name="_Toc264369115"/>
      <w:bookmarkStart w:id="307" w:name="_Toc264798629"/>
      <w:bookmarkStart w:id="308" w:name="_Toc264916807"/>
      <w:bookmarkStart w:id="309" w:name="_Toc264920361"/>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4</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5</w:t>
      </w:r>
      <w:r w:rsidR="003E2112">
        <w:rPr>
          <w:rFonts w:cs="Times New Roman"/>
          <w:color w:val="auto"/>
        </w:rPr>
        <w:fldChar w:fldCharType="end"/>
      </w:r>
      <w:bookmarkEnd w:id="305"/>
      <w:r w:rsidRPr="00CF554C">
        <w:rPr>
          <w:rFonts w:cs="Times New Roman"/>
          <w:color w:val="auto"/>
        </w:rPr>
        <w:t>: Self-Healing system Reinforcement Learning Process</w:t>
      </w:r>
      <w:bookmarkEnd w:id="306"/>
      <w:bookmarkEnd w:id="307"/>
      <w:bookmarkEnd w:id="308"/>
      <w:bookmarkEnd w:id="309"/>
    </w:p>
    <w:p w:rsidR="000728C4" w:rsidRPr="00CF554C" w:rsidRDefault="000728C4" w:rsidP="000728C4">
      <w:pPr>
        <w:ind w:firstLine="720"/>
        <w:rPr>
          <w:rFonts w:cs="Times New Roman"/>
        </w:rPr>
      </w:pPr>
      <w:r w:rsidRPr="00CF554C">
        <w:rPr>
          <w:rFonts w:cs="Times New Roman"/>
        </w:rPr>
        <w:lastRenderedPageBreak/>
        <w:t xml:space="preserve">Due to the real-time performance required from real world </w:t>
      </w:r>
      <w:r>
        <w:rPr>
          <w:rFonts w:cs="Times New Roman"/>
        </w:rPr>
        <w:t>service center</w:t>
      </w:r>
      <w:r w:rsidRPr="00CF554C">
        <w:rPr>
          <w:rFonts w:cs="Times New Roman"/>
        </w:rPr>
        <w:t xml:space="preserve">s, for applying the algorithm to a </w:t>
      </w:r>
      <w:r>
        <w:rPr>
          <w:rFonts w:cs="Times New Roman"/>
        </w:rPr>
        <w:t>service center</w:t>
      </w:r>
      <w:r w:rsidRPr="00CF554C">
        <w:rPr>
          <w:rFonts w:cs="Times New Roman"/>
        </w:rPr>
        <w:t xml:space="preserve">, the algorithm action search must be stopped at any given moment in time and the best action sequence found so far to be used. This constraint comes from the real-time performance demands of a </w:t>
      </w:r>
      <w:r>
        <w:rPr>
          <w:rFonts w:cs="Times New Roman"/>
        </w:rPr>
        <w:t>service center</w:t>
      </w:r>
      <w:r w:rsidRPr="00CF554C">
        <w:rPr>
          <w:rFonts w:cs="Times New Roman"/>
        </w:rPr>
        <w:t xml:space="preserve">.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w:t>
      </w:r>
      <w:r>
        <w:rPr>
          <w:rFonts w:cs="Times New Roman"/>
        </w:rPr>
        <w:t>service center</w:t>
      </w:r>
      <w:r w:rsidRPr="00CF554C">
        <w:rPr>
          <w:rFonts w:cs="Times New Roman"/>
        </w:rPr>
        <w:t xml:space="preserve">. The new flow of the algorithm is presented in </w:t>
      </w:r>
      <w:fldSimple w:instr=" REF _Ref264110628 \h  \* MERGEFORMAT ">
        <w:r w:rsidR="00825075" w:rsidRPr="00CF554C">
          <w:rPr>
            <w:rFonts w:cs="Times New Roman"/>
          </w:rPr>
          <w:t xml:space="preserve">Figure </w:t>
        </w:r>
        <w:r w:rsidR="00825075">
          <w:rPr>
            <w:rFonts w:cs="Times New Roman"/>
            <w:noProof/>
          </w:rPr>
          <w:t>4.6</w:t>
        </w:r>
      </w:fldSimple>
      <w:r w:rsidRPr="00CF554C">
        <w:rPr>
          <w:rFonts w:cs="Times New Roman"/>
        </w:rPr>
        <w:t>.</w:t>
      </w:r>
    </w:p>
    <w:p w:rsidR="000728C4" w:rsidRPr="00CF554C" w:rsidRDefault="000728C4" w:rsidP="000728C4">
      <w:pPr>
        <w:keepNext/>
        <w:jc w:val="center"/>
        <w:rPr>
          <w:rFonts w:cs="Times New Roman"/>
        </w:rPr>
      </w:pPr>
      <w:r w:rsidRPr="00CF554C">
        <w:rPr>
          <w:rFonts w:cs="Times New Roman"/>
          <w:noProof/>
          <w:lang w:bidi="ar-SA"/>
        </w:rPr>
        <w:drawing>
          <wp:inline distT="0" distB="0" distL="0" distR="0">
            <wp:extent cx="5432845" cy="3224483"/>
            <wp:effectExtent l="19050" t="19050" r="15455" b="14017"/>
            <wp:docPr id="20"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20" cstate="print"/>
                    <a:stretch>
                      <a:fillRect/>
                    </a:stretch>
                  </pic:blipFill>
                  <pic:spPr>
                    <a:xfrm>
                      <a:off x="0" y="0"/>
                      <a:ext cx="5443434" cy="3230768"/>
                    </a:xfrm>
                    <a:prstGeom prst="rect">
                      <a:avLst/>
                    </a:prstGeom>
                    <a:ln>
                      <a:solidFill>
                        <a:schemeClr val="tx1"/>
                      </a:solidFill>
                    </a:ln>
                  </pic:spPr>
                </pic:pic>
              </a:graphicData>
            </a:graphic>
          </wp:inline>
        </w:drawing>
      </w:r>
    </w:p>
    <w:p w:rsidR="000728C4" w:rsidRPr="00CF554C" w:rsidRDefault="000728C4" w:rsidP="000728C4">
      <w:pPr>
        <w:pStyle w:val="Caption"/>
        <w:jc w:val="center"/>
        <w:rPr>
          <w:rFonts w:cs="Times New Roman"/>
          <w:color w:val="auto"/>
        </w:rPr>
      </w:pPr>
      <w:bookmarkStart w:id="310" w:name="_Ref264110628"/>
      <w:bookmarkStart w:id="311" w:name="_Toc264369116"/>
      <w:bookmarkStart w:id="312" w:name="_Toc264798630"/>
      <w:bookmarkStart w:id="313" w:name="_Toc264916808"/>
      <w:bookmarkStart w:id="314" w:name="_Toc264920362"/>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4</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6</w:t>
      </w:r>
      <w:r w:rsidR="003E2112">
        <w:rPr>
          <w:rFonts w:cs="Times New Roman"/>
          <w:color w:val="auto"/>
        </w:rPr>
        <w:fldChar w:fldCharType="end"/>
      </w:r>
      <w:bookmarkEnd w:id="310"/>
      <w:r w:rsidRPr="00CF554C">
        <w:rPr>
          <w:rFonts w:cs="Times New Roman"/>
          <w:color w:val="auto"/>
        </w:rPr>
        <w:t xml:space="preserve">: </w:t>
      </w:r>
      <w:r>
        <w:rPr>
          <w:rFonts w:cs="Times New Roman"/>
          <w:color w:val="auto"/>
        </w:rPr>
        <w:t>Service center</w:t>
      </w:r>
      <w:r w:rsidRPr="00CF554C">
        <w:rPr>
          <w:rFonts w:cs="Times New Roman"/>
          <w:color w:val="auto"/>
        </w:rPr>
        <w:t xml:space="preserve"> Reinforcement Learning Process</w:t>
      </w:r>
      <w:bookmarkEnd w:id="311"/>
      <w:bookmarkEnd w:id="312"/>
      <w:bookmarkEnd w:id="313"/>
      <w:bookmarkEnd w:id="314"/>
      <w:r w:rsidRPr="00CF554C">
        <w:rPr>
          <w:rFonts w:cs="Times New Roman"/>
          <w:color w:val="auto"/>
        </w:rPr>
        <w:t xml:space="preserve"> </w:t>
      </w:r>
    </w:p>
    <w:p w:rsidR="000728C4" w:rsidRPr="00CF554C" w:rsidRDefault="000728C4" w:rsidP="000728C4">
      <w:pPr>
        <w:pStyle w:val="Heading2"/>
        <w:keepNext/>
        <w:keepLines/>
        <w:numPr>
          <w:ilvl w:val="1"/>
          <w:numId w:val="38"/>
        </w:numPr>
        <w:spacing w:line="276" w:lineRule="auto"/>
        <w:rPr>
          <w:rFonts w:cs="Times New Roman"/>
        </w:rPr>
      </w:pPr>
      <w:bookmarkStart w:id="315" w:name="_Ref263762421"/>
      <w:bookmarkStart w:id="316" w:name="_Ref263762424"/>
      <w:bookmarkStart w:id="317" w:name="_Toc264798576"/>
      <w:bookmarkStart w:id="318" w:name="_Toc264737208"/>
      <w:bookmarkStart w:id="319" w:name="_Toc264995438"/>
      <w:r w:rsidRPr="00CF554C">
        <w:rPr>
          <w:rFonts w:cs="Times New Roman"/>
        </w:rPr>
        <w:t>QoS-Energy Consumption Negotiation</w:t>
      </w:r>
      <w:bookmarkEnd w:id="315"/>
      <w:bookmarkEnd w:id="316"/>
      <w:bookmarkEnd w:id="317"/>
      <w:bookmarkEnd w:id="318"/>
      <w:bookmarkEnd w:id="319"/>
    </w:p>
    <w:p w:rsidR="000728C4" w:rsidRPr="00CF554C" w:rsidRDefault="000728C4" w:rsidP="000728C4">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0728C4" w:rsidRPr="00E035C9" w:rsidRDefault="000728C4" w:rsidP="000728C4">
      <w:pPr>
        <w:ind w:firstLine="720"/>
      </w:pPr>
      <w:r w:rsidRPr="00CF554C">
        <w:rPr>
          <w:rFonts w:cs="Times New Roman"/>
        </w:rPr>
        <w:t xml:space="preserve">The negotiation problem was studied intense for the self-adapting </w:t>
      </w:r>
      <w:r>
        <w:rPr>
          <w:rFonts w:cs="Times New Roman"/>
        </w:rPr>
        <w:t>service center</w:t>
      </w:r>
      <w:r w:rsidRPr="00CF554C">
        <w:rPr>
          <w:rFonts w:cs="Times New Roman"/>
        </w:rPr>
        <w:t xml:space="preserve">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825075" w:rsidRPr="00825075">
          <w:rPr>
            <w:rFonts w:cs="Times New Roman"/>
          </w:rPr>
          <w:t>4.1.7</w:t>
        </w:r>
      </w:fldSimple>
      <w:r w:rsidRPr="00CF554C">
        <w:rPr>
          <w:rFonts w:cs="Times New Roman"/>
        </w:rPr>
        <w:t xml:space="preserve"> </w:t>
      </w:r>
      <w:fldSimple w:instr=" REF _Ref263715645 \h  \* MERGEFORMAT ">
        <w:r w:rsidR="00825075" w:rsidRPr="00CF554C">
          <w:rPr>
            <w:rFonts w:cs="Times New Roman"/>
          </w:rPr>
          <w:t xml:space="preserve">RAP instantiation for the self-adapting </w:t>
        </w:r>
        <w:r w:rsidR="00825075">
          <w:rPr>
            <w:rFonts w:cs="Times New Roman"/>
          </w:rPr>
          <w:t>service center</w:t>
        </w:r>
      </w:fldSimple>
      <w:r w:rsidRPr="00CF554C">
        <w:rPr>
          <w:rFonts w:cs="Times New Roman"/>
        </w:rPr>
        <w:t>,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M</w:t>
      </w:r>
      <w:r>
        <w:rPr>
          <w:rFonts w:cs="Times New Roman"/>
        </w:rPr>
        <w:t>H</w:t>
      </w:r>
      <w:r w:rsidRPr="00CF554C">
        <w:rPr>
          <w:rFonts w:cs="Times New Roman"/>
        </w:rPr>
        <w:t>z</w:t>
      </w:r>
      <w:r>
        <w:rPr>
          <w:rFonts w:cs="Times New Roman"/>
        </w:rPr>
        <w:t>.</w:t>
      </w:r>
      <w:r w:rsidRPr="00CF554C">
        <w:rPr>
          <w:rFonts w:cs="Times New Roman"/>
        </w:rPr>
        <w:t xml:space="preserve"> </w:t>
      </w:r>
      <w:r>
        <w:rPr>
          <w:rFonts w:cs="Times New Roman"/>
        </w:rPr>
        <w:t>A situation in which the task requires more from the server that he is willing to give can appear easily.</w:t>
      </w:r>
      <w:r>
        <w:t xml:space="preserve"> In </w:t>
      </w:r>
      <w:r>
        <w:lastRenderedPageBreak/>
        <w:t xml:space="preserve">such a situation choosing to enforce one policy or another based on some policy importance is not the best choice because an energy efficient service center which respects QoS requirements is needed and this implies that both energy and QoS policies need to be enforced. </w:t>
      </w:r>
    </w:p>
    <w:p w:rsidR="000728C4" w:rsidRPr="00CF554C" w:rsidRDefault="000728C4" w:rsidP="000728C4">
      <w:pPr>
        <w:ind w:firstLine="720"/>
        <w:rPr>
          <w:rFonts w:cs="Times New Roman"/>
        </w:rPr>
      </w:pPr>
      <w:r w:rsidRPr="00CF554C">
        <w:rPr>
          <w:rFonts w:cs="Times New Roman"/>
        </w:rPr>
        <w:t xml:space="preserve">In </w:t>
      </w:r>
      <w:fldSimple w:instr=" REF _Ref263757116 \h  \* MERGEFORMAT ">
        <w:r w:rsidR="00825075" w:rsidRPr="00CF554C">
          <w:rPr>
            <w:rFonts w:cs="Times New Roman"/>
          </w:rPr>
          <w:t xml:space="preserve">Figure </w:t>
        </w:r>
        <w:r w:rsidR="00825075">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w:t>
      </w:r>
      <w:r>
        <w:rPr>
          <w:rFonts w:cs="Times New Roman"/>
        </w:rPr>
        <w:t>report</w:t>
      </w:r>
      <w:r w:rsidRPr="00CF554C">
        <w:rPr>
          <w:rFonts w:cs="Times New Roman"/>
        </w:rPr>
        <w:t xml:space="preserve">. </w:t>
      </w:r>
    </w:p>
    <w:p w:rsidR="000728C4" w:rsidRPr="00CF554C" w:rsidRDefault="000728C4" w:rsidP="000728C4">
      <w:pPr>
        <w:keepNext/>
        <w:jc w:val="center"/>
        <w:rPr>
          <w:rFonts w:cs="Times New Roman"/>
        </w:rPr>
      </w:pPr>
      <w:r w:rsidRPr="00CF554C">
        <w:rPr>
          <w:rFonts w:cs="Times New Roman"/>
          <w:noProof/>
          <w:lang w:bidi="ar-SA"/>
        </w:rPr>
        <w:drawing>
          <wp:inline distT="0" distB="0" distL="0" distR="0">
            <wp:extent cx="4041682" cy="2572157"/>
            <wp:effectExtent l="19050" t="19050" r="15968" b="18643"/>
            <wp:docPr id="21"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21" cstate="print"/>
                    <a:srcRect/>
                    <a:stretch>
                      <a:fillRect/>
                    </a:stretch>
                  </pic:blipFill>
                  <pic:spPr bwMode="auto">
                    <a:xfrm>
                      <a:off x="0" y="0"/>
                      <a:ext cx="4057241" cy="2582059"/>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320" w:name="_Ref263757116"/>
      <w:bookmarkStart w:id="321" w:name="_Toc264369117"/>
      <w:bookmarkStart w:id="322" w:name="_Toc264798631"/>
      <w:bookmarkStart w:id="323" w:name="_Toc264916809"/>
      <w:bookmarkStart w:id="324" w:name="_Toc264920363"/>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4</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7</w:t>
      </w:r>
      <w:r w:rsidR="003E2112">
        <w:rPr>
          <w:rFonts w:cs="Times New Roman"/>
          <w:color w:val="auto"/>
        </w:rPr>
        <w:fldChar w:fldCharType="end"/>
      </w:r>
      <w:bookmarkEnd w:id="320"/>
      <w:r w:rsidRPr="00CF554C">
        <w:rPr>
          <w:rFonts w:cs="Times New Roman"/>
          <w:color w:val="auto"/>
        </w:rPr>
        <w:t>: Situation which requires negotiation</w:t>
      </w:r>
      <w:bookmarkEnd w:id="321"/>
      <w:bookmarkEnd w:id="322"/>
      <w:bookmarkEnd w:id="323"/>
      <w:bookmarkEnd w:id="324"/>
    </w:p>
    <w:p w:rsidR="000728C4" w:rsidRPr="00CF554C" w:rsidRDefault="000728C4" w:rsidP="000728C4">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825075" w:rsidRPr="00CF554C">
          <w:rPr>
            <w:rFonts w:cs="Times New Roman"/>
          </w:rPr>
          <w:t xml:space="preserve">Figure </w:t>
        </w:r>
        <w:r w:rsidR="00825075">
          <w:rPr>
            <w:rFonts w:cs="Times New Roman"/>
            <w:noProof/>
          </w:rPr>
          <w:t>4.8</w:t>
        </w:r>
      </w:fldSimple>
      <w:r w:rsidRPr="00CF554C">
        <w:rPr>
          <w:rFonts w:cs="Times New Roman"/>
        </w:rPr>
        <w:t xml:space="preserve">. The desirability is represented in the Y axis, while the corresponding values are on the X axis. </w:t>
      </w:r>
    </w:p>
    <w:p w:rsidR="000728C4" w:rsidRPr="00CF554C" w:rsidRDefault="000728C4" w:rsidP="000728C4">
      <w:pPr>
        <w:rPr>
          <w:rFonts w:cs="Times New Roman"/>
        </w:rPr>
      </w:pPr>
    </w:p>
    <w:p w:rsidR="000728C4" w:rsidRPr="00CF554C" w:rsidRDefault="000728C4" w:rsidP="000728C4">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22"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22" cstate="print"/>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325" w:name="_Ref263760005"/>
      <w:bookmarkStart w:id="326" w:name="_Toc264369118"/>
      <w:bookmarkStart w:id="327" w:name="_Toc264798632"/>
      <w:bookmarkStart w:id="328" w:name="_Toc264916810"/>
      <w:bookmarkStart w:id="329" w:name="_Toc264920364"/>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4</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8</w:t>
      </w:r>
      <w:r w:rsidR="003E2112">
        <w:rPr>
          <w:rFonts w:cs="Times New Roman"/>
          <w:color w:val="auto"/>
        </w:rPr>
        <w:fldChar w:fldCharType="end"/>
      </w:r>
      <w:bookmarkEnd w:id="325"/>
      <w:r w:rsidRPr="00CF554C">
        <w:rPr>
          <w:rFonts w:cs="Times New Roman"/>
          <w:color w:val="auto"/>
        </w:rPr>
        <w:t>: Desirability-Based Negotiation</w:t>
      </w:r>
      <w:bookmarkEnd w:id="326"/>
      <w:bookmarkEnd w:id="327"/>
      <w:bookmarkEnd w:id="328"/>
      <w:bookmarkEnd w:id="329"/>
    </w:p>
    <w:p w:rsidR="000728C4" w:rsidRPr="00CF554C" w:rsidRDefault="000728C4" w:rsidP="000728C4">
      <w:pPr>
        <w:ind w:left="720" w:hanging="720"/>
        <w:rPr>
          <w:rFonts w:cs="Times New Roman"/>
        </w:rPr>
      </w:pPr>
    </w:p>
    <w:p w:rsidR="000728C4" w:rsidRPr="00CF554C" w:rsidRDefault="000728C4" w:rsidP="000728C4">
      <w:pPr>
        <w:ind w:firstLine="720"/>
        <w:rPr>
          <w:rFonts w:cs="Times New Roman"/>
        </w:rPr>
      </w:pPr>
      <w:r>
        <w:rPr>
          <w:rFonts w:cs="Times New Roman"/>
        </w:rPr>
        <w:t xml:space="preserve">The negotiation process is based on Fuzzy Logic. </w:t>
      </w:r>
      <w:r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825075" w:rsidRPr="00CF554C">
          <w:rPr>
            <w:rFonts w:cs="Times New Roman"/>
          </w:rPr>
          <w:t xml:space="preserve">Figure </w:t>
        </w:r>
        <w:r w:rsidR="00825075">
          <w:rPr>
            <w:rFonts w:cs="Times New Roman"/>
            <w:noProof/>
          </w:rPr>
          <w:t>4.8</w:t>
        </w:r>
      </w:fldSimple>
      <w:r w:rsidRPr="00CF554C">
        <w:rPr>
          <w:rFonts w:cs="Times New Roman"/>
        </w:rPr>
        <w:t xml:space="preserve"> the desirability of the task is assigned to the overlapping range in order to achieve a greater QoS. Finally, the negotiation result is the </w:t>
      </w:r>
      <w:r w:rsidRPr="00CF554C">
        <w:rPr>
          <w:rFonts w:cs="Times New Roman"/>
          <w:b/>
        </w:rPr>
        <w:t xml:space="preserve">Center Of Gravity </w:t>
      </w:r>
      <w:r w:rsidRPr="00CF554C">
        <w:rPr>
          <w:rFonts w:cs="Times New Roman"/>
        </w:rPr>
        <w:t xml:space="preserve">of the area given by the previously generated bidimensional function using </w:t>
      </w:r>
      <w:fldSimple w:instr=" REF _Ref263760979 \h  \* MERGEFORMAT ">
        <w:r w:rsidR="00825075" w:rsidRPr="00CF554C">
          <w:rPr>
            <w:rFonts w:cs="Times New Roman"/>
          </w:rPr>
          <w:t xml:space="preserve">Equation </w:t>
        </w:r>
        <w:r w:rsidR="00825075">
          <w:rPr>
            <w:rFonts w:cs="Times New Roman"/>
            <w:noProof/>
          </w:rPr>
          <w:t>4</w:t>
        </w:r>
        <w:r w:rsidR="00825075" w:rsidRPr="00CF554C">
          <w:rPr>
            <w:rFonts w:cs="Times New Roman"/>
            <w:noProof/>
          </w:rPr>
          <w:t>.</w:t>
        </w:r>
        <w:r w:rsidR="00825075">
          <w:rPr>
            <w:rFonts w:cs="Times New Roman"/>
            <w:noProof/>
          </w:rPr>
          <w:t>5</w:t>
        </w:r>
      </w:fldSimple>
      <w:r w:rsidRPr="00CF554C">
        <w:rPr>
          <w:rFonts w:cs="Times New Roman"/>
        </w:rPr>
        <w:t>.</w:t>
      </w:r>
    </w:p>
    <w:p w:rsidR="000728C4" w:rsidRPr="00CF554C" w:rsidRDefault="000728C4" w:rsidP="000728C4">
      <w:pPr>
        <w:pStyle w:val="Caption"/>
        <w:keepNext/>
        <w:jc w:val="center"/>
        <w:rPr>
          <w:rFonts w:cs="Times New Roman"/>
          <w:color w:val="auto"/>
        </w:rPr>
      </w:pPr>
      <w:bookmarkStart w:id="330" w:name="_Ref263760979"/>
      <w:bookmarkStart w:id="331" w:name="_Toc264370365"/>
      <w:r w:rsidRPr="00CF554C">
        <w:rPr>
          <w:rFonts w:cs="Times New Roman"/>
          <w:color w:val="auto"/>
        </w:rPr>
        <w:t xml:space="preserve">Equation </w:t>
      </w:r>
      <w:r w:rsidR="003E2112" w:rsidRPr="00CF554C">
        <w:rPr>
          <w:rFonts w:cs="Times New Roman"/>
          <w:color w:val="auto"/>
        </w:rPr>
        <w:fldChar w:fldCharType="begin"/>
      </w:r>
      <w:r w:rsidRPr="00CF554C">
        <w:rPr>
          <w:rFonts w:cs="Times New Roman"/>
          <w:color w:val="auto"/>
        </w:rPr>
        <w:instrText xml:space="preserve"> STYLEREF 1 \s </w:instrText>
      </w:r>
      <w:r w:rsidR="003E2112" w:rsidRPr="00CF554C">
        <w:rPr>
          <w:rFonts w:cs="Times New Roman"/>
          <w:color w:val="auto"/>
        </w:rPr>
        <w:fldChar w:fldCharType="separate"/>
      </w:r>
      <w:r w:rsidR="00825075">
        <w:rPr>
          <w:rFonts w:cs="Times New Roman"/>
          <w:noProof/>
          <w:color w:val="auto"/>
        </w:rPr>
        <w:t>4</w:t>
      </w:r>
      <w:r w:rsidR="003E2112" w:rsidRPr="00CF554C">
        <w:rPr>
          <w:rFonts w:cs="Times New Roman"/>
          <w:color w:val="auto"/>
        </w:rPr>
        <w:fldChar w:fldCharType="end"/>
      </w:r>
      <w:r w:rsidRPr="00CF554C">
        <w:rPr>
          <w:rFonts w:cs="Times New Roman"/>
          <w:color w:val="auto"/>
        </w:rPr>
        <w:t>.</w:t>
      </w:r>
      <w:r w:rsidR="003E2112" w:rsidRPr="00CF554C">
        <w:rPr>
          <w:rFonts w:cs="Times New Roman"/>
          <w:color w:val="auto"/>
        </w:rPr>
        <w:fldChar w:fldCharType="begin"/>
      </w:r>
      <w:r w:rsidRPr="00CF554C">
        <w:rPr>
          <w:rFonts w:cs="Times New Roman"/>
          <w:color w:val="auto"/>
        </w:rPr>
        <w:instrText xml:space="preserve"> SEQ Equation \* ARABIC \s 1 </w:instrText>
      </w:r>
      <w:r w:rsidR="003E2112" w:rsidRPr="00CF554C">
        <w:rPr>
          <w:rFonts w:cs="Times New Roman"/>
          <w:color w:val="auto"/>
        </w:rPr>
        <w:fldChar w:fldCharType="separate"/>
      </w:r>
      <w:r w:rsidR="00825075">
        <w:rPr>
          <w:rFonts w:cs="Times New Roman"/>
          <w:noProof/>
          <w:color w:val="auto"/>
        </w:rPr>
        <w:t>5</w:t>
      </w:r>
      <w:r w:rsidR="003E2112" w:rsidRPr="00CF554C">
        <w:rPr>
          <w:rFonts w:cs="Times New Roman"/>
          <w:color w:val="auto"/>
        </w:rPr>
        <w:fldChar w:fldCharType="end"/>
      </w:r>
      <w:bookmarkEnd w:id="330"/>
      <w:r w:rsidRPr="00CF554C">
        <w:rPr>
          <w:rFonts w:cs="Times New Roman"/>
          <w:color w:val="auto"/>
        </w:rPr>
        <w:t>: Center Of Gravity Formula</w:t>
      </w:r>
      <w:bookmarkEnd w:id="331"/>
    </w:p>
    <w:tbl>
      <w:tblPr>
        <w:tblStyle w:val="TableGrid"/>
        <w:tblW w:w="0" w:type="auto"/>
        <w:tblLook w:val="04A0"/>
      </w:tblPr>
      <w:tblGrid>
        <w:gridCol w:w="9576"/>
      </w:tblGrid>
      <w:tr w:rsidR="000728C4" w:rsidRPr="00CF554C" w:rsidTr="00AE06C9">
        <w:tc>
          <w:tcPr>
            <w:tcW w:w="9576" w:type="dxa"/>
          </w:tcPr>
          <w:p w:rsidR="000728C4" w:rsidRPr="00CF554C" w:rsidRDefault="000728C4" w:rsidP="00AE06C9">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0728C4" w:rsidRPr="00CF554C" w:rsidRDefault="000728C4" w:rsidP="00AE06C9"/>
        </w:tc>
      </w:tr>
    </w:tbl>
    <w:p w:rsidR="000728C4" w:rsidRPr="00CF554C" w:rsidRDefault="000728C4" w:rsidP="000728C4">
      <w:pPr>
        <w:ind w:firstLine="720"/>
        <w:rPr>
          <w:rFonts w:cs="Times New Roman"/>
        </w:rPr>
      </w:pPr>
    </w:p>
    <w:p w:rsidR="000728C4" w:rsidRDefault="000728C4" w:rsidP="000728C4">
      <w:pPr>
        <w:pStyle w:val="Heading2"/>
        <w:keepNext/>
        <w:keepLines/>
        <w:numPr>
          <w:ilvl w:val="1"/>
          <w:numId w:val="38"/>
        </w:numPr>
        <w:spacing w:line="276" w:lineRule="auto"/>
        <w:rPr>
          <w:rFonts w:cs="Times New Roman"/>
        </w:rPr>
      </w:pPr>
      <w:bookmarkStart w:id="332" w:name="_Toc264798577"/>
      <w:bookmarkStart w:id="333" w:name="_Toc264737209"/>
      <w:bookmarkStart w:id="334" w:name="_Toc264995439"/>
      <w:r w:rsidRPr="00CF554C">
        <w:rPr>
          <w:rFonts w:cs="Times New Roman"/>
        </w:rPr>
        <w:t>The Conceptual Architecture</w:t>
      </w:r>
      <w:bookmarkEnd w:id="332"/>
      <w:bookmarkEnd w:id="333"/>
      <w:bookmarkEnd w:id="334"/>
    </w:p>
    <w:p w:rsidR="000728C4" w:rsidRPr="001A7005" w:rsidRDefault="000728C4" w:rsidP="000728C4">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0728C4" w:rsidRPr="00CF554C" w:rsidRDefault="000728C4" w:rsidP="000728C4">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evaluate the autonomic mechanism which manages it. The TMA is used only in the self-adapting service 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illustrated in </w:t>
      </w:r>
      <w:r w:rsidR="003E2112">
        <w:rPr>
          <w:rFonts w:cs="Times New Roman"/>
        </w:rPr>
        <w:fldChar w:fldCharType="begin"/>
      </w:r>
      <w:r>
        <w:rPr>
          <w:rFonts w:cs="Times New Roman"/>
        </w:rPr>
        <w:instrText xml:space="preserve"> REF _Ref264113101 \h </w:instrText>
      </w:r>
      <w:r w:rsidR="003E2112">
        <w:rPr>
          <w:rFonts w:cs="Times New Roman"/>
        </w:rPr>
      </w:r>
      <w:r w:rsidR="003E2112">
        <w:rPr>
          <w:rFonts w:cs="Times New Roman"/>
        </w:rPr>
        <w:fldChar w:fldCharType="separate"/>
      </w:r>
      <w:r w:rsidR="00825075" w:rsidRPr="00CF554C">
        <w:rPr>
          <w:rFonts w:cs="Times New Roman"/>
        </w:rPr>
        <w:t xml:space="preserve">Figure </w:t>
      </w:r>
      <w:r w:rsidR="00825075">
        <w:rPr>
          <w:rFonts w:cs="Times New Roman"/>
          <w:noProof/>
        </w:rPr>
        <w:t>4</w:t>
      </w:r>
      <w:r w:rsidR="00825075">
        <w:rPr>
          <w:rFonts w:cs="Times New Roman"/>
        </w:rPr>
        <w:t>.</w:t>
      </w:r>
      <w:r w:rsidR="00825075">
        <w:rPr>
          <w:rFonts w:cs="Times New Roman"/>
          <w:noProof/>
        </w:rPr>
        <w:t>9</w:t>
      </w:r>
      <w:r w:rsidR="003E2112">
        <w:rPr>
          <w:rFonts w:cs="Times New Roman"/>
        </w:rPr>
        <w:fldChar w:fldCharType="end"/>
      </w:r>
      <w:r>
        <w:rPr>
          <w:rFonts w:cs="Times New Roman"/>
        </w:rPr>
        <w:t>.</w:t>
      </w:r>
    </w:p>
    <w:p w:rsidR="000728C4" w:rsidRPr="00CF554C" w:rsidRDefault="000728C4" w:rsidP="000728C4">
      <w:pPr>
        <w:keepNext/>
        <w:rPr>
          <w:rFonts w:cs="Times New Roman"/>
        </w:rPr>
      </w:pPr>
      <w:r>
        <w:rPr>
          <w:rFonts w:cs="Times New Roman"/>
          <w:noProof/>
          <w:lang w:bidi="ar-SA"/>
        </w:rPr>
        <w:drawing>
          <wp:inline distT="0" distB="0" distL="0" distR="0">
            <wp:extent cx="5943600" cy="2223600"/>
            <wp:effectExtent l="19050" t="19050" r="19050" b="24300"/>
            <wp:docPr id="23"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23" cstate="print"/>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0728C4" w:rsidRDefault="000728C4" w:rsidP="000728C4">
      <w:pPr>
        <w:pStyle w:val="Caption"/>
        <w:jc w:val="center"/>
        <w:rPr>
          <w:rFonts w:cs="Times New Roman"/>
          <w:color w:val="auto"/>
        </w:rPr>
      </w:pPr>
      <w:bookmarkStart w:id="335" w:name="_Ref264113101"/>
      <w:bookmarkStart w:id="336" w:name="_Toc264369119"/>
      <w:bookmarkStart w:id="337" w:name="_Toc264798633"/>
      <w:bookmarkStart w:id="338" w:name="_Toc264916811"/>
      <w:bookmarkStart w:id="339" w:name="_Toc264920365"/>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4</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9</w:t>
      </w:r>
      <w:r w:rsidR="003E2112">
        <w:rPr>
          <w:rFonts w:cs="Times New Roman"/>
          <w:color w:val="auto"/>
        </w:rPr>
        <w:fldChar w:fldCharType="end"/>
      </w:r>
      <w:bookmarkEnd w:id="335"/>
      <w:r w:rsidRPr="00CF554C">
        <w:rPr>
          <w:rFonts w:cs="Times New Roman"/>
          <w:color w:val="auto"/>
        </w:rPr>
        <w:t>: System Conceptual Architecture</w:t>
      </w:r>
      <w:bookmarkEnd w:id="336"/>
      <w:bookmarkEnd w:id="337"/>
      <w:bookmarkEnd w:id="338"/>
      <w:bookmarkEnd w:id="339"/>
    </w:p>
    <w:p w:rsidR="000728C4" w:rsidRPr="009A128E" w:rsidRDefault="000728C4" w:rsidP="000728C4">
      <w:pPr>
        <w:ind w:firstLine="720"/>
      </w:pPr>
      <w:r>
        <w:t xml:space="preserve">One important issue in any multi-agent systems is responsibility assignment. The responsibility assignment process was guided by the General Responsibility Assignment Software Principles (GRASP) </w:t>
      </w:r>
      <w:r w:rsidR="003E2112">
        <w:fldChar w:fldCharType="begin"/>
      </w:r>
      <w:r>
        <w:instrText xml:space="preserve"> REF _Ref264193631 \h </w:instrText>
      </w:r>
      <w:r w:rsidR="003E2112">
        <w:fldChar w:fldCharType="separate"/>
      </w:r>
      <w:r w:rsidR="00825075" w:rsidRPr="0038514E">
        <w:rPr>
          <w:rFonts w:cs="Times New Roman"/>
          <w:sz w:val="22"/>
        </w:rPr>
        <w:t xml:space="preserve">[ </w:t>
      </w:r>
      <w:r w:rsidR="00825075">
        <w:rPr>
          <w:rFonts w:cs="Times New Roman"/>
          <w:noProof/>
          <w:sz w:val="22"/>
        </w:rPr>
        <w:t>35</w:t>
      </w:r>
      <w:r w:rsidR="003E2112">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0728C4" w:rsidRDefault="000728C4" w:rsidP="000728C4">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rsidR="003E2112">
        <w:fldChar w:fldCharType="begin"/>
      </w:r>
      <w:r>
        <w:instrText xml:space="preserve"> REF _Ref264193193 \h </w:instrText>
      </w:r>
      <w:r w:rsidR="003E2112">
        <w:fldChar w:fldCharType="separate"/>
      </w:r>
      <w:r w:rsidR="00825075" w:rsidRPr="00B11606">
        <w:rPr>
          <w:color w:val="000000" w:themeColor="text1"/>
        </w:rPr>
        <w:t xml:space="preserve">Figure </w:t>
      </w:r>
      <w:r w:rsidR="00825075">
        <w:rPr>
          <w:noProof/>
          <w:color w:val="000000" w:themeColor="text1"/>
        </w:rPr>
        <w:t>4</w:t>
      </w:r>
      <w:r w:rsidR="00825075">
        <w:rPr>
          <w:color w:val="000000" w:themeColor="text1"/>
        </w:rPr>
        <w:t>.</w:t>
      </w:r>
      <w:r w:rsidR="00825075">
        <w:rPr>
          <w:noProof/>
          <w:color w:val="000000" w:themeColor="text1"/>
        </w:rPr>
        <w:t>10</w:t>
      </w:r>
      <w:r w:rsidR="003E2112">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0728C4" w:rsidRDefault="000728C4" w:rsidP="000728C4">
      <w:pPr>
        <w:ind w:firstLine="720"/>
      </w:pPr>
      <w:r>
        <w:rPr>
          <w:noProof/>
          <w:lang w:bidi="ar-SA"/>
        </w:rPr>
        <w:drawing>
          <wp:inline distT="0" distB="0" distL="0" distR="0">
            <wp:extent cx="5943600" cy="3614769"/>
            <wp:effectExtent l="19050" t="19050" r="19050" b="23781"/>
            <wp:docPr id="24"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24" cstate="print"/>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0728C4" w:rsidRPr="00B11606" w:rsidRDefault="000728C4" w:rsidP="000728C4">
      <w:pPr>
        <w:pStyle w:val="Caption"/>
        <w:jc w:val="center"/>
        <w:rPr>
          <w:color w:val="000000" w:themeColor="text1"/>
        </w:rPr>
      </w:pPr>
      <w:bookmarkStart w:id="340" w:name="_Ref264193193"/>
      <w:bookmarkStart w:id="341" w:name="_Toc264369120"/>
      <w:bookmarkStart w:id="342" w:name="_Toc264798634"/>
      <w:bookmarkStart w:id="343" w:name="_Toc264916812"/>
      <w:bookmarkStart w:id="344" w:name="_Toc264920366"/>
      <w:r w:rsidRPr="00B11606">
        <w:rPr>
          <w:color w:val="000000" w:themeColor="text1"/>
        </w:rPr>
        <w:t xml:space="preserve">Figure </w:t>
      </w:r>
      <w:r w:rsidR="003E2112">
        <w:rPr>
          <w:color w:val="000000" w:themeColor="text1"/>
        </w:rPr>
        <w:fldChar w:fldCharType="begin"/>
      </w:r>
      <w:r>
        <w:rPr>
          <w:color w:val="000000" w:themeColor="text1"/>
        </w:rPr>
        <w:instrText xml:space="preserve"> STYLEREF 1 \s </w:instrText>
      </w:r>
      <w:r w:rsidR="003E2112">
        <w:rPr>
          <w:color w:val="000000" w:themeColor="text1"/>
        </w:rPr>
        <w:fldChar w:fldCharType="separate"/>
      </w:r>
      <w:r w:rsidR="00825075">
        <w:rPr>
          <w:noProof/>
          <w:color w:val="000000" w:themeColor="text1"/>
        </w:rPr>
        <w:t>4</w:t>
      </w:r>
      <w:r w:rsidR="003E2112">
        <w:rPr>
          <w:color w:val="000000" w:themeColor="text1"/>
        </w:rPr>
        <w:fldChar w:fldCharType="end"/>
      </w:r>
      <w:r>
        <w:rPr>
          <w:color w:val="000000" w:themeColor="text1"/>
        </w:rPr>
        <w:t>.</w:t>
      </w:r>
      <w:r w:rsidR="003E2112">
        <w:rPr>
          <w:color w:val="000000" w:themeColor="text1"/>
        </w:rPr>
        <w:fldChar w:fldCharType="begin"/>
      </w:r>
      <w:r>
        <w:rPr>
          <w:color w:val="000000" w:themeColor="text1"/>
        </w:rPr>
        <w:instrText xml:space="preserve"> SEQ Figure \* ARABIC \s 1 </w:instrText>
      </w:r>
      <w:r w:rsidR="003E2112">
        <w:rPr>
          <w:color w:val="000000" w:themeColor="text1"/>
        </w:rPr>
        <w:fldChar w:fldCharType="separate"/>
      </w:r>
      <w:r w:rsidR="00825075">
        <w:rPr>
          <w:noProof/>
          <w:color w:val="000000" w:themeColor="text1"/>
        </w:rPr>
        <w:t>10</w:t>
      </w:r>
      <w:r w:rsidR="003E2112">
        <w:rPr>
          <w:color w:val="000000" w:themeColor="text1"/>
        </w:rPr>
        <w:fldChar w:fldCharType="end"/>
      </w:r>
      <w:bookmarkEnd w:id="340"/>
      <w:r w:rsidRPr="00B11606">
        <w:rPr>
          <w:color w:val="000000" w:themeColor="text1"/>
        </w:rPr>
        <w:t>: Agents Interactions</w:t>
      </w:r>
      <w:bookmarkEnd w:id="341"/>
      <w:bookmarkEnd w:id="342"/>
      <w:bookmarkEnd w:id="343"/>
      <w:bookmarkEnd w:id="344"/>
    </w:p>
    <w:p w:rsidR="000728C4" w:rsidRDefault="000728C4" w:rsidP="000728C4">
      <w:pPr>
        <w:ind w:firstLine="720"/>
      </w:pPr>
    </w:p>
    <w:p w:rsidR="000728C4" w:rsidRDefault="000728C4" w:rsidP="000728C4">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0728C4" w:rsidRDefault="000728C4" w:rsidP="000728C4">
      <w:pPr>
        <w:ind w:firstLine="720"/>
      </w:pPr>
      <w:r>
        <w:lastRenderedPageBreak/>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0728C4" w:rsidRDefault="000728C4" w:rsidP="000728C4">
      <w:pPr>
        <w:ind w:firstLine="720"/>
      </w:pPr>
      <w:r>
        <w:t>The Task Management Agent (TMA) interacts with the RLA because it</w:t>
      </w:r>
      <w:del w:id="345" w:author="Moldovanus" w:date="2010-06-21T21:06:00Z">
        <w:r>
          <w:delText xml:space="preserve"> </w:delText>
        </w:r>
      </w:del>
      <w:r>
        <w:t xml:space="preserve"> does not have the possibility of creating a physical service center task. So it sends a create task notification together with the additional information needed about the new task to the RLA.  The RLA creates an ontology instance for that task and executes a create task action on the service center.</w:t>
      </w: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Pr="00055CCD" w:rsidRDefault="000728C4" w:rsidP="000728C4">
      <w:pPr>
        <w:ind w:firstLine="720"/>
      </w:pPr>
    </w:p>
    <w:p w:rsidR="000728C4" w:rsidRDefault="000728C4" w:rsidP="000728C4">
      <w:pPr>
        <w:pStyle w:val="Title"/>
      </w:pPr>
    </w:p>
    <w:p w:rsidR="000728C4" w:rsidRDefault="000728C4" w:rsidP="000728C4">
      <w:pPr>
        <w:pStyle w:val="Title"/>
      </w:pPr>
    </w:p>
    <w:p w:rsidR="000728C4" w:rsidRDefault="000728C4" w:rsidP="000728C4">
      <w:pPr>
        <w:pStyle w:val="Title"/>
      </w:pPr>
      <w:r>
        <w:lastRenderedPageBreak/>
        <w:t>Chapter 5</w:t>
      </w:r>
    </w:p>
    <w:p w:rsidR="000728C4" w:rsidRPr="00CF554C" w:rsidRDefault="000728C4" w:rsidP="000728C4">
      <w:pPr>
        <w:pStyle w:val="Heading1"/>
        <w:keepNext/>
        <w:keepLines/>
        <w:numPr>
          <w:ilvl w:val="0"/>
          <w:numId w:val="38"/>
        </w:numPr>
        <w:spacing w:after="160" w:line="276" w:lineRule="auto"/>
        <w:contextualSpacing w:val="0"/>
        <w:rPr>
          <w:rFonts w:cs="Times New Roman"/>
        </w:rPr>
      </w:pPr>
      <w:bookmarkStart w:id="346" w:name="_Toc264798578"/>
      <w:bookmarkStart w:id="347" w:name="_Toc264737210"/>
      <w:bookmarkStart w:id="348" w:name="_Toc264995440"/>
      <w:r w:rsidRPr="00CF554C">
        <w:rPr>
          <w:rFonts w:cs="Times New Roman"/>
        </w:rPr>
        <w:t>Implementation</w:t>
      </w:r>
      <w:bookmarkEnd w:id="346"/>
      <w:bookmarkEnd w:id="347"/>
      <w:bookmarkEnd w:id="348"/>
      <w:r w:rsidRPr="00CF554C">
        <w:rPr>
          <w:rFonts w:cs="Times New Roman"/>
        </w:rPr>
        <w:t xml:space="preserve"> </w:t>
      </w:r>
    </w:p>
    <w:p w:rsidR="000728C4" w:rsidRPr="00CF554C" w:rsidRDefault="000728C4" w:rsidP="000728C4">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0728C4" w:rsidRPr="00CF554C" w:rsidRDefault="000728C4" w:rsidP="000728C4">
      <w:pPr>
        <w:pStyle w:val="Heading2"/>
        <w:keepNext/>
        <w:keepLines/>
        <w:numPr>
          <w:ilvl w:val="1"/>
          <w:numId w:val="38"/>
        </w:numPr>
        <w:spacing w:line="276" w:lineRule="auto"/>
        <w:rPr>
          <w:rFonts w:cs="Times New Roman"/>
        </w:rPr>
      </w:pPr>
      <w:bookmarkStart w:id="349" w:name="_Toc264798579"/>
      <w:bookmarkStart w:id="350" w:name="_Toc264737211"/>
      <w:bookmarkStart w:id="351" w:name="_Toc264995441"/>
      <w:r>
        <w:rPr>
          <w:rFonts w:cs="Times New Roman"/>
        </w:rPr>
        <w:t>System Components</w:t>
      </w:r>
      <w:bookmarkEnd w:id="349"/>
      <w:bookmarkEnd w:id="350"/>
      <w:bookmarkEnd w:id="351"/>
    </w:p>
    <w:p w:rsidR="000728C4" w:rsidRPr="00CF554C" w:rsidRDefault="000728C4" w:rsidP="000728C4">
      <w:pPr>
        <w:keepNext/>
        <w:rPr>
          <w:rFonts w:cs="Times New Roman"/>
        </w:rPr>
      </w:pPr>
      <w:r>
        <w:rPr>
          <w:rFonts w:cs="Times New Roman"/>
          <w:noProof/>
          <w:lang w:bidi="ar-SA"/>
        </w:rPr>
        <w:drawing>
          <wp:inline distT="0" distB="0" distL="0" distR="0">
            <wp:extent cx="5943600" cy="4473422"/>
            <wp:effectExtent l="19050" t="19050" r="19050" b="22378"/>
            <wp:docPr id="25"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25"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352" w:name="_Ref263586911"/>
      <w:bookmarkStart w:id="353" w:name="_Toc264369121"/>
      <w:bookmarkStart w:id="354" w:name="_Toc264916813"/>
      <w:bookmarkStart w:id="355" w:name="_Toc264798635"/>
      <w:bookmarkStart w:id="356" w:name="_Toc264920367"/>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5</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1</w:t>
      </w:r>
      <w:r w:rsidR="003E2112">
        <w:rPr>
          <w:rFonts w:cs="Times New Roman"/>
          <w:color w:val="auto"/>
        </w:rPr>
        <w:fldChar w:fldCharType="end"/>
      </w:r>
      <w:bookmarkEnd w:id="352"/>
      <w:r w:rsidRPr="00CF554C">
        <w:rPr>
          <w:rFonts w:cs="Times New Roman"/>
          <w:color w:val="auto"/>
        </w:rPr>
        <w:t xml:space="preserve">: </w:t>
      </w:r>
      <w:bookmarkEnd w:id="353"/>
      <w:bookmarkEnd w:id="354"/>
      <w:r>
        <w:rPr>
          <w:rFonts w:cs="Times New Roman"/>
          <w:color w:val="auto"/>
        </w:rPr>
        <w:t>System Components</w:t>
      </w:r>
      <w:bookmarkEnd w:id="355"/>
      <w:bookmarkEnd w:id="356"/>
    </w:p>
    <w:p w:rsidR="000728C4" w:rsidRPr="00CF554C" w:rsidRDefault="000728C4" w:rsidP="000728C4">
      <w:pPr>
        <w:rPr>
          <w:rFonts w:cs="Times New Roman"/>
        </w:rPr>
      </w:pPr>
      <w:r w:rsidRPr="00CF554C">
        <w:rPr>
          <w:rFonts w:cs="Times New Roman"/>
        </w:rPr>
        <w:t xml:space="preserve">Only the components developed by me (highlighted in </w:t>
      </w:r>
      <w:fldSimple w:instr=" REF _Ref263586911 \h  \* MERGEFORMAT ">
        <w:r w:rsidR="00825075" w:rsidRPr="00CF554C">
          <w:rPr>
            <w:rFonts w:cs="Times New Roman"/>
          </w:rPr>
          <w:t xml:space="preserve">Figure </w:t>
        </w:r>
        <w:r w:rsidR="00825075">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825075" w:rsidRPr="00825075">
          <w:rPr>
            <w:rFonts w:cs="Times New Roman"/>
          </w:rPr>
          <w:t xml:space="preserve">[ </w:t>
        </w:r>
        <w:r w:rsidR="00825075" w:rsidRPr="00825075">
          <w:rPr>
            <w:rFonts w:cs="Times New Roman"/>
            <w:noProof/>
          </w:rPr>
          <w:t>31</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in order to maintain a certain system description mental flow</w:t>
      </w:r>
      <w:r w:rsidRPr="00CF554C">
        <w:rPr>
          <w:rFonts w:cs="Times New Roman"/>
        </w:rPr>
        <w:t>.</w:t>
      </w:r>
    </w:p>
    <w:p w:rsidR="00825075" w:rsidRPr="00825075" w:rsidRDefault="000728C4" w:rsidP="00825075">
      <w:pPr>
        <w:ind w:firstLine="720"/>
        <w:rPr>
          <w:rFonts w:cs="Times New Roman"/>
          <w:noProof/>
        </w:rPr>
      </w:pPr>
      <w:r w:rsidRPr="00CF554C">
        <w:rPr>
          <w:rFonts w:cs="Times New Roman"/>
        </w:rPr>
        <w:lastRenderedPageBreak/>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825075" w:rsidRPr="00825075">
          <w:rPr>
            <w:rFonts w:cs="Times New Roman"/>
          </w:rPr>
          <w:t xml:space="preserve">[ </w:t>
        </w:r>
        <w:r w:rsidR="00825075" w:rsidRPr="00825075">
          <w:rPr>
            <w:rFonts w:cs="Times New Roman"/>
            <w:noProof/>
          </w:rPr>
          <w:t>31</w:t>
        </w:r>
      </w:fldSimple>
      <w:r w:rsidRPr="00CF554C">
        <w:rPr>
          <w:rFonts w:cs="Times New Roman"/>
        </w:rPr>
        <w:t xml:space="preserve"> ] for the CONSENS research project </w:t>
      </w:r>
      <w:r w:rsidR="003E2112">
        <w:fldChar w:fldCharType="begin"/>
      </w:r>
      <w:r>
        <w:instrText xml:space="preserve"> REF _Ref263593846 \h  \* MERGEFORMAT </w:instrText>
      </w:r>
      <w:r w:rsidR="003E2112">
        <w:fldChar w:fldCharType="separate"/>
      </w:r>
    </w:p>
    <w:p w:rsidR="000728C4" w:rsidRPr="00CF554C" w:rsidRDefault="00825075" w:rsidP="000728C4">
      <w:pPr>
        <w:ind w:firstLine="720"/>
        <w:rPr>
          <w:rFonts w:cs="Times New Roman"/>
        </w:rPr>
      </w:pPr>
      <w:r w:rsidRPr="0038514E">
        <w:rPr>
          <w:noProof/>
          <w:sz w:val="22"/>
        </w:rPr>
        <w:t xml:space="preserve">[ </w:t>
      </w:r>
      <w:r>
        <w:rPr>
          <w:noProof/>
          <w:sz w:val="22"/>
        </w:rPr>
        <w:t>34</w:t>
      </w:r>
      <w:r w:rsidR="003E2112">
        <w:fldChar w:fldCharType="end"/>
      </w:r>
      <w:r w:rsidR="000728C4" w:rsidRPr="00CF554C">
        <w:rPr>
          <w:rFonts w:cs="Times New Roman"/>
        </w:rPr>
        <w:t xml:space="preserve"> ] and as such it is a joint development effort, also described in </w:t>
      </w:r>
      <w:fldSimple w:instr=" REF _Ref263593784 \h  \* MERGEFORMAT ">
        <w:r w:rsidRPr="00825075">
          <w:rPr>
            <w:rFonts w:cs="Times New Roman"/>
          </w:rPr>
          <w:t xml:space="preserve">[ </w:t>
        </w:r>
        <w:r w:rsidRPr="00825075">
          <w:rPr>
            <w:rFonts w:cs="Times New Roman"/>
            <w:noProof/>
          </w:rPr>
          <w:t>31</w:t>
        </w:r>
      </w:fldSimple>
      <w:r w:rsidR="000728C4" w:rsidRPr="00CF554C">
        <w:rPr>
          <w:rFonts w:cs="Times New Roman"/>
        </w:rPr>
        <w:t xml:space="preserve"> ].</w:t>
      </w:r>
    </w:p>
    <w:p w:rsidR="000728C4" w:rsidRPr="00CF554C" w:rsidRDefault="000728C4" w:rsidP="000728C4">
      <w:pPr>
        <w:pStyle w:val="Heading2"/>
        <w:keepNext/>
        <w:keepLines/>
        <w:numPr>
          <w:ilvl w:val="1"/>
          <w:numId w:val="38"/>
        </w:numPr>
        <w:spacing w:line="276" w:lineRule="auto"/>
        <w:rPr>
          <w:rFonts w:cs="Times New Roman"/>
        </w:rPr>
      </w:pPr>
      <w:bookmarkStart w:id="357" w:name="_Toc264798580"/>
      <w:bookmarkStart w:id="358" w:name="_Toc264737212"/>
      <w:bookmarkStart w:id="359" w:name="_Toc264995442"/>
      <w:r w:rsidRPr="00CF554C">
        <w:rPr>
          <w:rFonts w:cs="Times New Roman"/>
        </w:rPr>
        <w:t>System Input</w:t>
      </w:r>
      <w:bookmarkEnd w:id="357"/>
      <w:bookmarkEnd w:id="358"/>
      <w:bookmarkEnd w:id="359"/>
    </w:p>
    <w:p w:rsidR="000728C4" w:rsidRPr="00CF554C" w:rsidRDefault="000728C4" w:rsidP="000728C4">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0728C4" w:rsidRPr="00CF554C" w:rsidRDefault="000728C4" w:rsidP="000728C4">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825075" w:rsidRPr="00CF554C">
          <w:rPr>
            <w:rFonts w:cs="Times New Roman"/>
          </w:rPr>
          <w:t xml:space="preserve">Figure </w:t>
        </w:r>
        <w:r w:rsidR="00825075">
          <w:rPr>
            <w:rFonts w:cs="Times New Roman"/>
            <w:noProof/>
          </w:rPr>
          <w:t>4.1</w:t>
        </w:r>
      </w:fldSimple>
      <w:r w:rsidRPr="00CF554C">
        <w:rPr>
          <w:rFonts w:cs="Times New Roman"/>
        </w:rPr>
        <w:t xml:space="preserve"> and </w:t>
      </w:r>
      <w:fldSimple w:instr=" REF _Ref263585345 \h  \* MERGEFORMAT ">
        <w:r w:rsidR="00825075" w:rsidRPr="00CF554C">
          <w:rPr>
            <w:rFonts w:cs="Times New Roman"/>
          </w:rPr>
          <w:t xml:space="preserve">Figure </w:t>
        </w:r>
        <w:r w:rsidR="00825075">
          <w:rPr>
            <w:rFonts w:cs="Times New Roman"/>
            <w:noProof/>
          </w:rPr>
          <w:t>4.2</w:t>
        </w:r>
      </w:fldSimple>
      <w:r w:rsidRPr="00CF554C">
        <w:rPr>
          <w:rFonts w:cs="Times New Roman"/>
        </w:rPr>
        <w:t xml:space="preserve">). Both the </w:t>
      </w:r>
      <w:r>
        <w:rPr>
          <w:rFonts w:cs="Times New Roman"/>
        </w:rPr>
        <w:t>service center</w:t>
      </w:r>
      <w:r w:rsidRPr="00CF554C">
        <w:rPr>
          <w:rFonts w:cs="Times New Roman"/>
        </w:rPr>
        <w:t xml:space="preserve"> and environment ontology representations are built using Protégé </w:t>
      </w:r>
      <w:fldSimple w:instr=" REF _Ref263594027 \h  \* MERGEFORMAT ">
        <w:r w:rsidR="00825075" w:rsidRPr="00825075">
          <w:rPr>
            <w:rFonts w:cs="Times New Roman"/>
          </w:rPr>
          <w:t xml:space="preserve">[ </w:t>
        </w:r>
        <w:r w:rsidR="00825075" w:rsidRPr="00825075">
          <w:rPr>
            <w:rFonts w:cs="Times New Roman"/>
            <w:noProof/>
          </w:rPr>
          <w:t>40</w:t>
        </w:r>
      </w:fldSimple>
      <w:r w:rsidRPr="00CF554C">
        <w:rPr>
          <w:rFonts w:cs="Times New Roman"/>
        </w:rPr>
        <w:t xml:space="preserve"> ] and populated with instances. The instances represent real world physical elements.</w:t>
      </w:r>
      <w:r>
        <w:rPr>
          <w:rFonts w:cs="Times New Roman"/>
        </w:rPr>
        <w:t xml:space="preserve"> A closer look of the ontology representations used by this architecture is presented in </w:t>
      </w:r>
      <w:r w:rsidR="003E2112">
        <w:rPr>
          <w:rFonts w:cs="Times New Roman"/>
        </w:rPr>
        <w:fldChar w:fldCharType="begin"/>
      </w:r>
      <w:r>
        <w:rPr>
          <w:rFonts w:cs="Times New Roman"/>
        </w:rPr>
        <w:instrText xml:space="preserve"> REF _Ref264201913 \h </w:instrText>
      </w:r>
      <w:r w:rsidR="003E2112">
        <w:rPr>
          <w:rFonts w:cs="Times New Roman"/>
        </w:rPr>
      </w:r>
      <w:r w:rsidR="003E2112">
        <w:rPr>
          <w:rFonts w:cs="Times New Roman"/>
        </w:rPr>
        <w:fldChar w:fldCharType="separate"/>
      </w:r>
      <w:r w:rsidR="00825075" w:rsidRPr="00CF554C">
        <w:rPr>
          <w:rFonts w:cs="Times New Roman"/>
          <w:color w:val="000000" w:themeColor="text1"/>
        </w:rPr>
        <w:t xml:space="preserve">Figure </w:t>
      </w:r>
      <w:r w:rsidR="00825075">
        <w:rPr>
          <w:rFonts w:cs="Times New Roman"/>
          <w:noProof/>
          <w:color w:val="000000" w:themeColor="text1"/>
        </w:rPr>
        <w:t>5</w:t>
      </w:r>
      <w:r w:rsidR="00825075">
        <w:rPr>
          <w:rFonts w:cs="Times New Roman"/>
          <w:color w:val="000000" w:themeColor="text1"/>
        </w:rPr>
        <w:t>.</w:t>
      </w:r>
      <w:r w:rsidR="00825075">
        <w:rPr>
          <w:rFonts w:cs="Times New Roman"/>
          <w:noProof/>
          <w:color w:val="000000" w:themeColor="text1"/>
        </w:rPr>
        <w:t>2</w:t>
      </w:r>
      <w:r w:rsidR="003E2112">
        <w:rPr>
          <w:rFonts w:cs="Times New Roman"/>
        </w:rPr>
        <w:fldChar w:fldCharType="end"/>
      </w:r>
      <w:r>
        <w:rPr>
          <w:rFonts w:cs="Times New Roman"/>
        </w:rPr>
        <w:t>.</w:t>
      </w:r>
    </w:p>
    <w:p w:rsidR="000728C4" w:rsidRPr="00CF554C" w:rsidRDefault="000728C4" w:rsidP="000728C4">
      <w:pPr>
        <w:keepNext/>
        <w:ind w:left="720" w:hanging="720"/>
        <w:jc w:val="center"/>
        <w:rPr>
          <w:rFonts w:cs="Times New Roman"/>
        </w:rPr>
      </w:pPr>
      <w:r w:rsidRPr="00CF554C">
        <w:rPr>
          <w:rFonts w:cs="Times New Roman"/>
          <w:noProof/>
          <w:lang w:bidi="ar-SA"/>
        </w:rPr>
        <w:drawing>
          <wp:inline distT="0" distB="0" distL="0" distR="0">
            <wp:extent cx="3963351" cy="2016784"/>
            <wp:effectExtent l="19050" t="19050" r="18099" b="21566"/>
            <wp:docPr id="26"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6" cstate="print"/>
                    <a:srcRect/>
                    <a:stretch>
                      <a:fillRect/>
                    </a:stretch>
                  </pic:blipFill>
                  <pic:spPr bwMode="auto">
                    <a:xfrm>
                      <a:off x="0" y="0"/>
                      <a:ext cx="3966929" cy="2018605"/>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000000" w:themeColor="text1"/>
        </w:rPr>
      </w:pPr>
      <w:bookmarkStart w:id="360" w:name="_Ref264201913"/>
      <w:bookmarkStart w:id="361" w:name="_Toc264369122"/>
      <w:bookmarkStart w:id="362" w:name="_Toc264798636"/>
      <w:bookmarkStart w:id="363" w:name="_Toc264916814"/>
      <w:bookmarkStart w:id="364" w:name="_Toc264920368"/>
      <w:r w:rsidRPr="00CF554C">
        <w:rPr>
          <w:rFonts w:cs="Times New Roman"/>
          <w:color w:val="000000" w:themeColor="text1"/>
        </w:rPr>
        <w:t xml:space="preserve">Figure </w:t>
      </w:r>
      <w:r w:rsidR="003E2112">
        <w:rPr>
          <w:rFonts w:cs="Times New Roman"/>
          <w:color w:val="000000" w:themeColor="text1"/>
        </w:rPr>
        <w:fldChar w:fldCharType="begin"/>
      </w:r>
      <w:r>
        <w:rPr>
          <w:rFonts w:cs="Times New Roman"/>
          <w:color w:val="000000" w:themeColor="text1"/>
        </w:rPr>
        <w:instrText xml:space="preserve"> STYLEREF 1 \s </w:instrText>
      </w:r>
      <w:r w:rsidR="003E2112">
        <w:rPr>
          <w:rFonts w:cs="Times New Roman"/>
          <w:color w:val="000000" w:themeColor="text1"/>
        </w:rPr>
        <w:fldChar w:fldCharType="separate"/>
      </w:r>
      <w:r w:rsidR="00825075">
        <w:rPr>
          <w:rFonts w:cs="Times New Roman"/>
          <w:noProof/>
          <w:color w:val="000000" w:themeColor="text1"/>
        </w:rPr>
        <w:t>5</w:t>
      </w:r>
      <w:r w:rsidR="003E2112">
        <w:rPr>
          <w:rFonts w:cs="Times New Roman"/>
          <w:color w:val="000000" w:themeColor="text1"/>
        </w:rPr>
        <w:fldChar w:fldCharType="end"/>
      </w:r>
      <w:r>
        <w:rPr>
          <w:rFonts w:cs="Times New Roman"/>
          <w:color w:val="000000" w:themeColor="text1"/>
        </w:rPr>
        <w:t>.</w:t>
      </w:r>
      <w:r w:rsidR="003E2112">
        <w:rPr>
          <w:rFonts w:cs="Times New Roman"/>
          <w:color w:val="000000" w:themeColor="text1"/>
        </w:rPr>
        <w:fldChar w:fldCharType="begin"/>
      </w:r>
      <w:r>
        <w:rPr>
          <w:rFonts w:cs="Times New Roman"/>
          <w:color w:val="000000" w:themeColor="text1"/>
        </w:rPr>
        <w:instrText xml:space="preserve"> SEQ Figure \* ARABIC \s 1 </w:instrText>
      </w:r>
      <w:r w:rsidR="003E2112">
        <w:rPr>
          <w:rFonts w:cs="Times New Roman"/>
          <w:color w:val="000000" w:themeColor="text1"/>
        </w:rPr>
        <w:fldChar w:fldCharType="separate"/>
      </w:r>
      <w:r w:rsidR="00825075">
        <w:rPr>
          <w:rFonts w:cs="Times New Roman"/>
          <w:noProof/>
          <w:color w:val="000000" w:themeColor="text1"/>
        </w:rPr>
        <w:t>2</w:t>
      </w:r>
      <w:r w:rsidR="003E2112">
        <w:rPr>
          <w:rFonts w:cs="Times New Roman"/>
          <w:color w:val="000000" w:themeColor="text1"/>
        </w:rPr>
        <w:fldChar w:fldCharType="end"/>
      </w:r>
      <w:bookmarkEnd w:id="360"/>
      <w:r w:rsidRPr="00CF554C">
        <w:rPr>
          <w:rFonts w:cs="Times New Roman"/>
          <w:color w:val="000000" w:themeColor="text1"/>
        </w:rPr>
        <w:t>: System Ontology Representation</w:t>
      </w:r>
      <w:bookmarkEnd w:id="361"/>
      <w:bookmarkEnd w:id="362"/>
      <w:bookmarkEnd w:id="363"/>
      <w:bookmarkEnd w:id="364"/>
    </w:p>
    <w:p w:rsidR="000728C4" w:rsidRDefault="000728C4" w:rsidP="000728C4">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825075" w:rsidRPr="00825075">
          <w:rPr>
            <w:rFonts w:cs="Times New Roman"/>
          </w:rPr>
          <w:t xml:space="preserve">[ </w:t>
        </w:r>
        <w:r w:rsidR="00825075" w:rsidRPr="00825075">
          <w:rPr>
            <w:rFonts w:cs="Times New Roman"/>
            <w:noProof/>
          </w:rPr>
          <w:t>43</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825075" w:rsidRPr="00825075">
          <w:rPr>
            <w:rFonts w:cs="Times New Roman"/>
          </w:rPr>
          <w:t xml:space="preserve">[ </w:t>
        </w:r>
        <w:r w:rsidR="00825075" w:rsidRPr="00825075">
          <w:rPr>
            <w:rFonts w:cs="Times New Roman"/>
            <w:noProof/>
          </w:rPr>
          <w:t>44</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sidR="003E2112">
        <w:rPr>
          <w:rFonts w:cs="Times New Roman"/>
        </w:rPr>
        <w:fldChar w:fldCharType="begin"/>
      </w:r>
      <w:r>
        <w:rPr>
          <w:rFonts w:cs="Times New Roman"/>
        </w:rPr>
        <w:instrText xml:space="preserve"> REF _Ref264201967 \h </w:instrText>
      </w:r>
      <w:r w:rsidR="003E2112">
        <w:rPr>
          <w:rFonts w:cs="Times New Roman"/>
        </w:rPr>
      </w:r>
      <w:r w:rsidR="003E2112">
        <w:rPr>
          <w:rFonts w:cs="Times New Roman"/>
        </w:rPr>
        <w:fldChar w:fldCharType="separate"/>
      </w:r>
      <w:r w:rsidR="00825075" w:rsidRPr="00CF554C">
        <w:t xml:space="preserve">Listing </w:t>
      </w:r>
      <w:r w:rsidR="00825075">
        <w:rPr>
          <w:noProof/>
        </w:rPr>
        <w:t>5</w:t>
      </w:r>
      <w:r w:rsidR="00825075" w:rsidRPr="00CF554C">
        <w:t>.</w:t>
      </w:r>
      <w:r w:rsidR="00825075">
        <w:rPr>
          <w:noProof/>
        </w:rPr>
        <w:t>1</w:t>
      </w:r>
      <w:r w:rsidR="003E2112">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An example of a SWRL rule definition is illustrated in </w:t>
      </w:r>
      <w:r w:rsidR="003E2112">
        <w:fldChar w:fldCharType="begin"/>
      </w:r>
      <w:r>
        <w:instrText xml:space="preserve"> REF _Ref264201967 \h </w:instrText>
      </w:r>
      <w:r w:rsidR="003E2112">
        <w:fldChar w:fldCharType="separate"/>
      </w:r>
      <w:r w:rsidR="00825075" w:rsidRPr="00CF554C">
        <w:t xml:space="preserve">Listing </w:t>
      </w:r>
      <w:r w:rsidR="00825075">
        <w:rPr>
          <w:noProof/>
        </w:rPr>
        <w:t>5</w:t>
      </w:r>
      <w:r w:rsidR="00825075" w:rsidRPr="00CF554C">
        <w:t>.</w:t>
      </w:r>
      <w:r w:rsidR="00825075">
        <w:rPr>
          <w:noProof/>
        </w:rPr>
        <w:t>1</w:t>
      </w:r>
      <w:r w:rsidR="003E2112">
        <w:fldChar w:fldCharType="end"/>
      </w:r>
      <w:r>
        <w:t>.</w:t>
      </w:r>
    </w:p>
    <w:p w:rsidR="000728C4" w:rsidRDefault="000728C4" w:rsidP="000728C4">
      <w:pPr>
        <w:ind w:left="720" w:hanging="720"/>
      </w:pPr>
    </w:p>
    <w:p w:rsidR="000728C4" w:rsidRDefault="000728C4" w:rsidP="000728C4">
      <w:pPr>
        <w:ind w:left="720" w:hanging="720"/>
      </w:pPr>
    </w:p>
    <w:p w:rsidR="000728C4" w:rsidRDefault="000728C4" w:rsidP="000728C4">
      <w:pPr>
        <w:ind w:left="720" w:hanging="720"/>
      </w:pPr>
    </w:p>
    <w:p w:rsidR="000728C4" w:rsidRDefault="000728C4" w:rsidP="000728C4">
      <w:pPr>
        <w:ind w:left="720" w:hanging="720"/>
      </w:pPr>
    </w:p>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rPr>
            </w:pPr>
            <w:bookmarkStart w:id="365" w:name="_Ref264201967"/>
            <w:bookmarkStart w:id="366" w:name="_Toc264370232"/>
            <w:r w:rsidRPr="00CF554C">
              <w:rPr>
                <w:color w:val="auto"/>
              </w:rPr>
              <w:lastRenderedPageBreak/>
              <w:t xml:space="preserve">Listing </w:t>
            </w:r>
            <w:r w:rsidR="003E2112" w:rsidRPr="00CF554C">
              <w:rPr>
                <w:color w:val="auto"/>
              </w:rPr>
              <w:fldChar w:fldCharType="begin"/>
            </w:r>
            <w:r w:rsidRPr="00CF554C">
              <w:rPr>
                <w:color w:val="auto"/>
              </w:rPr>
              <w:instrText xml:space="preserve"> STYLEREF 1 \s </w:instrText>
            </w:r>
            <w:r w:rsidR="003E2112" w:rsidRPr="00CF554C">
              <w:rPr>
                <w:color w:val="auto"/>
              </w:rPr>
              <w:fldChar w:fldCharType="separate"/>
            </w:r>
            <w:r w:rsidR="00825075">
              <w:rPr>
                <w:noProof/>
                <w:color w:val="auto"/>
              </w:rPr>
              <w:t>5</w:t>
            </w:r>
            <w:r w:rsidR="003E2112" w:rsidRPr="00CF554C">
              <w:rPr>
                <w:color w:val="auto"/>
              </w:rPr>
              <w:fldChar w:fldCharType="end"/>
            </w:r>
            <w:r w:rsidRPr="00CF554C">
              <w:rPr>
                <w:color w:val="auto"/>
              </w:rPr>
              <w:t>.</w:t>
            </w:r>
            <w:r w:rsidR="003E2112" w:rsidRPr="00CF554C">
              <w:rPr>
                <w:color w:val="auto"/>
              </w:rPr>
              <w:fldChar w:fldCharType="begin"/>
            </w:r>
            <w:r w:rsidRPr="00CF554C">
              <w:rPr>
                <w:color w:val="auto"/>
              </w:rPr>
              <w:instrText xml:space="preserve"> SEQ Listing \* ARABIC \s 1 </w:instrText>
            </w:r>
            <w:r w:rsidR="003E2112" w:rsidRPr="00CF554C">
              <w:rPr>
                <w:color w:val="auto"/>
              </w:rPr>
              <w:fldChar w:fldCharType="separate"/>
            </w:r>
            <w:r w:rsidR="00825075">
              <w:rPr>
                <w:noProof/>
                <w:color w:val="auto"/>
              </w:rPr>
              <w:t>1</w:t>
            </w:r>
            <w:r w:rsidR="003E2112" w:rsidRPr="00CF554C">
              <w:rPr>
                <w:color w:val="auto"/>
              </w:rPr>
              <w:fldChar w:fldCharType="end"/>
            </w:r>
            <w:bookmarkEnd w:id="365"/>
            <w:r w:rsidRPr="00CF554C">
              <w:rPr>
                <w:color w:val="auto"/>
              </w:rPr>
              <w:t>: SWRL QoS Policy</w:t>
            </w:r>
            <w:r>
              <w:rPr>
                <w:color w:val="auto"/>
              </w:rPr>
              <w:t xml:space="preserve"> Example</w:t>
            </w:r>
            <w:bookmarkEnd w:id="366"/>
          </w:p>
        </w:tc>
      </w:tr>
      <w:tr w:rsidR="000728C4" w:rsidRPr="00CF554C" w:rsidTr="00AE06C9">
        <w:tc>
          <w:tcPr>
            <w:tcW w:w="9576" w:type="dxa"/>
          </w:tcPr>
          <w:p w:rsidR="000728C4" w:rsidRPr="005C6136" w:rsidRDefault="000728C4" w:rsidP="00AE06C9">
            <w:pPr>
              <w:keepNext/>
              <w:rPr>
                <w:sz w:val="4"/>
                <w:szCs w:val="4"/>
              </w:rPr>
            </w:pPr>
          </w:p>
          <w:p w:rsidR="000728C4" w:rsidRDefault="000728C4" w:rsidP="00AE06C9">
            <w:pPr>
              <w:keepNext/>
            </w:pPr>
            <w:r w:rsidRPr="00CF554C">
              <w:rPr>
                <w:noProof/>
                <w:lang w:bidi="ar-SA"/>
              </w:rPr>
              <w:drawing>
                <wp:inline distT="0" distB="0" distL="0" distR="0">
                  <wp:extent cx="2965689" cy="1873615"/>
                  <wp:effectExtent l="19050" t="0" r="6111" b="0"/>
                  <wp:docPr id="27"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7" cstate="print"/>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p w:rsidR="000728C4" w:rsidRPr="005C6136" w:rsidRDefault="000728C4" w:rsidP="00AE06C9">
            <w:pPr>
              <w:keepNext/>
              <w:rPr>
                <w:sz w:val="2"/>
                <w:szCs w:val="2"/>
              </w:rPr>
            </w:pPr>
          </w:p>
        </w:tc>
      </w:tr>
    </w:tbl>
    <w:p w:rsidR="000728C4" w:rsidRDefault="000728C4" w:rsidP="000728C4"/>
    <w:p w:rsidR="000728C4" w:rsidRDefault="000728C4" w:rsidP="000728C4">
      <w:r>
        <w:t xml:space="preserve">The SWRL rule example from </w:t>
      </w:r>
      <w:r w:rsidR="003E2112">
        <w:fldChar w:fldCharType="begin"/>
      </w:r>
      <w:r>
        <w:instrText xml:space="preserve"> REF _Ref264201967 \h </w:instrText>
      </w:r>
      <w:r w:rsidR="003E2112">
        <w:fldChar w:fldCharType="separate"/>
      </w:r>
      <w:r w:rsidR="00825075" w:rsidRPr="00CF554C">
        <w:t xml:space="preserve">Listing </w:t>
      </w:r>
      <w:r w:rsidR="00825075">
        <w:rPr>
          <w:noProof/>
        </w:rPr>
        <w:t>5</w:t>
      </w:r>
      <w:r w:rsidR="00825075" w:rsidRPr="00CF554C">
        <w:t>.</w:t>
      </w:r>
      <w:r w:rsidR="00825075">
        <w:rPr>
          <w:noProof/>
        </w:rPr>
        <w:t>1</w:t>
      </w:r>
      <w:r w:rsidR="003E2112">
        <w:fldChar w:fldCharType="end"/>
      </w:r>
      <w:r>
        <w:t xml:space="preserve"> enforces several conditions for </w:t>
      </w:r>
      <w:r>
        <w:rPr>
          <w:i/>
        </w:rPr>
        <w:t>Task</w:t>
      </w:r>
      <w:r>
        <w:t xml:space="preserve"> with </w:t>
      </w:r>
      <w:r>
        <w:rPr>
          <w:i/>
        </w:rPr>
        <w:t xml:space="preserve">name </w:t>
      </w:r>
      <w:r>
        <w:t>“Task_1”:</w:t>
      </w:r>
    </w:p>
    <w:p w:rsidR="000728C4" w:rsidRDefault="000728C4" w:rsidP="000728C4">
      <w:pPr>
        <w:pStyle w:val="NoSpacing"/>
        <w:numPr>
          <w:ilvl w:val="0"/>
          <w:numId w:val="25"/>
        </w:numPr>
      </w:pPr>
      <w:r>
        <w:t xml:space="preserve">Task HAS-PROPERTY </w:t>
      </w:r>
      <w:r w:rsidRPr="00AD64E1">
        <w:rPr>
          <w:i/>
        </w:rPr>
        <w:t>associatedInfo</w:t>
      </w:r>
    </w:p>
    <w:p w:rsidR="000728C4" w:rsidRPr="00AD64E1" w:rsidRDefault="000728C4" w:rsidP="000728C4">
      <w:pPr>
        <w:pStyle w:val="NoSpacing"/>
        <w:numPr>
          <w:ilvl w:val="0"/>
          <w:numId w:val="25"/>
        </w:numPr>
      </w:pPr>
      <w:r>
        <w:t xml:space="preserve">Property </w:t>
      </w:r>
      <w:r w:rsidRPr="00AD64E1">
        <w:rPr>
          <w:i/>
        </w:rPr>
        <w:t>associatedInfo</w:t>
      </w:r>
      <w:r>
        <w:t xml:space="preserve"> has property </w:t>
      </w:r>
      <w:r>
        <w:rPr>
          <w:i/>
        </w:rPr>
        <w:t>Received</w:t>
      </w:r>
    </w:p>
    <w:p w:rsidR="000728C4" w:rsidRDefault="000728C4" w:rsidP="000728C4">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0728C4" w:rsidRDefault="000728C4" w:rsidP="000728C4">
      <w:pPr>
        <w:pStyle w:val="NoSpacing"/>
        <w:numPr>
          <w:ilvl w:val="0"/>
          <w:numId w:val="25"/>
        </w:numPr>
      </w:pPr>
      <w:r>
        <w:t xml:space="preserve">Property </w:t>
      </w:r>
      <w:r>
        <w:rPr>
          <w:i/>
        </w:rPr>
        <w:t xml:space="preserve">cores </w:t>
      </w:r>
      <w:r>
        <w:t xml:space="preserve"> has value 1</w:t>
      </w:r>
    </w:p>
    <w:p w:rsidR="000728C4" w:rsidRDefault="000728C4" w:rsidP="000728C4">
      <w:pPr>
        <w:pStyle w:val="NoSpacing"/>
        <w:numPr>
          <w:ilvl w:val="0"/>
          <w:numId w:val="25"/>
        </w:numPr>
      </w:pPr>
      <w:r>
        <w:t xml:space="preserve">Property </w:t>
      </w:r>
      <w:r>
        <w:rPr>
          <w:i/>
        </w:rPr>
        <w:t xml:space="preserve">cpu </w:t>
      </w:r>
      <w:r>
        <w:t xml:space="preserve"> has value 3000</w:t>
      </w:r>
    </w:p>
    <w:p w:rsidR="000728C4" w:rsidRDefault="000728C4" w:rsidP="000728C4">
      <w:pPr>
        <w:pStyle w:val="NoSpacing"/>
        <w:numPr>
          <w:ilvl w:val="0"/>
          <w:numId w:val="25"/>
        </w:numPr>
      </w:pPr>
      <w:r>
        <w:t xml:space="preserve">Property </w:t>
      </w:r>
      <w:r>
        <w:rPr>
          <w:i/>
        </w:rPr>
        <w:t xml:space="preserve">memory </w:t>
      </w:r>
      <w:r>
        <w:t xml:space="preserve"> has value 2048</w:t>
      </w:r>
    </w:p>
    <w:p w:rsidR="000728C4" w:rsidRDefault="000728C4" w:rsidP="000728C4">
      <w:pPr>
        <w:pStyle w:val="NoSpacing"/>
        <w:numPr>
          <w:ilvl w:val="0"/>
          <w:numId w:val="25"/>
        </w:numPr>
      </w:pPr>
      <w:r>
        <w:t xml:space="preserve">Property </w:t>
      </w:r>
      <w:r>
        <w:rPr>
          <w:i/>
        </w:rPr>
        <w:t xml:space="preserve">storage </w:t>
      </w:r>
      <w:r>
        <w:t xml:space="preserve"> has value 200</w:t>
      </w:r>
    </w:p>
    <w:p w:rsidR="000728C4" w:rsidRDefault="000728C4" w:rsidP="000728C4">
      <w:pPr>
        <w:pStyle w:val="NoSpacing"/>
        <w:ind w:left="360"/>
      </w:pPr>
    </w:p>
    <w:p w:rsidR="000728C4" w:rsidRDefault="000728C4" w:rsidP="000728C4">
      <w:r>
        <w:t xml:space="preserve">If the conditions presented above are met, the </w:t>
      </w:r>
      <w:r w:rsidRPr="00836EA0">
        <w:rPr>
          <w:i/>
        </w:rPr>
        <w:t>QosPolicy_1</w:t>
      </w:r>
      <w:r>
        <w:t xml:space="preserve"> instance has its </w:t>
      </w:r>
      <w:r>
        <w:rPr>
          <w:i/>
        </w:rPr>
        <w:t>respected</w:t>
      </w:r>
      <w:r>
        <w:t xml:space="preserve"> property set to true. Otherwise the </w:t>
      </w:r>
      <w:r>
        <w:rPr>
          <w:i/>
        </w:rPr>
        <w:t>respected</w:t>
      </w:r>
      <w:r>
        <w:t xml:space="preserve"> property is set to </w:t>
      </w:r>
      <w:r w:rsidRPr="00A1225D">
        <w:rPr>
          <w:i/>
        </w:rPr>
        <w:t>null</w:t>
      </w:r>
      <w:r>
        <w:t xml:space="preserve">. </w:t>
      </w:r>
    </w:p>
    <w:p w:rsidR="000728C4" w:rsidRPr="00CF554C" w:rsidRDefault="000728C4" w:rsidP="000728C4">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825075" w:rsidRPr="00825075">
          <w:rPr>
            <w:rFonts w:cs="Times New Roman"/>
          </w:rPr>
          <w:t xml:space="preserve">[ </w:t>
        </w:r>
        <w:r w:rsidR="00825075" w:rsidRPr="00825075">
          <w:rPr>
            <w:rFonts w:cs="Times New Roman"/>
            <w:noProof/>
          </w:rPr>
          <w:t>53</w:t>
        </w:r>
      </w:fldSimple>
      <w:r w:rsidRPr="00CF554C">
        <w:rPr>
          <w:rFonts w:cs="Times New Roman"/>
        </w:rPr>
        <w:t xml:space="preserve"> ]which provide the interface between world </w:t>
      </w:r>
      <w:r>
        <w:rPr>
          <w:rFonts w:cs="Times New Roman"/>
        </w:rPr>
        <w:t>service center</w:t>
      </w:r>
      <w:r w:rsidRPr="00CF554C">
        <w:rPr>
          <w:rFonts w:cs="Times New Roman"/>
        </w:rPr>
        <w:t xml:space="preserve"> sensors and resources. This approach was chosen because Java </w:t>
      </w:r>
      <w:fldSimple w:instr=" REF _Ref263594408 \h  \* MERGEFORMAT ">
        <w:r w:rsidR="00825075" w:rsidRPr="00825075">
          <w:rPr>
            <w:rFonts w:cs="Times New Roman"/>
          </w:rPr>
          <w:t xml:space="preserve">[ </w:t>
        </w:r>
        <w:r w:rsidR="00825075" w:rsidRPr="00825075">
          <w:rPr>
            <w:rFonts w:cs="Times New Roman"/>
            <w:noProof/>
          </w:rPr>
          <w:t>54</w:t>
        </w:r>
      </w:fldSimple>
      <w:r w:rsidRPr="00CF554C">
        <w:rPr>
          <w:rFonts w:cs="Times New Roman"/>
        </w:rPr>
        <w:t xml:space="preserve"> ] does not provide such a tight coupling with the underlying operating system. C# </w:t>
      </w:r>
      <w:r w:rsidR="003E2112">
        <w:fldChar w:fldCharType="begin"/>
      </w:r>
      <w:r>
        <w:instrText xml:space="preserve"> REF _Ref263594420 \h  \* MERGEFORMAT </w:instrText>
      </w:r>
      <w:r w:rsidR="003E2112">
        <w:fldChar w:fldCharType="separate"/>
      </w:r>
      <w:r w:rsidR="00825075">
        <w:rPr>
          <w:b/>
          <w:bCs/>
        </w:rPr>
        <w:t>Error! Reference source not found.</w:t>
      </w:r>
      <w:r w:rsidR="003E2112">
        <w:fldChar w:fldCharType="end"/>
      </w:r>
      <w:fldSimple w:instr=" REF _Ref263594484 \h  \* MERGEFORMAT ">
        <w:r w:rsidR="00825075" w:rsidRPr="00825075">
          <w:rPr>
            <w:rFonts w:cs="Times New Roman"/>
          </w:rPr>
          <w:t xml:space="preserve">[ </w:t>
        </w:r>
        <w:r w:rsidR="00825075" w:rsidRPr="00825075">
          <w:rPr>
            <w:rFonts w:cs="Times New Roman"/>
            <w:noProof/>
          </w:rPr>
          <w:t>57</w:t>
        </w:r>
      </w:fldSimple>
      <w:r w:rsidRPr="00CF554C">
        <w:rPr>
          <w:rFonts w:cs="Times New Roman"/>
        </w:rPr>
        <w:t xml:space="preserve"> ] provides access to the underlying operating system’s functions and thus allows access and real time monitoring of system’s hardware.</w:t>
      </w:r>
    </w:p>
    <w:p w:rsidR="000728C4" w:rsidRPr="00CF554C" w:rsidRDefault="000728C4" w:rsidP="000728C4">
      <w:pPr>
        <w:pStyle w:val="Heading2"/>
        <w:keepNext/>
        <w:keepLines/>
        <w:numPr>
          <w:ilvl w:val="1"/>
          <w:numId w:val="38"/>
        </w:numPr>
        <w:spacing w:line="276" w:lineRule="auto"/>
        <w:rPr>
          <w:rFonts w:cs="Times New Roman"/>
        </w:rPr>
      </w:pPr>
      <w:bookmarkStart w:id="367" w:name="_Toc264798581"/>
      <w:bookmarkStart w:id="368" w:name="_Toc264737213"/>
      <w:bookmarkStart w:id="369" w:name="_Toc264995443"/>
      <w:r w:rsidRPr="00CF554C">
        <w:rPr>
          <w:rFonts w:cs="Times New Roman"/>
        </w:rPr>
        <w:t>System Output</w:t>
      </w:r>
      <w:bookmarkEnd w:id="367"/>
      <w:bookmarkEnd w:id="368"/>
      <w:bookmarkEnd w:id="369"/>
    </w:p>
    <w:p w:rsidR="000728C4" w:rsidRPr="00CF554C" w:rsidRDefault="000728C4" w:rsidP="000728C4">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xml:space="preserve">. Having two system management components, one for environment self-healing and one for </w:t>
      </w:r>
      <w:r>
        <w:rPr>
          <w:rFonts w:cs="Times New Roman"/>
        </w:rPr>
        <w:t>service center</w:t>
      </w:r>
      <w:r w:rsidRPr="00CF554C">
        <w:rPr>
          <w:rFonts w:cs="Times New Roman"/>
        </w:rPr>
        <w:t xml:space="preserve">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0728C4" w:rsidRPr="00CF554C" w:rsidRDefault="000728C4" w:rsidP="000728C4">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sidR="003E2112">
        <w:rPr>
          <w:rFonts w:cs="Times New Roman"/>
        </w:rPr>
        <w:fldChar w:fldCharType="begin"/>
      </w:r>
      <w:r>
        <w:rPr>
          <w:rFonts w:cs="Times New Roman"/>
        </w:rPr>
        <w:instrText xml:space="preserve"> REF _Ref264203228 \h </w:instrText>
      </w:r>
      <w:r w:rsidR="003E2112">
        <w:rPr>
          <w:rFonts w:cs="Times New Roman"/>
        </w:rPr>
      </w:r>
      <w:r w:rsidR="003E2112">
        <w:rPr>
          <w:rFonts w:cs="Times New Roman"/>
        </w:rPr>
        <w:fldChar w:fldCharType="separate"/>
      </w:r>
      <w:r w:rsidR="00825075" w:rsidRPr="00CF554C">
        <w:t xml:space="preserve">Listing </w:t>
      </w:r>
      <w:r w:rsidR="00825075">
        <w:rPr>
          <w:noProof/>
        </w:rPr>
        <w:t>5</w:t>
      </w:r>
      <w:r w:rsidR="00825075" w:rsidRPr="00CF554C">
        <w:t>.</w:t>
      </w:r>
      <w:r w:rsidR="00825075">
        <w:rPr>
          <w:noProof/>
        </w:rPr>
        <w:t>2</w:t>
      </w:r>
      <w:r w:rsidR="003E2112">
        <w:rPr>
          <w:rFonts w:cs="Times New Roman"/>
        </w:rPr>
        <w:fldChar w:fldCharType="end"/>
      </w:r>
      <w:r>
        <w:rPr>
          <w:rFonts w:cs="Times New Roman"/>
        </w:rPr>
        <w:t xml:space="preserve">. In the presented example three policies where broken (the yellow entries in the log). The resulting repairing action resulted </w:t>
      </w:r>
      <w:r>
        <w:rPr>
          <w:rFonts w:cs="Times New Roman"/>
        </w:rPr>
        <w:lastRenderedPageBreak/>
        <w:t>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rPr>
            </w:pPr>
            <w:bookmarkStart w:id="370" w:name="_Ref264203228"/>
            <w:bookmarkStart w:id="371" w:name="_Toc264370233"/>
            <w:r w:rsidRPr="00CF554C">
              <w:rPr>
                <w:color w:val="auto"/>
              </w:rPr>
              <w:t xml:space="preserve">Listing </w:t>
            </w:r>
            <w:r w:rsidR="003E2112" w:rsidRPr="00CF554C">
              <w:rPr>
                <w:color w:val="auto"/>
              </w:rPr>
              <w:fldChar w:fldCharType="begin"/>
            </w:r>
            <w:r w:rsidRPr="00CF554C">
              <w:rPr>
                <w:color w:val="auto"/>
              </w:rPr>
              <w:instrText xml:space="preserve"> STYLEREF 1 \s </w:instrText>
            </w:r>
            <w:r w:rsidR="003E2112" w:rsidRPr="00CF554C">
              <w:rPr>
                <w:color w:val="auto"/>
              </w:rPr>
              <w:fldChar w:fldCharType="separate"/>
            </w:r>
            <w:r w:rsidR="00825075">
              <w:rPr>
                <w:noProof/>
                <w:color w:val="auto"/>
              </w:rPr>
              <w:t>5</w:t>
            </w:r>
            <w:r w:rsidR="003E2112" w:rsidRPr="00CF554C">
              <w:rPr>
                <w:color w:val="auto"/>
              </w:rPr>
              <w:fldChar w:fldCharType="end"/>
            </w:r>
            <w:r w:rsidRPr="00CF554C">
              <w:rPr>
                <w:color w:val="auto"/>
              </w:rPr>
              <w:t>.</w:t>
            </w:r>
            <w:r w:rsidR="003E2112" w:rsidRPr="00CF554C">
              <w:rPr>
                <w:color w:val="auto"/>
              </w:rPr>
              <w:fldChar w:fldCharType="begin"/>
            </w:r>
            <w:r w:rsidRPr="00CF554C">
              <w:rPr>
                <w:color w:val="auto"/>
              </w:rPr>
              <w:instrText xml:space="preserve"> SEQ Listing \* ARABIC \s 1 </w:instrText>
            </w:r>
            <w:r w:rsidR="003E2112" w:rsidRPr="00CF554C">
              <w:rPr>
                <w:color w:val="auto"/>
              </w:rPr>
              <w:fldChar w:fldCharType="separate"/>
            </w:r>
            <w:r w:rsidR="00825075">
              <w:rPr>
                <w:noProof/>
                <w:color w:val="auto"/>
              </w:rPr>
              <w:t>2</w:t>
            </w:r>
            <w:r w:rsidR="003E2112" w:rsidRPr="00CF554C">
              <w:rPr>
                <w:color w:val="auto"/>
              </w:rPr>
              <w:fldChar w:fldCharType="end"/>
            </w:r>
            <w:bookmarkEnd w:id="370"/>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bookmarkEnd w:id="371"/>
          </w:p>
        </w:tc>
      </w:tr>
      <w:tr w:rsidR="000728C4" w:rsidRPr="00CF554C" w:rsidTr="00AE06C9">
        <w:tc>
          <w:tcPr>
            <w:tcW w:w="9576" w:type="dxa"/>
          </w:tcPr>
          <w:p w:rsidR="000728C4" w:rsidRPr="005C6136" w:rsidRDefault="000728C4" w:rsidP="00AE06C9">
            <w:pPr>
              <w:keepNext/>
              <w:rPr>
                <w:sz w:val="2"/>
                <w:szCs w:val="2"/>
              </w:rPr>
            </w:pPr>
          </w:p>
          <w:p w:rsidR="000728C4" w:rsidRDefault="000728C4" w:rsidP="00AE06C9">
            <w:pPr>
              <w:keepNext/>
            </w:pPr>
            <w:r w:rsidRPr="00CF554C">
              <w:rPr>
                <w:noProof/>
                <w:lang w:bidi="ar-SA"/>
              </w:rPr>
              <w:drawing>
                <wp:inline distT="0" distB="0" distL="0" distR="0">
                  <wp:extent cx="3062413" cy="3181350"/>
                  <wp:effectExtent l="19050" t="0" r="4637" b="0"/>
                  <wp:docPr id="28"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8" cstate="print"/>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p w:rsidR="000728C4" w:rsidRPr="005C6136" w:rsidRDefault="000728C4" w:rsidP="00AE06C9">
            <w:pPr>
              <w:keepNext/>
              <w:rPr>
                <w:sz w:val="2"/>
                <w:szCs w:val="2"/>
              </w:rPr>
            </w:pPr>
          </w:p>
        </w:tc>
      </w:tr>
    </w:tbl>
    <w:p w:rsidR="000728C4" w:rsidRPr="00CF554C" w:rsidRDefault="000728C4" w:rsidP="000728C4">
      <w:pPr>
        <w:pStyle w:val="Caption"/>
        <w:jc w:val="center"/>
        <w:rPr>
          <w:rFonts w:cs="Times New Roman"/>
          <w:color w:val="000000" w:themeColor="text1"/>
        </w:rPr>
      </w:pPr>
      <w:r w:rsidRPr="00CF554C">
        <w:rPr>
          <w:rFonts w:cs="Times New Roman"/>
          <w:color w:val="000000" w:themeColor="text1"/>
        </w:rPr>
        <w:t xml:space="preserve"> </w:t>
      </w:r>
    </w:p>
    <w:p w:rsidR="000728C4" w:rsidRDefault="000728C4" w:rsidP="000728C4">
      <w:pPr>
        <w:pStyle w:val="Heading2"/>
        <w:keepNext/>
        <w:keepLines/>
        <w:numPr>
          <w:ilvl w:val="1"/>
          <w:numId w:val="38"/>
        </w:numPr>
        <w:spacing w:line="276" w:lineRule="auto"/>
        <w:rPr>
          <w:rFonts w:cs="Times New Roman"/>
        </w:rPr>
      </w:pPr>
      <w:bookmarkStart w:id="372" w:name="_Toc264798582"/>
      <w:bookmarkStart w:id="373" w:name="_Toc264737214"/>
      <w:bookmarkStart w:id="374" w:name="_Toc264995444"/>
      <w:r>
        <w:rPr>
          <w:rFonts w:cs="Times New Roman"/>
        </w:rPr>
        <w:t>Implementation Technology</w:t>
      </w:r>
      <w:bookmarkEnd w:id="372"/>
      <w:bookmarkEnd w:id="373"/>
      <w:bookmarkEnd w:id="374"/>
    </w:p>
    <w:p w:rsidR="000728C4" w:rsidRPr="004E00F4" w:rsidRDefault="000728C4" w:rsidP="000728C4">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825075" w:rsidRPr="00825075">
          <w:rPr>
            <w:rFonts w:cs="Times New Roman"/>
          </w:rPr>
          <w:t xml:space="preserve">[ </w:t>
        </w:r>
        <w:r w:rsidR="00825075" w:rsidRPr="00825075">
          <w:rPr>
            <w:rFonts w:cs="Times New Roman"/>
            <w:noProof/>
          </w:rPr>
          <w:t>48</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sidR="003E2112">
        <w:rPr>
          <w:rStyle w:val="apple-style-span"/>
          <w:rFonts w:cs="Times New Roman"/>
        </w:rPr>
        <w:fldChar w:fldCharType="begin"/>
      </w:r>
      <w:r>
        <w:rPr>
          <w:rStyle w:val="apple-style-span"/>
          <w:rFonts w:cs="Times New Roman"/>
        </w:rPr>
        <w:instrText xml:space="preserve"> REF _Ref263594408 \h </w:instrText>
      </w:r>
      <w:r w:rsidR="003E2112">
        <w:rPr>
          <w:rStyle w:val="apple-style-span"/>
          <w:rFonts w:cs="Times New Roman"/>
        </w:rPr>
      </w:r>
      <w:r w:rsidR="003E2112">
        <w:rPr>
          <w:rStyle w:val="apple-style-span"/>
          <w:rFonts w:cs="Times New Roman"/>
        </w:rPr>
        <w:fldChar w:fldCharType="separate"/>
      </w:r>
      <w:r w:rsidR="00825075" w:rsidRPr="0038514E">
        <w:rPr>
          <w:rFonts w:cs="Times New Roman"/>
          <w:sz w:val="22"/>
        </w:rPr>
        <w:t xml:space="preserve">[ </w:t>
      </w:r>
      <w:r w:rsidR="00825075">
        <w:rPr>
          <w:rFonts w:cs="Times New Roman"/>
          <w:noProof/>
          <w:sz w:val="22"/>
        </w:rPr>
        <w:t>54</w:t>
      </w:r>
      <w:r w:rsidR="003E2112">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825075" w:rsidRPr="00825075">
          <w:rPr>
            <w:rFonts w:cs="Times New Roman"/>
          </w:rPr>
          <w:t xml:space="preserve">[ </w:t>
        </w:r>
        <w:r w:rsidR="00825075" w:rsidRPr="00825075">
          <w:rPr>
            <w:rFonts w:cs="Times New Roman"/>
            <w:noProof/>
          </w:rPr>
          <w:t>51</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825075" w:rsidRPr="00825075">
          <w:rPr>
            <w:rFonts w:cs="Times New Roman"/>
          </w:rPr>
          <w:t xml:space="preserve">[ </w:t>
        </w:r>
        <w:r w:rsidR="00825075" w:rsidRPr="00825075">
          <w:rPr>
            <w:rFonts w:cs="Times New Roman"/>
            <w:noProof/>
          </w:rPr>
          <w:t>49</w:t>
        </w:r>
      </w:fldSimple>
      <w:r w:rsidRPr="004E00F4">
        <w:rPr>
          <w:rFonts w:cs="Times New Roman"/>
        </w:rPr>
        <w:t xml:space="preserve"> ].</w:t>
      </w:r>
    </w:p>
    <w:p w:rsidR="000728C4" w:rsidRPr="00CF554C" w:rsidRDefault="000728C4" w:rsidP="000728C4">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0728C4" w:rsidRPr="00CF554C" w:rsidRDefault="000728C4" w:rsidP="000728C4">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0728C4" w:rsidRPr="00CF554C" w:rsidRDefault="000728C4" w:rsidP="000728C4">
      <w:pPr>
        <w:keepNext/>
        <w:jc w:val="center"/>
        <w:rPr>
          <w:rFonts w:cs="Times New Roman"/>
        </w:rPr>
      </w:pPr>
      <w:r w:rsidRPr="00CF554C">
        <w:rPr>
          <w:rFonts w:cs="Times New Roman"/>
          <w:noProof/>
          <w:lang w:bidi="ar-SA"/>
        </w:rPr>
        <w:lastRenderedPageBreak/>
        <w:drawing>
          <wp:inline distT="0" distB="0" distL="0" distR="0">
            <wp:extent cx="3384108" cy="2500479"/>
            <wp:effectExtent l="19050" t="19050" r="25842" b="14121"/>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375" w:name="_Ref264206686"/>
      <w:bookmarkStart w:id="376" w:name="_Toc264369123"/>
      <w:bookmarkStart w:id="377" w:name="_Toc264798637"/>
      <w:bookmarkStart w:id="378" w:name="_Toc264916815"/>
      <w:bookmarkStart w:id="379" w:name="_Toc264920369"/>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5</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3</w:t>
      </w:r>
      <w:r w:rsidR="003E2112">
        <w:rPr>
          <w:rFonts w:cs="Times New Roman"/>
          <w:color w:val="auto"/>
        </w:rPr>
        <w:fldChar w:fldCharType="end"/>
      </w:r>
      <w:bookmarkEnd w:id="375"/>
      <w:r w:rsidRPr="00CF554C">
        <w:rPr>
          <w:rFonts w:cs="Times New Roman"/>
          <w:color w:val="auto"/>
        </w:rPr>
        <w:t>: Jade Architecture</w:t>
      </w:r>
      <w:bookmarkEnd w:id="376"/>
      <w:bookmarkEnd w:id="377"/>
      <w:bookmarkEnd w:id="378"/>
      <w:bookmarkEnd w:id="379"/>
    </w:p>
    <w:p w:rsidR="000728C4" w:rsidRDefault="003E2112" w:rsidP="000728C4">
      <w:pPr>
        <w:ind w:firstLine="720"/>
        <w:rPr>
          <w:rFonts w:cs="Times New Roman"/>
        </w:rPr>
      </w:pPr>
      <w:r>
        <w:rPr>
          <w:rFonts w:cs="Times New Roman"/>
        </w:rPr>
        <w:fldChar w:fldCharType="begin"/>
      </w:r>
      <w:r w:rsidR="000728C4">
        <w:rPr>
          <w:rFonts w:cs="Times New Roman"/>
        </w:rPr>
        <w:instrText xml:space="preserve"> REF _Ref264206686 \h </w:instrText>
      </w:r>
      <w:r>
        <w:rPr>
          <w:rFonts w:cs="Times New Roman"/>
        </w:rPr>
      </w:r>
      <w:r>
        <w:rPr>
          <w:rFonts w:cs="Times New Roman"/>
        </w:rPr>
        <w:fldChar w:fldCharType="separate"/>
      </w:r>
      <w:r w:rsidR="00825075" w:rsidRPr="00CF554C">
        <w:rPr>
          <w:rFonts w:cs="Times New Roman"/>
        </w:rPr>
        <w:t xml:space="preserve">Figure </w:t>
      </w:r>
      <w:r w:rsidR="00825075">
        <w:rPr>
          <w:rFonts w:cs="Times New Roman"/>
          <w:noProof/>
        </w:rPr>
        <w:t>5</w:t>
      </w:r>
      <w:r w:rsidR="00825075">
        <w:rPr>
          <w:rFonts w:cs="Times New Roman"/>
        </w:rPr>
        <w:t>.</w:t>
      </w:r>
      <w:r w:rsidR="00825075">
        <w:rPr>
          <w:rFonts w:cs="Times New Roman"/>
          <w:noProof/>
        </w:rPr>
        <w:t>3</w:t>
      </w:r>
      <w:r>
        <w:rPr>
          <w:rFonts w:cs="Times New Roman"/>
        </w:rPr>
        <w:fldChar w:fldCharType="end"/>
      </w:r>
      <w:r w:rsidR="000728C4">
        <w:rPr>
          <w:rFonts w:cs="Times New Roman"/>
        </w:rPr>
        <w:t xml:space="preserve"> presents the basic Jade architecture. Each Jade instance is called a </w:t>
      </w:r>
      <w:r w:rsidR="000728C4" w:rsidRPr="009433F4">
        <w:rPr>
          <w:rFonts w:cs="Times New Roman"/>
          <w:i/>
        </w:rPr>
        <w:t>container</w:t>
      </w:r>
      <w:r w:rsidR="000728C4">
        <w:rPr>
          <w:rFonts w:cs="Times New Roman"/>
        </w:rPr>
        <w:t xml:space="preserve">, since it contains agents </w:t>
      </w:r>
      <w:r>
        <w:rPr>
          <w:rFonts w:cs="Times New Roman"/>
        </w:rPr>
        <w:fldChar w:fldCharType="begin"/>
      </w:r>
      <w:r w:rsidR="000728C4">
        <w:rPr>
          <w:rFonts w:cs="Times New Roman"/>
        </w:rPr>
        <w:instrText xml:space="preserve"> REF _Ref263672009 \h </w:instrText>
      </w:r>
      <w:r>
        <w:rPr>
          <w:rFonts w:cs="Times New Roman"/>
        </w:rPr>
      </w:r>
      <w:r>
        <w:rPr>
          <w:rFonts w:cs="Times New Roman"/>
        </w:rPr>
        <w:fldChar w:fldCharType="separate"/>
      </w:r>
      <w:r w:rsidR="00825075" w:rsidRPr="0038514E">
        <w:rPr>
          <w:rFonts w:cs="Times New Roman"/>
          <w:sz w:val="22"/>
        </w:rPr>
        <w:t xml:space="preserve">[ </w:t>
      </w:r>
      <w:r w:rsidR="00825075">
        <w:rPr>
          <w:rFonts w:cs="Times New Roman"/>
          <w:noProof/>
          <w:sz w:val="22"/>
        </w:rPr>
        <w:t>49</w:t>
      </w:r>
      <w:r>
        <w:rPr>
          <w:rFonts w:cs="Times New Roman"/>
        </w:rPr>
        <w:fldChar w:fldCharType="end"/>
      </w:r>
      <w:r w:rsidR="000728C4">
        <w:rPr>
          <w:rFonts w:cs="Times New Roman"/>
        </w:rPr>
        <w:t xml:space="preserve"> ]. The set of all Jade containers is called a platform. As represented in the architecture, Jade can run on almost any computing device, from </w:t>
      </w:r>
      <w:r w:rsidR="000728C4" w:rsidRPr="00C25C62">
        <w:rPr>
          <w:rFonts w:cs="Times New Roman"/>
        </w:rPr>
        <w:t xml:space="preserve">a </w:t>
      </w:r>
      <w:r w:rsidR="000728C4">
        <w:rPr>
          <w:rFonts w:cs="Times New Roman"/>
        </w:rPr>
        <w:t xml:space="preserve">J2ME </w:t>
      </w:r>
      <w:r>
        <w:rPr>
          <w:rFonts w:cs="Times New Roman"/>
        </w:rPr>
        <w:fldChar w:fldCharType="begin"/>
      </w:r>
      <w:r w:rsidR="000728C4">
        <w:rPr>
          <w:rFonts w:cs="Times New Roman"/>
        </w:rPr>
        <w:instrText xml:space="preserve"> REF _Ref264207013 \h </w:instrText>
      </w:r>
      <w:r>
        <w:rPr>
          <w:rFonts w:cs="Times New Roman"/>
        </w:rPr>
      </w:r>
      <w:r>
        <w:rPr>
          <w:rFonts w:cs="Times New Roman"/>
        </w:rPr>
        <w:fldChar w:fldCharType="separate"/>
      </w:r>
      <w:r w:rsidR="00825075" w:rsidRPr="0038514E">
        <w:rPr>
          <w:rFonts w:cs="Times New Roman"/>
          <w:sz w:val="22"/>
        </w:rPr>
        <w:t xml:space="preserve">[ </w:t>
      </w:r>
      <w:r w:rsidR="00825075">
        <w:rPr>
          <w:rFonts w:cs="Times New Roman"/>
          <w:noProof/>
          <w:sz w:val="22"/>
        </w:rPr>
        <w:t>55</w:t>
      </w:r>
      <w:r>
        <w:rPr>
          <w:rFonts w:cs="Times New Roman"/>
        </w:rPr>
        <w:fldChar w:fldCharType="end"/>
      </w:r>
      <w:r w:rsidR="000728C4">
        <w:rPr>
          <w:rFonts w:cs="Times New Roman"/>
        </w:rPr>
        <w:t xml:space="preserve"> ] </w:t>
      </w:r>
      <w:r w:rsidR="000728C4" w:rsidRPr="00C25C62">
        <w:rPr>
          <w:rFonts w:cs="Times New Roman"/>
        </w:rPr>
        <w:t xml:space="preserve"> compatible mobile phone</w:t>
      </w:r>
      <w:r w:rsidR="000728C4">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0728C4" w:rsidRDefault="000728C4" w:rsidP="000728C4">
      <w:pPr>
        <w:ind w:firstLine="720"/>
        <w:rPr>
          <w:rFonts w:cs="Times New Roman"/>
        </w:rPr>
      </w:pPr>
      <w:r>
        <w:rPr>
          <w:rFonts w:cs="Times New Roman"/>
        </w:rPr>
        <w:t xml:space="preserve">Jade provides an asynchronous inter-agent communication mechanism applied in </w:t>
      </w:r>
      <w:r w:rsidR="003E2112">
        <w:rPr>
          <w:rFonts w:cs="Times New Roman"/>
        </w:rPr>
        <w:fldChar w:fldCharType="begin"/>
      </w:r>
      <w:r>
        <w:rPr>
          <w:rFonts w:cs="Times New Roman"/>
        </w:rPr>
        <w:instrText xml:space="preserve"> REF _Ref264211530 \h </w:instrText>
      </w:r>
      <w:r w:rsidR="003E2112">
        <w:rPr>
          <w:rFonts w:cs="Times New Roman"/>
        </w:rPr>
      </w:r>
      <w:r w:rsidR="003E2112">
        <w:rPr>
          <w:rFonts w:cs="Times New Roman"/>
        </w:rPr>
        <w:fldChar w:fldCharType="separate"/>
      </w:r>
      <w:r w:rsidR="00825075" w:rsidRPr="00E00CEE">
        <w:t xml:space="preserve">Figure </w:t>
      </w:r>
      <w:r w:rsidR="00825075">
        <w:rPr>
          <w:noProof/>
        </w:rPr>
        <w:t>5</w:t>
      </w:r>
      <w:r w:rsidR="00825075">
        <w:t>.</w:t>
      </w:r>
      <w:r w:rsidR="00825075">
        <w:rPr>
          <w:noProof/>
        </w:rPr>
        <w:t>4</w:t>
      </w:r>
      <w:r w:rsidR="003E2112">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0728C4" w:rsidRDefault="000728C4" w:rsidP="000728C4">
      <w:pPr>
        <w:keepNext/>
        <w:jc w:val="center"/>
      </w:pPr>
      <w:r>
        <w:rPr>
          <w:rFonts w:cs="Times New Roman"/>
          <w:noProof/>
          <w:lang w:bidi="ar-SA"/>
        </w:rPr>
        <w:drawing>
          <wp:inline distT="0" distB="0" distL="0" distR="0">
            <wp:extent cx="3960375" cy="1579173"/>
            <wp:effectExtent l="19050" t="19050" r="21075" b="21027"/>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0728C4" w:rsidRPr="00E00CEE" w:rsidRDefault="000728C4" w:rsidP="000728C4">
      <w:pPr>
        <w:pStyle w:val="Caption"/>
        <w:jc w:val="center"/>
        <w:rPr>
          <w:rFonts w:cs="Times New Roman"/>
          <w:color w:val="auto"/>
        </w:rPr>
      </w:pPr>
      <w:bookmarkStart w:id="380" w:name="_Ref264211530"/>
      <w:bookmarkStart w:id="381" w:name="_Toc264369124"/>
      <w:bookmarkStart w:id="382" w:name="_Toc264798638"/>
      <w:bookmarkStart w:id="383" w:name="_Toc264916816"/>
      <w:bookmarkStart w:id="384" w:name="_Toc264920370"/>
      <w:r w:rsidRPr="00E00CEE">
        <w:rPr>
          <w:color w:val="auto"/>
        </w:rPr>
        <w:t xml:space="preserve">Figure </w:t>
      </w:r>
      <w:r w:rsidR="003E2112">
        <w:rPr>
          <w:color w:val="auto"/>
        </w:rPr>
        <w:fldChar w:fldCharType="begin"/>
      </w:r>
      <w:r>
        <w:rPr>
          <w:color w:val="auto"/>
        </w:rPr>
        <w:instrText xml:space="preserve"> STYLEREF 1 \s </w:instrText>
      </w:r>
      <w:r w:rsidR="003E2112">
        <w:rPr>
          <w:color w:val="auto"/>
        </w:rPr>
        <w:fldChar w:fldCharType="separate"/>
      </w:r>
      <w:r w:rsidR="00825075">
        <w:rPr>
          <w:noProof/>
          <w:color w:val="auto"/>
        </w:rPr>
        <w:t>5</w:t>
      </w:r>
      <w:r w:rsidR="003E2112">
        <w:rPr>
          <w:color w:val="auto"/>
        </w:rPr>
        <w:fldChar w:fldCharType="end"/>
      </w:r>
      <w:r>
        <w:rPr>
          <w:color w:val="auto"/>
        </w:rPr>
        <w:t>.</w:t>
      </w:r>
      <w:r w:rsidR="003E2112">
        <w:rPr>
          <w:color w:val="auto"/>
        </w:rPr>
        <w:fldChar w:fldCharType="begin"/>
      </w:r>
      <w:r>
        <w:rPr>
          <w:color w:val="auto"/>
        </w:rPr>
        <w:instrText xml:space="preserve"> SEQ Figure \* ARABIC \s 1 </w:instrText>
      </w:r>
      <w:r w:rsidR="003E2112">
        <w:rPr>
          <w:color w:val="auto"/>
        </w:rPr>
        <w:fldChar w:fldCharType="separate"/>
      </w:r>
      <w:r w:rsidR="00825075">
        <w:rPr>
          <w:noProof/>
          <w:color w:val="auto"/>
        </w:rPr>
        <w:t>4</w:t>
      </w:r>
      <w:r w:rsidR="003E2112">
        <w:rPr>
          <w:color w:val="auto"/>
        </w:rPr>
        <w:fldChar w:fldCharType="end"/>
      </w:r>
      <w:bookmarkEnd w:id="380"/>
      <w:r w:rsidRPr="00E00CEE">
        <w:rPr>
          <w:color w:val="auto"/>
        </w:rPr>
        <w:t>: Jade Asynchronous Message Passing Mechanism</w:t>
      </w:r>
      <w:bookmarkEnd w:id="381"/>
      <w:bookmarkEnd w:id="382"/>
      <w:bookmarkEnd w:id="383"/>
      <w:bookmarkEnd w:id="384"/>
    </w:p>
    <w:p w:rsidR="000728C4" w:rsidRPr="00C25C62" w:rsidRDefault="000728C4" w:rsidP="000728C4">
      <w:pPr>
        <w:ind w:firstLine="720"/>
        <w:rPr>
          <w:rFonts w:cs="Times New Roman"/>
        </w:rPr>
      </w:pPr>
      <w:r>
        <w:rPr>
          <w:rFonts w:cs="Times New Roman"/>
        </w:rPr>
        <w:t xml:space="preserve">Jade agents can communicate using various protocols, but for this implementation Java Serialization was used. Another important communication protocol supported by Jade is FIPA SL language </w:t>
      </w:r>
      <w:r w:rsidR="003E2112">
        <w:rPr>
          <w:rFonts w:cs="Times New Roman"/>
        </w:rPr>
        <w:fldChar w:fldCharType="begin"/>
      </w:r>
      <w:r>
        <w:rPr>
          <w:rFonts w:cs="Times New Roman"/>
        </w:rPr>
        <w:instrText xml:space="preserve"> REF _Ref264207925 \h </w:instrText>
      </w:r>
      <w:r w:rsidR="003E2112">
        <w:rPr>
          <w:rFonts w:cs="Times New Roman"/>
        </w:rPr>
      </w:r>
      <w:r w:rsidR="003E2112">
        <w:rPr>
          <w:rFonts w:cs="Times New Roman"/>
        </w:rPr>
        <w:fldChar w:fldCharType="separate"/>
      </w:r>
      <w:r w:rsidR="00825075" w:rsidRPr="0038514E">
        <w:rPr>
          <w:rFonts w:cs="Times New Roman"/>
          <w:sz w:val="22"/>
        </w:rPr>
        <w:t xml:space="preserve">[ </w:t>
      </w:r>
      <w:r w:rsidR="00825075">
        <w:rPr>
          <w:rFonts w:cs="Times New Roman"/>
          <w:noProof/>
          <w:sz w:val="22"/>
        </w:rPr>
        <w:t>52</w:t>
      </w:r>
      <w:r w:rsidR="003E2112">
        <w:rPr>
          <w:rFonts w:cs="Times New Roman"/>
        </w:rPr>
        <w:fldChar w:fldCharType="end"/>
      </w:r>
      <w:r>
        <w:rPr>
          <w:rFonts w:cs="Times New Roman"/>
        </w:rPr>
        <w:t xml:space="preserve"> ] . By using FIPA SL languages two agents communicate using a common </w:t>
      </w:r>
      <w:r>
        <w:rPr>
          <w:rFonts w:cs="Times New Roman"/>
        </w:rPr>
        <w:lastRenderedPageBreak/>
        <w:t>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0728C4" w:rsidRPr="00CF554C" w:rsidRDefault="000728C4" w:rsidP="000728C4">
      <w:pPr>
        <w:pStyle w:val="Heading2"/>
        <w:keepNext/>
        <w:keepLines/>
        <w:numPr>
          <w:ilvl w:val="1"/>
          <w:numId w:val="38"/>
        </w:numPr>
        <w:spacing w:line="276" w:lineRule="auto"/>
        <w:rPr>
          <w:rFonts w:cs="Times New Roman"/>
        </w:rPr>
      </w:pPr>
      <w:bookmarkStart w:id="385" w:name="_Toc264798583"/>
      <w:bookmarkStart w:id="386" w:name="_Toc264737215"/>
      <w:bookmarkStart w:id="387" w:name="_Toc264995445"/>
      <w:r w:rsidRPr="00CF554C">
        <w:rPr>
          <w:rFonts w:cs="Times New Roman"/>
        </w:rPr>
        <w:t>Ontology Representation Implementation</w:t>
      </w:r>
      <w:bookmarkEnd w:id="385"/>
      <w:bookmarkEnd w:id="386"/>
      <w:bookmarkEnd w:id="387"/>
    </w:p>
    <w:p w:rsidR="000728C4" w:rsidRPr="00CF554C" w:rsidRDefault="000728C4" w:rsidP="000728C4">
      <w:pPr>
        <w:pStyle w:val="Heading3"/>
        <w:keepNext/>
        <w:keepLines/>
        <w:numPr>
          <w:ilvl w:val="2"/>
          <w:numId w:val="38"/>
        </w:numPr>
        <w:spacing w:line="276" w:lineRule="auto"/>
        <w:rPr>
          <w:rFonts w:cs="Times New Roman"/>
        </w:rPr>
      </w:pPr>
      <w:bookmarkStart w:id="388" w:name="_Toc264798584"/>
      <w:bookmarkStart w:id="389" w:name="_Toc264737216"/>
      <w:bookmarkStart w:id="390" w:name="_Toc264995446"/>
      <w:r w:rsidRPr="00CF554C">
        <w:rPr>
          <w:rFonts w:cs="Times New Roman"/>
        </w:rPr>
        <w:t>Environment Ontology Implementation</w:t>
      </w:r>
      <w:bookmarkEnd w:id="388"/>
      <w:bookmarkEnd w:id="389"/>
      <w:bookmarkEnd w:id="390"/>
    </w:p>
    <w:p w:rsidR="000728C4" w:rsidRPr="00CF554C" w:rsidRDefault="000728C4" w:rsidP="000728C4">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3E2112">
        <w:rPr>
          <w:rFonts w:cs="Times New Roman"/>
        </w:rPr>
        <w:fldChar w:fldCharType="begin"/>
      </w:r>
      <w:r>
        <w:rPr>
          <w:rFonts w:cs="Times New Roman"/>
        </w:rPr>
        <w:instrText xml:space="preserve"> REF _Ref264210191 \h </w:instrText>
      </w:r>
      <w:r w:rsidR="003E2112">
        <w:rPr>
          <w:rFonts w:cs="Times New Roman"/>
        </w:rPr>
      </w:r>
      <w:r w:rsidR="003E2112">
        <w:rPr>
          <w:rFonts w:cs="Times New Roman"/>
        </w:rPr>
        <w:fldChar w:fldCharType="separate"/>
      </w:r>
      <w:r w:rsidR="00825075" w:rsidRPr="0038514E">
        <w:rPr>
          <w:rFonts w:cs="Times New Roman"/>
          <w:sz w:val="22"/>
        </w:rPr>
        <w:t xml:space="preserve">[ </w:t>
      </w:r>
      <w:r w:rsidR="00825075">
        <w:rPr>
          <w:rFonts w:cs="Times New Roman"/>
          <w:noProof/>
          <w:sz w:val="22"/>
        </w:rPr>
        <w:t>46</w:t>
      </w:r>
      <w:r w:rsidR="003E2112">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825075" w:rsidRPr="00825075">
          <w:rPr>
            <w:rFonts w:cs="Times New Roman"/>
          </w:rPr>
          <w:t xml:space="preserve">[ </w:t>
        </w:r>
        <w:r w:rsidR="00825075" w:rsidRPr="00825075">
          <w:rPr>
            <w:rFonts w:cs="Times New Roman"/>
            <w:noProof/>
          </w:rPr>
          <w:t>31</w:t>
        </w:r>
      </w:fldSimple>
      <w:r w:rsidRPr="00CF554C">
        <w:rPr>
          <w:rFonts w:cs="Times New Roman"/>
        </w:rPr>
        <w:t xml:space="preserve"> ] by its author.</w:t>
      </w:r>
    </w:p>
    <w:p w:rsidR="000728C4" w:rsidRPr="00CF554C" w:rsidRDefault="000728C4" w:rsidP="000728C4">
      <w:pPr>
        <w:pStyle w:val="Heading3"/>
        <w:keepNext/>
        <w:keepLines/>
        <w:numPr>
          <w:ilvl w:val="2"/>
          <w:numId w:val="38"/>
        </w:numPr>
        <w:spacing w:line="276" w:lineRule="auto"/>
        <w:rPr>
          <w:rFonts w:cs="Times New Roman"/>
        </w:rPr>
      </w:pPr>
      <w:bookmarkStart w:id="391" w:name="_Toc264798585"/>
      <w:bookmarkStart w:id="392" w:name="_Toc264737217"/>
      <w:bookmarkStart w:id="393" w:name="_Toc264995447"/>
      <w:r>
        <w:rPr>
          <w:rFonts w:cs="Times New Roman"/>
        </w:rPr>
        <w:t>Service center</w:t>
      </w:r>
      <w:r w:rsidRPr="00CF554C">
        <w:rPr>
          <w:rFonts w:cs="Times New Roman"/>
        </w:rPr>
        <w:t xml:space="preserve"> Ontology Representation</w:t>
      </w:r>
      <w:bookmarkEnd w:id="391"/>
      <w:bookmarkEnd w:id="392"/>
      <w:bookmarkEnd w:id="393"/>
    </w:p>
    <w:p w:rsidR="000728C4" w:rsidRPr="00CF554C" w:rsidRDefault="000728C4" w:rsidP="000728C4">
      <w:pPr>
        <w:rPr>
          <w:rFonts w:cs="Times New Roman"/>
        </w:rPr>
      </w:pPr>
      <w:r w:rsidRPr="00CF554C">
        <w:rPr>
          <w:rFonts w:cs="Times New Roman"/>
        </w:rPr>
        <w:t xml:space="preserve">From the </w:t>
      </w:r>
      <w:r>
        <w:rPr>
          <w:rFonts w:cs="Times New Roman"/>
        </w:rPr>
        <w:t>service center</w:t>
      </w:r>
      <w:r w:rsidRPr="00CF554C">
        <w:rPr>
          <w:rFonts w:cs="Times New Roman"/>
        </w:rPr>
        <w:t xml:space="preserve">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3E2112">
        <w:rPr>
          <w:rFonts w:cs="Times New Roman"/>
        </w:rPr>
        <w:fldChar w:fldCharType="begin"/>
      </w:r>
      <w:r>
        <w:rPr>
          <w:rFonts w:cs="Times New Roman"/>
        </w:rPr>
        <w:instrText xml:space="preserve"> REF _Ref264210208 \h </w:instrText>
      </w:r>
      <w:r w:rsidR="003E2112">
        <w:rPr>
          <w:rFonts w:cs="Times New Roman"/>
        </w:rPr>
      </w:r>
      <w:r w:rsidR="003E2112">
        <w:rPr>
          <w:rFonts w:cs="Times New Roman"/>
        </w:rPr>
        <w:fldChar w:fldCharType="separate"/>
      </w:r>
      <w:r w:rsidR="00825075" w:rsidRPr="0038514E">
        <w:rPr>
          <w:rFonts w:cs="Times New Roman"/>
          <w:sz w:val="22"/>
        </w:rPr>
        <w:t xml:space="preserve">[ </w:t>
      </w:r>
      <w:r w:rsidR="00825075">
        <w:rPr>
          <w:rFonts w:cs="Times New Roman"/>
          <w:noProof/>
          <w:sz w:val="22"/>
        </w:rPr>
        <w:t>42</w:t>
      </w:r>
      <w:r w:rsidR="003E2112">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825075" w:rsidRPr="00825075">
          <w:rPr>
            <w:rFonts w:cs="Times New Roman"/>
          </w:rPr>
          <w:t xml:space="preserve">[ </w:t>
        </w:r>
        <w:r w:rsidR="00825075" w:rsidRPr="00825075">
          <w:rPr>
            <w:rFonts w:cs="Times New Roman"/>
            <w:noProof/>
          </w:rPr>
          <w:t>41</w:t>
        </w:r>
      </w:fldSimple>
      <w:r w:rsidRPr="00CF554C">
        <w:rPr>
          <w:rFonts w:cs="Times New Roman"/>
        </w:rPr>
        <w:t xml:space="preserve"> ]. Using the Protégé </w:t>
      </w:r>
      <w:fldSimple w:instr=" REF _Ref263614044 \h  \* MERGEFORMAT ">
        <w:r w:rsidR="00825075" w:rsidRPr="00825075">
          <w:rPr>
            <w:rFonts w:cs="Times New Roman"/>
          </w:rPr>
          <w:t xml:space="preserve">[ </w:t>
        </w:r>
        <w:r w:rsidR="00825075" w:rsidRPr="00825075">
          <w:rPr>
            <w:rFonts w:cs="Times New Roman"/>
            <w:noProof/>
          </w:rPr>
          <w:t>41</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r>
        <w:rPr>
          <w:rFonts w:cs="Times New Roman"/>
        </w:rPr>
        <w:t xml:space="preserve"> An example of an ontology mapped to java class hierarchy is illustrated in </w:t>
      </w:r>
      <w:r w:rsidR="003E2112">
        <w:rPr>
          <w:rFonts w:cs="Times New Roman"/>
        </w:rPr>
        <w:fldChar w:fldCharType="begin"/>
      </w:r>
      <w:r>
        <w:rPr>
          <w:rFonts w:cs="Times New Roman"/>
        </w:rPr>
        <w:instrText xml:space="preserve"> REF _Ref264277389 \h </w:instrText>
      </w:r>
      <w:r w:rsidR="003E2112">
        <w:rPr>
          <w:rFonts w:cs="Times New Roman"/>
        </w:rPr>
      </w:r>
      <w:r w:rsidR="003E2112">
        <w:rPr>
          <w:rFonts w:cs="Times New Roman"/>
        </w:rPr>
        <w:fldChar w:fldCharType="separate"/>
      </w:r>
      <w:r w:rsidR="00825075" w:rsidRPr="00CF554C">
        <w:rPr>
          <w:rFonts w:cs="Times New Roman"/>
        </w:rPr>
        <w:t xml:space="preserve">Figure </w:t>
      </w:r>
      <w:r w:rsidR="00825075">
        <w:rPr>
          <w:rFonts w:cs="Times New Roman"/>
          <w:noProof/>
        </w:rPr>
        <w:t>5</w:t>
      </w:r>
      <w:r w:rsidR="00825075">
        <w:rPr>
          <w:rFonts w:cs="Times New Roman"/>
        </w:rPr>
        <w:t>.</w:t>
      </w:r>
      <w:r w:rsidR="00825075">
        <w:rPr>
          <w:rFonts w:cs="Times New Roman"/>
          <w:noProof/>
        </w:rPr>
        <w:t>5</w:t>
      </w:r>
      <w:r w:rsidR="003E2112">
        <w:rPr>
          <w:rFonts w:cs="Times New Roman"/>
        </w:rPr>
        <w:fldChar w:fldCharType="end"/>
      </w:r>
      <w:r>
        <w:rPr>
          <w:rFonts w:cs="Times New Roman"/>
        </w:rPr>
        <w:t xml:space="preserve">. </w:t>
      </w:r>
    </w:p>
    <w:p w:rsidR="000728C4" w:rsidRPr="00CF554C" w:rsidRDefault="000728C4" w:rsidP="000728C4">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3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394" w:name="_Ref264277389"/>
      <w:bookmarkStart w:id="395" w:name="_Toc264369125"/>
      <w:bookmarkStart w:id="396" w:name="_Toc264798639"/>
      <w:bookmarkStart w:id="397" w:name="_Toc264916817"/>
      <w:bookmarkStart w:id="398" w:name="_Toc264920371"/>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5</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5</w:t>
      </w:r>
      <w:r w:rsidR="003E2112">
        <w:rPr>
          <w:rFonts w:cs="Times New Roman"/>
          <w:color w:val="auto"/>
        </w:rPr>
        <w:fldChar w:fldCharType="end"/>
      </w:r>
      <w:bookmarkEnd w:id="394"/>
      <w:r w:rsidRPr="00CF554C">
        <w:rPr>
          <w:rFonts w:cs="Times New Roman"/>
          <w:color w:val="auto"/>
        </w:rPr>
        <w:t>: Ontology to Java Code Mapping</w:t>
      </w:r>
      <w:bookmarkEnd w:id="395"/>
      <w:bookmarkEnd w:id="396"/>
      <w:bookmarkEnd w:id="397"/>
      <w:bookmarkEnd w:id="398"/>
    </w:p>
    <w:p w:rsidR="000728C4" w:rsidRPr="00CF554C" w:rsidRDefault="000728C4" w:rsidP="000728C4">
      <w:pPr>
        <w:ind w:firstLine="720"/>
        <w:rPr>
          <w:rFonts w:cs="Times New Roman"/>
        </w:rPr>
      </w:pPr>
      <w:r w:rsidRPr="00CF554C">
        <w:rPr>
          <w:rFonts w:cs="Times New Roman"/>
        </w:rPr>
        <w:t xml:space="preserve">This is a more </w:t>
      </w:r>
      <w:r>
        <w:rPr>
          <w:rFonts w:cs="Times New Roman"/>
        </w:rPr>
        <w:t>useful ontology representation because</w:t>
      </w:r>
      <w:r w:rsidRPr="00CF554C">
        <w:rPr>
          <w:rFonts w:cs="Times New Roman"/>
        </w:rPr>
        <w:t xml:space="preserve">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3E2112">
        <w:rPr>
          <w:rFonts w:cs="Times New Roman"/>
        </w:rPr>
        <w:fldChar w:fldCharType="begin"/>
      </w:r>
      <w:r>
        <w:rPr>
          <w:rFonts w:cs="Times New Roman"/>
        </w:rPr>
        <w:instrText xml:space="preserve"> REF _Ref264210281 \h </w:instrText>
      </w:r>
      <w:r w:rsidR="003E2112">
        <w:rPr>
          <w:rFonts w:cs="Times New Roman"/>
        </w:rPr>
      </w:r>
      <w:r w:rsidR="003E2112">
        <w:rPr>
          <w:rFonts w:cs="Times New Roman"/>
        </w:rPr>
        <w:fldChar w:fldCharType="separate"/>
      </w:r>
      <w:r w:rsidR="00825075" w:rsidRPr="0038514E">
        <w:rPr>
          <w:rFonts w:cs="Times New Roman"/>
          <w:sz w:val="22"/>
        </w:rPr>
        <w:t xml:space="preserve">[ </w:t>
      </w:r>
      <w:r w:rsidR="00825075">
        <w:rPr>
          <w:rFonts w:cs="Times New Roman"/>
          <w:noProof/>
          <w:sz w:val="22"/>
        </w:rPr>
        <w:t>47</w:t>
      </w:r>
      <w:r w:rsidR="003E2112">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w:t>
      </w:r>
      <w:r w:rsidRPr="00CF554C">
        <w:rPr>
          <w:rFonts w:cs="Times New Roman"/>
        </w:rPr>
        <w:lastRenderedPageBreak/>
        <w:t xml:space="preserve">by using a home-brewed policy 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0728C4" w:rsidRDefault="000728C4" w:rsidP="000728C4">
      <w:pPr>
        <w:ind w:firstLine="720"/>
        <w:rPr>
          <w:rFonts w:cs="Times New Roman"/>
        </w:rPr>
      </w:pPr>
      <w:r>
        <w:rPr>
          <w:rFonts w:cs="Times New Roman"/>
        </w:rPr>
        <w:t xml:space="preserve">In </w:t>
      </w:r>
      <w:r w:rsidR="003E2112">
        <w:rPr>
          <w:rFonts w:cs="Times New Roman"/>
        </w:rPr>
        <w:fldChar w:fldCharType="begin"/>
      </w:r>
      <w:r>
        <w:rPr>
          <w:rFonts w:cs="Times New Roman"/>
        </w:rPr>
        <w:instrText xml:space="preserve"> REF _Ref264210332 \h </w:instrText>
      </w:r>
      <w:r w:rsidR="003E2112">
        <w:rPr>
          <w:rFonts w:cs="Times New Roman"/>
        </w:rPr>
      </w:r>
      <w:r w:rsidR="003E2112">
        <w:rPr>
          <w:rFonts w:cs="Times New Roman"/>
        </w:rPr>
        <w:fldChar w:fldCharType="separate"/>
      </w:r>
      <w:r w:rsidR="00825075" w:rsidRPr="00CF554C">
        <w:rPr>
          <w:rFonts w:cs="Times New Roman"/>
        </w:rPr>
        <w:t xml:space="preserve">Figure </w:t>
      </w:r>
      <w:r w:rsidR="00825075">
        <w:rPr>
          <w:rFonts w:cs="Times New Roman"/>
          <w:noProof/>
        </w:rPr>
        <w:t>5</w:t>
      </w:r>
      <w:r w:rsidR="00825075">
        <w:rPr>
          <w:rFonts w:cs="Times New Roman"/>
        </w:rPr>
        <w:t>.</w:t>
      </w:r>
      <w:r w:rsidR="00825075">
        <w:rPr>
          <w:rFonts w:cs="Times New Roman"/>
          <w:noProof/>
        </w:rPr>
        <w:t>6</w:t>
      </w:r>
      <w:r w:rsidR="003E2112">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0728C4" w:rsidRPr="00CF554C" w:rsidRDefault="000728C4" w:rsidP="000728C4">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0728C4" w:rsidRDefault="000728C4" w:rsidP="000728C4">
      <w:pPr>
        <w:pStyle w:val="Caption"/>
        <w:jc w:val="center"/>
        <w:rPr>
          <w:rFonts w:cs="Times New Roman"/>
          <w:color w:val="auto"/>
        </w:rPr>
      </w:pPr>
      <w:bookmarkStart w:id="399" w:name="_Ref264210332"/>
      <w:bookmarkStart w:id="400" w:name="_Toc264369126"/>
      <w:bookmarkStart w:id="401" w:name="_Toc264798640"/>
      <w:bookmarkStart w:id="402" w:name="_Toc264916818"/>
      <w:bookmarkStart w:id="403" w:name="_Toc264920372"/>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5</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6</w:t>
      </w:r>
      <w:r w:rsidR="003E2112">
        <w:rPr>
          <w:rFonts w:cs="Times New Roman"/>
          <w:color w:val="auto"/>
        </w:rPr>
        <w:fldChar w:fldCharType="end"/>
      </w:r>
      <w:bookmarkEnd w:id="399"/>
      <w:r w:rsidRPr="00CF554C">
        <w:rPr>
          <w:rFonts w:cs="Times New Roman"/>
          <w:color w:val="auto"/>
        </w:rPr>
        <w:t xml:space="preserve"> : CPU Entity Ontology Representation</w:t>
      </w:r>
      <w:bookmarkEnd w:id="400"/>
      <w:bookmarkEnd w:id="401"/>
      <w:bookmarkEnd w:id="402"/>
      <w:bookmarkEnd w:id="403"/>
    </w:p>
    <w:p w:rsidR="000728C4" w:rsidRPr="00C334B9" w:rsidRDefault="000728C4" w:rsidP="000728C4"/>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rPr>
            </w:pPr>
            <w:bookmarkStart w:id="404" w:name="_Ref264210734"/>
            <w:bookmarkStart w:id="405" w:name="_Toc264370234"/>
            <w:r w:rsidRPr="00CF554C">
              <w:rPr>
                <w:color w:val="auto"/>
              </w:rPr>
              <w:t xml:space="preserve">Listing </w:t>
            </w:r>
            <w:r w:rsidR="003E2112" w:rsidRPr="00CF554C">
              <w:rPr>
                <w:color w:val="auto"/>
              </w:rPr>
              <w:fldChar w:fldCharType="begin"/>
            </w:r>
            <w:r w:rsidRPr="00CF554C">
              <w:rPr>
                <w:color w:val="auto"/>
              </w:rPr>
              <w:instrText xml:space="preserve"> STYLEREF 1 \s </w:instrText>
            </w:r>
            <w:r w:rsidR="003E2112" w:rsidRPr="00CF554C">
              <w:rPr>
                <w:color w:val="auto"/>
              </w:rPr>
              <w:fldChar w:fldCharType="separate"/>
            </w:r>
            <w:r w:rsidR="00825075">
              <w:rPr>
                <w:noProof/>
                <w:color w:val="auto"/>
              </w:rPr>
              <w:t>5</w:t>
            </w:r>
            <w:r w:rsidR="003E2112" w:rsidRPr="00CF554C">
              <w:rPr>
                <w:color w:val="auto"/>
              </w:rPr>
              <w:fldChar w:fldCharType="end"/>
            </w:r>
            <w:r w:rsidRPr="00CF554C">
              <w:rPr>
                <w:color w:val="auto"/>
              </w:rPr>
              <w:t>.</w:t>
            </w:r>
            <w:r w:rsidR="003E2112" w:rsidRPr="00CF554C">
              <w:rPr>
                <w:color w:val="auto"/>
              </w:rPr>
              <w:fldChar w:fldCharType="begin"/>
            </w:r>
            <w:r w:rsidRPr="00CF554C">
              <w:rPr>
                <w:color w:val="auto"/>
              </w:rPr>
              <w:instrText xml:space="preserve"> SEQ Listing \* ARABIC \s 1 </w:instrText>
            </w:r>
            <w:r w:rsidR="003E2112" w:rsidRPr="00CF554C">
              <w:rPr>
                <w:color w:val="auto"/>
              </w:rPr>
              <w:fldChar w:fldCharType="separate"/>
            </w:r>
            <w:r w:rsidR="00825075">
              <w:rPr>
                <w:noProof/>
                <w:color w:val="auto"/>
              </w:rPr>
              <w:t>3</w:t>
            </w:r>
            <w:r w:rsidR="003E2112" w:rsidRPr="00CF554C">
              <w:rPr>
                <w:color w:val="auto"/>
              </w:rPr>
              <w:fldChar w:fldCharType="end"/>
            </w:r>
            <w:bookmarkEnd w:id="404"/>
            <w:r w:rsidRPr="00CF554C">
              <w:rPr>
                <w:color w:val="auto"/>
              </w:rPr>
              <w:t>: CPU Entity Java Representation</w:t>
            </w:r>
            <w:bookmarkEnd w:id="405"/>
          </w:p>
        </w:tc>
      </w:tr>
      <w:tr w:rsidR="000728C4" w:rsidRPr="00CF554C" w:rsidTr="00AE06C9">
        <w:tc>
          <w:tcPr>
            <w:tcW w:w="9576" w:type="dxa"/>
          </w:tcPr>
          <w:p w:rsidR="000728C4" w:rsidRPr="005C6136" w:rsidRDefault="000728C4" w:rsidP="00AE06C9">
            <w:pPr>
              <w:rPr>
                <w:sz w:val="2"/>
                <w:szCs w:val="2"/>
              </w:rPr>
            </w:pPr>
          </w:p>
          <w:p w:rsidR="000728C4" w:rsidRDefault="000728C4" w:rsidP="00AE06C9">
            <w:r w:rsidRPr="00CF554C">
              <w:rPr>
                <w:noProof/>
                <w:lang w:bidi="ar-SA"/>
              </w:rPr>
              <w:drawing>
                <wp:inline distT="0" distB="0" distL="0" distR="0">
                  <wp:extent cx="4328663" cy="4044949"/>
                  <wp:effectExtent l="19050" t="0" r="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p w:rsidR="000728C4" w:rsidRPr="005C6136" w:rsidRDefault="000728C4" w:rsidP="00AE06C9">
            <w:pPr>
              <w:rPr>
                <w:sz w:val="2"/>
                <w:szCs w:val="2"/>
              </w:rPr>
            </w:pPr>
          </w:p>
        </w:tc>
      </w:tr>
    </w:tbl>
    <w:p w:rsidR="000728C4" w:rsidRDefault="000728C4" w:rsidP="000728C4">
      <w:pPr>
        <w:ind w:firstLine="720"/>
      </w:pPr>
    </w:p>
    <w:p w:rsidR="000728C4" w:rsidRPr="00CF554C" w:rsidRDefault="000728C4" w:rsidP="000728C4">
      <w:pPr>
        <w:ind w:firstLine="720"/>
        <w:rPr>
          <w:rFonts w:cs="Times New Roman"/>
        </w:rPr>
      </w:pPr>
      <w:r>
        <w:lastRenderedPageBreak/>
        <w:t xml:space="preserve">The java code mapping of the </w:t>
      </w:r>
      <w:r>
        <w:rPr>
          <w:i/>
        </w:rPr>
        <w:t>CPU</w:t>
      </w:r>
      <w:r>
        <w:t xml:space="preserve"> entity is presented in </w:t>
      </w:r>
      <w:r w:rsidR="003E2112">
        <w:fldChar w:fldCharType="begin"/>
      </w:r>
      <w:r>
        <w:instrText xml:space="preserve"> REF _Ref264210734 \h </w:instrText>
      </w:r>
      <w:r w:rsidR="003E2112">
        <w:fldChar w:fldCharType="separate"/>
      </w:r>
      <w:r w:rsidR="00825075" w:rsidRPr="00CF554C">
        <w:t xml:space="preserve">Listing </w:t>
      </w:r>
      <w:r w:rsidR="00825075">
        <w:rPr>
          <w:noProof/>
        </w:rPr>
        <w:t>5</w:t>
      </w:r>
      <w:r w:rsidR="00825075" w:rsidRPr="00CF554C">
        <w:t>.</w:t>
      </w:r>
      <w:r w:rsidR="00825075">
        <w:rPr>
          <w:noProof/>
        </w:rPr>
        <w:t>3</w:t>
      </w:r>
      <w:r w:rsidR="003E2112">
        <w:fldChar w:fldCharType="end"/>
      </w:r>
      <w:r>
        <w:t xml:space="preserve">. It can be remarked that for each of the properties defined for the </w:t>
      </w:r>
      <w:r>
        <w:rPr>
          <w:i/>
        </w:rPr>
        <w:t>CPU</w:t>
      </w:r>
      <w:r>
        <w:t xml:space="preserve"> entity setter and getter methods where generated. Also it can be observer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p w:rsidR="000728C4" w:rsidRPr="00CF554C" w:rsidRDefault="000728C4" w:rsidP="000728C4">
      <w:pPr>
        <w:pStyle w:val="Heading2"/>
        <w:keepNext/>
        <w:keepLines/>
        <w:numPr>
          <w:ilvl w:val="1"/>
          <w:numId w:val="38"/>
        </w:numPr>
        <w:spacing w:line="276" w:lineRule="auto"/>
        <w:rPr>
          <w:rFonts w:cs="Times New Roman"/>
        </w:rPr>
      </w:pPr>
      <w:bookmarkStart w:id="406" w:name="_Toc264798586"/>
      <w:bookmarkStart w:id="407" w:name="_Toc264737218"/>
      <w:bookmarkStart w:id="408" w:name="_Toc264995448"/>
      <w:r w:rsidRPr="00CF554C">
        <w:rPr>
          <w:rFonts w:cs="Times New Roman"/>
        </w:rPr>
        <w:t>Agents Implementation</w:t>
      </w:r>
      <w:bookmarkEnd w:id="406"/>
      <w:bookmarkEnd w:id="407"/>
      <w:bookmarkEnd w:id="408"/>
    </w:p>
    <w:p w:rsidR="000728C4" w:rsidRPr="00CF554C" w:rsidRDefault="000728C4" w:rsidP="000728C4">
      <w:pPr>
        <w:pStyle w:val="Heading3"/>
        <w:keepNext/>
        <w:keepLines/>
        <w:numPr>
          <w:ilvl w:val="2"/>
          <w:numId w:val="38"/>
        </w:numPr>
        <w:spacing w:line="276" w:lineRule="auto"/>
        <w:rPr>
          <w:rFonts w:cs="Times New Roman"/>
        </w:rPr>
      </w:pPr>
      <w:bookmarkStart w:id="409" w:name="_Toc264798587"/>
      <w:bookmarkStart w:id="410" w:name="_Toc264737219"/>
      <w:bookmarkStart w:id="411" w:name="_Toc264995449"/>
      <w:r w:rsidRPr="00CF554C">
        <w:rPr>
          <w:rFonts w:cs="Times New Roman"/>
        </w:rPr>
        <w:t>Context Interpreting Agent (CIA)</w:t>
      </w:r>
      <w:bookmarkEnd w:id="409"/>
      <w:bookmarkEnd w:id="410"/>
      <w:bookmarkEnd w:id="411"/>
    </w:p>
    <w:p w:rsidR="000728C4" w:rsidRPr="00CF554C" w:rsidRDefault="000728C4" w:rsidP="000728C4">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w:t>
      </w:r>
      <w:r>
        <w:rPr>
          <w:rFonts w:cs="Times New Roman"/>
        </w:rPr>
        <w:t>contextaware</w:t>
      </w:r>
      <w:r w:rsidRPr="00CF554C">
        <w:rPr>
          <w:rFonts w:cs="Times New Roman"/>
        </w:rPr>
        <w:t xml:space="preserve">.agents package. </w:t>
      </w:r>
    </w:p>
    <w:p w:rsidR="000728C4" w:rsidRPr="00CF554C" w:rsidRDefault="000728C4" w:rsidP="000728C4">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825075" w:rsidRPr="00825075">
          <w:rPr>
            <w:rFonts w:cs="Times New Roman"/>
          </w:rPr>
          <w:t xml:space="preserve">[ </w:t>
        </w:r>
        <w:r w:rsidR="00825075" w:rsidRPr="00825075">
          <w:rPr>
            <w:rFonts w:cs="Times New Roman"/>
            <w:noProof/>
          </w:rPr>
          <w:t>31</w:t>
        </w:r>
      </w:fldSimple>
      <w:r w:rsidRPr="00CF554C">
        <w:rPr>
          <w:rFonts w:cs="Times New Roman"/>
        </w:rPr>
        <w:t xml:space="preserve"> ] the ontology models for the environment and </w:t>
      </w:r>
      <w:r>
        <w:rPr>
          <w:rFonts w:cs="Times New Roman"/>
        </w:rPr>
        <w:t>service center</w:t>
      </w:r>
      <w:r w:rsidRPr="00CF554C">
        <w:rPr>
          <w:rFonts w:cs="Times New Roman"/>
        </w:rPr>
        <w:t xml:space="preserve">.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0728C4" w:rsidRDefault="000728C4" w:rsidP="000728C4">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825075" w:rsidRPr="00825075">
          <w:rPr>
            <w:rFonts w:cs="Times New Roman"/>
          </w:rPr>
          <w:t xml:space="preserve">[ </w:t>
        </w:r>
        <w:r w:rsidR="00825075" w:rsidRPr="00825075">
          <w:rPr>
            <w:rFonts w:cs="Times New Roman"/>
            <w:noProof/>
          </w:rPr>
          <w:t>32</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p w:rsidR="000728C4" w:rsidRPr="00CF554C" w:rsidRDefault="000728C4" w:rsidP="000728C4">
      <w:pPr>
        <w:keepNext/>
        <w:ind w:left="720" w:hanging="720"/>
        <w:rPr>
          <w:rFonts w:cs="Times New Roman"/>
        </w:rPr>
      </w:pPr>
    </w:p>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rPr>
            </w:pPr>
            <w:bookmarkStart w:id="412" w:name="_Ref264212836"/>
            <w:bookmarkStart w:id="413" w:name="_Toc264370235"/>
            <w:r w:rsidRPr="00CF554C">
              <w:rPr>
                <w:color w:val="auto"/>
              </w:rPr>
              <w:t xml:space="preserve">Listing </w:t>
            </w:r>
            <w:r w:rsidR="003E2112" w:rsidRPr="00CF554C">
              <w:rPr>
                <w:color w:val="auto"/>
              </w:rPr>
              <w:fldChar w:fldCharType="begin"/>
            </w:r>
            <w:r w:rsidRPr="00CF554C">
              <w:rPr>
                <w:color w:val="auto"/>
              </w:rPr>
              <w:instrText xml:space="preserve"> STYLEREF 1 \s </w:instrText>
            </w:r>
            <w:r w:rsidR="003E2112" w:rsidRPr="00CF554C">
              <w:rPr>
                <w:color w:val="auto"/>
              </w:rPr>
              <w:fldChar w:fldCharType="separate"/>
            </w:r>
            <w:r w:rsidR="00825075">
              <w:rPr>
                <w:noProof/>
                <w:color w:val="auto"/>
              </w:rPr>
              <w:t>5</w:t>
            </w:r>
            <w:r w:rsidR="003E2112" w:rsidRPr="00CF554C">
              <w:rPr>
                <w:color w:val="auto"/>
              </w:rPr>
              <w:fldChar w:fldCharType="end"/>
            </w:r>
            <w:r w:rsidRPr="00CF554C">
              <w:rPr>
                <w:color w:val="auto"/>
              </w:rPr>
              <w:t>.</w:t>
            </w:r>
            <w:r w:rsidR="003E2112" w:rsidRPr="00CF554C">
              <w:rPr>
                <w:color w:val="auto"/>
              </w:rPr>
              <w:fldChar w:fldCharType="begin"/>
            </w:r>
            <w:r w:rsidRPr="00CF554C">
              <w:rPr>
                <w:color w:val="auto"/>
              </w:rPr>
              <w:instrText xml:space="preserve"> SEQ Listing \* ARABIC \s 1 </w:instrText>
            </w:r>
            <w:r w:rsidR="003E2112" w:rsidRPr="00CF554C">
              <w:rPr>
                <w:color w:val="auto"/>
              </w:rPr>
              <w:fldChar w:fldCharType="separate"/>
            </w:r>
            <w:r w:rsidR="00825075">
              <w:rPr>
                <w:noProof/>
                <w:color w:val="auto"/>
              </w:rPr>
              <w:t>4</w:t>
            </w:r>
            <w:r w:rsidR="003E2112" w:rsidRPr="00CF554C">
              <w:rPr>
                <w:color w:val="auto"/>
              </w:rPr>
              <w:fldChar w:fldCharType="end"/>
            </w:r>
            <w:bookmarkEnd w:id="412"/>
            <w:r w:rsidRPr="00CF554C">
              <w:rPr>
                <w:color w:val="auto"/>
              </w:rPr>
              <w:t>: SensorAPI functionality</w:t>
            </w:r>
            <w:bookmarkEnd w:id="413"/>
          </w:p>
        </w:tc>
      </w:tr>
      <w:tr w:rsidR="000728C4" w:rsidRPr="00CF554C" w:rsidTr="00AE06C9">
        <w:tc>
          <w:tcPr>
            <w:tcW w:w="9576" w:type="dxa"/>
          </w:tcPr>
          <w:p w:rsidR="000728C4" w:rsidRPr="005C6136" w:rsidRDefault="000728C4" w:rsidP="00AE06C9">
            <w:pPr>
              <w:keepNext/>
              <w:rPr>
                <w:sz w:val="2"/>
                <w:szCs w:val="2"/>
              </w:rPr>
            </w:pPr>
          </w:p>
          <w:p w:rsidR="000728C4" w:rsidRDefault="000728C4" w:rsidP="00AE06C9">
            <w:pPr>
              <w:keepNext/>
            </w:pPr>
            <w:r w:rsidRPr="00CF554C">
              <w:rPr>
                <w:noProof/>
                <w:lang w:bidi="ar-SA"/>
              </w:rPr>
              <w:drawing>
                <wp:inline distT="0" distB="0" distL="0" distR="0">
                  <wp:extent cx="5943600" cy="1131676"/>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p w:rsidR="000728C4" w:rsidRPr="005C6136" w:rsidRDefault="000728C4" w:rsidP="00AE06C9">
            <w:pPr>
              <w:keepNext/>
              <w:rPr>
                <w:sz w:val="2"/>
                <w:szCs w:val="2"/>
              </w:rPr>
            </w:pPr>
          </w:p>
        </w:tc>
      </w:tr>
    </w:tbl>
    <w:p w:rsidR="000728C4" w:rsidRDefault="000728C4" w:rsidP="000728C4">
      <w:pPr>
        <w:spacing w:before="200"/>
        <w:ind w:firstLine="720"/>
      </w:pPr>
      <w:r>
        <w:t xml:space="preserve">The </w:t>
      </w:r>
      <w:r w:rsidRPr="001415B1">
        <w:rPr>
          <w:i/>
        </w:rPr>
        <w:t>SensorAPI</w:t>
      </w:r>
      <w:r>
        <w:t xml:space="preserve"> functionality shown in </w:t>
      </w:r>
      <w:r w:rsidR="003E2112">
        <w:fldChar w:fldCharType="begin"/>
      </w:r>
      <w:r>
        <w:instrText xml:space="preserve"> REF _Ref264212836 \h </w:instrText>
      </w:r>
      <w:r w:rsidR="003E2112">
        <w:fldChar w:fldCharType="separate"/>
      </w:r>
      <w:r w:rsidR="00825075" w:rsidRPr="00CF554C">
        <w:t xml:space="preserve">Listing </w:t>
      </w:r>
      <w:r w:rsidR="00825075">
        <w:rPr>
          <w:noProof/>
        </w:rPr>
        <w:t>5</w:t>
      </w:r>
      <w:r w:rsidR="00825075" w:rsidRPr="00CF554C">
        <w:t>.</w:t>
      </w:r>
      <w:r w:rsidR="00825075">
        <w:rPr>
          <w:noProof/>
        </w:rPr>
        <w:t>4</w:t>
      </w:r>
      <w:r w:rsidR="003E2112">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rsidR="003E2112">
        <w:fldChar w:fldCharType="begin"/>
      </w:r>
      <w:r>
        <w:instrText xml:space="preserve"> REF _Ref264213123 \h </w:instrText>
      </w:r>
      <w:r w:rsidR="003E2112">
        <w:fldChar w:fldCharType="separate"/>
      </w:r>
      <w:r w:rsidR="00825075" w:rsidRPr="0038514E">
        <w:rPr>
          <w:rFonts w:cs="Times New Roman"/>
          <w:sz w:val="22"/>
        </w:rPr>
        <w:t xml:space="preserve">[ </w:t>
      </w:r>
      <w:r w:rsidR="00825075">
        <w:rPr>
          <w:rFonts w:cs="Times New Roman"/>
          <w:noProof/>
          <w:sz w:val="22"/>
        </w:rPr>
        <w:t>39</w:t>
      </w:r>
      <w:r w:rsidR="003E2112">
        <w:fldChar w:fldCharType="end"/>
      </w:r>
      <w:r>
        <w:t xml:space="preserve"> ] was used. By abiding to this pattern, a </w:t>
      </w:r>
      <w:r>
        <w:rPr>
          <w:i/>
        </w:rPr>
        <w:t>ServerDto</w:t>
      </w:r>
      <w:r>
        <w:t xml:space="preserve"> class has been defined with its only purpose to store server information. </w:t>
      </w:r>
    </w:p>
    <w:p w:rsidR="000728C4" w:rsidRDefault="000728C4" w:rsidP="000728C4">
      <w:pPr>
        <w:keepNext/>
        <w:spacing w:before="200"/>
        <w:jc w:val="center"/>
      </w:pPr>
      <w:r>
        <w:rPr>
          <w:noProof/>
          <w:lang w:bidi="ar-SA"/>
        </w:rPr>
        <w:lastRenderedPageBreak/>
        <w:drawing>
          <wp:inline distT="0" distB="0" distL="0" distR="0">
            <wp:extent cx="5018777" cy="1971322"/>
            <wp:effectExtent l="19050" t="19050" r="10423" b="9878"/>
            <wp:docPr id="35"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5" cstate="print"/>
                    <a:srcRect/>
                    <a:stretch>
                      <a:fillRect/>
                    </a:stretch>
                  </pic:blipFill>
                  <pic:spPr bwMode="auto">
                    <a:xfrm>
                      <a:off x="0" y="0"/>
                      <a:ext cx="5023465" cy="1973163"/>
                    </a:xfrm>
                    <a:prstGeom prst="rect">
                      <a:avLst/>
                    </a:prstGeom>
                    <a:noFill/>
                    <a:ln w="9525">
                      <a:solidFill>
                        <a:schemeClr val="tx1"/>
                      </a:solidFill>
                      <a:miter lim="800000"/>
                      <a:headEnd/>
                      <a:tailEnd/>
                    </a:ln>
                  </pic:spPr>
                </pic:pic>
              </a:graphicData>
            </a:graphic>
          </wp:inline>
        </w:drawing>
      </w:r>
    </w:p>
    <w:p w:rsidR="000728C4" w:rsidRPr="00C40B97" w:rsidRDefault="000728C4" w:rsidP="000728C4">
      <w:pPr>
        <w:pStyle w:val="Caption"/>
        <w:jc w:val="center"/>
        <w:rPr>
          <w:rFonts w:cs="Times New Roman"/>
          <w:color w:val="000000" w:themeColor="text1"/>
        </w:rPr>
      </w:pPr>
      <w:bookmarkStart w:id="414" w:name="_Ref264213338"/>
      <w:bookmarkStart w:id="415" w:name="_Toc264369127"/>
      <w:bookmarkStart w:id="416" w:name="_Toc264798641"/>
      <w:bookmarkStart w:id="417" w:name="_Toc264916819"/>
      <w:bookmarkStart w:id="418" w:name="_Toc264920373"/>
      <w:r w:rsidRPr="0041540D">
        <w:rPr>
          <w:color w:val="000000" w:themeColor="text1"/>
        </w:rPr>
        <w:t xml:space="preserve">Figure </w:t>
      </w:r>
      <w:r w:rsidR="003E2112">
        <w:rPr>
          <w:color w:val="000000" w:themeColor="text1"/>
        </w:rPr>
        <w:fldChar w:fldCharType="begin"/>
      </w:r>
      <w:r>
        <w:rPr>
          <w:color w:val="000000" w:themeColor="text1"/>
        </w:rPr>
        <w:instrText xml:space="preserve"> STYLEREF 1 \s </w:instrText>
      </w:r>
      <w:r w:rsidR="003E2112">
        <w:rPr>
          <w:color w:val="000000" w:themeColor="text1"/>
        </w:rPr>
        <w:fldChar w:fldCharType="separate"/>
      </w:r>
      <w:r w:rsidR="00825075">
        <w:rPr>
          <w:noProof/>
          <w:color w:val="000000" w:themeColor="text1"/>
        </w:rPr>
        <w:t>5</w:t>
      </w:r>
      <w:r w:rsidR="003E2112">
        <w:rPr>
          <w:color w:val="000000" w:themeColor="text1"/>
        </w:rPr>
        <w:fldChar w:fldCharType="end"/>
      </w:r>
      <w:r>
        <w:rPr>
          <w:color w:val="000000" w:themeColor="text1"/>
        </w:rPr>
        <w:t>.</w:t>
      </w:r>
      <w:r w:rsidR="003E2112">
        <w:rPr>
          <w:color w:val="000000" w:themeColor="text1"/>
        </w:rPr>
        <w:fldChar w:fldCharType="begin"/>
      </w:r>
      <w:r>
        <w:rPr>
          <w:color w:val="000000" w:themeColor="text1"/>
        </w:rPr>
        <w:instrText xml:space="preserve"> SEQ Figure \* ARABIC \s 1 </w:instrText>
      </w:r>
      <w:r w:rsidR="003E2112">
        <w:rPr>
          <w:color w:val="000000" w:themeColor="text1"/>
        </w:rPr>
        <w:fldChar w:fldCharType="separate"/>
      </w:r>
      <w:r w:rsidR="00825075">
        <w:rPr>
          <w:noProof/>
          <w:color w:val="000000" w:themeColor="text1"/>
        </w:rPr>
        <w:t>7</w:t>
      </w:r>
      <w:r w:rsidR="003E2112">
        <w:rPr>
          <w:color w:val="000000" w:themeColor="text1"/>
        </w:rPr>
        <w:fldChar w:fldCharType="end"/>
      </w:r>
      <w:bookmarkEnd w:id="414"/>
      <w:r w:rsidRPr="0041540D">
        <w:rPr>
          <w:color w:val="000000" w:themeColor="text1"/>
        </w:rPr>
        <w:t xml:space="preserve">: </w:t>
      </w:r>
      <w:r w:rsidRPr="00924E4C">
        <w:rPr>
          <w:rFonts w:cs="Times New Roman"/>
          <w:color w:val="000000" w:themeColor="text1"/>
        </w:rPr>
        <w:t>DTO Design Pattern SensorAPI Usage</w:t>
      </w:r>
      <w:bookmarkEnd w:id="415"/>
      <w:bookmarkEnd w:id="416"/>
      <w:bookmarkEnd w:id="417"/>
      <w:bookmarkEnd w:id="418"/>
    </w:p>
    <w:p w:rsidR="000728C4" w:rsidRPr="002114E6" w:rsidRDefault="000728C4" w:rsidP="000728C4">
      <w:pPr>
        <w:ind w:firstLine="720"/>
      </w:pPr>
      <w:r>
        <w:t xml:space="preserve">As illustrated in </w:t>
      </w:r>
      <w:r w:rsidR="003E2112">
        <w:fldChar w:fldCharType="begin"/>
      </w:r>
      <w:r>
        <w:instrText xml:space="preserve"> REF _Ref264213338 \h </w:instrText>
      </w:r>
      <w:r w:rsidR="003E2112">
        <w:fldChar w:fldCharType="separate"/>
      </w:r>
      <w:r w:rsidR="00825075" w:rsidRPr="0041540D">
        <w:rPr>
          <w:color w:val="000000" w:themeColor="text1"/>
        </w:rPr>
        <w:t xml:space="preserve">Figure </w:t>
      </w:r>
      <w:r w:rsidR="00825075">
        <w:rPr>
          <w:noProof/>
          <w:color w:val="000000" w:themeColor="text1"/>
        </w:rPr>
        <w:t>5</w:t>
      </w:r>
      <w:r w:rsidR="00825075">
        <w:rPr>
          <w:color w:val="000000" w:themeColor="text1"/>
        </w:rPr>
        <w:t>.</w:t>
      </w:r>
      <w:r w:rsidR="00825075">
        <w:rPr>
          <w:noProof/>
          <w:color w:val="000000" w:themeColor="text1"/>
        </w:rPr>
        <w:t>7</w:t>
      </w:r>
      <w:r w:rsidR="003E2112">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between the real world information structure and the internal information representation, providing flexibility to the environment information gathering mechanism.</w:t>
      </w:r>
    </w:p>
    <w:p w:rsidR="000728C4" w:rsidRPr="00CF554C" w:rsidRDefault="000728C4" w:rsidP="000728C4">
      <w:pPr>
        <w:pStyle w:val="Heading3"/>
        <w:keepNext/>
        <w:keepLines/>
        <w:numPr>
          <w:ilvl w:val="2"/>
          <w:numId w:val="38"/>
        </w:numPr>
        <w:spacing w:line="276" w:lineRule="auto"/>
        <w:rPr>
          <w:rFonts w:cs="Times New Roman"/>
        </w:rPr>
      </w:pPr>
      <w:bookmarkStart w:id="419" w:name="_Toc264798588"/>
      <w:bookmarkStart w:id="420" w:name="_Toc264737220"/>
      <w:bookmarkStart w:id="421" w:name="_Toc264995450"/>
      <w:r w:rsidRPr="00CF554C">
        <w:rPr>
          <w:rFonts w:cs="Times New Roman"/>
        </w:rPr>
        <w:t>Reinforcement Learning Agent (RLA)</w:t>
      </w:r>
      <w:bookmarkEnd w:id="419"/>
      <w:bookmarkEnd w:id="420"/>
      <w:bookmarkEnd w:id="421"/>
    </w:p>
    <w:p w:rsidR="000728C4" w:rsidRPr="00CF554C" w:rsidRDefault="000728C4" w:rsidP="000728C4">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Pr>
          <w:rFonts w:cs="Times New Roman"/>
          <w:i/>
        </w:rPr>
        <w:t>contextaware</w:t>
      </w:r>
      <w:r w:rsidRPr="00CF554C">
        <w:rPr>
          <w:rFonts w:cs="Times New Roman"/>
          <w:i/>
        </w:rPr>
        <w:t>.agents</w:t>
      </w:r>
      <w:r w:rsidRPr="00CF554C">
        <w:rPr>
          <w:rFonts w:cs="Times New Roman"/>
        </w:rPr>
        <w:t xml:space="preserve"> package. </w:t>
      </w:r>
    </w:p>
    <w:p w:rsidR="000728C4" w:rsidRPr="00CF554C" w:rsidRDefault="000728C4" w:rsidP="000728C4">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 xml:space="preserve">for both environment and </w:t>
      </w:r>
      <w:r>
        <w:rPr>
          <w:rFonts w:cs="Times New Roman"/>
        </w:rPr>
        <w:t>service center</w:t>
      </w:r>
      <w:r w:rsidRPr="00CF554C">
        <w:rPr>
          <w:rFonts w:cs="Times New Roman"/>
        </w:rPr>
        <w:t xml:space="preserve">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825075" w:rsidRPr="00825075">
          <w:rPr>
            <w:rFonts w:cs="Times New Roman"/>
          </w:rPr>
          <w:t xml:space="preserve">[ </w:t>
        </w:r>
        <w:r w:rsidR="00825075" w:rsidRPr="00825075">
          <w:rPr>
            <w:rFonts w:cs="Times New Roman"/>
            <w:noProof/>
          </w:rPr>
          <w:t>44</w:t>
        </w:r>
      </w:fldSimple>
      <w:r w:rsidRPr="00CF554C">
        <w:rPr>
          <w:rFonts w:cs="Times New Roman"/>
        </w:rPr>
        <w:t xml:space="preserve"> ] for evaluating SWRL </w:t>
      </w:r>
      <w:fldSimple w:instr=" REF _Ref263594040 \h  \* MERGEFORMAT ">
        <w:r w:rsidR="00825075" w:rsidRPr="00825075">
          <w:rPr>
            <w:rFonts w:cs="Times New Roman"/>
          </w:rPr>
          <w:t xml:space="preserve">[ </w:t>
        </w:r>
        <w:r w:rsidR="00825075" w:rsidRPr="00825075">
          <w:rPr>
            <w:rFonts w:cs="Times New Roman"/>
            <w:noProof/>
          </w:rPr>
          <w:t>43</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825075" w:rsidRPr="00825075">
          <w:rPr>
            <w:rFonts w:cs="Times New Roman"/>
          </w:rPr>
          <w:t xml:space="preserve">[ </w:t>
        </w:r>
        <w:r w:rsidR="00825075" w:rsidRPr="00825075">
          <w:rPr>
            <w:rFonts w:cs="Times New Roman"/>
            <w:noProof/>
          </w:rPr>
          <w:t>40</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0728C4" w:rsidRPr="00CF554C" w:rsidRDefault="000728C4" w:rsidP="000728C4">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Pr>
          <w:rFonts w:cs="Times New Roman"/>
          <w:b/>
        </w:rPr>
        <w:t>Service center</w:t>
      </w:r>
      <w:r w:rsidRPr="00CF554C">
        <w:rPr>
          <w:rFonts w:cs="Times New Roman"/>
          <w:b/>
        </w:rPr>
        <w:t xml:space="preserve">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Pr>
          <w:rFonts w:cs="Times New Roman"/>
          <w:i/>
        </w:rPr>
        <w:t>contextaware</w:t>
      </w:r>
      <w:r w:rsidRPr="00CF554C">
        <w:rPr>
          <w:rFonts w:cs="Times New Roman"/>
          <w:i/>
        </w:rPr>
        <w:t>.agents.behaviours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w:t>
      </w:r>
      <w:r>
        <w:rPr>
          <w:rFonts w:cs="Times New Roman"/>
        </w:rPr>
        <w:t>service center</w:t>
      </w:r>
      <w:r w:rsidRPr="00CF554C">
        <w:rPr>
          <w:rFonts w:cs="Times New Roman"/>
        </w:rPr>
        <w:t xml:space="preserve"> management module in </w:t>
      </w:r>
      <w:r w:rsidRPr="00CF554C">
        <w:rPr>
          <w:rFonts w:cs="Times New Roman"/>
          <w:i/>
        </w:rPr>
        <w:t>ReinforcementLearning</w:t>
      </w:r>
      <w:r>
        <w:rPr>
          <w:rFonts w:cs="Times New Roman"/>
          <w:i/>
        </w:rPr>
        <w:t>Service center</w:t>
      </w:r>
      <w:r w:rsidRPr="00CF554C">
        <w:rPr>
          <w:rFonts w:cs="Times New Roman"/>
          <w:i/>
        </w:rPr>
        <w:t>ManagementBehavior</w:t>
      </w:r>
      <w:r w:rsidRPr="00CF554C">
        <w:rPr>
          <w:rFonts w:cs="Times New Roman"/>
        </w:rPr>
        <w:t xml:space="preserve">. </w:t>
      </w:r>
    </w:p>
    <w:p w:rsidR="000728C4" w:rsidRPr="00CF554C" w:rsidRDefault="000728C4" w:rsidP="000728C4">
      <w:pPr>
        <w:pStyle w:val="Heading4"/>
        <w:keepNext/>
        <w:keepLines/>
        <w:numPr>
          <w:ilvl w:val="3"/>
          <w:numId w:val="38"/>
        </w:numPr>
        <w:spacing w:line="276" w:lineRule="auto"/>
        <w:rPr>
          <w:rFonts w:cs="Times New Roman"/>
          <w:i w:val="0"/>
        </w:rPr>
      </w:pPr>
      <w:r w:rsidRPr="00CF554C">
        <w:rPr>
          <w:rFonts w:cs="Times New Roman"/>
          <w:i w:val="0"/>
        </w:rPr>
        <w:lastRenderedPageBreak/>
        <w:t>ReinforcementLearningEnvironmentManagementBehaviour</w:t>
      </w:r>
    </w:p>
    <w:p w:rsidR="00825075" w:rsidRPr="00825075" w:rsidRDefault="000728C4" w:rsidP="000728C4">
      <w:pPr>
        <w:rPr>
          <w:rFonts w:cs="Times New Roman"/>
          <w:noProof/>
        </w:rPr>
      </w:pPr>
      <w:r w:rsidRPr="00CF554C">
        <w:rPr>
          <w:rFonts w:cs="Times New Roman"/>
        </w:rPr>
        <w:t xml:space="preserve">This behavior implements the algorithm presented in </w:t>
      </w:r>
      <w:fldSimple w:instr=" REF _Ref263593098 \h  \* MERGEFORMAT ">
        <w:r w:rsidR="00825075" w:rsidRPr="00825075">
          <w:rPr>
            <w:rFonts w:cs="Times New Roman"/>
          </w:rPr>
          <w:t xml:space="preserve">[ </w:t>
        </w:r>
        <w:r w:rsidR="00825075" w:rsidRPr="00825075">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w:t>
      </w:r>
      <w:r w:rsidR="003E2112">
        <w:fldChar w:fldCharType="begin"/>
      </w:r>
      <w:r>
        <w:instrText xml:space="preserve"> REF _Ref263593846 \h  \* MERGEFORMAT </w:instrText>
      </w:r>
      <w:r w:rsidR="003E2112">
        <w:fldChar w:fldCharType="separate"/>
      </w:r>
    </w:p>
    <w:p w:rsidR="000728C4" w:rsidRPr="00CF554C" w:rsidRDefault="00825075" w:rsidP="000728C4">
      <w:pPr>
        <w:rPr>
          <w:rFonts w:cs="Times New Roman"/>
        </w:rPr>
      </w:pPr>
      <w:r w:rsidRPr="0038514E">
        <w:rPr>
          <w:noProof/>
          <w:sz w:val="22"/>
        </w:rPr>
        <w:t xml:space="preserve">[ </w:t>
      </w:r>
      <w:r>
        <w:rPr>
          <w:noProof/>
          <w:sz w:val="22"/>
        </w:rPr>
        <w:t>34</w:t>
      </w:r>
      <w:r w:rsidR="003E2112">
        <w:fldChar w:fldCharType="end"/>
      </w:r>
      <w:r w:rsidR="000728C4" w:rsidRPr="00CF554C">
        <w:rPr>
          <w:rFonts w:cs="Times New Roman"/>
        </w:rPr>
        <w:t xml:space="preserve"> ] and is also described in </w:t>
      </w:r>
      <w:fldSimple w:instr=" REF _Ref263593784 \h  \* MERGEFORMAT ">
        <w:r w:rsidRPr="00825075">
          <w:rPr>
            <w:rFonts w:cs="Times New Roman"/>
          </w:rPr>
          <w:t xml:space="preserve">[ </w:t>
        </w:r>
        <w:r w:rsidRPr="00825075">
          <w:rPr>
            <w:rFonts w:cs="Times New Roman"/>
            <w:noProof/>
          </w:rPr>
          <w:t>31</w:t>
        </w:r>
      </w:fldSimple>
      <w:r w:rsidR="000728C4" w:rsidRPr="00CF554C">
        <w:rPr>
          <w:rFonts w:cs="Times New Roman"/>
        </w:rPr>
        <w:t xml:space="preserve"> ].</w:t>
      </w:r>
    </w:p>
    <w:p w:rsidR="000728C4" w:rsidRPr="00CF554C" w:rsidRDefault="000728C4" w:rsidP="000728C4">
      <w:pPr>
        <w:ind w:firstLine="720"/>
        <w:rPr>
          <w:rFonts w:cs="Times New Roman"/>
        </w:rPr>
      </w:pPr>
      <w:r w:rsidRPr="00CF554C">
        <w:rPr>
          <w:rFonts w:cs="Times New Roman"/>
        </w:rPr>
        <w:t xml:space="preserve">Extending </w:t>
      </w:r>
      <w:r w:rsidRPr="00CF554C">
        <w:rPr>
          <w:rFonts w:cs="Times New Roman"/>
          <w:i/>
        </w:rPr>
        <w:t>TickerBehaviour</w:t>
      </w:r>
      <w:r w:rsidRPr="00CF554C">
        <w:rPr>
          <w:rFonts w:cs="Times New Roman"/>
        </w:rPr>
        <w:t xml:space="preserve"> , the ReinforcementLearningEnvironmentM</w:t>
      </w:r>
      <w:r>
        <w:rPr>
          <w:rFonts w:cs="Times New Roman"/>
        </w:rPr>
        <w:t>anagementBehaviour implements the</w:t>
      </w:r>
      <w:r w:rsidRPr="00CF554C">
        <w:rPr>
          <w:rFonts w:cs="Times New Roman"/>
        </w:rPr>
        <w:t xml:space="preserve"> </w:t>
      </w:r>
      <w:r w:rsidRPr="00CF554C">
        <w:rPr>
          <w:rFonts w:cs="Times New Roman"/>
          <w:i/>
        </w:rPr>
        <w:t>onTick()</w:t>
      </w:r>
      <w:r w:rsidRPr="00CF554C">
        <w:rPr>
          <w:rFonts w:cs="Times New Roman"/>
        </w:rPr>
        <w:t xml:space="preserve"> method which is called at a specific time interval</w:t>
      </w:r>
      <w:r>
        <w:rPr>
          <w:rFonts w:cs="Times New Roman"/>
        </w:rPr>
        <w:t>, interval</w:t>
      </w:r>
      <w:r w:rsidRPr="00CF554C">
        <w:rPr>
          <w:rFonts w:cs="Times New Roman"/>
        </w:rPr>
        <w:t xml:space="preserve"> specified when creating a new instance</w:t>
      </w:r>
      <w:r>
        <w:rPr>
          <w:rFonts w:cs="Times New Roman"/>
        </w:rPr>
        <w:t xml:space="preserve"> of the behavior</w:t>
      </w:r>
      <w:r w:rsidRPr="00CF554C">
        <w:rPr>
          <w:rFonts w:cs="Times New Roman"/>
        </w:rPr>
        <w:t xml:space="preserve">. The </w:t>
      </w:r>
      <w:r w:rsidRPr="00CF554C">
        <w:rPr>
          <w:rFonts w:cs="Times New Roman"/>
          <w:i/>
        </w:rPr>
        <w:t xml:space="preserve">onTick() </w:t>
      </w:r>
      <w:r w:rsidRPr="005E4EF3">
        <w:rPr>
          <w:rFonts w:cs="Times New Roman"/>
        </w:rPr>
        <w:t>method</w:t>
      </w:r>
      <w:r>
        <w:rPr>
          <w:rFonts w:cs="Times New Roman"/>
        </w:rPr>
        <w:t xml:space="preserve"> </w:t>
      </w:r>
      <w:r w:rsidRPr="00CF554C">
        <w:rPr>
          <w:rFonts w:cs="Times New Roman"/>
        </w:rPr>
        <w:t xml:space="preserve">contains the business logic needed for the self-healing system. First the context entropy is computed using </w:t>
      </w:r>
      <w:fldSimple w:instr=" REF _Ref263606346 \h  \* MERGEFORMAT ">
        <w:r w:rsidR="00825075" w:rsidRPr="00CF554C">
          <w:rPr>
            <w:rFonts w:cs="Times New Roman"/>
          </w:rPr>
          <w:t xml:space="preserve">Equation </w:t>
        </w:r>
        <w:r w:rsidR="00825075">
          <w:rPr>
            <w:rFonts w:cs="Times New Roman"/>
            <w:noProof/>
          </w:rPr>
          <w:t>4</w:t>
        </w:r>
        <w:r w:rsidR="00825075" w:rsidRPr="00CF554C">
          <w:rPr>
            <w:rFonts w:cs="Times New Roman"/>
            <w:noProof/>
          </w:rPr>
          <w:t>.</w:t>
        </w:r>
        <w:r w:rsidR="00825075">
          <w:rPr>
            <w:rFonts w:cs="Times New Roman"/>
            <w:noProof/>
          </w:rPr>
          <w:t>2</w:t>
        </w:r>
      </w:fldSimple>
      <w:r w:rsidRPr="00CF554C">
        <w:rPr>
          <w:rFonts w:cs="Times New Roman"/>
        </w:rPr>
        <w:t xml:space="preserve">. If the computed entropy is different than 0 then the reinforcement action search begins. </w:t>
      </w:r>
    </w:p>
    <w:p w:rsidR="000728C4" w:rsidRPr="00CF554C" w:rsidRDefault="000728C4" w:rsidP="000728C4">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0728C4" w:rsidRPr="00CF554C" w:rsidRDefault="000728C4" w:rsidP="000728C4">
      <w:pPr>
        <w:pStyle w:val="Heading4"/>
        <w:keepNext/>
        <w:keepLines/>
        <w:numPr>
          <w:ilvl w:val="3"/>
          <w:numId w:val="38"/>
        </w:numPr>
        <w:spacing w:line="276" w:lineRule="auto"/>
        <w:rPr>
          <w:rFonts w:cs="Times New Roman"/>
          <w:i w:val="0"/>
        </w:rPr>
      </w:pPr>
      <w:r w:rsidRPr="00CF554C">
        <w:rPr>
          <w:rFonts w:cs="Times New Roman"/>
          <w:i w:val="0"/>
        </w:rPr>
        <w:t>ReinforcementLearning</w:t>
      </w:r>
      <w:r>
        <w:rPr>
          <w:rFonts w:cs="Times New Roman"/>
          <w:i w:val="0"/>
        </w:rPr>
        <w:t>Service center</w:t>
      </w:r>
      <w:r w:rsidRPr="00CF554C">
        <w:rPr>
          <w:rFonts w:cs="Times New Roman"/>
          <w:i w:val="0"/>
        </w:rPr>
        <w:t>ManagementBehavior</w:t>
      </w:r>
    </w:p>
    <w:p w:rsidR="000728C4" w:rsidRPr="00CF554C" w:rsidRDefault="000728C4" w:rsidP="000728C4">
      <w:pPr>
        <w:rPr>
          <w:rFonts w:cs="Times New Roman"/>
        </w:rPr>
      </w:pPr>
      <w:r w:rsidRPr="00CF554C">
        <w:rPr>
          <w:rFonts w:cs="Times New Roman"/>
        </w:rPr>
        <w:t xml:space="preserve"> This behavior extends the algorithm presented in </w:t>
      </w:r>
      <w:fldSimple w:instr=" REF _Ref263593098 \h  \* MERGEFORMAT ">
        <w:r w:rsidR="00825075" w:rsidRPr="00825075">
          <w:rPr>
            <w:rFonts w:cs="Times New Roman"/>
          </w:rPr>
          <w:t xml:space="preserve">[ </w:t>
        </w:r>
        <w:r w:rsidR="00825075" w:rsidRPr="00825075">
          <w:rPr>
            <w:rFonts w:cs="Times New Roman"/>
            <w:noProof/>
          </w:rPr>
          <w:t>9</w:t>
        </w:r>
      </w:fldSimple>
      <w:r w:rsidRPr="00CF554C">
        <w:rPr>
          <w:rFonts w:cs="Times New Roman"/>
        </w:rPr>
        <w:t xml:space="preserve"> ] with enhanced reward computation and elements specific to </w:t>
      </w:r>
      <w:r>
        <w:rPr>
          <w:rFonts w:cs="Times New Roman"/>
        </w:rPr>
        <w:t>service center</w:t>
      </w:r>
      <w:r w:rsidRPr="00CF554C">
        <w:rPr>
          <w:rFonts w:cs="Times New Roman"/>
        </w:rPr>
        <w:t xml:space="preserve"> management. This behavior is presented in detail in </w:t>
      </w:r>
      <w:fldSimple w:instr=" REF _Ref263593784 \h  \* MERGEFORMAT ">
        <w:r w:rsidR="00825075" w:rsidRPr="00825075">
          <w:rPr>
            <w:rFonts w:cs="Times New Roman"/>
          </w:rPr>
          <w:t xml:space="preserve">[ </w:t>
        </w:r>
        <w:r w:rsidR="00825075" w:rsidRPr="00825075">
          <w:rPr>
            <w:rFonts w:cs="Times New Roman"/>
            <w:noProof/>
          </w:rPr>
          <w:t>31</w:t>
        </w:r>
      </w:fldSimple>
      <w:r w:rsidRPr="00CF554C">
        <w:rPr>
          <w:rFonts w:cs="Times New Roman"/>
        </w:rPr>
        <w:t xml:space="preserve"> ] by its developer.</w:t>
      </w:r>
    </w:p>
    <w:p w:rsidR="000728C4" w:rsidRPr="00CF554C" w:rsidRDefault="000728C4" w:rsidP="000728C4">
      <w:pPr>
        <w:pStyle w:val="Heading4"/>
        <w:keepNext/>
        <w:keepLines/>
        <w:numPr>
          <w:ilvl w:val="3"/>
          <w:numId w:val="38"/>
        </w:numPr>
        <w:spacing w:line="276" w:lineRule="auto"/>
        <w:rPr>
          <w:rFonts w:cs="Times New Roman"/>
          <w:i w:val="0"/>
        </w:rPr>
      </w:pPr>
      <w:r w:rsidRPr="00CF554C">
        <w:rPr>
          <w:rFonts w:cs="Times New Roman"/>
          <w:i w:val="0"/>
        </w:rPr>
        <w:t>Logger Unit</w:t>
      </w:r>
    </w:p>
    <w:p w:rsidR="000728C4" w:rsidRPr="00CF554C" w:rsidRDefault="000728C4" w:rsidP="000728C4">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825075" w:rsidRPr="00825075">
          <w:rPr>
            <w:rFonts w:cs="Times New Roman"/>
          </w:rPr>
          <w:t xml:space="preserve">[ </w:t>
        </w:r>
        <w:r w:rsidR="00825075" w:rsidRPr="00825075">
          <w:rPr>
            <w:rFonts w:cs="Times New Roman"/>
            <w:noProof/>
          </w:rPr>
          <w:t>58</w:t>
        </w:r>
      </w:fldSimple>
      <w:r w:rsidRPr="00CF554C">
        <w:rPr>
          <w:rFonts w:cs="Times New Roman"/>
        </w:rPr>
        <w:t xml:space="preserve"> ]. IText is a library used to generate PDF files. The advantage over other libraries is that it supports several mechanisms for PDF creation: java Graphics can be used to “draw” the PDF or specific library classe</w:t>
      </w:r>
      <w:r w:rsidRPr="00813011">
        <w:rPr>
          <w:rFonts w:cs="Times New Roman"/>
        </w:rPr>
        <w:t>s can be used to create a document structure under the form of paragraphs. An example of a</w:t>
      </w:r>
      <w:r>
        <w:rPr>
          <w:rFonts w:cs="Times New Roman"/>
        </w:rPr>
        <w:t xml:space="preserve"> log generated by this component is illustrated in </w:t>
      </w:r>
      <w:r w:rsidR="003E2112">
        <w:rPr>
          <w:rFonts w:cs="Times New Roman"/>
        </w:rPr>
        <w:fldChar w:fldCharType="begin"/>
      </w:r>
      <w:r>
        <w:rPr>
          <w:rFonts w:cs="Times New Roman"/>
        </w:rPr>
        <w:instrText xml:space="preserve"> REF _Ref264203228 \h </w:instrText>
      </w:r>
      <w:r w:rsidR="003E2112">
        <w:rPr>
          <w:rFonts w:cs="Times New Roman"/>
        </w:rPr>
      </w:r>
      <w:r w:rsidR="003E2112">
        <w:rPr>
          <w:rFonts w:cs="Times New Roman"/>
        </w:rPr>
        <w:fldChar w:fldCharType="separate"/>
      </w:r>
      <w:r w:rsidR="00825075" w:rsidRPr="00CF554C">
        <w:t xml:space="preserve">Listing </w:t>
      </w:r>
      <w:r w:rsidR="00825075">
        <w:rPr>
          <w:noProof/>
        </w:rPr>
        <w:t>5</w:t>
      </w:r>
      <w:r w:rsidR="00825075" w:rsidRPr="00CF554C">
        <w:t>.</w:t>
      </w:r>
      <w:r w:rsidR="00825075">
        <w:rPr>
          <w:noProof/>
        </w:rPr>
        <w:t>2</w:t>
      </w:r>
      <w:r w:rsidR="003E2112">
        <w:rPr>
          <w:rFonts w:cs="Times New Roman"/>
        </w:rPr>
        <w:fldChar w:fldCharType="end"/>
      </w:r>
      <w:r>
        <w:rPr>
          <w:rFonts w:cs="Times New Roman"/>
        </w:rPr>
        <w:t>/</w:t>
      </w:r>
    </w:p>
    <w:p w:rsidR="000728C4" w:rsidRPr="00CF554C" w:rsidRDefault="000728C4" w:rsidP="000728C4">
      <w:pPr>
        <w:pStyle w:val="Heading4"/>
        <w:keepNext/>
        <w:keepLines/>
        <w:numPr>
          <w:ilvl w:val="3"/>
          <w:numId w:val="38"/>
        </w:numPr>
        <w:spacing w:line="276" w:lineRule="auto"/>
        <w:rPr>
          <w:rFonts w:cs="Times New Roman"/>
          <w:i w:val="0"/>
        </w:rPr>
      </w:pPr>
      <w:r w:rsidRPr="00CF554C">
        <w:rPr>
          <w:rFonts w:cs="Times New Roman"/>
          <w:i w:val="0"/>
        </w:rPr>
        <w:t>Memory Store Unit</w:t>
      </w:r>
    </w:p>
    <w:p w:rsidR="000728C4" w:rsidRPr="00CF554C" w:rsidRDefault="000728C4" w:rsidP="000728C4">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825075" w:rsidRPr="00825075">
          <w:rPr>
            <w:rFonts w:cs="Times New Roman"/>
          </w:rPr>
          <w:t xml:space="preserve">[ </w:t>
        </w:r>
        <w:r w:rsidR="00825075" w:rsidRPr="00825075">
          <w:rPr>
            <w:rFonts w:cs="Times New Roman"/>
            <w:noProof/>
          </w:rPr>
          <w:t>31</w:t>
        </w:r>
      </w:fldSimple>
      <w:r w:rsidRPr="00CF554C">
        <w:rPr>
          <w:rFonts w:cs="Times New Roman"/>
        </w:rPr>
        <w:t xml:space="preserve"> ] by its author.</w:t>
      </w:r>
    </w:p>
    <w:p w:rsidR="000728C4" w:rsidRPr="00CF554C" w:rsidRDefault="000728C4" w:rsidP="000728C4">
      <w:pPr>
        <w:pStyle w:val="Heading3"/>
        <w:keepNext/>
        <w:keepLines/>
        <w:numPr>
          <w:ilvl w:val="2"/>
          <w:numId w:val="38"/>
        </w:numPr>
        <w:spacing w:line="276" w:lineRule="auto"/>
        <w:rPr>
          <w:rFonts w:cs="Times New Roman"/>
        </w:rPr>
      </w:pPr>
      <w:bookmarkStart w:id="422" w:name="_Toc264798589"/>
      <w:bookmarkStart w:id="423" w:name="_Toc264737221"/>
      <w:bookmarkStart w:id="424" w:name="_Toc264995451"/>
      <w:r w:rsidRPr="00CF554C">
        <w:rPr>
          <w:rFonts w:cs="Times New Roman"/>
        </w:rPr>
        <w:t>X3D Agent Implementation</w:t>
      </w:r>
      <w:bookmarkEnd w:id="422"/>
      <w:bookmarkEnd w:id="423"/>
      <w:bookmarkEnd w:id="424"/>
    </w:p>
    <w:p w:rsidR="000728C4" w:rsidRPr="00CF554C" w:rsidRDefault="000728C4" w:rsidP="000728C4">
      <w:pPr>
        <w:rPr>
          <w:rFonts w:cs="Times New Roman"/>
        </w:rPr>
      </w:pPr>
      <w:r w:rsidRPr="00CF554C">
        <w:rPr>
          <w:rFonts w:cs="Times New Roman"/>
        </w:rPr>
        <w:t xml:space="preserve">The implementation is available in the X3DAgent class located in the </w:t>
      </w:r>
      <w:r>
        <w:rPr>
          <w:rFonts w:cs="Times New Roman"/>
          <w:i/>
        </w:rPr>
        <w:t>contextaware</w:t>
      </w:r>
      <w:r w:rsidRPr="00CF554C">
        <w:rPr>
          <w:rFonts w:cs="Times New Roman"/>
          <w:i/>
        </w:rPr>
        <w:t>.agents</w:t>
      </w:r>
      <w:r w:rsidRPr="00CF554C">
        <w:rPr>
          <w:rFonts w:cs="Times New Roman"/>
        </w:rPr>
        <w:t xml:space="preserve"> package.</w:t>
      </w:r>
    </w:p>
    <w:p w:rsidR="000728C4" w:rsidRPr="00CF554C" w:rsidRDefault="000728C4" w:rsidP="000728C4">
      <w:pPr>
        <w:ind w:firstLine="720"/>
      </w:pPr>
      <w:r w:rsidRPr="00CF554C">
        <w:lastRenderedPageBreak/>
        <w:t xml:space="preserve">For providing a realistic context representation X3D </w:t>
      </w:r>
      <w:fldSimple w:instr=" REF _Ref263677577 \h  \* MERGEFORMAT ">
        <w:r w:rsidR="00825075" w:rsidRPr="00825075">
          <w:t xml:space="preserve">[ </w:t>
        </w:r>
        <w:r w:rsidR="00825075" w:rsidRPr="00825075">
          <w:rPr>
            <w:noProof/>
          </w:rPr>
          <w:t>59</w:t>
        </w:r>
      </w:fldSimple>
      <w:r w:rsidRPr="00CF554C">
        <w:t xml:space="preserve"> ] was chosen. </w:t>
      </w:r>
      <w:r w:rsidRPr="00CF554C">
        <w:rPr>
          <w:rStyle w:val="apple-style-span"/>
          <w:color w:val="111111"/>
          <w:sz w:val="22"/>
        </w:rPr>
        <w:t xml:space="preserve">X3D is a scalable and open software standard for defining and communicating real-time, interactive 3D content for visual effects and behavioral modeling. </w:t>
      </w:r>
      <w:r w:rsidRPr="00CF554C">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0728C4" w:rsidRPr="00CF554C" w:rsidRDefault="000728C4" w:rsidP="000728C4">
      <w:pPr>
        <w:ind w:firstLine="720"/>
        <w:rPr>
          <w:rStyle w:val="apple-style-span"/>
          <w:color w:val="000000"/>
          <w:sz w:val="22"/>
        </w:rPr>
      </w:pPr>
      <w:r w:rsidRPr="00CF554C">
        <w:rPr>
          <w:color w:val="111111"/>
        </w:rPr>
        <w:t xml:space="preserve">Xj3D </w:t>
      </w:r>
      <w:fldSimple w:instr=" REF _Ref263678182 \h  \* MERGEFORMAT ">
        <w:r w:rsidR="00825075" w:rsidRPr="00825075">
          <w:t xml:space="preserve">[ </w:t>
        </w:r>
        <w:r w:rsidR="00825075" w:rsidRPr="00825075">
          <w:rPr>
            <w:noProof/>
          </w:rPr>
          <w:t>60</w:t>
        </w:r>
      </w:fldSimple>
      <w:r w:rsidRPr="00CF554C">
        <w:rPr>
          <w:color w:val="111111"/>
        </w:rPr>
        <w:t xml:space="preserve"> ] is a</w:t>
      </w:r>
      <w:r w:rsidRPr="00CF554C">
        <w:rPr>
          <w:color w:val="000000"/>
        </w:rPr>
        <w:t xml:space="preserve"> </w:t>
      </w:r>
      <w:r w:rsidRPr="00CF554C">
        <w:rPr>
          <w:rStyle w:val="apple-style-span"/>
          <w:color w:val="000000"/>
          <w:sz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rPr>
        <w:t xml:space="preserve"> The architecture of the Xj3D</w:t>
      </w:r>
      <w:r w:rsidRPr="00CF554C">
        <w:rPr>
          <w:rStyle w:val="apple-style-span"/>
          <w:color w:val="000000"/>
          <w:sz w:val="22"/>
        </w:rPr>
        <w:t xml:space="preserve"> </w:t>
      </w:r>
      <w:r>
        <w:rPr>
          <w:rStyle w:val="apple-style-span"/>
          <w:color w:val="000000"/>
          <w:sz w:val="22"/>
        </w:rPr>
        <w:t xml:space="preserve">is presented in </w:t>
      </w:r>
      <w:r w:rsidR="003E2112">
        <w:rPr>
          <w:rStyle w:val="apple-style-span"/>
          <w:color w:val="000000"/>
          <w:sz w:val="22"/>
        </w:rPr>
        <w:fldChar w:fldCharType="begin"/>
      </w:r>
      <w:r>
        <w:rPr>
          <w:rStyle w:val="apple-style-span"/>
          <w:color w:val="000000"/>
          <w:sz w:val="22"/>
        </w:rPr>
        <w:instrText xml:space="preserve"> REF _Ref264201451 \h </w:instrText>
      </w:r>
      <w:r w:rsidR="003E2112">
        <w:rPr>
          <w:rStyle w:val="apple-style-span"/>
          <w:color w:val="000000"/>
          <w:sz w:val="22"/>
        </w:rPr>
      </w:r>
      <w:r w:rsidR="003E2112">
        <w:rPr>
          <w:rStyle w:val="apple-style-span"/>
          <w:color w:val="000000"/>
          <w:sz w:val="22"/>
        </w:rPr>
        <w:fldChar w:fldCharType="separate"/>
      </w:r>
      <w:r w:rsidR="00825075" w:rsidRPr="00CF554C">
        <w:rPr>
          <w:rFonts w:cs="Times New Roman"/>
        </w:rPr>
        <w:t xml:space="preserve">Figure </w:t>
      </w:r>
      <w:r w:rsidR="00825075">
        <w:rPr>
          <w:rFonts w:cs="Times New Roman"/>
          <w:noProof/>
        </w:rPr>
        <w:t>5</w:t>
      </w:r>
      <w:r w:rsidR="00825075">
        <w:rPr>
          <w:rFonts w:cs="Times New Roman"/>
        </w:rPr>
        <w:t>.</w:t>
      </w:r>
      <w:r w:rsidR="00825075">
        <w:rPr>
          <w:rFonts w:cs="Times New Roman"/>
          <w:noProof/>
        </w:rPr>
        <w:t>8</w:t>
      </w:r>
      <w:r w:rsidR="003E2112">
        <w:rPr>
          <w:rStyle w:val="apple-style-span"/>
          <w:color w:val="000000"/>
          <w:sz w:val="22"/>
        </w:rPr>
        <w:fldChar w:fldCharType="end"/>
      </w:r>
      <w:r>
        <w:rPr>
          <w:rStyle w:val="apple-style-span"/>
          <w:color w:val="000000"/>
          <w:sz w:val="22"/>
        </w:rPr>
        <w:t>.</w:t>
      </w:r>
    </w:p>
    <w:p w:rsidR="000728C4" w:rsidRPr="00CF554C" w:rsidRDefault="000728C4" w:rsidP="000728C4">
      <w:pPr>
        <w:pStyle w:val="NormalWeb"/>
        <w:keepNext/>
        <w:spacing w:before="0" w:beforeAutospacing="0" w:line="231" w:lineRule="atLeast"/>
        <w:jc w:val="center"/>
      </w:pPr>
      <w:r w:rsidRPr="00CF554C">
        <w:rPr>
          <w:noProof/>
          <w:color w:val="000000"/>
          <w:sz w:val="22"/>
          <w:szCs w:val="22"/>
          <w:lang w:bidi="ar-SA"/>
        </w:rPr>
        <w:drawing>
          <wp:inline distT="0" distB="0" distL="0" distR="0">
            <wp:extent cx="5943600" cy="2759529"/>
            <wp:effectExtent l="19050" t="19050" r="19050" b="21771"/>
            <wp:docPr id="3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6" cstate="print"/>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sz w:val="22"/>
          <w:szCs w:val="22"/>
        </w:rPr>
      </w:pPr>
      <w:bookmarkStart w:id="425" w:name="_Ref264201451"/>
      <w:bookmarkStart w:id="426" w:name="_Toc264369128"/>
      <w:bookmarkStart w:id="427" w:name="_Toc264798642"/>
      <w:bookmarkStart w:id="428" w:name="_Toc264916820"/>
      <w:bookmarkStart w:id="429" w:name="_Toc264920374"/>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5</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8</w:t>
      </w:r>
      <w:r w:rsidR="003E2112">
        <w:rPr>
          <w:rFonts w:cs="Times New Roman"/>
          <w:color w:val="auto"/>
        </w:rPr>
        <w:fldChar w:fldCharType="end"/>
      </w:r>
      <w:bookmarkEnd w:id="425"/>
      <w:r w:rsidRPr="00CF554C">
        <w:rPr>
          <w:rFonts w:cs="Times New Roman"/>
          <w:color w:val="auto"/>
        </w:rPr>
        <w:t>: Xj3D Architecture</w:t>
      </w:r>
      <w:bookmarkEnd w:id="426"/>
      <w:bookmarkEnd w:id="427"/>
      <w:bookmarkEnd w:id="428"/>
      <w:bookmarkEnd w:id="429"/>
    </w:p>
    <w:p w:rsidR="000728C4" w:rsidRDefault="000728C4" w:rsidP="000728C4">
      <w:pPr>
        <w:pStyle w:val="NormalWeb"/>
        <w:spacing w:before="0" w:beforeAutospacing="0" w:line="231" w:lineRule="atLeast"/>
        <w:ind w:firstLine="720"/>
        <w:rPr>
          <w:color w:val="111111"/>
          <w:sz w:val="22"/>
          <w:szCs w:val="22"/>
        </w:rPr>
      </w:pPr>
      <w:r w:rsidRPr="00CF554C">
        <w:rPr>
          <w:color w:val="111111"/>
          <w:sz w:val="22"/>
          <w:szCs w:val="22"/>
        </w:rPr>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w:t>
      </w:r>
    </w:p>
    <w:p w:rsidR="000728C4" w:rsidRDefault="000728C4" w:rsidP="000728C4">
      <w:pPr>
        <w:pStyle w:val="NormalWeb"/>
        <w:spacing w:before="0" w:beforeAutospacing="0" w:line="231" w:lineRule="atLeast"/>
        <w:ind w:firstLine="720"/>
        <w:rPr>
          <w:sz w:val="22"/>
          <w:szCs w:val="22"/>
        </w:rPr>
      </w:pPr>
      <w:r>
        <w:rPr>
          <w:color w:val="111111"/>
          <w:sz w:val="22"/>
          <w:szCs w:val="22"/>
        </w:rPr>
        <w:t xml:space="preserve">An example of an X3D node description is presented in </w:t>
      </w:r>
      <w:r w:rsidR="003E2112">
        <w:rPr>
          <w:color w:val="111111"/>
          <w:sz w:val="22"/>
          <w:szCs w:val="22"/>
        </w:rPr>
        <w:fldChar w:fldCharType="begin"/>
      </w:r>
      <w:r>
        <w:rPr>
          <w:color w:val="111111"/>
          <w:sz w:val="22"/>
          <w:szCs w:val="22"/>
        </w:rPr>
        <w:instrText xml:space="preserve"> REF _Ref264201532 \h </w:instrText>
      </w:r>
      <w:r w:rsidR="003E2112">
        <w:rPr>
          <w:color w:val="111111"/>
          <w:sz w:val="22"/>
          <w:szCs w:val="22"/>
        </w:rPr>
      </w:r>
      <w:r w:rsidR="003E2112">
        <w:rPr>
          <w:color w:val="111111"/>
          <w:sz w:val="22"/>
          <w:szCs w:val="22"/>
        </w:rPr>
        <w:fldChar w:fldCharType="separate"/>
      </w:r>
      <w:r w:rsidR="00825075" w:rsidRPr="00CF554C">
        <w:t xml:space="preserve">Listing </w:t>
      </w:r>
      <w:r w:rsidR="00825075">
        <w:rPr>
          <w:noProof/>
        </w:rPr>
        <w:t>5</w:t>
      </w:r>
      <w:r w:rsidR="00825075" w:rsidRPr="00CF554C">
        <w:t>.</w:t>
      </w:r>
      <w:r w:rsidR="00825075">
        <w:rPr>
          <w:noProof/>
        </w:rPr>
        <w:t>5</w:t>
      </w:r>
      <w:r w:rsidR="003E2112">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having RGB values 0.5, 0.5, 0.5 (1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p w:rsidR="000728C4" w:rsidRDefault="000728C4" w:rsidP="000728C4">
      <w:pPr>
        <w:pStyle w:val="NormalWeb"/>
        <w:spacing w:before="0" w:beforeAutospacing="0" w:line="231" w:lineRule="atLeast"/>
        <w:ind w:firstLine="720"/>
        <w:rPr>
          <w:sz w:val="22"/>
          <w:szCs w:val="22"/>
        </w:rPr>
      </w:pPr>
    </w:p>
    <w:p w:rsidR="000728C4" w:rsidRDefault="000728C4" w:rsidP="000728C4">
      <w:pPr>
        <w:pStyle w:val="NormalWeb"/>
        <w:spacing w:before="0" w:beforeAutospacing="0" w:line="231" w:lineRule="atLeast"/>
        <w:ind w:firstLine="720"/>
        <w:rPr>
          <w:sz w:val="22"/>
          <w:szCs w:val="22"/>
        </w:rPr>
      </w:pPr>
    </w:p>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sz w:val="22"/>
                <w:szCs w:val="22"/>
              </w:rPr>
            </w:pPr>
            <w:bookmarkStart w:id="430" w:name="_Ref264201532"/>
            <w:bookmarkStart w:id="431" w:name="_Toc264370236"/>
            <w:r w:rsidRPr="00CF554C">
              <w:rPr>
                <w:color w:val="auto"/>
              </w:rPr>
              <w:lastRenderedPageBreak/>
              <w:t xml:space="preserve">Listing </w:t>
            </w:r>
            <w:r w:rsidR="003E2112" w:rsidRPr="00CF554C">
              <w:rPr>
                <w:color w:val="auto"/>
              </w:rPr>
              <w:fldChar w:fldCharType="begin"/>
            </w:r>
            <w:r w:rsidRPr="00CF554C">
              <w:rPr>
                <w:color w:val="auto"/>
              </w:rPr>
              <w:instrText xml:space="preserve"> STYLEREF 1 \s </w:instrText>
            </w:r>
            <w:r w:rsidR="003E2112" w:rsidRPr="00CF554C">
              <w:rPr>
                <w:color w:val="auto"/>
              </w:rPr>
              <w:fldChar w:fldCharType="separate"/>
            </w:r>
            <w:r w:rsidR="00825075">
              <w:rPr>
                <w:noProof/>
                <w:color w:val="auto"/>
              </w:rPr>
              <w:t>5</w:t>
            </w:r>
            <w:r w:rsidR="003E2112" w:rsidRPr="00CF554C">
              <w:rPr>
                <w:color w:val="auto"/>
              </w:rPr>
              <w:fldChar w:fldCharType="end"/>
            </w:r>
            <w:r w:rsidRPr="00CF554C">
              <w:rPr>
                <w:color w:val="auto"/>
              </w:rPr>
              <w:t>.</w:t>
            </w:r>
            <w:r w:rsidR="003E2112" w:rsidRPr="00CF554C">
              <w:rPr>
                <w:color w:val="auto"/>
              </w:rPr>
              <w:fldChar w:fldCharType="begin"/>
            </w:r>
            <w:r w:rsidRPr="00CF554C">
              <w:rPr>
                <w:color w:val="auto"/>
              </w:rPr>
              <w:instrText xml:space="preserve"> SEQ Listing \* ARABIC \s 1 </w:instrText>
            </w:r>
            <w:r w:rsidR="003E2112" w:rsidRPr="00CF554C">
              <w:rPr>
                <w:color w:val="auto"/>
              </w:rPr>
              <w:fldChar w:fldCharType="separate"/>
            </w:r>
            <w:r w:rsidR="00825075">
              <w:rPr>
                <w:noProof/>
                <w:color w:val="auto"/>
              </w:rPr>
              <w:t>5</w:t>
            </w:r>
            <w:r w:rsidR="003E2112" w:rsidRPr="00CF554C">
              <w:rPr>
                <w:color w:val="auto"/>
              </w:rPr>
              <w:fldChar w:fldCharType="end"/>
            </w:r>
            <w:bookmarkEnd w:id="430"/>
            <w:r w:rsidRPr="00CF554C">
              <w:rPr>
                <w:color w:val="auto"/>
              </w:rPr>
              <w:t>: X3D File Shape Entry</w:t>
            </w:r>
            <w:bookmarkEnd w:id="431"/>
          </w:p>
        </w:tc>
      </w:tr>
      <w:tr w:rsidR="000728C4" w:rsidRPr="00CF554C" w:rsidTr="00AE06C9">
        <w:tc>
          <w:tcPr>
            <w:tcW w:w="9576" w:type="dxa"/>
          </w:tcPr>
          <w:p w:rsidR="000728C4" w:rsidRPr="005C6136" w:rsidRDefault="000728C4" w:rsidP="00AE06C9">
            <w:pPr>
              <w:keepNext/>
              <w:rPr>
                <w:sz w:val="2"/>
                <w:szCs w:val="2"/>
              </w:rPr>
            </w:pPr>
          </w:p>
          <w:p w:rsidR="000728C4" w:rsidRDefault="000728C4" w:rsidP="00AE06C9">
            <w:pPr>
              <w:keepNext/>
            </w:pPr>
            <w:r w:rsidRPr="00CF554C">
              <w:rPr>
                <w:noProof/>
                <w:lang w:bidi="ar-SA"/>
              </w:rPr>
              <w:drawing>
                <wp:inline distT="0" distB="0" distL="0" distR="0">
                  <wp:extent cx="5650230" cy="1716694"/>
                  <wp:effectExtent l="19050" t="0" r="762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p w:rsidR="000728C4" w:rsidRPr="005C6136" w:rsidRDefault="000728C4" w:rsidP="00AE06C9">
            <w:pPr>
              <w:keepNext/>
              <w:rPr>
                <w:sz w:val="2"/>
                <w:szCs w:val="2"/>
              </w:rPr>
            </w:pPr>
          </w:p>
        </w:tc>
      </w:tr>
    </w:tbl>
    <w:p w:rsidR="000728C4" w:rsidRPr="00CF554C" w:rsidRDefault="000728C4" w:rsidP="000728C4">
      <w:pPr>
        <w:rPr>
          <w:rFonts w:cs="Times New Roman"/>
        </w:rPr>
      </w:pPr>
    </w:p>
    <w:p w:rsidR="000728C4" w:rsidRPr="00CF554C" w:rsidRDefault="000728C4" w:rsidP="000728C4">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0728C4" w:rsidRPr="00CF554C" w:rsidRDefault="000728C4" w:rsidP="000728C4">
      <w:pPr>
        <w:pStyle w:val="Heading3"/>
        <w:keepNext/>
        <w:keepLines/>
        <w:numPr>
          <w:ilvl w:val="2"/>
          <w:numId w:val="38"/>
        </w:numPr>
        <w:spacing w:line="276" w:lineRule="auto"/>
        <w:rPr>
          <w:rFonts w:cs="Times New Roman"/>
        </w:rPr>
      </w:pPr>
      <w:bookmarkStart w:id="432" w:name="_Toc264798590"/>
      <w:bookmarkStart w:id="433" w:name="_Toc264737222"/>
      <w:bookmarkStart w:id="434" w:name="_Toc264995452"/>
      <w:r w:rsidRPr="00CF554C">
        <w:rPr>
          <w:rFonts w:cs="Times New Roman"/>
        </w:rPr>
        <w:t>GUI Agent Implementation</w:t>
      </w:r>
      <w:bookmarkEnd w:id="432"/>
      <w:bookmarkEnd w:id="433"/>
      <w:bookmarkEnd w:id="434"/>
    </w:p>
    <w:p w:rsidR="000728C4" w:rsidRPr="00CF554C" w:rsidRDefault="000728C4" w:rsidP="000728C4">
      <w:pPr>
        <w:jc w:val="right"/>
        <w:rPr>
          <w:rFonts w:cs="Times New Roman"/>
        </w:rPr>
      </w:pPr>
      <w:r w:rsidRPr="00CF554C">
        <w:rPr>
          <w:rFonts w:cs="Times New Roman"/>
        </w:rPr>
        <w:t xml:space="preserve">The implementation is available in the GUIAgent class in the </w:t>
      </w:r>
      <w:r>
        <w:rPr>
          <w:rFonts w:cs="Times New Roman"/>
          <w:i/>
        </w:rPr>
        <w:t>contextaware</w:t>
      </w:r>
      <w:r w:rsidRPr="00CF554C">
        <w:rPr>
          <w:rFonts w:cs="Times New Roman"/>
          <w:i/>
        </w:rPr>
        <w:t>.agents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0728C4" w:rsidRPr="00CF554C" w:rsidRDefault="000728C4" w:rsidP="000728C4">
      <w:pPr>
        <w:pStyle w:val="Heading4"/>
        <w:keepNext/>
        <w:keepLines/>
        <w:numPr>
          <w:ilvl w:val="3"/>
          <w:numId w:val="38"/>
        </w:numPr>
        <w:spacing w:line="276" w:lineRule="auto"/>
        <w:rPr>
          <w:rFonts w:cs="Times New Roman"/>
          <w:i w:val="0"/>
        </w:rPr>
      </w:pPr>
      <w:bookmarkStart w:id="435" w:name="_Ref264267964"/>
      <w:r w:rsidRPr="00CF554C">
        <w:rPr>
          <w:rFonts w:cs="Times New Roman"/>
          <w:i w:val="0"/>
        </w:rPr>
        <w:t>Environment Monitor</w:t>
      </w:r>
      <w:bookmarkEnd w:id="435"/>
    </w:p>
    <w:p w:rsidR="000728C4" w:rsidRPr="00924E4C" w:rsidRDefault="000728C4" w:rsidP="000728C4">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825075" w:rsidRPr="00CF554C">
          <w:rPr>
            <w:rFonts w:cs="Times New Roman"/>
          </w:rPr>
          <w:t xml:space="preserve">Figure </w:t>
        </w:r>
        <w:r w:rsidR="00825075">
          <w:rPr>
            <w:rFonts w:cs="Times New Roman"/>
            <w:noProof/>
          </w:rPr>
          <w:t>5.8</w:t>
        </w:r>
      </w:fldSimple>
      <w:r w:rsidRPr="00924E4C">
        <w:rPr>
          <w:rFonts w:cs="Times New Roman"/>
        </w:rPr>
        <w:t>, has three main areas: current state area, broken policies area and context repair area.</w:t>
      </w:r>
    </w:p>
    <w:p w:rsidR="000728C4" w:rsidRPr="00924E4C" w:rsidRDefault="000728C4" w:rsidP="000728C4">
      <w:pPr>
        <w:ind w:firstLine="720"/>
        <w:rPr>
          <w:rFonts w:cs="Times New Roman"/>
        </w:rPr>
      </w:pPr>
      <w:r w:rsidRPr="00924E4C">
        <w:rPr>
          <w:rFonts w:cs="Times New Roman"/>
        </w:rPr>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825075" w:rsidRPr="00CF554C">
          <w:rPr>
            <w:rFonts w:cs="Times New Roman"/>
          </w:rPr>
          <w:t xml:space="preserve">Figure </w:t>
        </w:r>
        <w:r w:rsidR="00825075">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0728C4" w:rsidRPr="00CF554C" w:rsidRDefault="000728C4" w:rsidP="000728C4">
      <w:pPr>
        <w:keepNext/>
        <w:jc w:val="center"/>
        <w:rPr>
          <w:rFonts w:cs="Times New Roman"/>
        </w:rPr>
      </w:pPr>
      <w:r w:rsidRPr="00CF554C">
        <w:rPr>
          <w:rFonts w:cs="Times New Roman"/>
          <w:noProof/>
          <w:lang w:bidi="ar-SA"/>
        </w:rPr>
        <w:lastRenderedPageBreak/>
        <w:drawing>
          <wp:inline distT="0" distB="0" distL="0" distR="0">
            <wp:extent cx="2610938" cy="4283929"/>
            <wp:effectExtent l="38100" t="19050" r="17962" b="21371"/>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2613647" cy="4288374"/>
                    </a:xfrm>
                    <a:prstGeom prst="rect">
                      <a:avLst/>
                    </a:prstGeom>
                    <a:noFill/>
                    <a:ln w="9525">
                      <a:solidFill>
                        <a:schemeClr val="tx1"/>
                      </a:solidFill>
                      <a:miter lim="800000"/>
                      <a:headEnd/>
                      <a:tailEnd/>
                    </a:ln>
                  </pic:spPr>
                </pic:pic>
              </a:graphicData>
            </a:graphic>
          </wp:inline>
        </w:drawing>
      </w:r>
    </w:p>
    <w:p w:rsidR="000728C4" w:rsidRDefault="000728C4" w:rsidP="000728C4">
      <w:pPr>
        <w:pStyle w:val="Caption"/>
        <w:jc w:val="center"/>
        <w:rPr>
          <w:rFonts w:cs="Times New Roman"/>
          <w:color w:val="auto"/>
        </w:rPr>
      </w:pPr>
      <w:bookmarkStart w:id="436" w:name="_Toc264369129"/>
      <w:bookmarkStart w:id="437" w:name="_Toc264798643"/>
      <w:bookmarkStart w:id="438" w:name="_Toc264916821"/>
      <w:bookmarkStart w:id="439" w:name="_Toc264920375"/>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5</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9</w:t>
      </w:r>
      <w:r w:rsidR="003E2112">
        <w:rPr>
          <w:rFonts w:cs="Times New Roman"/>
          <w:color w:val="auto"/>
        </w:rPr>
        <w:fldChar w:fldCharType="end"/>
      </w:r>
      <w:r w:rsidRPr="00CF554C">
        <w:rPr>
          <w:rFonts w:cs="Times New Roman"/>
          <w:color w:val="auto"/>
        </w:rPr>
        <w:t>: Environment Monitor GUI</w:t>
      </w:r>
      <w:bookmarkEnd w:id="436"/>
      <w:bookmarkEnd w:id="437"/>
      <w:bookmarkEnd w:id="438"/>
      <w:bookmarkEnd w:id="439"/>
    </w:p>
    <w:p w:rsidR="000728C4" w:rsidRPr="00C83921" w:rsidRDefault="000728C4" w:rsidP="000728C4"/>
    <w:p w:rsidR="000728C4" w:rsidRPr="00CF554C" w:rsidRDefault="000728C4" w:rsidP="000728C4">
      <w:pPr>
        <w:pStyle w:val="Heading4"/>
        <w:keepNext/>
        <w:keepLines/>
        <w:numPr>
          <w:ilvl w:val="3"/>
          <w:numId w:val="38"/>
        </w:numPr>
        <w:spacing w:line="276" w:lineRule="auto"/>
        <w:rPr>
          <w:rFonts w:cs="Times New Roman"/>
          <w:i w:val="0"/>
        </w:rPr>
      </w:pPr>
      <w:bookmarkStart w:id="440" w:name="_Ref264232677"/>
      <w:r w:rsidRPr="00CF554C">
        <w:rPr>
          <w:rFonts w:cs="Times New Roman"/>
          <w:i w:val="0"/>
        </w:rPr>
        <w:t>Tasks Monitor</w:t>
      </w:r>
      <w:bookmarkEnd w:id="440"/>
    </w:p>
    <w:p w:rsidR="000728C4" w:rsidRPr="00924E4C" w:rsidRDefault="000728C4" w:rsidP="000728C4">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Pr>
          <w:rFonts w:cs="Times New Roman"/>
        </w:rPr>
        <w:t xml:space="preserve"> class located in </w:t>
      </w:r>
      <w:r w:rsidRPr="00924E4C">
        <w:rPr>
          <w:rFonts w:cs="Times New Roman"/>
          <w:i/>
        </w:rPr>
        <w:t>gui.resourceMonitor.taskMonitor</w:t>
      </w:r>
      <w:r w:rsidRPr="00924E4C">
        <w:rPr>
          <w:rFonts w:cs="Times New Roman"/>
        </w:rPr>
        <w:t xml:space="preserve"> package.</w:t>
      </w:r>
    </w:p>
    <w:p w:rsidR="000728C4" w:rsidRPr="00924E4C" w:rsidRDefault="000728C4" w:rsidP="000728C4">
      <w:pPr>
        <w:ind w:firstLine="720"/>
        <w:rPr>
          <w:rFonts w:cs="Times New Roman"/>
        </w:rPr>
      </w:pPr>
      <w:r w:rsidRPr="00924E4C">
        <w:rPr>
          <w:rFonts w:cs="Times New Roman"/>
        </w:rPr>
        <w:t xml:space="preserve"> In </w:t>
      </w:r>
      <w:r w:rsidR="003E2112">
        <w:rPr>
          <w:rFonts w:cs="Times New Roman"/>
        </w:rPr>
        <w:fldChar w:fldCharType="begin"/>
      </w:r>
      <w:r>
        <w:rPr>
          <w:rFonts w:cs="Times New Roman"/>
        </w:rPr>
        <w:instrText xml:space="preserve"> REF _Ref264232636 \h </w:instrText>
      </w:r>
      <w:r w:rsidR="003E2112">
        <w:rPr>
          <w:rFonts w:cs="Times New Roman"/>
        </w:rPr>
      </w:r>
      <w:r w:rsidR="003E2112">
        <w:rPr>
          <w:rFonts w:cs="Times New Roman"/>
        </w:rPr>
        <w:fldChar w:fldCharType="separate"/>
      </w:r>
      <w:r w:rsidR="00825075" w:rsidRPr="00CF554C">
        <w:rPr>
          <w:rFonts w:cs="Times New Roman"/>
        </w:rPr>
        <w:t xml:space="preserve">Figure </w:t>
      </w:r>
      <w:r w:rsidR="00825075">
        <w:rPr>
          <w:rFonts w:cs="Times New Roman"/>
          <w:noProof/>
        </w:rPr>
        <w:t>5</w:t>
      </w:r>
      <w:r w:rsidR="00825075">
        <w:rPr>
          <w:rFonts w:cs="Times New Roman"/>
        </w:rPr>
        <w:t>.</w:t>
      </w:r>
      <w:r w:rsidR="00825075">
        <w:rPr>
          <w:rFonts w:cs="Times New Roman"/>
          <w:noProof/>
        </w:rPr>
        <w:t>10</w:t>
      </w:r>
      <w:r w:rsidR="003E2112">
        <w:rPr>
          <w:rFonts w:cs="Times New Roman"/>
        </w:rPr>
        <w:fldChar w:fldCharType="end"/>
      </w:r>
      <w:r>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3E2112">
        <w:rPr>
          <w:rFonts w:cs="Times New Roman"/>
        </w:rPr>
        <w:fldChar w:fldCharType="begin"/>
      </w:r>
      <w:r>
        <w:rPr>
          <w:rFonts w:cs="Times New Roman"/>
        </w:rPr>
        <w:instrText xml:space="preserve"> REF _Ref264232636 \h </w:instrText>
      </w:r>
      <w:r w:rsidR="003E2112">
        <w:rPr>
          <w:rFonts w:cs="Times New Roman"/>
        </w:rPr>
      </w:r>
      <w:r w:rsidR="003E2112">
        <w:rPr>
          <w:rFonts w:cs="Times New Roman"/>
        </w:rPr>
        <w:fldChar w:fldCharType="separate"/>
      </w:r>
      <w:r w:rsidR="00825075" w:rsidRPr="00CF554C">
        <w:rPr>
          <w:rFonts w:cs="Times New Roman"/>
        </w:rPr>
        <w:t xml:space="preserve">Figure </w:t>
      </w:r>
      <w:r w:rsidR="00825075">
        <w:rPr>
          <w:rFonts w:cs="Times New Roman"/>
          <w:noProof/>
        </w:rPr>
        <w:t>5</w:t>
      </w:r>
      <w:r w:rsidR="00825075">
        <w:rPr>
          <w:rFonts w:cs="Times New Roman"/>
        </w:rPr>
        <w:t>.</w:t>
      </w:r>
      <w:r w:rsidR="00825075">
        <w:rPr>
          <w:rFonts w:cs="Times New Roman"/>
          <w:noProof/>
        </w:rPr>
        <w:t>10</w:t>
      </w:r>
      <w:r w:rsidR="003E2112">
        <w:rPr>
          <w:rFonts w:cs="Times New Roman"/>
        </w:rPr>
        <w:fldChar w:fldCharType="end"/>
      </w:r>
      <w:r w:rsidRPr="00924E4C">
        <w:rPr>
          <w:rFonts w:cs="Times New Roman"/>
        </w:rPr>
        <w:t xml:space="preserve"> left). The second tab displays the entire information available for each task. More exactly, for each task the requested resources ranges and received resources values are displayed. For better visibility, each task receives a randomly assigned color (lighter than the black used for the task names). </w:t>
      </w:r>
    </w:p>
    <w:p w:rsidR="000728C4" w:rsidRPr="00CF554C" w:rsidRDefault="000728C4" w:rsidP="000728C4">
      <w:pPr>
        <w:keepNext/>
        <w:jc w:val="center"/>
        <w:rPr>
          <w:rFonts w:cs="Times New Roman"/>
        </w:rPr>
      </w:pPr>
      <w:r w:rsidRPr="00CF554C">
        <w:rPr>
          <w:rFonts w:cs="Times New Roman"/>
          <w:noProof/>
          <w:lang w:bidi="ar-SA"/>
        </w:rPr>
        <w:lastRenderedPageBreak/>
        <w:drawing>
          <wp:inline distT="0" distB="0" distL="0" distR="0">
            <wp:extent cx="228600" cy="161925"/>
            <wp:effectExtent l="19050" t="0" r="0" b="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441" w:name="_Ref264232636"/>
      <w:bookmarkStart w:id="442" w:name="_Toc264369130"/>
      <w:bookmarkStart w:id="443" w:name="_Toc264798644"/>
      <w:bookmarkStart w:id="444" w:name="_Toc264916822"/>
      <w:bookmarkStart w:id="445" w:name="_Toc264920376"/>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5</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10</w:t>
      </w:r>
      <w:r w:rsidR="003E2112">
        <w:rPr>
          <w:rFonts w:cs="Times New Roman"/>
          <w:color w:val="auto"/>
        </w:rPr>
        <w:fldChar w:fldCharType="end"/>
      </w:r>
      <w:bookmarkEnd w:id="441"/>
      <w:r w:rsidRPr="00CF554C">
        <w:rPr>
          <w:rFonts w:cs="Times New Roman"/>
          <w:color w:val="auto"/>
        </w:rPr>
        <w:t>: Task Monitor GUI</w:t>
      </w:r>
      <w:bookmarkEnd w:id="442"/>
      <w:bookmarkEnd w:id="443"/>
      <w:bookmarkEnd w:id="444"/>
      <w:bookmarkEnd w:id="445"/>
    </w:p>
    <w:p w:rsidR="000728C4" w:rsidRPr="00CF554C" w:rsidRDefault="000728C4" w:rsidP="000728C4">
      <w:pPr>
        <w:pStyle w:val="Heading4"/>
        <w:keepNext/>
        <w:keepLines/>
        <w:numPr>
          <w:ilvl w:val="3"/>
          <w:numId w:val="38"/>
        </w:numPr>
        <w:spacing w:line="276" w:lineRule="auto"/>
        <w:rPr>
          <w:rFonts w:cs="Times New Roman"/>
          <w:i w:val="0"/>
        </w:rPr>
      </w:pPr>
      <w:r w:rsidRPr="00CF554C">
        <w:rPr>
          <w:rFonts w:cs="Times New Roman"/>
          <w:i w:val="0"/>
        </w:rPr>
        <w:t>Server Monitors</w:t>
      </w:r>
    </w:p>
    <w:p w:rsidR="000728C4" w:rsidRPr="00924E4C" w:rsidRDefault="000728C4" w:rsidP="000728C4">
      <w:pPr>
        <w:rPr>
          <w:rFonts w:cs="Times New Roman"/>
        </w:rPr>
      </w:pPr>
      <w:r w:rsidRPr="00924E4C">
        <w:rPr>
          <w:rFonts w:cs="Times New Roman"/>
        </w:rPr>
        <w:t>This component is the most complex context monitoring user interface module used in this application because it displays information about the running tasks, the total resource usage and the resource usage per task. The component implementation can be found in the</w:t>
      </w:r>
      <w:r>
        <w:rPr>
          <w:rFonts w:cs="Times New Roman"/>
        </w:rPr>
        <w:t xml:space="preserve"> </w:t>
      </w:r>
      <w:r w:rsidRPr="00924E4C">
        <w:rPr>
          <w:rFonts w:cs="Times New Roman"/>
          <w:i/>
        </w:rPr>
        <w:t>gui.resourceMonitor.serverMonitorPlotter.impl</w:t>
      </w:r>
      <w:r w:rsidRPr="00924E4C">
        <w:rPr>
          <w:rFonts w:cs="Times New Roman"/>
        </w:rPr>
        <w:t xml:space="preserve"> package, the component representing a composition of different classes.  </w:t>
      </w:r>
    </w:p>
    <w:p w:rsidR="000728C4" w:rsidRPr="00924E4C" w:rsidRDefault="000728C4" w:rsidP="000728C4">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825075" w:rsidRPr="00924E4C">
          <w:rPr>
            <w:rFonts w:cs="Times New Roman"/>
            <w:color w:val="000000" w:themeColor="text1"/>
          </w:rPr>
          <w:t xml:space="preserve">Figure </w:t>
        </w:r>
        <w:r w:rsidR="00825075">
          <w:rPr>
            <w:rFonts w:cs="Times New Roman"/>
            <w:noProof/>
            <w:color w:val="000000" w:themeColor="text1"/>
          </w:rPr>
          <w:t>5.11</w:t>
        </w:r>
      </w:fldSimple>
      <w:r w:rsidRPr="00924E4C">
        <w:rPr>
          <w:rFonts w:cs="Times New Roman"/>
        </w:rPr>
        <w:t xml:space="preserve">. </w:t>
      </w:r>
    </w:p>
    <w:p w:rsidR="000728C4" w:rsidRPr="00924E4C" w:rsidRDefault="000728C4" w:rsidP="000728C4">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t xml:space="preserve"> </w:t>
      </w:r>
      <w:r w:rsidR="003E2112">
        <w:fldChar w:fldCharType="begin"/>
      </w:r>
      <w:r>
        <w:instrText xml:space="preserve"> REF _Ref264232677 \r \h </w:instrText>
      </w:r>
      <w:r w:rsidR="003E2112">
        <w:fldChar w:fldCharType="separate"/>
      </w:r>
      <w:r w:rsidR="00825075">
        <w:t>5.6.4.2</w:t>
      </w:r>
      <w:r w:rsidR="003E2112">
        <w:fldChar w:fldCharType="end"/>
      </w:r>
      <w:r>
        <w:t xml:space="preserve"> </w:t>
      </w:r>
      <w:r w:rsidR="003E2112">
        <w:fldChar w:fldCharType="begin"/>
      </w:r>
      <w:r>
        <w:instrText xml:space="preserve"> REF _Ref264232677 \h </w:instrText>
      </w:r>
      <w:r w:rsidR="003E2112">
        <w:fldChar w:fldCharType="separate"/>
      </w:r>
      <w:r w:rsidR="00825075" w:rsidRPr="00CF554C">
        <w:rPr>
          <w:rFonts w:cs="Times New Roman"/>
        </w:rPr>
        <w:t>Tasks Monitor</w:t>
      </w:r>
      <w:r w:rsidR="003E2112">
        <w:fldChar w:fldCharType="end"/>
      </w:r>
      <w:r w:rsidRPr="00924E4C">
        <w:rPr>
          <w:rFonts w:cs="Times New Roman"/>
        </w:rPr>
        <w:t>. The Total Resources Usage Monitor is a XY 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are shown.</w:t>
      </w:r>
    </w:p>
    <w:p w:rsidR="000728C4" w:rsidRPr="00924E4C" w:rsidRDefault="000728C4" w:rsidP="000728C4">
      <w:pPr>
        <w:keepNext/>
        <w:jc w:val="center"/>
        <w:rPr>
          <w:rFonts w:cs="Times New Roman"/>
        </w:rPr>
      </w:pPr>
      <w:r w:rsidRPr="00924E4C">
        <w:rPr>
          <w:rFonts w:cs="Times New Roman"/>
          <w:noProof/>
          <w:lang w:bidi="ar-SA"/>
        </w:rPr>
        <w:lastRenderedPageBreak/>
        <w:drawing>
          <wp:inline distT="0" distB="0" distL="0" distR="0">
            <wp:extent cx="5943600" cy="2425148"/>
            <wp:effectExtent l="19050" t="19050" r="19050" b="13252"/>
            <wp:docPr id="41"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41" cstate="print"/>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0728C4" w:rsidRDefault="000728C4" w:rsidP="000728C4">
      <w:pPr>
        <w:pStyle w:val="Caption"/>
        <w:jc w:val="center"/>
        <w:rPr>
          <w:rFonts w:cs="Times New Roman"/>
          <w:color w:val="000000" w:themeColor="text1"/>
        </w:rPr>
      </w:pPr>
      <w:bookmarkStart w:id="446" w:name="_Ref264219998"/>
      <w:bookmarkStart w:id="447" w:name="_Toc264369131"/>
      <w:bookmarkStart w:id="448" w:name="_Toc264798645"/>
      <w:bookmarkStart w:id="449" w:name="_Toc264916823"/>
      <w:bookmarkStart w:id="450" w:name="_Toc264920377"/>
      <w:r w:rsidRPr="00924E4C">
        <w:rPr>
          <w:rFonts w:cs="Times New Roman"/>
          <w:color w:val="000000" w:themeColor="text1"/>
        </w:rPr>
        <w:t xml:space="preserve">Figure </w:t>
      </w:r>
      <w:r w:rsidR="003E2112">
        <w:rPr>
          <w:rFonts w:cs="Times New Roman"/>
          <w:color w:val="000000" w:themeColor="text1"/>
        </w:rPr>
        <w:fldChar w:fldCharType="begin"/>
      </w:r>
      <w:r>
        <w:rPr>
          <w:rFonts w:cs="Times New Roman"/>
          <w:color w:val="000000" w:themeColor="text1"/>
        </w:rPr>
        <w:instrText xml:space="preserve"> STYLEREF 1 \s </w:instrText>
      </w:r>
      <w:r w:rsidR="003E2112">
        <w:rPr>
          <w:rFonts w:cs="Times New Roman"/>
          <w:color w:val="000000" w:themeColor="text1"/>
        </w:rPr>
        <w:fldChar w:fldCharType="separate"/>
      </w:r>
      <w:r w:rsidR="00825075">
        <w:rPr>
          <w:rFonts w:cs="Times New Roman"/>
          <w:noProof/>
          <w:color w:val="000000" w:themeColor="text1"/>
        </w:rPr>
        <w:t>5</w:t>
      </w:r>
      <w:r w:rsidR="003E2112">
        <w:rPr>
          <w:rFonts w:cs="Times New Roman"/>
          <w:color w:val="000000" w:themeColor="text1"/>
        </w:rPr>
        <w:fldChar w:fldCharType="end"/>
      </w:r>
      <w:r>
        <w:rPr>
          <w:rFonts w:cs="Times New Roman"/>
          <w:color w:val="000000" w:themeColor="text1"/>
        </w:rPr>
        <w:t>.</w:t>
      </w:r>
      <w:r w:rsidR="003E2112">
        <w:rPr>
          <w:rFonts w:cs="Times New Roman"/>
          <w:color w:val="000000" w:themeColor="text1"/>
        </w:rPr>
        <w:fldChar w:fldCharType="begin"/>
      </w:r>
      <w:r>
        <w:rPr>
          <w:rFonts w:cs="Times New Roman"/>
          <w:color w:val="000000" w:themeColor="text1"/>
        </w:rPr>
        <w:instrText xml:space="preserve"> SEQ Figure \* ARABIC \s 1 </w:instrText>
      </w:r>
      <w:r w:rsidR="003E2112">
        <w:rPr>
          <w:rFonts w:cs="Times New Roman"/>
          <w:color w:val="000000" w:themeColor="text1"/>
        </w:rPr>
        <w:fldChar w:fldCharType="separate"/>
      </w:r>
      <w:r w:rsidR="00825075">
        <w:rPr>
          <w:rFonts w:cs="Times New Roman"/>
          <w:noProof/>
          <w:color w:val="000000" w:themeColor="text1"/>
        </w:rPr>
        <w:t>11</w:t>
      </w:r>
      <w:r w:rsidR="003E2112">
        <w:rPr>
          <w:rFonts w:cs="Times New Roman"/>
          <w:color w:val="000000" w:themeColor="text1"/>
        </w:rPr>
        <w:fldChar w:fldCharType="end"/>
      </w:r>
      <w:bookmarkEnd w:id="446"/>
      <w:r w:rsidRPr="00924E4C">
        <w:rPr>
          <w:rFonts w:cs="Times New Roman"/>
          <w:color w:val="000000" w:themeColor="text1"/>
        </w:rPr>
        <w:t>: Server Monitor Window Architecture</w:t>
      </w:r>
      <w:bookmarkEnd w:id="447"/>
      <w:bookmarkEnd w:id="448"/>
      <w:bookmarkEnd w:id="449"/>
      <w:bookmarkEnd w:id="450"/>
    </w:p>
    <w:p w:rsidR="000728C4" w:rsidRPr="002E0966" w:rsidRDefault="000728C4" w:rsidP="000728C4">
      <w:pPr>
        <w:ind w:firstLine="720"/>
      </w:pPr>
      <w:r>
        <w:t xml:space="preserve">In </w:t>
      </w:r>
      <w:r w:rsidR="003E2112">
        <w:fldChar w:fldCharType="begin"/>
      </w:r>
      <w:r>
        <w:instrText xml:space="preserve"> REF _Ref264301800 \h </w:instrText>
      </w:r>
      <w:r w:rsidR="003E2112">
        <w:fldChar w:fldCharType="separate"/>
      </w:r>
      <w:r w:rsidR="00825075" w:rsidRPr="00E25F06">
        <w:t xml:space="preserve">Figure </w:t>
      </w:r>
      <w:r w:rsidR="00825075">
        <w:rPr>
          <w:noProof/>
        </w:rPr>
        <w:t>5</w:t>
      </w:r>
      <w:r w:rsidR="00825075">
        <w:t>.</w:t>
      </w:r>
      <w:r w:rsidR="00825075">
        <w:rPr>
          <w:noProof/>
        </w:rPr>
        <w:t>12</w:t>
      </w:r>
      <w:r w:rsidR="003E2112">
        <w:fldChar w:fldCharType="end"/>
      </w:r>
      <w:r>
        <w:t xml:space="preserve"> a server monitor snapshot is illustrated. In the snapshot the monitor displays information about a server having two cores and which does not run any virtual machines. In the left of the image is the running tasks display window, in the center is the total resources usage window and in the right hand side is the resource monitor who shows individual resources usage, in this case just the OS and Free.</w:t>
      </w:r>
    </w:p>
    <w:p w:rsidR="000728C4" w:rsidRDefault="000728C4" w:rsidP="000728C4">
      <w:pPr>
        <w:keepNext/>
      </w:pPr>
      <w:r w:rsidRPr="00E25F06">
        <w:rPr>
          <w:noProof/>
          <w:lang w:bidi="ar-SA"/>
        </w:rPr>
        <w:drawing>
          <wp:inline distT="0" distB="0" distL="0" distR="0">
            <wp:extent cx="5943600" cy="3803140"/>
            <wp:effectExtent l="19050" t="19050" r="19050" b="2591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943600" cy="3803140"/>
                    </a:xfrm>
                    <a:prstGeom prst="rect">
                      <a:avLst/>
                    </a:prstGeom>
                    <a:noFill/>
                    <a:ln w="9525">
                      <a:solidFill>
                        <a:schemeClr val="tx1"/>
                      </a:solidFill>
                      <a:miter lim="800000"/>
                      <a:headEnd/>
                      <a:tailEnd/>
                    </a:ln>
                  </pic:spPr>
                </pic:pic>
              </a:graphicData>
            </a:graphic>
          </wp:inline>
        </w:drawing>
      </w:r>
    </w:p>
    <w:p w:rsidR="000728C4" w:rsidRPr="00E25F06" w:rsidRDefault="000728C4" w:rsidP="000728C4">
      <w:pPr>
        <w:pStyle w:val="Caption"/>
        <w:jc w:val="center"/>
        <w:rPr>
          <w:color w:val="auto"/>
        </w:rPr>
      </w:pPr>
      <w:bookmarkStart w:id="451" w:name="_Ref264301800"/>
      <w:bookmarkStart w:id="452" w:name="_Toc264369132"/>
      <w:bookmarkStart w:id="453" w:name="_Toc264798646"/>
      <w:bookmarkStart w:id="454" w:name="_Toc264916824"/>
      <w:bookmarkStart w:id="455" w:name="_Toc264920378"/>
      <w:r w:rsidRPr="00E25F06">
        <w:rPr>
          <w:color w:val="auto"/>
        </w:rPr>
        <w:t xml:space="preserve">Figure </w:t>
      </w:r>
      <w:r w:rsidR="003E2112">
        <w:rPr>
          <w:color w:val="auto"/>
        </w:rPr>
        <w:fldChar w:fldCharType="begin"/>
      </w:r>
      <w:r>
        <w:rPr>
          <w:color w:val="auto"/>
        </w:rPr>
        <w:instrText xml:space="preserve"> STYLEREF 1 \s </w:instrText>
      </w:r>
      <w:r w:rsidR="003E2112">
        <w:rPr>
          <w:color w:val="auto"/>
        </w:rPr>
        <w:fldChar w:fldCharType="separate"/>
      </w:r>
      <w:r w:rsidR="00825075">
        <w:rPr>
          <w:noProof/>
          <w:color w:val="auto"/>
        </w:rPr>
        <w:t>5</w:t>
      </w:r>
      <w:r w:rsidR="003E2112">
        <w:rPr>
          <w:color w:val="auto"/>
        </w:rPr>
        <w:fldChar w:fldCharType="end"/>
      </w:r>
      <w:r>
        <w:rPr>
          <w:color w:val="auto"/>
        </w:rPr>
        <w:t>.</w:t>
      </w:r>
      <w:r w:rsidR="003E2112">
        <w:rPr>
          <w:color w:val="auto"/>
        </w:rPr>
        <w:fldChar w:fldCharType="begin"/>
      </w:r>
      <w:r>
        <w:rPr>
          <w:color w:val="auto"/>
        </w:rPr>
        <w:instrText xml:space="preserve"> SEQ Figure \* ARABIC \s 1 </w:instrText>
      </w:r>
      <w:r w:rsidR="003E2112">
        <w:rPr>
          <w:color w:val="auto"/>
        </w:rPr>
        <w:fldChar w:fldCharType="separate"/>
      </w:r>
      <w:r w:rsidR="00825075">
        <w:rPr>
          <w:noProof/>
          <w:color w:val="auto"/>
        </w:rPr>
        <w:t>12</w:t>
      </w:r>
      <w:r w:rsidR="003E2112">
        <w:rPr>
          <w:color w:val="auto"/>
        </w:rPr>
        <w:fldChar w:fldCharType="end"/>
      </w:r>
      <w:bookmarkEnd w:id="451"/>
      <w:r w:rsidRPr="00E25F06">
        <w:rPr>
          <w:color w:val="auto"/>
        </w:rPr>
        <w:t xml:space="preserve">: Server Monitor </w:t>
      </w:r>
      <w:r>
        <w:rPr>
          <w:color w:val="auto"/>
        </w:rPr>
        <w:t>Window</w:t>
      </w:r>
      <w:bookmarkEnd w:id="452"/>
      <w:bookmarkEnd w:id="453"/>
      <w:bookmarkEnd w:id="454"/>
      <w:bookmarkEnd w:id="455"/>
    </w:p>
    <w:p w:rsidR="000728C4" w:rsidRPr="00CF554C" w:rsidRDefault="000728C4" w:rsidP="000728C4">
      <w:pPr>
        <w:pStyle w:val="Heading4"/>
        <w:keepNext/>
        <w:keepLines/>
        <w:numPr>
          <w:ilvl w:val="3"/>
          <w:numId w:val="38"/>
        </w:numPr>
        <w:spacing w:line="276" w:lineRule="auto"/>
        <w:rPr>
          <w:rFonts w:cs="Times New Roman"/>
          <w:i w:val="0"/>
        </w:rPr>
      </w:pPr>
      <w:r w:rsidRPr="00CF554C">
        <w:rPr>
          <w:rFonts w:cs="Times New Roman"/>
          <w:i w:val="0"/>
        </w:rPr>
        <w:lastRenderedPageBreak/>
        <w:t>Logging Window</w:t>
      </w:r>
    </w:p>
    <w:p w:rsidR="000728C4" w:rsidRPr="00924E4C" w:rsidRDefault="000728C4" w:rsidP="000728C4">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0728C4" w:rsidRPr="00924E4C" w:rsidRDefault="000728C4" w:rsidP="000728C4">
      <w:pPr>
        <w:rPr>
          <w:rFonts w:cs="Times New Roman"/>
        </w:rPr>
      </w:pPr>
      <w:r w:rsidRPr="00924E4C">
        <w:rPr>
          <w:rFonts w:cs="Times New Roman"/>
        </w:rPr>
        <w:t xml:space="preserve">This component is important because it provides the context management history and makes it easier to trace the system. Two log windows are provided, one for the environment self-healing and one for the </w:t>
      </w:r>
      <w:r>
        <w:rPr>
          <w:rFonts w:cs="Times New Roman"/>
        </w:rPr>
        <w:t>service center</w:t>
      </w:r>
      <w:r w:rsidRPr="00924E4C">
        <w:rPr>
          <w:rFonts w:cs="Times New Roman"/>
        </w:rPr>
        <w:t xml:space="preserve"> self-adapting system.</w:t>
      </w:r>
      <w:r>
        <w:rPr>
          <w:rFonts w:cs="Times New Roman"/>
        </w:rPr>
        <w:t xml:space="preserve"> An example of a log is shown in </w:t>
      </w:r>
      <w:r w:rsidR="003E2112">
        <w:rPr>
          <w:rFonts w:cs="Times New Roman"/>
        </w:rPr>
        <w:fldChar w:fldCharType="begin"/>
      </w:r>
      <w:r>
        <w:rPr>
          <w:rFonts w:cs="Times New Roman"/>
        </w:rPr>
        <w:instrText xml:space="preserve"> REF _Ref264232718 \h </w:instrText>
      </w:r>
      <w:r w:rsidR="003E2112">
        <w:rPr>
          <w:rFonts w:cs="Times New Roman"/>
        </w:rPr>
      </w:r>
      <w:r w:rsidR="003E2112">
        <w:rPr>
          <w:rFonts w:cs="Times New Roman"/>
        </w:rPr>
        <w:fldChar w:fldCharType="separate"/>
      </w:r>
      <w:r w:rsidR="00825075" w:rsidRPr="00CF554C">
        <w:rPr>
          <w:rFonts w:cs="Times New Roman"/>
        </w:rPr>
        <w:t xml:space="preserve">Figure </w:t>
      </w:r>
      <w:r w:rsidR="00825075">
        <w:rPr>
          <w:rFonts w:cs="Times New Roman"/>
          <w:noProof/>
        </w:rPr>
        <w:t>5</w:t>
      </w:r>
      <w:r w:rsidR="00825075">
        <w:rPr>
          <w:rFonts w:cs="Times New Roman"/>
        </w:rPr>
        <w:t>.</w:t>
      </w:r>
      <w:r w:rsidR="00825075">
        <w:rPr>
          <w:rFonts w:cs="Times New Roman"/>
          <w:noProof/>
        </w:rPr>
        <w:t>13</w:t>
      </w:r>
      <w:r w:rsidR="003E2112">
        <w:rPr>
          <w:rFonts w:cs="Times New Roman"/>
        </w:rPr>
        <w:fldChar w:fldCharType="end"/>
      </w:r>
      <w:r>
        <w:rPr>
          <w:rFonts w:cs="Times New Roman"/>
        </w:rPr>
        <w:t>.</w:t>
      </w:r>
    </w:p>
    <w:p w:rsidR="000728C4" w:rsidRPr="00CF554C" w:rsidRDefault="000728C4" w:rsidP="000728C4">
      <w:pPr>
        <w:keepNext/>
        <w:jc w:val="center"/>
        <w:rPr>
          <w:rFonts w:cs="Times New Roman"/>
        </w:rPr>
      </w:pPr>
      <w:r w:rsidRPr="00CF554C">
        <w:rPr>
          <w:rFonts w:cs="Times New Roman"/>
          <w:noProof/>
          <w:lang w:bidi="ar-SA"/>
        </w:rPr>
        <w:drawing>
          <wp:inline distT="0" distB="0" distL="0" distR="0">
            <wp:extent cx="3586265" cy="3041516"/>
            <wp:effectExtent l="1905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0728C4" w:rsidRDefault="000728C4" w:rsidP="000728C4">
      <w:pPr>
        <w:pStyle w:val="Caption"/>
        <w:jc w:val="center"/>
        <w:rPr>
          <w:rFonts w:cs="Times New Roman"/>
          <w:color w:val="auto"/>
        </w:rPr>
      </w:pPr>
      <w:bookmarkStart w:id="456" w:name="_Ref264232718"/>
      <w:bookmarkStart w:id="457" w:name="_Toc264369133"/>
      <w:bookmarkStart w:id="458" w:name="_Toc264798647"/>
      <w:bookmarkStart w:id="459" w:name="_Toc264916825"/>
      <w:bookmarkStart w:id="460" w:name="_Toc264920379"/>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5</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13</w:t>
      </w:r>
      <w:r w:rsidR="003E2112">
        <w:rPr>
          <w:rFonts w:cs="Times New Roman"/>
          <w:color w:val="auto"/>
        </w:rPr>
        <w:fldChar w:fldCharType="end"/>
      </w:r>
      <w:bookmarkEnd w:id="456"/>
      <w:r w:rsidRPr="00CF554C">
        <w:rPr>
          <w:rFonts w:cs="Times New Roman"/>
          <w:color w:val="auto"/>
        </w:rPr>
        <w:t xml:space="preserve">: </w:t>
      </w:r>
      <w:r>
        <w:rPr>
          <w:rFonts w:cs="Times New Roman"/>
          <w:color w:val="auto"/>
        </w:rPr>
        <w:t>Service Center</w:t>
      </w:r>
      <w:r w:rsidRPr="00CF554C">
        <w:rPr>
          <w:rFonts w:cs="Times New Roman"/>
          <w:color w:val="auto"/>
        </w:rPr>
        <w:t xml:space="preserve"> Management Log</w:t>
      </w:r>
      <w:bookmarkEnd w:id="457"/>
      <w:bookmarkEnd w:id="458"/>
      <w:bookmarkEnd w:id="459"/>
      <w:bookmarkEnd w:id="460"/>
    </w:p>
    <w:p w:rsidR="000728C4" w:rsidRDefault="000728C4" w:rsidP="000728C4">
      <w:pPr>
        <w:pStyle w:val="Heading4"/>
        <w:keepNext/>
        <w:keepLines/>
        <w:numPr>
          <w:ilvl w:val="3"/>
          <w:numId w:val="38"/>
        </w:numPr>
        <w:spacing w:line="276" w:lineRule="auto"/>
        <w:rPr>
          <w:rFonts w:cs="Times New Roman"/>
          <w:i w:val="0"/>
        </w:rPr>
      </w:pPr>
      <w:r>
        <w:rPr>
          <w:rFonts w:cs="Times New Roman"/>
          <w:i w:val="0"/>
        </w:rPr>
        <w:t>Service Center Servers and Workload Definition Window</w:t>
      </w:r>
    </w:p>
    <w:p w:rsidR="000728C4" w:rsidRDefault="000728C4" w:rsidP="000728C4">
      <w:r>
        <w:t>This window is used for simulating different system evaluation scenarios. The servers in the service center are defined in terms of network location, their resources and optimum load ranges. The workload is defined as a series of virtual machines. Each virtual machine is defined in terms of importance for each resource and the acceptable resources usage ranges. The window also provides the support for saving and loading separately workload and service center servers configurations.</w:t>
      </w:r>
      <w:r w:rsidRPr="00AC4AE1">
        <w:t xml:space="preserve"> </w:t>
      </w:r>
    </w:p>
    <w:p w:rsidR="000728C4" w:rsidRDefault="000728C4" w:rsidP="000728C4">
      <w:r>
        <w:rPr>
          <w:noProof/>
          <w:lang w:bidi="ar-SA"/>
        </w:rPr>
        <w:lastRenderedPageBreak/>
        <w:drawing>
          <wp:inline distT="0" distB="0" distL="0" distR="0">
            <wp:extent cx="5943600" cy="2762865"/>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943600" cy="2762865"/>
                    </a:xfrm>
                    <a:prstGeom prst="rect">
                      <a:avLst/>
                    </a:prstGeom>
                    <a:noFill/>
                    <a:ln w="9525">
                      <a:noFill/>
                      <a:miter lim="800000"/>
                      <a:headEnd/>
                      <a:tailEnd/>
                    </a:ln>
                  </pic:spPr>
                </pic:pic>
              </a:graphicData>
            </a:graphic>
          </wp:inline>
        </w:drawing>
      </w:r>
    </w:p>
    <w:p w:rsidR="000728C4" w:rsidRPr="00CA4FEE" w:rsidRDefault="000728C4" w:rsidP="000728C4"/>
    <w:p w:rsidR="000728C4" w:rsidRPr="00CF554C" w:rsidRDefault="000728C4" w:rsidP="000728C4">
      <w:pPr>
        <w:pStyle w:val="Heading2"/>
        <w:keepNext/>
        <w:keepLines/>
        <w:numPr>
          <w:ilvl w:val="1"/>
          <w:numId w:val="38"/>
        </w:numPr>
        <w:spacing w:line="276" w:lineRule="auto"/>
        <w:rPr>
          <w:rFonts w:cs="Times New Roman"/>
        </w:rPr>
      </w:pPr>
      <w:bookmarkStart w:id="461" w:name="_Toc264798591"/>
      <w:bookmarkStart w:id="462" w:name="_Toc264737223"/>
      <w:bookmarkStart w:id="463" w:name="_Toc264995453"/>
      <w:r w:rsidRPr="00CF554C">
        <w:rPr>
          <w:rFonts w:cs="Times New Roman"/>
        </w:rPr>
        <w:t>Utility components</w:t>
      </w:r>
      <w:bookmarkEnd w:id="461"/>
      <w:bookmarkEnd w:id="462"/>
      <w:bookmarkEnd w:id="463"/>
    </w:p>
    <w:p w:rsidR="000728C4" w:rsidRPr="00CF554C" w:rsidRDefault="000728C4" w:rsidP="000728C4">
      <w:pPr>
        <w:pStyle w:val="Heading3"/>
        <w:keepNext/>
        <w:keepLines/>
        <w:numPr>
          <w:ilvl w:val="2"/>
          <w:numId w:val="38"/>
        </w:numPr>
        <w:spacing w:line="276" w:lineRule="auto"/>
        <w:rPr>
          <w:rFonts w:cs="Times New Roman"/>
        </w:rPr>
      </w:pPr>
      <w:bookmarkStart w:id="464" w:name="_Ref264269289"/>
      <w:bookmarkStart w:id="465" w:name="_Ref264269293"/>
      <w:bookmarkStart w:id="466" w:name="_Toc264798592"/>
      <w:bookmarkStart w:id="467" w:name="_Toc264737224"/>
      <w:bookmarkStart w:id="468" w:name="_Toc264995454"/>
      <w:r w:rsidRPr="00CF554C">
        <w:rPr>
          <w:rFonts w:cs="Times New Roman"/>
        </w:rPr>
        <w:t>Fuzzy Logic Negotiator</w:t>
      </w:r>
      <w:bookmarkEnd w:id="464"/>
      <w:bookmarkEnd w:id="465"/>
      <w:bookmarkEnd w:id="466"/>
      <w:bookmarkEnd w:id="467"/>
      <w:bookmarkEnd w:id="468"/>
    </w:p>
    <w:p w:rsidR="000728C4" w:rsidRPr="00924E4C" w:rsidRDefault="000728C4" w:rsidP="000728C4">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Pr>
          <w:rFonts w:cs="Times New Roman"/>
        </w:rPr>
        <w:t>utils.</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825075" w:rsidRPr="00825075">
          <w:rPr>
            <w:rFonts w:cs="Times New Roman"/>
          </w:rPr>
          <w:t>4.3</w:t>
        </w:r>
      </w:fldSimple>
      <w:r w:rsidRPr="00924E4C">
        <w:rPr>
          <w:rFonts w:cs="Times New Roman"/>
        </w:rPr>
        <w:t xml:space="preserve"> </w:t>
      </w:r>
      <w:fldSimple w:instr=" REF _Ref263762424 \h  \* MERGEFORMAT ">
        <w:r w:rsidR="00825075"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825075" w:rsidRPr="00825075">
          <w:rPr>
            <w:rFonts w:cs="Times New Roman"/>
          </w:rPr>
          <w:t xml:space="preserve">[ </w:t>
        </w:r>
        <w:r w:rsidR="00825075" w:rsidRPr="00825075">
          <w:rPr>
            <w:rFonts w:cs="Times New Roman"/>
            <w:noProof/>
          </w:rPr>
          <w:t>63</w:t>
        </w:r>
      </w:fldSimple>
      <w:r w:rsidRPr="00924E4C">
        <w:rPr>
          <w:rFonts w:cs="Times New Roman"/>
        </w:rPr>
        <w:t xml:space="preserve"> ] , which implements the Fuzzy Control Language(FCL) specification </w:t>
      </w:r>
      <w:fldSimple w:instr=" REF _Ref263762578 \h  \* MERGEFORMAT ">
        <w:r w:rsidR="00825075" w:rsidRPr="00825075">
          <w:rPr>
            <w:rFonts w:cs="Times New Roman"/>
          </w:rPr>
          <w:t xml:space="preserve">[ </w:t>
        </w:r>
        <w:r w:rsidR="00825075" w:rsidRPr="00825075">
          <w:rPr>
            <w:rFonts w:cs="Times New Roman"/>
            <w:noProof/>
          </w:rPr>
          <w:t>64</w:t>
        </w:r>
      </w:fldSimple>
      <w:r w:rsidRPr="00924E4C">
        <w:rPr>
          <w:rFonts w:cs="Times New Roman"/>
        </w:rPr>
        <w:t xml:space="preserve"> ]. </w:t>
      </w:r>
      <w:r>
        <w:rPr>
          <w:rFonts w:cs="Times New Roman"/>
        </w:rPr>
        <w:t>The</w:t>
      </w:r>
      <w:r w:rsidRPr="00924E4C">
        <w:rPr>
          <w:rFonts w:cs="Times New Roman"/>
        </w:rPr>
        <w:t xml:space="preserve"> negotiator is used in the self-adapting </w:t>
      </w:r>
      <w:r>
        <w:rPr>
          <w:rFonts w:cs="Times New Roman"/>
        </w:rPr>
        <w:t>service center</w:t>
      </w:r>
      <w:r w:rsidRPr="00924E4C">
        <w:rPr>
          <w:rFonts w:cs="Times New Roman"/>
        </w:rPr>
        <w:t xml:space="preserve"> scenario for QoS-Energy Consumption tradeoff.</w:t>
      </w:r>
    </w:p>
    <w:p w:rsidR="000728C4" w:rsidRPr="00924E4C" w:rsidRDefault="000728C4" w:rsidP="000728C4">
      <w:pPr>
        <w:ind w:firstLine="720"/>
        <w:rPr>
          <w:rFonts w:cs="Times New Roman"/>
        </w:rPr>
      </w:pPr>
      <w:r w:rsidRPr="00CC2C20">
        <w:rPr>
          <w:rFonts w:cs="Times New Roman"/>
          <w:szCs w:val="24"/>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 J</w:t>
      </w:r>
      <w:r w:rsidRPr="00924E4C">
        <w:rPr>
          <w:rFonts w:cs="Times New Roman"/>
        </w:rPr>
        <w:t>FuzzyLogic was chosen for implementing the negotiation mechanism because it makes it easy to define bidimensional functions where one dimension represents the membership of the other dimension to a certain fuzzy value. Also, the provided deffuzzification mechanism implements the computation of the center of gravity in an efficient manner.</w:t>
      </w:r>
    </w:p>
    <w:p w:rsidR="000728C4" w:rsidRPr="00924E4C" w:rsidRDefault="000728C4" w:rsidP="000728C4">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825075" w:rsidRPr="00924E4C">
          <w:rPr>
            <w:rFonts w:cs="Times New Roman"/>
            <w:color w:val="000000" w:themeColor="text1"/>
          </w:rPr>
          <w:t xml:space="preserve">Figure </w:t>
        </w:r>
        <w:r w:rsidR="00825075">
          <w:rPr>
            <w:rFonts w:cs="Times New Roman"/>
            <w:noProof/>
            <w:color w:val="000000" w:themeColor="text1"/>
          </w:rPr>
          <w:t>5.14</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w:t>
      </w:r>
      <w:r w:rsidRPr="00924E4C">
        <w:rPr>
          <w:rFonts w:cs="Times New Roman"/>
        </w:rPr>
        <w:lastRenderedPageBreak/>
        <w:t xml:space="preserve">server would be most happy if that would be the result of the negotiation. But the minimum amount requested by the task is 1.650 and it would be happiest to receive 1700. So, the area 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825075" w:rsidRPr="00924E4C">
          <w:rPr>
            <w:rFonts w:cs="Times New Roman"/>
            <w:color w:val="000000" w:themeColor="text1"/>
          </w:rPr>
          <w:t xml:space="preserve">Figure </w:t>
        </w:r>
        <w:r w:rsidR="00825075">
          <w:rPr>
            <w:rFonts w:cs="Times New Roman"/>
            <w:noProof/>
            <w:color w:val="000000" w:themeColor="text1"/>
          </w:rPr>
          <w:t>5.14</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represents the result of the negotiation. </w:t>
      </w:r>
    </w:p>
    <w:p w:rsidR="000728C4" w:rsidRPr="00924E4C" w:rsidRDefault="000728C4" w:rsidP="000728C4">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0728C4" w:rsidRPr="00924E4C" w:rsidRDefault="000728C4" w:rsidP="000728C4">
      <w:pPr>
        <w:pStyle w:val="Caption"/>
        <w:jc w:val="center"/>
        <w:rPr>
          <w:rFonts w:cs="Times New Roman"/>
          <w:color w:val="000000" w:themeColor="text1"/>
        </w:rPr>
      </w:pPr>
      <w:bookmarkStart w:id="469" w:name="_Ref264223417"/>
      <w:bookmarkStart w:id="470" w:name="_Toc264369134"/>
      <w:bookmarkStart w:id="471" w:name="_Toc264798648"/>
      <w:bookmarkStart w:id="472" w:name="_Toc264916826"/>
      <w:bookmarkStart w:id="473" w:name="_Toc264920380"/>
      <w:r w:rsidRPr="00924E4C">
        <w:rPr>
          <w:rFonts w:cs="Times New Roman"/>
          <w:color w:val="000000" w:themeColor="text1"/>
        </w:rPr>
        <w:t xml:space="preserve">Figure </w:t>
      </w:r>
      <w:r w:rsidR="003E2112">
        <w:rPr>
          <w:rFonts w:cs="Times New Roman"/>
          <w:color w:val="000000" w:themeColor="text1"/>
        </w:rPr>
        <w:fldChar w:fldCharType="begin"/>
      </w:r>
      <w:r>
        <w:rPr>
          <w:rFonts w:cs="Times New Roman"/>
          <w:color w:val="000000" w:themeColor="text1"/>
        </w:rPr>
        <w:instrText xml:space="preserve"> STYLEREF 1 \s </w:instrText>
      </w:r>
      <w:r w:rsidR="003E2112">
        <w:rPr>
          <w:rFonts w:cs="Times New Roman"/>
          <w:color w:val="000000" w:themeColor="text1"/>
        </w:rPr>
        <w:fldChar w:fldCharType="separate"/>
      </w:r>
      <w:r w:rsidR="00825075">
        <w:rPr>
          <w:rFonts w:cs="Times New Roman"/>
          <w:noProof/>
          <w:color w:val="000000" w:themeColor="text1"/>
        </w:rPr>
        <w:t>5</w:t>
      </w:r>
      <w:r w:rsidR="003E2112">
        <w:rPr>
          <w:rFonts w:cs="Times New Roman"/>
          <w:color w:val="000000" w:themeColor="text1"/>
        </w:rPr>
        <w:fldChar w:fldCharType="end"/>
      </w:r>
      <w:r>
        <w:rPr>
          <w:rFonts w:cs="Times New Roman"/>
          <w:color w:val="000000" w:themeColor="text1"/>
        </w:rPr>
        <w:t>.</w:t>
      </w:r>
      <w:r w:rsidR="003E2112">
        <w:rPr>
          <w:rFonts w:cs="Times New Roman"/>
          <w:color w:val="000000" w:themeColor="text1"/>
        </w:rPr>
        <w:fldChar w:fldCharType="begin"/>
      </w:r>
      <w:r>
        <w:rPr>
          <w:rFonts w:cs="Times New Roman"/>
          <w:color w:val="000000" w:themeColor="text1"/>
        </w:rPr>
        <w:instrText xml:space="preserve"> SEQ Figure \* ARABIC \s 1 </w:instrText>
      </w:r>
      <w:r w:rsidR="003E2112">
        <w:rPr>
          <w:rFonts w:cs="Times New Roman"/>
          <w:color w:val="000000" w:themeColor="text1"/>
        </w:rPr>
        <w:fldChar w:fldCharType="separate"/>
      </w:r>
      <w:r w:rsidR="00825075">
        <w:rPr>
          <w:rFonts w:cs="Times New Roman"/>
          <w:noProof/>
          <w:color w:val="000000" w:themeColor="text1"/>
        </w:rPr>
        <w:t>14</w:t>
      </w:r>
      <w:r w:rsidR="003E2112">
        <w:rPr>
          <w:rFonts w:cs="Times New Roman"/>
          <w:color w:val="000000" w:themeColor="text1"/>
        </w:rPr>
        <w:fldChar w:fldCharType="end"/>
      </w:r>
      <w:bookmarkEnd w:id="469"/>
      <w:r w:rsidRPr="00924E4C">
        <w:rPr>
          <w:rFonts w:cs="Times New Roman"/>
          <w:color w:val="000000" w:themeColor="text1"/>
        </w:rPr>
        <w:t>: Server-Task Negotiation</w:t>
      </w:r>
      <w:bookmarkEnd w:id="470"/>
      <w:bookmarkEnd w:id="471"/>
      <w:bookmarkEnd w:id="472"/>
      <w:bookmarkEnd w:id="473"/>
    </w:p>
    <w:p w:rsidR="000728C4" w:rsidRPr="00924E4C" w:rsidRDefault="000728C4" w:rsidP="000728C4">
      <w:pPr>
        <w:ind w:firstLine="720"/>
        <w:rPr>
          <w:rFonts w:cs="Times New Roman"/>
          <w:sz w:val="22"/>
        </w:rPr>
      </w:pPr>
      <w:r w:rsidRPr="00924E4C">
        <w:rPr>
          <w:rFonts w:cs="Times New Roman"/>
        </w:rPr>
        <w:t xml:space="preserve"> 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825075" w:rsidRPr="00825075">
          <w:rPr>
            <w:rFonts w:cs="Times New Roman"/>
          </w:rPr>
          <w:t xml:space="preserve">Listing </w:t>
        </w:r>
        <w:r w:rsidR="00825075" w:rsidRPr="00825075">
          <w:rPr>
            <w:rFonts w:cs="Times New Roman"/>
            <w:noProof/>
          </w:rPr>
          <w:t>5.6</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0728C4" w:rsidRPr="00924E4C" w:rsidTr="00AE06C9">
        <w:tc>
          <w:tcPr>
            <w:tcW w:w="9576" w:type="dxa"/>
          </w:tcPr>
          <w:p w:rsidR="000728C4" w:rsidRPr="00924E4C" w:rsidRDefault="000728C4" w:rsidP="00AE06C9">
            <w:pPr>
              <w:pStyle w:val="Caption"/>
              <w:rPr>
                <w:color w:val="auto"/>
              </w:rPr>
            </w:pPr>
            <w:bookmarkStart w:id="474" w:name="_Ref263763768"/>
            <w:bookmarkStart w:id="475" w:name="_Toc264370237"/>
            <w:r w:rsidRPr="00924E4C">
              <w:rPr>
                <w:color w:val="auto"/>
              </w:rPr>
              <w:t xml:space="preserve">Listing </w:t>
            </w:r>
            <w:r w:rsidR="003E2112" w:rsidRPr="00924E4C">
              <w:rPr>
                <w:color w:val="auto"/>
              </w:rPr>
              <w:fldChar w:fldCharType="begin"/>
            </w:r>
            <w:r w:rsidRPr="00924E4C">
              <w:rPr>
                <w:color w:val="auto"/>
              </w:rPr>
              <w:instrText xml:space="preserve"> STYLEREF 1 \s </w:instrText>
            </w:r>
            <w:r w:rsidR="003E2112" w:rsidRPr="00924E4C">
              <w:rPr>
                <w:color w:val="auto"/>
              </w:rPr>
              <w:fldChar w:fldCharType="separate"/>
            </w:r>
            <w:r w:rsidR="00825075">
              <w:rPr>
                <w:noProof/>
                <w:color w:val="auto"/>
              </w:rPr>
              <w:t>5</w:t>
            </w:r>
            <w:r w:rsidR="003E2112" w:rsidRPr="00924E4C">
              <w:rPr>
                <w:color w:val="auto"/>
              </w:rPr>
              <w:fldChar w:fldCharType="end"/>
            </w:r>
            <w:r w:rsidRPr="00924E4C">
              <w:rPr>
                <w:color w:val="auto"/>
              </w:rPr>
              <w:t>.</w:t>
            </w:r>
            <w:r w:rsidR="003E2112" w:rsidRPr="00924E4C">
              <w:rPr>
                <w:color w:val="auto"/>
              </w:rPr>
              <w:fldChar w:fldCharType="begin"/>
            </w:r>
            <w:r w:rsidRPr="00924E4C">
              <w:rPr>
                <w:color w:val="auto"/>
              </w:rPr>
              <w:instrText xml:space="preserve"> SEQ Listing \* ARABIC \s 1 </w:instrText>
            </w:r>
            <w:r w:rsidR="003E2112" w:rsidRPr="00924E4C">
              <w:rPr>
                <w:color w:val="auto"/>
              </w:rPr>
              <w:fldChar w:fldCharType="separate"/>
            </w:r>
            <w:r w:rsidR="00825075">
              <w:rPr>
                <w:noProof/>
                <w:color w:val="auto"/>
              </w:rPr>
              <w:t>6</w:t>
            </w:r>
            <w:r w:rsidR="003E2112" w:rsidRPr="00924E4C">
              <w:rPr>
                <w:color w:val="auto"/>
              </w:rPr>
              <w:fldChar w:fldCharType="end"/>
            </w:r>
            <w:bookmarkEnd w:id="474"/>
            <w:r w:rsidRPr="00924E4C">
              <w:rPr>
                <w:color w:val="auto"/>
              </w:rPr>
              <w:t>: FCL specification</w:t>
            </w:r>
            <w:bookmarkEnd w:id="475"/>
          </w:p>
        </w:tc>
      </w:tr>
      <w:tr w:rsidR="000728C4" w:rsidRPr="00924E4C" w:rsidTr="00AE06C9">
        <w:tc>
          <w:tcPr>
            <w:tcW w:w="9576" w:type="dxa"/>
          </w:tcPr>
          <w:p w:rsidR="000728C4" w:rsidRPr="005C6136" w:rsidRDefault="000728C4" w:rsidP="00AE06C9">
            <w:pPr>
              <w:rPr>
                <w:sz w:val="2"/>
                <w:szCs w:val="2"/>
              </w:rPr>
            </w:pPr>
          </w:p>
          <w:p w:rsidR="000728C4" w:rsidRDefault="000728C4" w:rsidP="00AE06C9">
            <w:r w:rsidRPr="00924E4C">
              <w:rPr>
                <w:noProof/>
                <w:lang w:bidi="ar-SA"/>
              </w:rPr>
              <w:drawing>
                <wp:inline distT="0" distB="0" distL="0" distR="0">
                  <wp:extent cx="5534025" cy="904875"/>
                  <wp:effectExtent l="19050" t="0" r="9525"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5534025" cy="904875"/>
                          </a:xfrm>
                          <a:prstGeom prst="rect">
                            <a:avLst/>
                          </a:prstGeom>
                          <a:noFill/>
                          <a:ln w="9525">
                            <a:noFill/>
                            <a:miter lim="800000"/>
                            <a:headEnd/>
                            <a:tailEnd/>
                          </a:ln>
                        </pic:spPr>
                      </pic:pic>
                    </a:graphicData>
                  </a:graphic>
                </wp:inline>
              </w:drawing>
            </w:r>
          </w:p>
          <w:p w:rsidR="000728C4" w:rsidRPr="005C6136" w:rsidRDefault="000728C4" w:rsidP="00AE06C9">
            <w:pPr>
              <w:rPr>
                <w:sz w:val="2"/>
                <w:szCs w:val="2"/>
              </w:rPr>
            </w:pPr>
          </w:p>
        </w:tc>
      </w:tr>
    </w:tbl>
    <w:p w:rsidR="000728C4" w:rsidRPr="00CF554C" w:rsidRDefault="000728C4" w:rsidP="000728C4">
      <w:pPr>
        <w:pStyle w:val="Heading3"/>
        <w:keepNext/>
        <w:keepLines/>
        <w:numPr>
          <w:ilvl w:val="2"/>
          <w:numId w:val="38"/>
        </w:numPr>
        <w:spacing w:line="276" w:lineRule="auto"/>
        <w:rPr>
          <w:rFonts w:cs="Times New Roman"/>
        </w:rPr>
      </w:pPr>
      <w:bookmarkStart w:id="476" w:name="_Toc264798593"/>
      <w:bookmarkStart w:id="477" w:name="_Toc264737225"/>
      <w:bookmarkStart w:id="478" w:name="_Toc264995455"/>
      <w:r w:rsidRPr="00CF554C">
        <w:rPr>
          <w:rFonts w:cs="Times New Roman"/>
        </w:rPr>
        <w:t>Server Management Proxy</w:t>
      </w:r>
      <w:bookmarkEnd w:id="476"/>
      <w:bookmarkEnd w:id="477"/>
      <w:bookmarkEnd w:id="478"/>
    </w:p>
    <w:p w:rsidR="000728C4" w:rsidRPr="00CF554C" w:rsidRDefault="000728C4" w:rsidP="000728C4">
      <w:pPr>
        <w:rPr>
          <w:rFonts w:cs="Times New Roman"/>
        </w:rPr>
      </w:pPr>
      <w:r w:rsidRPr="00CF554C">
        <w:rPr>
          <w:rFonts w:cs="Times New Roman"/>
        </w:rPr>
        <w:t xml:space="preserve">For connecting the system described in this </w:t>
      </w:r>
      <w:r>
        <w:rPr>
          <w:rFonts w:cs="Times New Roman"/>
        </w:rPr>
        <w:t>report</w:t>
      </w:r>
      <w:r w:rsidRPr="00CF554C">
        <w:rPr>
          <w:rFonts w:cs="Times New Roman"/>
        </w:rPr>
        <w:t xml:space="preserve"> to a real-world </w:t>
      </w:r>
      <w:r>
        <w:rPr>
          <w:rFonts w:cs="Times New Roman"/>
        </w:rPr>
        <w:t>service center</w:t>
      </w:r>
      <w:r w:rsidRPr="00CF554C">
        <w:rPr>
          <w:rFonts w:cs="Times New Roman"/>
        </w:rPr>
        <w:t xml:space="preserve"> an interface between this system and the </w:t>
      </w:r>
      <w:r>
        <w:rPr>
          <w:rFonts w:cs="Times New Roman"/>
        </w:rPr>
        <w:t>service center</w:t>
      </w:r>
      <w:r w:rsidRPr="00CF554C">
        <w:rPr>
          <w:rFonts w:cs="Times New Roman"/>
        </w:rPr>
        <w:t xml:space="preserve"> is needed. Also, the interface should have a high degree of flexibility. </w:t>
      </w:r>
    </w:p>
    <w:p w:rsidR="000728C4" w:rsidRPr="00CF554C" w:rsidRDefault="000728C4" w:rsidP="000728C4">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w:t>
      </w:r>
      <w:r>
        <w:rPr>
          <w:rFonts w:cs="Times New Roman"/>
        </w:rPr>
        <w:t>service center</w:t>
      </w:r>
      <w:r w:rsidRPr="00CF554C">
        <w:rPr>
          <w:rFonts w:cs="Times New Roman"/>
        </w:rPr>
        <w:t xml:space="preserve">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Pr>
          <w:rFonts w:cs="Times New Roman"/>
          <w:i/>
        </w:rPr>
        <w:t>contextaware</w:t>
      </w:r>
      <w:r w:rsidRPr="00CF554C">
        <w:rPr>
          <w:rFonts w:cs="Times New Roman"/>
          <w:i/>
        </w:rPr>
        <w:t>.worldInterface.</w:t>
      </w:r>
      <w:r>
        <w:rPr>
          <w:rFonts w:cs="Times New Roman"/>
          <w:i/>
        </w:rPr>
        <w:t>service center</w:t>
      </w:r>
      <w:r w:rsidRPr="00CF554C">
        <w:rPr>
          <w:rFonts w:cs="Times New Roman"/>
          <w:i/>
        </w:rPr>
        <w:t>Interface.proxies.impl</w:t>
      </w:r>
      <w:r w:rsidRPr="00CF554C">
        <w:rPr>
          <w:rFonts w:cs="Times New Roman"/>
        </w:rPr>
        <w:t xml:space="preserve"> package and is </w:t>
      </w:r>
      <w:r>
        <w:rPr>
          <w:rFonts w:cs="Times New Roman"/>
        </w:rPr>
        <w:t>illustrated</w:t>
      </w:r>
      <w:r w:rsidRPr="00CF554C">
        <w:rPr>
          <w:rFonts w:cs="Times New Roman"/>
        </w:rPr>
        <w:t xml:space="preserve"> in </w:t>
      </w:r>
      <w:fldSimple w:instr=" REF _Ref263770512 \h  \* MERGEFORMAT ">
        <w:r w:rsidR="00825075" w:rsidRPr="00CF554C">
          <w:rPr>
            <w:rFonts w:cs="Times New Roman"/>
          </w:rPr>
          <w:t xml:space="preserve">Figure </w:t>
        </w:r>
        <w:r w:rsidR="00825075">
          <w:rPr>
            <w:rFonts w:cs="Times New Roman"/>
            <w:noProof/>
          </w:rPr>
          <w:t>5.15</w:t>
        </w:r>
      </w:fldSimple>
      <w:r w:rsidRPr="00CF554C">
        <w:rPr>
          <w:rFonts w:cs="Times New Roman"/>
        </w:rPr>
        <w:t>.</w:t>
      </w:r>
    </w:p>
    <w:p w:rsidR="000728C4" w:rsidRPr="00CF554C" w:rsidRDefault="000728C4" w:rsidP="000728C4">
      <w:pPr>
        <w:keepNext/>
        <w:jc w:val="center"/>
        <w:rPr>
          <w:rFonts w:cs="Times New Roman"/>
        </w:rPr>
      </w:pPr>
      <w:r w:rsidRPr="00CF554C">
        <w:rPr>
          <w:rFonts w:cs="Times New Roman"/>
          <w:noProof/>
          <w:lang w:bidi="ar-SA"/>
        </w:rPr>
        <w:lastRenderedPageBreak/>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7" cstate="print"/>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479" w:name="_Ref263770512"/>
      <w:bookmarkStart w:id="480" w:name="_Toc264369135"/>
      <w:bookmarkStart w:id="481" w:name="_Toc264798649"/>
      <w:bookmarkStart w:id="482" w:name="_Toc264916827"/>
      <w:bookmarkStart w:id="483" w:name="_Toc264920381"/>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5</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15</w:t>
      </w:r>
      <w:r w:rsidR="003E2112">
        <w:rPr>
          <w:rFonts w:cs="Times New Roman"/>
          <w:color w:val="auto"/>
        </w:rPr>
        <w:fldChar w:fldCharType="end"/>
      </w:r>
      <w:bookmarkEnd w:id="479"/>
      <w:r w:rsidRPr="00CF554C">
        <w:rPr>
          <w:rFonts w:cs="Times New Roman"/>
          <w:color w:val="auto"/>
        </w:rPr>
        <w:t>: Server Management Interface Architecture</w:t>
      </w:r>
      <w:bookmarkEnd w:id="480"/>
      <w:bookmarkEnd w:id="481"/>
      <w:bookmarkEnd w:id="482"/>
      <w:bookmarkEnd w:id="483"/>
    </w:p>
    <w:p w:rsidR="000728C4" w:rsidRPr="00CF554C" w:rsidRDefault="000728C4" w:rsidP="000728C4">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w:t>
      </w:r>
      <w:r>
        <w:rPr>
          <w:rFonts w:cs="Times New Roman"/>
        </w:rPr>
        <w:t>service center</w:t>
      </w:r>
      <w:r w:rsidRPr="00CF554C">
        <w:rPr>
          <w:rFonts w:cs="Times New Roman"/>
        </w:rPr>
        <w:t xml:space="preserve"> and represents the contract which every concrete server management proxy must implement, as presented in </w:t>
      </w:r>
      <w:fldSimple w:instr=" REF _Ref263770849 \h  \* MERGEFORMAT ">
        <w:r w:rsidR="00825075" w:rsidRPr="00825075">
          <w:rPr>
            <w:rFonts w:cs="Times New Roman"/>
          </w:rPr>
          <w:t xml:space="preserve">Listing </w:t>
        </w:r>
        <w:r w:rsidR="00825075" w:rsidRPr="00825075">
          <w:rPr>
            <w:rFonts w:cs="Times New Roman"/>
            <w:noProof/>
          </w:rPr>
          <w:t>5.7</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rPr>
            </w:pPr>
            <w:bookmarkStart w:id="484" w:name="_Ref263770849"/>
            <w:bookmarkStart w:id="485" w:name="_Ref263770848"/>
            <w:bookmarkStart w:id="486" w:name="_Toc264370238"/>
            <w:r w:rsidRPr="00CF554C">
              <w:rPr>
                <w:color w:val="auto"/>
              </w:rPr>
              <w:t xml:space="preserve">Listing </w:t>
            </w:r>
            <w:r w:rsidR="003E2112" w:rsidRPr="00CF554C">
              <w:rPr>
                <w:color w:val="auto"/>
              </w:rPr>
              <w:fldChar w:fldCharType="begin"/>
            </w:r>
            <w:r w:rsidRPr="00CF554C">
              <w:rPr>
                <w:color w:val="auto"/>
              </w:rPr>
              <w:instrText xml:space="preserve"> STYLEREF 1 \s </w:instrText>
            </w:r>
            <w:r w:rsidR="003E2112" w:rsidRPr="00CF554C">
              <w:rPr>
                <w:color w:val="auto"/>
              </w:rPr>
              <w:fldChar w:fldCharType="separate"/>
            </w:r>
            <w:r w:rsidR="00825075">
              <w:rPr>
                <w:noProof/>
                <w:color w:val="auto"/>
              </w:rPr>
              <w:t>5</w:t>
            </w:r>
            <w:r w:rsidR="003E2112" w:rsidRPr="00CF554C">
              <w:rPr>
                <w:color w:val="auto"/>
              </w:rPr>
              <w:fldChar w:fldCharType="end"/>
            </w:r>
            <w:r w:rsidRPr="00CF554C">
              <w:rPr>
                <w:color w:val="auto"/>
              </w:rPr>
              <w:t>.</w:t>
            </w:r>
            <w:r w:rsidR="003E2112" w:rsidRPr="00CF554C">
              <w:rPr>
                <w:color w:val="auto"/>
              </w:rPr>
              <w:fldChar w:fldCharType="begin"/>
            </w:r>
            <w:r w:rsidRPr="00CF554C">
              <w:rPr>
                <w:color w:val="auto"/>
              </w:rPr>
              <w:instrText xml:space="preserve"> SEQ Listing \* ARABIC \s 1 </w:instrText>
            </w:r>
            <w:r w:rsidR="003E2112" w:rsidRPr="00CF554C">
              <w:rPr>
                <w:color w:val="auto"/>
              </w:rPr>
              <w:fldChar w:fldCharType="separate"/>
            </w:r>
            <w:r w:rsidR="00825075">
              <w:rPr>
                <w:noProof/>
                <w:color w:val="auto"/>
              </w:rPr>
              <w:t>7</w:t>
            </w:r>
            <w:r w:rsidR="003E2112" w:rsidRPr="00CF554C">
              <w:rPr>
                <w:color w:val="auto"/>
              </w:rPr>
              <w:fldChar w:fldCharType="end"/>
            </w:r>
            <w:bookmarkEnd w:id="484"/>
            <w:r w:rsidRPr="00CF554C">
              <w:rPr>
                <w:color w:val="auto"/>
              </w:rPr>
              <w:t>: Server Management Interface</w:t>
            </w:r>
            <w:bookmarkEnd w:id="485"/>
            <w:bookmarkEnd w:id="486"/>
          </w:p>
        </w:tc>
      </w:tr>
      <w:tr w:rsidR="000728C4" w:rsidRPr="00CF554C" w:rsidTr="00AE06C9">
        <w:tc>
          <w:tcPr>
            <w:tcW w:w="9576" w:type="dxa"/>
          </w:tcPr>
          <w:p w:rsidR="000728C4" w:rsidRPr="005C6136" w:rsidRDefault="000728C4" w:rsidP="00AE06C9">
            <w:pPr>
              <w:rPr>
                <w:sz w:val="2"/>
                <w:szCs w:val="2"/>
              </w:rPr>
            </w:pPr>
          </w:p>
          <w:p w:rsidR="000728C4" w:rsidRDefault="000728C4" w:rsidP="00AE06C9">
            <w:r w:rsidRPr="00CF554C">
              <w:rPr>
                <w:noProof/>
                <w:lang w:bidi="ar-SA"/>
              </w:rPr>
              <w:drawing>
                <wp:inline distT="0" distB="0" distL="0" distR="0">
                  <wp:extent cx="4734105" cy="2412413"/>
                  <wp:effectExtent l="19050" t="0" r="9345"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p w:rsidR="000728C4" w:rsidRPr="005C6136" w:rsidRDefault="000728C4" w:rsidP="00AE06C9">
            <w:pPr>
              <w:rPr>
                <w:sz w:val="2"/>
                <w:szCs w:val="2"/>
              </w:rPr>
            </w:pPr>
          </w:p>
        </w:tc>
      </w:tr>
    </w:tbl>
    <w:p w:rsidR="000728C4" w:rsidRDefault="000728C4" w:rsidP="000728C4">
      <w:pPr>
        <w:pStyle w:val="Heading3"/>
        <w:keepNext/>
        <w:keepLines/>
        <w:spacing w:line="276" w:lineRule="auto"/>
        <w:rPr>
          <w:rFonts w:cs="Times New Roman"/>
        </w:rPr>
      </w:pPr>
    </w:p>
    <w:p w:rsidR="000728C4" w:rsidRPr="00CF554C" w:rsidRDefault="000728C4" w:rsidP="000728C4">
      <w:pPr>
        <w:pStyle w:val="Heading3"/>
        <w:keepNext/>
        <w:keepLines/>
        <w:numPr>
          <w:ilvl w:val="2"/>
          <w:numId w:val="38"/>
        </w:numPr>
        <w:spacing w:line="276" w:lineRule="auto"/>
        <w:rPr>
          <w:rFonts w:cs="Times New Roman"/>
        </w:rPr>
      </w:pPr>
      <w:bookmarkStart w:id="487" w:name="_Toc264798594"/>
      <w:bookmarkStart w:id="488" w:name="_Toc264737226"/>
      <w:bookmarkStart w:id="489" w:name="_Toc264995456"/>
      <w:r w:rsidRPr="00CF554C">
        <w:rPr>
          <w:rFonts w:cs="Times New Roman"/>
        </w:rPr>
        <w:t>Server Information Gathering Endpoint</w:t>
      </w:r>
      <w:bookmarkEnd w:id="487"/>
      <w:bookmarkEnd w:id="488"/>
      <w:bookmarkEnd w:id="489"/>
    </w:p>
    <w:p w:rsidR="000728C4" w:rsidRPr="00CF554C" w:rsidRDefault="000728C4" w:rsidP="000728C4">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0728C4" w:rsidRPr="00CF554C" w:rsidRDefault="000728C4" w:rsidP="000728C4">
      <w:pPr>
        <w:ind w:firstLine="720"/>
        <w:rPr>
          <w:rFonts w:cs="Times New Roman"/>
        </w:rPr>
      </w:pPr>
      <w:r w:rsidRPr="00CF554C">
        <w:rPr>
          <w:rFonts w:cs="Times New Roman"/>
        </w:rPr>
        <w:t xml:space="preserve">For gathering server data the WIN32 Classes </w:t>
      </w:r>
      <w:fldSimple w:instr=" REF _Ref263771223 \h  \* MERGEFORMAT ">
        <w:r w:rsidR="00825075" w:rsidRPr="00825075">
          <w:rPr>
            <w:rFonts w:cs="Times New Roman"/>
          </w:rPr>
          <w:t xml:space="preserve">[ </w:t>
        </w:r>
        <w:r w:rsidR="00825075" w:rsidRPr="00825075">
          <w:rPr>
            <w:rFonts w:cs="Times New Roman"/>
            <w:noProof/>
          </w:rPr>
          <w:t>71</w:t>
        </w:r>
      </w:fldSimple>
      <w:r w:rsidRPr="00CF554C">
        <w:rPr>
          <w:rFonts w:cs="Times New Roman"/>
        </w:rPr>
        <w:t xml:space="preserve"> ] provided trough the Windows Management Instrumentation(WMI) </w:t>
      </w:r>
      <w:fldSimple w:instr=" REF _Ref263771243 \h  \* MERGEFORMAT ">
        <w:r w:rsidR="00825075" w:rsidRPr="00825075">
          <w:rPr>
            <w:rFonts w:cs="Times New Roman"/>
          </w:rPr>
          <w:t xml:space="preserve">[ </w:t>
        </w:r>
        <w:r w:rsidR="00825075" w:rsidRPr="00825075">
          <w:rPr>
            <w:rFonts w:cs="Times New Roman"/>
            <w:noProof/>
          </w:rPr>
          <w:t>69</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w:t>
      </w:r>
      <w:r w:rsidRPr="00CF554C">
        <w:rPr>
          <w:rFonts w:cs="Times New Roman"/>
        </w:rPr>
        <w:lastRenderedPageBreak/>
        <w:t xml:space="preserve">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0728C4" w:rsidRPr="00CF554C" w:rsidRDefault="000728C4" w:rsidP="000728C4">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825075" w:rsidRPr="00825075">
          <w:rPr>
            <w:rFonts w:cs="Times New Roman"/>
          </w:rPr>
          <w:t xml:space="preserve">[ </w:t>
        </w:r>
        <w:r w:rsidR="00825075" w:rsidRPr="00825075">
          <w:rPr>
            <w:rFonts w:cs="Times New Roman"/>
            <w:noProof/>
          </w:rPr>
          <w:t>70</w:t>
        </w:r>
      </w:fldSimple>
      <w:r w:rsidRPr="00CF554C">
        <w:rPr>
          <w:rFonts w:cs="Times New Roman"/>
        </w:rPr>
        <w:t xml:space="preserve"> ] and accessed through HTTP </w:t>
      </w:r>
      <w:fldSimple w:instr=" REF _Ref264033166 \h  \* MERGEFORMAT ">
        <w:r w:rsidR="00825075" w:rsidRPr="00825075">
          <w:rPr>
            <w:rFonts w:cs="Times New Roman"/>
          </w:rPr>
          <w:t xml:space="preserve">[ </w:t>
        </w:r>
        <w:r w:rsidR="00825075" w:rsidRPr="00825075">
          <w:rPr>
            <w:rFonts w:cs="Times New Roman"/>
            <w:noProof/>
          </w:rPr>
          <w:t>61</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rPr>
            </w:pPr>
            <w:bookmarkStart w:id="490" w:name="_Ref264034678"/>
            <w:bookmarkStart w:id="491" w:name="_Toc264370239"/>
            <w:r w:rsidRPr="00CF554C">
              <w:rPr>
                <w:color w:val="auto"/>
              </w:rPr>
              <w:t xml:space="preserve">Listing </w:t>
            </w:r>
            <w:r w:rsidR="003E2112" w:rsidRPr="00CF554C">
              <w:rPr>
                <w:color w:val="auto"/>
              </w:rPr>
              <w:fldChar w:fldCharType="begin"/>
            </w:r>
            <w:r w:rsidRPr="00CF554C">
              <w:rPr>
                <w:color w:val="auto"/>
              </w:rPr>
              <w:instrText xml:space="preserve"> STYLEREF 1 \s </w:instrText>
            </w:r>
            <w:r w:rsidR="003E2112" w:rsidRPr="00CF554C">
              <w:rPr>
                <w:color w:val="auto"/>
              </w:rPr>
              <w:fldChar w:fldCharType="separate"/>
            </w:r>
            <w:r w:rsidR="00825075">
              <w:rPr>
                <w:noProof/>
                <w:color w:val="auto"/>
              </w:rPr>
              <w:t>5</w:t>
            </w:r>
            <w:r w:rsidR="003E2112" w:rsidRPr="00CF554C">
              <w:rPr>
                <w:color w:val="auto"/>
              </w:rPr>
              <w:fldChar w:fldCharType="end"/>
            </w:r>
            <w:r w:rsidRPr="00CF554C">
              <w:rPr>
                <w:color w:val="auto"/>
              </w:rPr>
              <w:t>.</w:t>
            </w:r>
            <w:r w:rsidR="003E2112" w:rsidRPr="00CF554C">
              <w:rPr>
                <w:color w:val="auto"/>
              </w:rPr>
              <w:fldChar w:fldCharType="begin"/>
            </w:r>
            <w:r w:rsidRPr="00CF554C">
              <w:rPr>
                <w:color w:val="auto"/>
              </w:rPr>
              <w:instrText xml:space="preserve"> SEQ Listing \* ARABIC \s 1 </w:instrText>
            </w:r>
            <w:r w:rsidR="003E2112" w:rsidRPr="00CF554C">
              <w:rPr>
                <w:color w:val="auto"/>
              </w:rPr>
              <w:fldChar w:fldCharType="separate"/>
            </w:r>
            <w:r w:rsidR="00825075">
              <w:rPr>
                <w:noProof/>
                <w:color w:val="auto"/>
              </w:rPr>
              <w:t>8</w:t>
            </w:r>
            <w:r w:rsidR="003E2112" w:rsidRPr="00CF554C">
              <w:rPr>
                <w:color w:val="auto"/>
              </w:rPr>
              <w:fldChar w:fldCharType="end"/>
            </w:r>
            <w:bookmarkEnd w:id="490"/>
            <w:r w:rsidRPr="00CF554C">
              <w:rPr>
                <w:color w:val="auto"/>
              </w:rPr>
              <w:t>: WIN32 WMI Specific Functions</w:t>
            </w:r>
            <w:bookmarkEnd w:id="491"/>
          </w:p>
        </w:tc>
      </w:tr>
      <w:tr w:rsidR="000728C4" w:rsidRPr="00CF554C" w:rsidTr="00AE06C9">
        <w:tc>
          <w:tcPr>
            <w:tcW w:w="9576" w:type="dxa"/>
          </w:tcPr>
          <w:p w:rsidR="000728C4" w:rsidRPr="005C6136" w:rsidRDefault="000728C4" w:rsidP="00AE06C9">
            <w:pPr>
              <w:keepNext/>
              <w:rPr>
                <w:sz w:val="2"/>
                <w:szCs w:val="2"/>
              </w:rPr>
            </w:pPr>
          </w:p>
          <w:p w:rsidR="000728C4" w:rsidRDefault="000728C4" w:rsidP="00AE06C9">
            <w:pPr>
              <w:keepNext/>
            </w:pPr>
            <w:r w:rsidRPr="00CF554C">
              <w:rPr>
                <w:noProof/>
                <w:lang w:bidi="ar-SA"/>
              </w:rPr>
              <w:drawing>
                <wp:inline distT="0" distB="0" distL="0" distR="0">
                  <wp:extent cx="5943600" cy="2136025"/>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p w:rsidR="000728C4" w:rsidRPr="005C6136" w:rsidRDefault="000728C4" w:rsidP="00AE06C9">
            <w:pPr>
              <w:keepNext/>
              <w:rPr>
                <w:sz w:val="2"/>
                <w:szCs w:val="2"/>
              </w:rPr>
            </w:pPr>
          </w:p>
        </w:tc>
      </w:tr>
    </w:tbl>
    <w:p w:rsidR="000728C4" w:rsidRPr="00CF554C" w:rsidRDefault="000728C4" w:rsidP="000728C4">
      <w:pPr>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pStyle w:val="Title"/>
      </w:pPr>
      <w:r>
        <w:lastRenderedPageBreak/>
        <w:t>Chapter 6</w:t>
      </w:r>
    </w:p>
    <w:p w:rsidR="000728C4" w:rsidRPr="00CF554C" w:rsidRDefault="000728C4" w:rsidP="000728C4">
      <w:pPr>
        <w:pStyle w:val="Heading1"/>
        <w:keepNext/>
        <w:keepLines/>
        <w:numPr>
          <w:ilvl w:val="0"/>
          <w:numId w:val="38"/>
        </w:numPr>
        <w:spacing w:after="160" w:line="276" w:lineRule="auto"/>
        <w:contextualSpacing w:val="0"/>
        <w:rPr>
          <w:rFonts w:cs="Times New Roman"/>
        </w:rPr>
      </w:pPr>
      <w:r w:rsidRPr="00CF554C">
        <w:rPr>
          <w:rFonts w:cs="Times New Roman"/>
        </w:rPr>
        <w:t xml:space="preserve"> </w:t>
      </w:r>
      <w:bookmarkStart w:id="492" w:name="_Toc264798595"/>
      <w:bookmarkStart w:id="493" w:name="_Toc264737227"/>
      <w:bookmarkStart w:id="494" w:name="_Toc264995457"/>
      <w:r w:rsidRPr="00CF554C">
        <w:rPr>
          <w:rFonts w:cs="Times New Roman"/>
        </w:rPr>
        <w:t>Testing and results</w:t>
      </w:r>
      <w:bookmarkEnd w:id="492"/>
      <w:bookmarkEnd w:id="493"/>
      <w:bookmarkEnd w:id="494"/>
    </w:p>
    <w:p w:rsidR="000728C4" w:rsidRPr="00CF554C" w:rsidRDefault="000728C4" w:rsidP="000728C4">
      <w:pPr>
        <w:rPr>
          <w:rFonts w:cs="Times New Roman"/>
        </w:rPr>
      </w:pPr>
      <w:r w:rsidRPr="00CF554C">
        <w:rPr>
          <w:rFonts w:cs="Times New Roman"/>
        </w:rPr>
        <w:t xml:space="preserve">The concepts and algorithm described in </w:t>
      </w:r>
      <w:fldSimple w:instr=" REF _Ref263931095 \w \h  \* MERGEFORMAT ">
        <w:r w:rsidR="00825075" w:rsidRPr="00825075">
          <w:rPr>
            <w:rFonts w:cs="Times New Roman"/>
          </w:rPr>
          <w:t>3</w:t>
        </w:r>
      </w:fldSimple>
      <w:r w:rsidRPr="00CF554C">
        <w:rPr>
          <w:rFonts w:cs="Times New Roman"/>
        </w:rPr>
        <w:t xml:space="preserve"> </w:t>
      </w:r>
      <w:r>
        <w:rPr>
          <w:rFonts w:cs="Times New Roman"/>
        </w:rPr>
        <w:t xml:space="preserve">Related Work </w:t>
      </w:r>
      <w:r w:rsidRPr="00CF554C">
        <w:rPr>
          <w:rFonts w:cs="Times New Roman"/>
        </w:rPr>
        <w:t xml:space="preserve">where </w:t>
      </w:r>
      <w:r>
        <w:rPr>
          <w:rFonts w:cs="Times New Roman"/>
        </w:rPr>
        <w:t>applied</w:t>
      </w:r>
      <w:r w:rsidRPr="00CF554C">
        <w:rPr>
          <w:rFonts w:cs="Times New Roman"/>
        </w:rPr>
        <w:t xml:space="preserve"> on a simulated smart room, on a simulated </w:t>
      </w:r>
      <w:r>
        <w:rPr>
          <w:rFonts w:cs="Times New Roman"/>
        </w:rPr>
        <w:t>service center</w:t>
      </w:r>
      <w:r w:rsidRPr="00CF554C">
        <w:rPr>
          <w:rFonts w:cs="Times New Roman"/>
        </w:rPr>
        <w:t xml:space="preserve"> and on real servers.</w:t>
      </w:r>
    </w:p>
    <w:p w:rsidR="000728C4" w:rsidRPr="00CF554C" w:rsidRDefault="000728C4" w:rsidP="000728C4">
      <w:pPr>
        <w:pStyle w:val="Heading2"/>
        <w:keepNext/>
        <w:keepLines/>
        <w:numPr>
          <w:ilvl w:val="1"/>
          <w:numId w:val="38"/>
        </w:numPr>
        <w:spacing w:line="276" w:lineRule="auto"/>
        <w:rPr>
          <w:rFonts w:cs="Times New Roman"/>
        </w:rPr>
      </w:pPr>
      <w:bookmarkStart w:id="495" w:name="_Ref264031702"/>
      <w:bookmarkStart w:id="496" w:name="_Ref264031704"/>
      <w:bookmarkStart w:id="497" w:name="_Ref264737085"/>
      <w:bookmarkStart w:id="498" w:name="_Toc264798596"/>
      <w:bookmarkStart w:id="499" w:name="_Toc264737228"/>
      <w:bookmarkStart w:id="500" w:name="_Toc264995458"/>
      <w:r w:rsidRPr="00CF554C">
        <w:rPr>
          <w:rFonts w:cs="Times New Roman"/>
        </w:rPr>
        <w:t>Self-Healing Environment</w:t>
      </w:r>
      <w:bookmarkEnd w:id="495"/>
      <w:bookmarkEnd w:id="496"/>
      <w:r>
        <w:rPr>
          <w:rFonts w:cs="Times New Roman"/>
        </w:rPr>
        <w:t xml:space="preserve"> Case Study</w:t>
      </w:r>
      <w:bookmarkEnd w:id="497"/>
      <w:bookmarkEnd w:id="498"/>
      <w:bookmarkEnd w:id="499"/>
      <w:bookmarkEnd w:id="500"/>
    </w:p>
    <w:p w:rsidR="000728C4" w:rsidRPr="00CF554C" w:rsidRDefault="000728C4" w:rsidP="000728C4">
      <w:pPr>
        <w:rPr>
          <w:rFonts w:cs="Times New Roman"/>
        </w:rPr>
      </w:pPr>
      <w:r w:rsidRPr="00CF554C">
        <w:rPr>
          <w:rFonts w:cs="Times New Roman"/>
        </w:rPr>
        <w:t xml:space="preserve">This </w:t>
      </w:r>
      <w:r>
        <w:rPr>
          <w:rFonts w:cs="Times New Roman"/>
        </w:rPr>
        <w:t>case study</w:t>
      </w:r>
      <w:r w:rsidRPr="00CF554C">
        <w:rPr>
          <w:rFonts w:cs="Times New Roman"/>
        </w:rPr>
        <w:t xml:space="preserve"> involves applying the self-healing reinforcement learning algorithm described in </w:t>
      </w:r>
      <w:fldSimple w:instr=" REF _Ref263943362 \w \h  \* MERGEFORMAT ">
        <w:r w:rsidR="00825075" w:rsidRPr="00825075">
          <w:rPr>
            <w:rFonts w:cs="Times New Roman"/>
          </w:rPr>
          <w:t>4.2</w:t>
        </w:r>
      </w:fldSimple>
      <w:r w:rsidRPr="00CF554C">
        <w:rPr>
          <w:rFonts w:cs="Times New Roman"/>
        </w:rPr>
        <w:t xml:space="preserve">  to a smart environment. It has as goal to demonstrate the versatility and correctness of the </w:t>
      </w:r>
      <w:r>
        <w:rPr>
          <w:rFonts w:cs="Times New Roman"/>
        </w:rPr>
        <w:t>autonomic</w:t>
      </w:r>
      <w:r w:rsidRPr="00CF554C">
        <w:rPr>
          <w:rFonts w:cs="Times New Roman"/>
        </w:rPr>
        <w:t xml:space="preserve"> framework described in this </w:t>
      </w:r>
      <w:r>
        <w:rPr>
          <w:rFonts w:cs="Times New Roman"/>
        </w:rPr>
        <w:t>report</w:t>
      </w:r>
      <w:r w:rsidRPr="00CF554C">
        <w:rPr>
          <w:rFonts w:cs="Times New Roman"/>
        </w:rPr>
        <w:t xml:space="preserve"> by using it</w:t>
      </w:r>
      <w:r>
        <w:rPr>
          <w:rFonts w:cs="Times New Roman"/>
        </w:rPr>
        <w:t xml:space="preserve"> to manage a smart laboratory. </w:t>
      </w:r>
    </w:p>
    <w:p w:rsidR="00825075" w:rsidRDefault="000728C4" w:rsidP="00825075">
      <w:pPr>
        <w:tabs>
          <w:tab w:val="left" w:pos="2936"/>
        </w:tabs>
        <w:ind w:firstLine="720"/>
        <w:rPr>
          <w:rFonts w:cs="Times New Roman"/>
          <w:noProof/>
        </w:rPr>
      </w:pPr>
      <w:r w:rsidRPr="00CF554C">
        <w:rPr>
          <w:rFonts w:cs="Times New Roman"/>
        </w:rPr>
        <w:t xml:space="preserve">For </w:t>
      </w:r>
      <w:r>
        <w:rPr>
          <w:rFonts w:cs="Times New Roman"/>
        </w:rPr>
        <w:t>this</w:t>
      </w:r>
      <w:r w:rsidRPr="00CF554C">
        <w:rPr>
          <w:rFonts w:cs="Times New Roman"/>
        </w:rPr>
        <w:t xml:space="preserve"> </w:t>
      </w:r>
      <w:r>
        <w:rPr>
          <w:rFonts w:cs="Times New Roman"/>
        </w:rPr>
        <w:t>study</w:t>
      </w:r>
      <w:r w:rsidRPr="00CF554C">
        <w:rPr>
          <w:rFonts w:cs="Times New Roman"/>
        </w:rPr>
        <w:t xml:space="preserve"> </w:t>
      </w:r>
      <w:r>
        <w:rPr>
          <w:rFonts w:cs="Times New Roman"/>
        </w:rPr>
        <w:t>the autonomic framework is described in this report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825075" w:rsidRPr="00CF554C">
          <w:rPr>
            <w:rFonts w:cs="Times New Roman"/>
          </w:rPr>
          <w:t xml:space="preserve">Table </w:t>
        </w:r>
        <w:r w:rsidR="00825075">
          <w:rPr>
            <w:rFonts w:cs="Times New Roman"/>
            <w:noProof/>
          </w:rPr>
          <w:t>6</w:t>
        </w:r>
        <w:r w:rsidR="00825075" w:rsidRPr="00CF554C">
          <w:rPr>
            <w:rFonts w:cs="Times New Roman"/>
            <w:noProof/>
          </w:rPr>
          <w:t>.</w:t>
        </w:r>
        <w:r w:rsidR="00825075">
          <w:rPr>
            <w:rFonts w:cs="Times New Roman"/>
            <w:noProof/>
          </w:rPr>
          <w:t>1</w:t>
        </w:r>
      </w:fldSimple>
      <w:r w:rsidRPr="00CF554C">
        <w:rPr>
          <w:rFonts w:cs="Times New Roman"/>
        </w:rPr>
        <w:t xml:space="preserve">. There are three policies which </w:t>
      </w:r>
      <w:r>
        <w:rPr>
          <w:rFonts w:cs="Times New Roman"/>
        </w:rPr>
        <w:t>the</w:t>
      </w:r>
      <w:r w:rsidRPr="00CF554C">
        <w:rPr>
          <w:rFonts w:cs="Times New Roman"/>
        </w:rPr>
        <w:t xml:space="preserve"> </w:t>
      </w:r>
      <w:r>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r w:rsidR="003E2112">
        <w:fldChar w:fldCharType="begin"/>
      </w:r>
      <w:r>
        <w:instrText xml:space="preserve"> REF _Ref263933821 \h  \* MERGEFORMAT </w:instrText>
      </w:r>
      <w:r w:rsidR="003E2112">
        <w:fldChar w:fldCharType="separate"/>
      </w:r>
    </w:p>
    <w:p w:rsidR="000728C4" w:rsidRPr="00CF554C" w:rsidRDefault="00825075" w:rsidP="000728C4">
      <w:pPr>
        <w:tabs>
          <w:tab w:val="left" w:pos="2936"/>
        </w:tabs>
        <w:ind w:firstLine="720"/>
        <w:rPr>
          <w:rFonts w:cs="Times New Roman"/>
        </w:rPr>
      </w:pPr>
      <w:r w:rsidRPr="00CF554C">
        <w:rPr>
          <w:rFonts w:cs="Times New Roman"/>
          <w:noProof/>
        </w:rPr>
        <w:t xml:space="preserve">Table </w:t>
      </w:r>
      <w:r>
        <w:rPr>
          <w:rFonts w:cs="Times New Roman"/>
          <w:noProof/>
        </w:rPr>
        <w:t>6</w:t>
      </w:r>
      <w:r w:rsidRPr="00CF554C">
        <w:rPr>
          <w:rFonts w:cs="Times New Roman"/>
          <w:noProof/>
        </w:rPr>
        <w:t>.</w:t>
      </w:r>
      <w:r>
        <w:rPr>
          <w:rFonts w:cs="Times New Roman"/>
          <w:noProof/>
        </w:rPr>
        <w:t>2</w:t>
      </w:r>
      <w:r w:rsidR="003E2112">
        <w:fldChar w:fldCharType="end"/>
      </w:r>
      <w:r w:rsidR="000728C4" w:rsidRPr="00CF554C">
        <w:rPr>
          <w:rFonts w:cs="Times New Roman"/>
        </w:rPr>
        <w:t xml:space="preserve">). For interacting with the environment, actuators have been associated to the sensors they have an effect on as shown in </w:t>
      </w:r>
      <w:fldSimple w:instr=" REF _Ref263933914 \h  \* MERGEFORMAT ">
        <w:r w:rsidRPr="00CF554C">
          <w:rPr>
            <w:rFonts w:cs="Times New Roman"/>
          </w:rPr>
          <w:t xml:space="preserve">Table </w:t>
        </w:r>
        <w:r>
          <w:rPr>
            <w:rFonts w:cs="Times New Roman"/>
            <w:noProof/>
          </w:rPr>
          <w:t>6</w:t>
        </w:r>
        <w:r w:rsidRPr="00CF554C">
          <w:rPr>
            <w:rFonts w:cs="Times New Roman"/>
            <w:noProof/>
          </w:rPr>
          <w:t>.</w:t>
        </w:r>
        <w:r>
          <w:rPr>
            <w:rFonts w:cs="Times New Roman"/>
            <w:noProof/>
          </w:rPr>
          <w:t>3</w:t>
        </w:r>
      </w:fldSimple>
      <w:r w:rsidR="000728C4" w:rsidRPr="00CF554C">
        <w:rPr>
          <w:rFonts w:cs="Times New Roman"/>
        </w:rPr>
        <w:t xml:space="preserve">. </w:t>
      </w:r>
    </w:p>
    <w:p w:rsidR="000728C4" w:rsidRPr="00CF554C" w:rsidRDefault="000728C4" w:rsidP="000728C4">
      <w:pPr>
        <w:pStyle w:val="Caption"/>
        <w:keepNext/>
        <w:jc w:val="center"/>
        <w:rPr>
          <w:rFonts w:cs="Times New Roman"/>
          <w:color w:val="auto"/>
        </w:rPr>
      </w:pPr>
      <w:bookmarkStart w:id="501" w:name="_Ref263933800"/>
      <w:bookmarkStart w:id="502" w:name="_Toc264369921"/>
      <w:r w:rsidRPr="00CF554C">
        <w:rPr>
          <w:rFonts w:cs="Times New Roman"/>
          <w:color w:val="auto"/>
        </w:rPr>
        <w:t xml:space="preserve">Table </w:t>
      </w:r>
      <w:r w:rsidR="003E2112" w:rsidRPr="00CF554C">
        <w:rPr>
          <w:rFonts w:cs="Times New Roman"/>
          <w:color w:val="auto"/>
        </w:rPr>
        <w:fldChar w:fldCharType="begin"/>
      </w:r>
      <w:r w:rsidRPr="00CF554C">
        <w:rPr>
          <w:rFonts w:cs="Times New Roman"/>
          <w:color w:val="auto"/>
        </w:rPr>
        <w:instrText xml:space="preserve"> STYLEREF 1 \s </w:instrText>
      </w:r>
      <w:r w:rsidR="003E2112" w:rsidRPr="00CF554C">
        <w:rPr>
          <w:rFonts w:cs="Times New Roman"/>
          <w:color w:val="auto"/>
        </w:rPr>
        <w:fldChar w:fldCharType="separate"/>
      </w:r>
      <w:r w:rsidR="00825075">
        <w:rPr>
          <w:rFonts w:cs="Times New Roman"/>
          <w:noProof/>
          <w:color w:val="auto"/>
        </w:rPr>
        <w:t>6</w:t>
      </w:r>
      <w:r w:rsidR="003E2112" w:rsidRPr="00CF554C">
        <w:rPr>
          <w:rFonts w:cs="Times New Roman"/>
          <w:color w:val="auto"/>
        </w:rPr>
        <w:fldChar w:fldCharType="end"/>
      </w:r>
      <w:r w:rsidRPr="00CF554C">
        <w:rPr>
          <w:rFonts w:cs="Times New Roman"/>
          <w:color w:val="auto"/>
        </w:rPr>
        <w:t>.</w:t>
      </w:r>
      <w:r w:rsidR="003E2112" w:rsidRPr="00CF554C">
        <w:rPr>
          <w:rFonts w:cs="Times New Roman"/>
          <w:color w:val="auto"/>
        </w:rPr>
        <w:fldChar w:fldCharType="begin"/>
      </w:r>
      <w:r w:rsidRPr="00CF554C">
        <w:rPr>
          <w:rFonts w:cs="Times New Roman"/>
          <w:color w:val="auto"/>
        </w:rPr>
        <w:instrText xml:space="preserve"> SEQ Table \* ARABIC \s 1 </w:instrText>
      </w:r>
      <w:r w:rsidR="003E2112" w:rsidRPr="00CF554C">
        <w:rPr>
          <w:rFonts w:cs="Times New Roman"/>
          <w:color w:val="auto"/>
        </w:rPr>
        <w:fldChar w:fldCharType="separate"/>
      </w:r>
      <w:r w:rsidR="00825075">
        <w:rPr>
          <w:rFonts w:cs="Times New Roman"/>
          <w:noProof/>
          <w:color w:val="auto"/>
        </w:rPr>
        <w:t>1</w:t>
      </w:r>
      <w:r w:rsidR="003E2112" w:rsidRPr="00CF554C">
        <w:rPr>
          <w:rFonts w:cs="Times New Roman"/>
          <w:color w:val="auto"/>
        </w:rPr>
        <w:fldChar w:fldCharType="end"/>
      </w:r>
      <w:bookmarkEnd w:id="501"/>
      <w:r w:rsidRPr="00CF554C">
        <w:rPr>
          <w:rFonts w:cs="Times New Roman"/>
          <w:color w:val="auto"/>
        </w:rPr>
        <w:t>: Sensors Values</w:t>
      </w:r>
      <w:bookmarkEnd w:id="502"/>
    </w:p>
    <w:tbl>
      <w:tblPr>
        <w:tblStyle w:val="MediumGrid1-Accent1"/>
        <w:tblW w:w="0" w:type="auto"/>
        <w:tblLook w:val="04A0"/>
      </w:tblPr>
      <w:tblGrid>
        <w:gridCol w:w="3388"/>
        <w:gridCol w:w="3294"/>
        <w:gridCol w:w="2894"/>
      </w:tblGrid>
      <w:tr w:rsidR="000728C4" w:rsidRPr="00CF554C" w:rsidTr="00AE06C9">
        <w:trPr>
          <w:cnfStyle w:val="100000000000"/>
        </w:trPr>
        <w:tc>
          <w:tcPr>
            <w:cnfStyle w:val="001000000000"/>
            <w:tcW w:w="3388" w:type="dxa"/>
          </w:tcPr>
          <w:p w:rsidR="000728C4" w:rsidRPr="00CF554C" w:rsidRDefault="000728C4" w:rsidP="00AE06C9">
            <w:pPr>
              <w:tabs>
                <w:tab w:val="left" w:pos="2936"/>
              </w:tabs>
              <w:jc w:val="center"/>
              <w:rPr>
                <w:rFonts w:cs="Times New Roman"/>
                <w:u w:val="single"/>
              </w:rPr>
            </w:pPr>
            <w:r w:rsidRPr="00CF554C">
              <w:rPr>
                <w:rFonts w:cs="Times New Roman"/>
                <w:u w:val="single"/>
              </w:rPr>
              <w:t>Sensor</w:t>
            </w:r>
          </w:p>
        </w:tc>
        <w:tc>
          <w:tcPr>
            <w:tcW w:w="3294" w:type="dxa"/>
          </w:tcPr>
          <w:p w:rsidR="000728C4" w:rsidRPr="00CF554C" w:rsidRDefault="000728C4" w:rsidP="00AE06C9">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0728C4" w:rsidRPr="00CF554C" w:rsidRDefault="000728C4" w:rsidP="00AE06C9">
            <w:pPr>
              <w:tabs>
                <w:tab w:val="left" w:pos="2936"/>
              </w:tabs>
              <w:jc w:val="center"/>
              <w:cnfStyle w:val="100000000000"/>
              <w:rPr>
                <w:rFonts w:cs="Times New Roman"/>
                <w:u w:val="single"/>
              </w:rPr>
            </w:pPr>
            <w:r w:rsidRPr="00CF554C">
              <w:rPr>
                <w:rFonts w:cs="Times New Roman"/>
                <w:u w:val="single"/>
              </w:rPr>
              <w:t>Value encoding</w:t>
            </w:r>
          </w:p>
        </w:tc>
      </w:tr>
      <w:tr w:rsidR="000728C4" w:rsidRPr="00CF554C" w:rsidTr="00AE06C9">
        <w:trPr>
          <w:cnfStyle w:val="000000100000"/>
        </w:trPr>
        <w:tc>
          <w:tcPr>
            <w:cnfStyle w:val="001000000000"/>
            <w:tcW w:w="3388" w:type="dxa"/>
          </w:tcPr>
          <w:p w:rsidR="000728C4" w:rsidRPr="00CF554C" w:rsidRDefault="000728C4" w:rsidP="00AE06C9">
            <w:pPr>
              <w:tabs>
                <w:tab w:val="left" w:pos="2936"/>
              </w:tabs>
              <w:jc w:val="center"/>
              <w:rPr>
                <w:rFonts w:cs="Times New Roman"/>
              </w:rPr>
            </w:pPr>
            <w:r w:rsidRPr="00CF554C">
              <w:rPr>
                <w:rFonts w:cs="Times New Roman"/>
              </w:rPr>
              <w:t>Temperature</w:t>
            </w:r>
          </w:p>
        </w:tc>
        <w:tc>
          <w:tcPr>
            <w:tcW w:w="3294" w:type="dxa"/>
          </w:tcPr>
          <w:p w:rsidR="000728C4" w:rsidRPr="00CF554C" w:rsidRDefault="000728C4" w:rsidP="00AE06C9">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0728C4" w:rsidRPr="00CF554C" w:rsidRDefault="000728C4" w:rsidP="00AE06C9">
            <w:pPr>
              <w:tabs>
                <w:tab w:val="left" w:pos="2936"/>
              </w:tabs>
              <w:jc w:val="center"/>
              <w:cnfStyle w:val="000000100000"/>
              <w:rPr>
                <w:rFonts w:cs="Times New Roman"/>
              </w:rPr>
            </w:pPr>
            <w:r w:rsidRPr="00CF554C">
              <w:rPr>
                <w:rFonts w:cs="Times New Roman"/>
              </w:rPr>
              <w:t>Any integer</w:t>
            </w:r>
          </w:p>
        </w:tc>
      </w:tr>
      <w:tr w:rsidR="000728C4" w:rsidRPr="00CF554C" w:rsidTr="00AE06C9">
        <w:tc>
          <w:tcPr>
            <w:cnfStyle w:val="001000000000"/>
            <w:tcW w:w="3388" w:type="dxa"/>
          </w:tcPr>
          <w:p w:rsidR="000728C4" w:rsidRPr="00CF554C" w:rsidRDefault="000728C4" w:rsidP="00AE06C9">
            <w:pPr>
              <w:tabs>
                <w:tab w:val="left" w:pos="2936"/>
              </w:tabs>
              <w:jc w:val="center"/>
              <w:rPr>
                <w:rFonts w:cs="Times New Roman"/>
              </w:rPr>
            </w:pPr>
            <w:r w:rsidRPr="00CF554C">
              <w:rPr>
                <w:rFonts w:cs="Times New Roman"/>
              </w:rPr>
              <w:t>Humidity</w:t>
            </w:r>
          </w:p>
        </w:tc>
        <w:tc>
          <w:tcPr>
            <w:tcW w:w="3294" w:type="dxa"/>
          </w:tcPr>
          <w:p w:rsidR="000728C4" w:rsidRPr="00CF554C" w:rsidRDefault="000728C4" w:rsidP="00AE06C9">
            <w:pPr>
              <w:tabs>
                <w:tab w:val="left" w:pos="2936"/>
              </w:tabs>
              <w:jc w:val="center"/>
              <w:cnfStyle w:val="000000000000"/>
              <w:rPr>
                <w:rFonts w:cs="Times New Roman"/>
              </w:rPr>
            </w:pPr>
            <w:r w:rsidRPr="00CF554C">
              <w:rPr>
                <w:rFonts w:cs="Times New Roman"/>
              </w:rPr>
              <w:t>[0-100]%</w:t>
            </w:r>
          </w:p>
        </w:tc>
        <w:tc>
          <w:tcPr>
            <w:tcW w:w="2894" w:type="dxa"/>
          </w:tcPr>
          <w:p w:rsidR="000728C4" w:rsidRPr="00CF554C" w:rsidRDefault="000728C4" w:rsidP="00AE06C9">
            <w:pPr>
              <w:tabs>
                <w:tab w:val="left" w:pos="2936"/>
              </w:tabs>
              <w:jc w:val="center"/>
              <w:cnfStyle w:val="000000000000"/>
              <w:rPr>
                <w:rFonts w:cs="Times New Roman"/>
              </w:rPr>
            </w:pPr>
            <w:r w:rsidRPr="00CF554C">
              <w:rPr>
                <w:rFonts w:cs="Times New Roman"/>
              </w:rPr>
              <w:t>[0-100]</w:t>
            </w:r>
          </w:p>
        </w:tc>
      </w:tr>
      <w:tr w:rsidR="000728C4" w:rsidRPr="00CF554C" w:rsidTr="00AE06C9">
        <w:trPr>
          <w:cnfStyle w:val="000000100000"/>
        </w:trPr>
        <w:tc>
          <w:tcPr>
            <w:cnfStyle w:val="001000000000"/>
            <w:tcW w:w="3388" w:type="dxa"/>
          </w:tcPr>
          <w:p w:rsidR="000728C4" w:rsidRPr="00CF554C" w:rsidRDefault="000728C4" w:rsidP="00AE06C9">
            <w:pPr>
              <w:tabs>
                <w:tab w:val="left" w:pos="2936"/>
              </w:tabs>
              <w:jc w:val="center"/>
              <w:rPr>
                <w:rFonts w:cs="Times New Roman"/>
              </w:rPr>
            </w:pPr>
            <w:r w:rsidRPr="00CF554C">
              <w:rPr>
                <w:rFonts w:cs="Times New Roman"/>
              </w:rPr>
              <w:t>Light</w:t>
            </w:r>
          </w:p>
        </w:tc>
        <w:tc>
          <w:tcPr>
            <w:tcW w:w="3294" w:type="dxa"/>
          </w:tcPr>
          <w:p w:rsidR="000728C4" w:rsidRPr="00CF554C" w:rsidRDefault="000728C4" w:rsidP="00AE06C9">
            <w:pPr>
              <w:tabs>
                <w:tab w:val="left" w:pos="2936"/>
              </w:tabs>
              <w:jc w:val="center"/>
              <w:cnfStyle w:val="000000100000"/>
              <w:rPr>
                <w:rFonts w:cs="Times New Roman"/>
              </w:rPr>
            </w:pPr>
            <w:r w:rsidRPr="00CF554C">
              <w:rPr>
                <w:rFonts w:cs="Times New Roman"/>
              </w:rPr>
              <w:t>{ON, OFF}</w:t>
            </w:r>
          </w:p>
        </w:tc>
        <w:tc>
          <w:tcPr>
            <w:tcW w:w="2894" w:type="dxa"/>
          </w:tcPr>
          <w:p w:rsidR="000728C4" w:rsidRPr="00CF554C" w:rsidRDefault="000728C4" w:rsidP="00AE06C9">
            <w:pPr>
              <w:tabs>
                <w:tab w:val="left" w:pos="2936"/>
              </w:tabs>
              <w:jc w:val="center"/>
              <w:cnfStyle w:val="000000100000"/>
              <w:rPr>
                <w:rFonts w:cs="Times New Roman"/>
              </w:rPr>
            </w:pPr>
            <w:r w:rsidRPr="00CF554C">
              <w:rPr>
                <w:rFonts w:cs="Times New Roman"/>
              </w:rPr>
              <w:t>{1,0}</w:t>
            </w:r>
          </w:p>
        </w:tc>
      </w:tr>
      <w:tr w:rsidR="000728C4" w:rsidRPr="00CF554C" w:rsidTr="00AE06C9">
        <w:tc>
          <w:tcPr>
            <w:cnfStyle w:val="001000000000"/>
            <w:tcW w:w="3388" w:type="dxa"/>
          </w:tcPr>
          <w:p w:rsidR="000728C4" w:rsidRPr="00CF554C" w:rsidRDefault="000728C4" w:rsidP="00AE06C9">
            <w:pPr>
              <w:tabs>
                <w:tab w:val="left" w:pos="2936"/>
              </w:tabs>
              <w:jc w:val="center"/>
              <w:rPr>
                <w:rFonts w:cs="Times New Roman"/>
              </w:rPr>
            </w:pPr>
            <w:r w:rsidRPr="00CF554C">
              <w:rPr>
                <w:rFonts w:cs="Times New Roman"/>
              </w:rPr>
              <w:t>Face Recognition</w:t>
            </w:r>
          </w:p>
        </w:tc>
        <w:tc>
          <w:tcPr>
            <w:tcW w:w="3294" w:type="dxa"/>
          </w:tcPr>
          <w:p w:rsidR="000728C4" w:rsidRPr="00CF554C" w:rsidRDefault="000728C4" w:rsidP="00AE06C9">
            <w:pPr>
              <w:tabs>
                <w:tab w:val="left" w:pos="2936"/>
              </w:tabs>
              <w:jc w:val="center"/>
              <w:cnfStyle w:val="000000000000"/>
              <w:rPr>
                <w:rFonts w:cs="Times New Roman"/>
              </w:rPr>
            </w:pPr>
            <w:r w:rsidRPr="00CF554C">
              <w:rPr>
                <w:rFonts w:cs="Times New Roman"/>
              </w:rPr>
              <w:t>{Professor, Student, Unknown}</w:t>
            </w:r>
          </w:p>
        </w:tc>
        <w:tc>
          <w:tcPr>
            <w:tcW w:w="2894" w:type="dxa"/>
          </w:tcPr>
          <w:p w:rsidR="000728C4" w:rsidRPr="00CF554C" w:rsidRDefault="000728C4" w:rsidP="00AE06C9">
            <w:pPr>
              <w:tabs>
                <w:tab w:val="left" w:pos="2936"/>
              </w:tabs>
              <w:jc w:val="center"/>
              <w:cnfStyle w:val="000000000000"/>
              <w:rPr>
                <w:rFonts w:cs="Times New Roman"/>
              </w:rPr>
            </w:pPr>
            <w:r w:rsidRPr="00CF554C">
              <w:rPr>
                <w:rFonts w:cs="Times New Roman"/>
              </w:rPr>
              <w:t>{0,1,2}</w:t>
            </w:r>
          </w:p>
        </w:tc>
      </w:tr>
      <w:tr w:rsidR="000728C4" w:rsidRPr="00CF554C" w:rsidTr="00AE06C9">
        <w:trPr>
          <w:cnfStyle w:val="000000100000"/>
        </w:trPr>
        <w:tc>
          <w:tcPr>
            <w:cnfStyle w:val="001000000000"/>
            <w:tcW w:w="3388" w:type="dxa"/>
          </w:tcPr>
          <w:p w:rsidR="000728C4" w:rsidRPr="00CF554C" w:rsidRDefault="000728C4" w:rsidP="00AE06C9">
            <w:pPr>
              <w:tabs>
                <w:tab w:val="left" w:pos="2936"/>
              </w:tabs>
              <w:jc w:val="center"/>
              <w:rPr>
                <w:rFonts w:cs="Times New Roman"/>
              </w:rPr>
            </w:pPr>
            <w:r w:rsidRPr="00CF554C">
              <w:rPr>
                <w:rFonts w:cs="Times New Roman"/>
              </w:rPr>
              <w:t>Computer State</w:t>
            </w:r>
          </w:p>
        </w:tc>
        <w:tc>
          <w:tcPr>
            <w:tcW w:w="3294" w:type="dxa"/>
          </w:tcPr>
          <w:p w:rsidR="000728C4" w:rsidRPr="00CF554C" w:rsidRDefault="000728C4" w:rsidP="00AE06C9">
            <w:pPr>
              <w:tabs>
                <w:tab w:val="left" w:pos="2936"/>
              </w:tabs>
              <w:jc w:val="center"/>
              <w:cnfStyle w:val="000000100000"/>
              <w:rPr>
                <w:rFonts w:cs="Times New Roman"/>
              </w:rPr>
            </w:pPr>
            <w:r w:rsidRPr="00CF554C">
              <w:rPr>
                <w:rFonts w:cs="Times New Roman"/>
              </w:rPr>
              <w:t>{ON, OFF}</w:t>
            </w:r>
          </w:p>
        </w:tc>
        <w:tc>
          <w:tcPr>
            <w:tcW w:w="2894" w:type="dxa"/>
          </w:tcPr>
          <w:p w:rsidR="000728C4" w:rsidRPr="00CF554C" w:rsidRDefault="000728C4" w:rsidP="00AE06C9">
            <w:pPr>
              <w:tabs>
                <w:tab w:val="left" w:pos="2936"/>
              </w:tabs>
              <w:jc w:val="center"/>
              <w:cnfStyle w:val="000000100000"/>
              <w:rPr>
                <w:rFonts w:cs="Times New Roman"/>
              </w:rPr>
            </w:pPr>
            <w:r w:rsidRPr="00CF554C">
              <w:rPr>
                <w:rFonts w:cs="Times New Roman"/>
              </w:rPr>
              <w:t>{1,0}</w:t>
            </w:r>
          </w:p>
        </w:tc>
      </w:tr>
      <w:tr w:rsidR="000728C4" w:rsidRPr="00CF554C" w:rsidTr="00AE06C9">
        <w:tc>
          <w:tcPr>
            <w:cnfStyle w:val="001000000000"/>
            <w:tcW w:w="3388" w:type="dxa"/>
          </w:tcPr>
          <w:p w:rsidR="000728C4" w:rsidRPr="00CF554C" w:rsidRDefault="000728C4" w:rsidP="00AE06C9">
            <w:pPr>
              <w:tabs>
                <w:tab w:val="left" w:pos="2936"/>
              </w:tabs>
              <w:jc w:val="center"/>
              <w:rPr>
                <w:rFonts w:cs="Times New Roman"/>
              </w:rPr>
            </w:pPr>
            <w:r w:rsidRPr="00CF554C">
              <w:rPr>
                <w:rFonts w:cs="Times New Roman"/>
              </w:rPr>
              <w:t>Alarm State</w:t>
            </w:r>
          </w:p>
        </w:tc>
        <w:tc>
          <w:tcPr>
            <w:tcW w:w="3294" w:type="dxa"/>
          </w:tcPr>
          <w:p w:rsidR="000728C4" w:rsidRPr="00CF554C" w:rsidRDefault="000728C4" w:rsidP="00AE06C9">
            <w:pPr>
              <w:tabs>
                <w:tab w:val="left" w:pos="2936"/>
              </w:tabs>
              <w:jc w:val="center"/>
              <w:cnfStyle w:val="000000000000"/>
              <w:rPr>
                <w:rFonts w:cs="Times New Roman"/>
              </w:rPr>
            </w:pPr>
            <w:r w:rsidRPr="00CF554C">
              <w:rPr>
                <w:rFonts w:cs="Times New Roman"/>
              </w:rPr>
              <w:t>{ON, OFF}</w:t>
            </w:r>
          </w:p>
        </w:tc>
        <w:tc>
          <w:tcPr>
            <w:tcW w:w="2894" w:type="dxa"/>
          </w:tcPr>
          <w:p w:rsidR="000728C4" w:rsidRPr="00CF554C" w:rsidRDefault="000728C4" w:rsidP="00AE06C9">
            <w:pPr>
              <w:tabs>
                <w:tab w:val="left" w:pos="2936"/>
              </w:tabs>
              <w:jc w:val="center"/>
              <w:cnfStyle w:val="000000000000"/>
              <w:rPr>
                <w:rFonts w:cs="Times New Roman"/>
              </w:rPr>
            </w:pPr>
            <w:r w:rsidRPr="00CF554C">
              <w:rPr>
                <w:rFonts w:cs="Times New Roman"/>
              </w:rPr>
              <w:t>{1,0}</w:t>
            </w:r>
          </w:p>
        </w:tc>
      </w:tr>
      <w:tr w:rsidR="000728C4" w:rsidRPr="00CF554C" w:rsidTr="00AE06C9">
        <w:trPr>
          <w:cnfStyle w:val="000000100000"/>
        </w:trPr>
        <w:tc>
          <w:tcPr>
            <w:cnfStyle w:val="001000000000"/>
            <w:tcW w:w="3388" w:type="dxa"/>
          </w:tcPr>
          <w:p w:rsidR="000728C4" w:rsidRPr="00CF554C" w:rsidRDefault="000728C4" w:rsidP="00AE06C9">
            <w:pPr>
              <w:tabs>
                <w:tab w:val="left" w:pos="2936"/>
              </w:tabs>
              <w:jc w:val="center"/>
              <w:rPr>
                <w:rFonts w:cs="Times New Roman"/>
              </w:rPr>
            </w:pPr>
            <w:r w:rsidRPr="00CF554C">
              <w:rPr>
                <w:rFonts w:cs="Times New Roman"/>
              </w:rPr>
              <w:t>Room State</w:t>
            </w:r>
          </w:p>
        </w:tc>
        <w:tc>
          <w:tcPr>
            <w:tcW w:w="3294" w:type="dxa"/>
          </w:tcPr>
          <w:p w:rsidR="000728C4" w:rsidRPr="00CF554C" w:rsidRDefault="000728C4" w:rsidP="00AE06C9">
            <w:pPr>
              <w:tabs>
                <w:tab w:val="left" w:pos="2936"/>
              </w:tabs>
              <w:jc w:val="center"/>
              <w:cnfStyle w:val="000000100000"/>
              <w:rPr>
                <w:rFonts w:cs="Times New Roman"/>
              </w:rPr>
            </w:pPr>
            <w:r w:rsidRPr="00CF554C">
              <w:rPr>
                <w:rFonts w:cs="Times New Roman"/>
              </w:rPr>
              <w:t>{Empty, Not Empty}</w:t>
            </w:r>
          </w:p>
        </w:tc>
        <w:tc>
          <w:tcPr>
            <w:tcW w:w="2894" w:type="dxa"/>
          </w:tcPr>
          <w:p w:rsidR="000728C4" w:rsidRPr="00CF554C" w:rsidRDefault="000728C4" w:rsidP="00AE06C9">
            <w:pPr>
              <w:tabs>
                <w:tab w:val="left" w:pos="2936"/>
              </w:tabs>
              <w:jc w:val="center"/>
              <w:cnfStyle w:val="000000100000"/>
              <w:rPr>
                <w:rFonts w:cs="Times New Roman"/>
              </w:rPr>
            </w:pPr>
            <w:r w:rsidRPr="00CF554C">
              <w:rPr>
                <w:rFonts w:cs="Times New Roman"/>
              </w:rPr>
              <w:t>{0,1}</w:t>
            </w:r>
          </w:p>
        </w:tc>
      </w:tr>
    </w:tbl>
    <w:p w:rsidR="000728C4" w:rsidRDefault="000728C4" w:rsidP="000728C4">
      <w:pPr>
        <w:pStyle w:val="Caption"/>
        <w:keepNext/>
        <w:jc w:val="center"/>
        <w:rPr>
          <w:rFonts w:cs="Times New Roman"/>
          <w:color w:val="auto"/>
        </w:rPr>
      </w:pPr>
      <w:r w:rsidRPr="00CF554C">
        <w:rPr>
          <w:rFonts w:cs="Times New Roman"/>
          <w:color w:val="auto"/>
        </w:rPr>
        <w:t xml:space="preserve"> </w:t>
      </w:r>
      <w:bookmarkStart w:id="503" w:name="_Ref263933821"/>
    </w:p>
    <w:p w:rsidR="000728C4" w:rsidRPr="00CF554C" w:rsidRDefault="000728C4" w:rsidP="000728C4">
      <w:pPr>
        <w:pStyle w:val="Caption"/>
        <w:keepNext/>
        <w:jc w:val="center"/>
        <w:rPr>
          <w:rFonts w:cs="Times New Roman"/>
          <w:color w:val="auto"/>
        </w:rPr>
      </w:pPr>
      <w:bookmarkStart w:id="504" w:name="_Toc264369922"/>
      <w:r w:rsidRPr="00CF554C">
        <w:rPr>
          <w:rFonts w:cs="Times New Roman"/>
          <w:color w:val="auto"/>
        </w:rPr>
        <w:t xml:space="preserve">Table </w:t>
      </w:r>
      <w:r w:rsidR="003E2112" w:rsidRPr="00CF554C">
        <w:rPr>
          <w:rFonts w:cs="Times New Roman"/>
          <w:color w:val="auto"/>
        </w:rPr>
        <w:fldChar w:fldCharType="begin"/>
      </w:r>
      <w:r w:rsidRPr="00CF554C">
        <w:rPr>
          <w:rFonts w:cs="Times New Roman"/>
          <w:color w:val="auto"/>
        </w:rPr>
        <w:instrText xml:space="preserve"> STYLEREF 1 \s </w:instrText>
      </w:r>
      <w:r w:rsidR="003E2112" w:rsidRPr="00CF554C">
        <w:rPr>
          <w:rFonts w:cs="Times New Roman"/>
          <w:color w:val="auto"/>
        </w:rPr>
        <w:fldChar w:fldCharType="separate"/>
      </w:r>
      <w:r w:rsidR="00825075">
        <w:rPr>
          <w:rFonts w:cs="Times New Roman"/>
          <w:noProof/>
          <w:color w:val="auto"/>
        </w:rPr>
        <w:t>6</w:t>
      </w:r>
      <w:r w:rsidR="003E2112" w:rsidRPr="00CF554C">
        <w:rPr>
          <w:rFonts w:cs="Times New Roman"/>
          <w:color w:val="auto"/>
        </w:rPr>
        <w:fldChar w:fldCharType="end"/>
      </w:r>
      <w:r w:rsidRPr="00CF554C">
        <w:rPr>
          <w:rFonts w:cs="Times New Roman"/>
          <w:color w:val="auto"/>
        </w:rPr>
        <w:t>.</w:t>
      </w:r>
      <w:r w:rsidR="003E2112" w:rsidRPr="00CF554C">
        <w:rPr>
          <w:rFonts w:cs="Times New Roman"/>
          <w:color w:val="auto"/>
        </w:rPr>
        <w:fldChar w:fldCharType="begin"/>
      </w:r>
      <w:r w:rsidRPr="00CF554C">
        <w:rPr>
          <w:rFonts w:cs="Times New Roman"/>
          <w:color w:val="auto"/>
        </w:rPr>
        <w:instrText xml:space="preserve"> SEQ Table \* ARABIC \s 1 </w:instrText>
      </w:r>
      <w:r w:rsidR="003E2112" w:rsidRPr="00CF554C">
        <w:rPr>
          <w:rFonts w:cs="Times New Roman"/>
          <w:color w:val="auto"/>
        </w:rPr>
        <w:fldChar w:fldCharType="separate"/>
      </w:r>
      <w:r w:rsidR="00825075">
        <w:rPr>
          <w:rFonts w:cs="Times New Roman"/>
          <w:noProof/>
          <w:color w:val="auto"/>
        </w:rPr>
        <w:t>2</w:t>
      </w:r>
      <w:r w:rsidR="003E2112" w:rsidRPr="00CF554C">
        <w:rPr>
          <w:rFonts w:cs="Times New Roman"/>
          <w:color w:val="auto"/>
        </w:rPr>
        <w:fldChar w:fldCharType="end"/>
      </w:r>
      <w:bookmarkEnd w:id="503"/>
      <w:r w:rsidRPr="00CF554C">
        <w:rPr>
          <w:rFonts w:cs="Times New Roman"/>
          <w:color w:val="auto"/>
        </w:rPr>
        <w:t>: Policies</w:t>
      </w:r>
      <w:bookmarkEnd w:id="504"/>
    </w:p>
    <w:tbl>
      <w:tblPr>
        <w:tblStyle w:val="MediumGrid1-Accent1"/>
        <w:tblW w:w="0" w:type="auto"/>
        <w:tblLook w:val="04A0"/>
      </w:tblPr>
      <w:tblGrid>
        <w:gridCol w:w="3528"/>
        <w:gridCol w:w="6048"/>
      </w:tblGrid>
      <w:tr w:rsidR="000728C4" w:rsidRPr="00CF554C" w:rsidTr="00AE06C9">
        <w:trPr>
          <w:cnfStyle w:val="100000000000"/>
        </w:trPr>
        <w:tc>
          <w:tcPr>
            <w:cnfStyle w:val="001000000000"/>
            <w:tcW w:w="3528" w:type="dxa"/>
          </w:tcPr>
          <w:p w:rsidR="000728C4" w:rsidRPr="00CF554C" w:rsidRDefault="000728C4" w:rsidP="00AE06C9">
            <w:pPr>
              <w:jc w:val="center"/>
              <w:rPr>
                <w:rFonts w:cs="Times New Roman"/>
              </w:rPr>
            </w:pPr>
            <w:r w:rsidRPr="00CF554C">
              <w:rPr>
                <w:rFonts w:cs="Times New Roman"/>
                <w:u w:val="single"/>
              </w:rPr>
              <w:t>Policy</w:t>
            </w:r>
          </w:p>
        </w:tc>
        <w:tc>
          <w:tcPr>
            <w:tcW w:w="6048" w:type="dxa"/>
          </w:tcPr>
          <w:p w:rsidR="000728C4" w:rsidRPr="00CF554C" w:rsidRDefault="000728C4" w:rsidP="00AE06C9">
            <w:pPr>
              <w:jc w:val="center"/>
              <w:cnfStyle w:val="100000000000"/>
              <w:rPr>
                <w:rFonts w:cs="Times New Roman"/>
                <w:u w:val="single"/>
              </w:rPr>
            </w:pPr>
            <w:r w:rsidRPr="00CF554C">
              <w:rPr>
                <w:rFonts w:cs="Times New Roman"/>
                <w:u w:val="single"/>
              </w:rPr>
              <w:t>Accepted values combination</w:t>
            </w:r>
            <w:r>
              <w:rPr>
                <w:rFonts w:cs="Times New Roman"/>
                <w:u w:val="single"/>
              </w:rPr>
              <w:t>s</w:t>
            </w:r>
            <w:r w:rsidRPr="00CF554C">
              <w:rPr>
                <w:rFonts w:cs="Times New Roman"/>
                <w:u w:val="single"/>
              </w:rPr>
              <w:t xml:space="preserve"> for policy </w:t>
            </w:r>
          </w:p>
        </w:tc>
      </w:tr>
      <w:tr w:rsidR="000728C4" w:rsidRPr="00CF554C" w:rsidTr="00AE06C9">
        <w:trPr>
          <w:cnfStyle w:val="000000100000"/>
        </w:trPr>
        <w:tc>
          <w:tcPr>
            <w:cnfStyle w:val="001000000000"/>
            <w:tcW w:w="3528" w:type="dxa"/>
          </w:tcPr>
          <w:p w:rsidR="000728C4" w:rsidRPr="00CF554C" w:rsidRDefault="000728C4" w:rsidP="00AE06C9">
            <w:pPr>
              <w:jc w:val="center"/>
              <w:rPr>
                <w:rFonts w:cs="Times New Roman"/>
              </w:rPr>
            </w:pPr>
            <w:r w:rsidRPr="00CF554C">
              <w:rPr>
                <w:rFonts w:cs="Times New Roman"/>
              </w:rPr>
              <w:t>Temperature And Humidity</w:t>
            </w:r>
          </w:p>
        </w:tc>
        <w:tc>
          <w:tcPr>
            <w:tcW w:w="6048" w:type="dxa"/>
          </w:tcPr>
          <w:p w:rsidR="000728C4" w:rsidRPr="00CF554C" w:rsidRDefault="000728C4" w:rsidP="00AE06C9">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0728C4" w:rsidRPr="00CF554C" w:rsidRDefault="000728C4" w:rsidP="00AE06C9">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0728C4" w:rsidRPr="00CF554C" w:rsidTr="00AE06C9">
        <w:tc>
          <w:tcPr>
            <w:cnfStyle w:val="001000000000"/>
            <w:tcW w:w="3528" w:type="dxa"/>
          </w:tcPr>
          <w:p w:rsidR="000728C4" w:rsidRPr="00CF554C" w:rsidRDefault="000728C4" w:rsidP="00AE06C9">
            <w:pPr>
              <w:jc w:val="center"/>
              <w:rPr>
                <w:rFonts w:cs="Times New Roman"/>
                <w:b w:val="0"/>
              </w:rPr>
            </w:pPr>
          </w:p>
          <w:p w:rsidR="000728C4" w:rsidRPr="00CF554C" w:rsidRDefault="000728C4" w:rsidP="00AE06C9">
            <w:pPr>
              <w:jc w:val="center"/>
              <w:rPr>
                <w:rFonts w:cs="Times New Roman"/>
              </w:rPr>
            </w:pPr>
            <w:r w:rsidRPr="00CF554C">
              <w:rPr>
                <w:rFonts w:cs="Times New Roman"/>
              </w:rPr>
              <w:t>Face Recognition</w:t>
            </w:r>
          </w:p>
        </w:tc>
        <w:tc>
          <w:tcPr>
            <w:tcW w:w="6048" w:type="dxa"/>
          </w:tcPr>
          <w:p w:rsidR="000728C4" w:rsidRPr="00CF554C" w:rsidRDefault="000728C4" w:rsidP="00AE06C9">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0728C4" w:rsidRPr="00CF554C" w:rsidRDefault="000728C4" w:rsidP="00AE06C9">
            <w:pPr>
              <w:jc w:val="center"/>
              <w:cnfStyle w:val="000000000000"/>
              <w:rPr>
                <w:rFonts w:cs="Times New Roman"/>
              </w:rPr>
            </w:pPr>
            <m:oMathPara>
              <m:oMathParaPr>
                <m:jc m:val="left"/>
              </m:oMathParaPr>
              <m:oMath>
                <m:r>
                  <w:rPr>
                    <w:rFonts w:ascii="Cambria Math" w:hAnsi="Cambria Math" w:cs="Times New Roman"/>
                  </w:rPr>
                  <m:t>Compu</m:t>
                </m:r>
                <m:r>
                  <w:rPr>
                    <w:rFonts w:ascii="Cambria Math" w:hAnsi="Cambria Math" w:cs="Times New Roman"/>
                  </w:rPr>
                  <m:t xml:space="preserve">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0728C4" w:rsidRPr="00CF554C" w:rsidTr="00AE06C9">
        <w:trPr>
          <w:cnfStyle w:val="000000100000"/>
        </w:trPr>
        <w:tc>
          <w:tcPr>
            <w:cnfStyle w:val="001000000000"/>
            <w:tcW w:w="3528" w:type="dxa"/>
          </w:tcPr>
          <w:p w:rsidR="000728C4" w:rsidRPr="00CF554C" w:rsidRDefault="000728C4" w:rsidP="00AE06C9">
            <w:pPr>
              <w:jc w:val="center"/>
              <w:rPr>
                <w:rFonts w:cs="Times New Roman"/>
              </w:rPr>
            </w:pPr>
            <w:r w:rsidRPr="00CF554C">
              <w:rPr>
                <w:rFonts w:cs="Times New Roman"/>
              </w:rPr>
              <w:lastRenderedPageBreak/>
              <w:t>Light</w:t>
            </w:r>
          </w:p>
        </w:tc>
        <w:tc>
          <w:tcPr>
            <w:tcW w:w="6048" w:type="dxa"/>
          </w:tcPr>
          <w:p w:rsidR="000728C4" w:rsidRPr="00CF554C" w:rsidRDefault="000728C4" w:rsidP="00AE06C9">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0728C4" w:rsidRPr="00CF554C" w:rsidRDefault="000728C4" w:rsidP="000728C4">
      <w:pPr>
        <w:pStyle w:val="Caption"/>
        <w:keepNext/>
        <w:rPr>
          <w:rFonts w:cs="Times New Roman"/>
          <w:color w:val="auto"/>
        </w:rPr>
      </w:pPr>
    </w:p>
    <w:p w:rsidR="000728C4" w:rsidRPr="00CF554C" w:rsidRDefault="000728C4" w:rsidP="000728C4">
      <w:pPr>
        <w:pStyle w:val="Caption"/>
        <w:keepNext/>
        <w:jc w:val="center"/>
        <w:rPr>
          <w:rFonts w:cs="Times New Roman"/>
          <w:color w:val="auto"/>
        </w:rPr>
      </w:pPr>
      <w:bookmarkStart w:id="505" w:name="_Ref263933914"/>
      <w:bookmarkStart w:id="506" w:name="_Toc264369923"/>
      <w:r w:rsidRPr="00CF554C">
        <w:rPr>
          <w:rFonts w:cs="Times New Roman"/>
          <w:color w:val="auto"/>
        </w:rPr>
        <w:t xml:space="preserve">Table </w:t>
      </w:r>
      <w:r w:rsidR="003E2112" w:rsidRPr="00CF554C">
        <w:rPr>
          <w:rFonts w:cs="Times New Roman"/>
          <w:color w:val="auto"/>
        </w:rPr>
        <w:fldChar w:fldCharType="begin"/>
      </w:r>
      <w:r w:rsidRPr="00CF554C">
        <w:rPr>
          <w:rFonts w:cs="Times New Roman"/>
          <w:color w:val="auto"/>
        </w:rPr>
        <w:instrText xml:space="preserve"> STYLEREF 1 \s </w:instrText>
      </w:r>
      <w:r w:rsidR="003E2112" w:rsidRPr="00CF554C">
        <w:rPr>
          <w:rFonts w:cs="Times New Roman"/>
          <w:color w:val="auto"/>
        </w:rPr>
        <w:fldChar w:fldCharType="separate"/>
      </w:r>
      <w:r w:rsidR="00825075">
        <w:rPr>
          <w:rFonts w:cs="Times New Roman"/>
          <w:noProof/>
          <w:color w:val="auto"/>
        </w:rPr>
        <w:t>6</w:t>
      </w:r>
      <w:r w:rsidR="003E2112" w:rsidRPr="00CF554C">
        <w:rPr>
          <w:rFonts w:cs="Times New Roman"/>
          <w:color w:val="auto"/>
        </w:rPr>
        <w:fldChar w:fldCharType="end"/>
      </w:r>
      <w:r w:rsidRPr="00CF554C">
        <w:rPr>
          <w:rFonts w:cs="Times New Roman"/>
          <w:color w:val="auto"/>
        </w:rPr>
        <w:t>.</w:t>
      </w:r>
      <w:r w:rsidR="003E2112" w:rsidRPr="00CF554C">
        <w:rPr>
          <w:rFonts w:cs="Times New Roman"/>
          <w:color w:val="auto"/>
        </w:rPr>
        <w:fldChar w:fldCharType="begin"/>
      </w:r>
      <w:r w:rsidRPr="00CF554C">
        <w:rPr>
          <w:rFonts w:cs="Times New Roman"/>
          <w:color w:val="auto"/>
        </w:rPr>
        <w:instrText xml:space="preserve"> SEQ Table \* ARABIC \s 1 </w:instrText>
      </w:r>
      <w:r w:rsidR="003E2112" w:rsidRPr="00CF554C">
        <w:rPr>
          <w:rFonts w:cs="Times New Roman"/>
          <w:color w:val="auto"/>
        </w:rPr>
        <w:fldChar w:fldCharType="separate"/>
      </w:r>
      <w:r w:rsidR="00825075">
        <w:rPr>
          <w:rFonts w:cs="Times New Roman"/>
          <w:noProof/>
          <w:color w:val="auto"/>
        </w:rPr>
        <w:t>3</w:t>
      </w:r>
      <w:r w:rsidR="003E2112" w:rsidRPr="00CF554C">
        <w:rPr>
          <w:rFonts w:cs="Times New Roman"/>
          <w:color w:val="auto"/>
        </w:rPr>
        <w:fldChar w:fldCharType="end"/>
      </w:r>
      <w:bookmarkEnd w:id="505"/>
      <w:r w:rsidRPr="00CF554C">
        <w:rPr>
          <w:rFonts w:cs="Times New Roman"/>
          <w:color w:val="auto"/>
        </w:rPr>
        <w:t>: Sensors Associated Actuators</w:t>
      </w:r>
      <w:bookmarkEnd w:id="506"/>
    </w:p>
    <w:tbl>
      <w:tblPr>
        <w:tblStyle w:val="MediumGrid1-Accent1"/>
        <w:tblW w:w="0" w:type="auto"/>
        <w:tblLook w:val="04A0"/>
      </w:tblPr>
      <w:tblGrid>
        <w:gridCol w:w="2538"/>
        <w:gridCol w:w="3240"/>
        <w:gridCol w:w="3798"/>
      </w:tblGrid>
      <w:tr w:rsidR="000728C4" w:rsidRPr="00CF554C" w:rsidTr="00AE06C9">
        <w:trPr>
          <w:cnfStyle w:val="100000000000"/>
          <w:trHeight w:val="431"/>
        </w:trPr>
        <w:tc>
          <w:tcPr>
            <w:cnfStyle w:val="001000000000"/>
            <w:tcW w:w="2538" w:type="dxa"/>
          </w:tcPr>
          <w:p w:rsidR="000728C4" w:rsidRPr="00CF554C" w:rsidRDefault="000728C4" w:rsidP="00AE06C9">
            <w:pPr>
              <w:tabs>
                <w:tab w:val="left" w:pos="2936"/>
              </w:tabs>
              <w:jc w:val="center"/>
              <w:rPr>
                <w:rFonts w:cs="Times New Roman"/>
                <w:b w:val="0"/>
                <w:u w:val="single"/>
              </w:rPr>
            </w:pPr>
            <w:r w:rsidRPr="00CF554C">
              <w:rPr>
                <w:rFonts w:cs="Times New Roman"/>
                <w:u w:val="single"/>
              </w:rPr>
              <w:t>Sensor</w:t>
            </w:r>
          </w:p>
        </w:tc>
        <w:tc>
          <w:tcPr>
            <w:tcW w:w="3240" w:type="dxa"/>
          </w:tcPr>
          <w:p w:rsidR="000728C4" w:rsidRPr="00CF554C" w:rsidRDefault="000728C4" w:rsidP="00AE06C9">
            <w:pPr>
              <w:tabs>
                <w:tab w:val="left" w:pos="2936"/>
              </w:tabs>
              <w:jc w:val="center"/>
              <w:cnfStyle w:val="100000000000"/>
              <w:rPr>
                <w:rFonts w:cs="Times New Roman"/>
                <w:b w:val="0"/>
                <w:u w:val="single"/>
              </w:rPr>
            </w:pPr>
            <w:r w:rsidRPr="00CF554C">
              <w:rPr>
                <w:rFonts w:cs="Times New Roman"/>
                <w:u w:val="single"/>
              </w:rPr>
              <w:t>Actuator</w:t>
            </w:r>
          </w:p>
        </w:tc>
        <w:tc>
          <w:tcPr>
            <w:tcW w:w="3798" w:type="dxa"/>
          </w:tcPr>
          <w:p w:rsidR="000728C4" w:rsidRPr="00CF554C" w:rsidRDefault="000728C4" w:rsidP="00AE06C9">
            <w:pPr>
              <w:tabs>
                <w:tab w:val="left" w:pos="2936"/>
              </w:tabs>
              <w:jc w:val="center"/>
              <w:cnfStyle w:val="100000000000"/>
              <w:rPr>
                <w:rFonts w:cs="Times New Roman"/>
                <w:b w:val="0"/>
                <w:u w:val="single"/>
              </w:rPr>
            </w:pPr>
            <w:r w:rsidRPr="00CF554C">
              <w:rPr>
                <w:rFonts w:cs="Times New Roman"/>
                <w:u w:val="single"/>
              </w:rPr>
              <w:t>Available actions</w:t>
            </w:r>
          </w:p>
        </w:tc>
      </w:tr>
      <w:tr w:rsidR="000728C4" w:rsidRPr="00CF554C" w:rsidTr="00AE06C9">
        <w:trPr>
          <w:cnfStyle w:val="000000100000"/>
          <w:trHeight w:val="340"/>
        </w:trPr>
        <w:tc>
          <w:tcPr>
            <w:cnfStyle w:val="001000000000"/>
            <w:tcW w:w="2538" w:type="dxa"/>
            <w:vMerge w:val="restart"/>
          </w:tcPr>
          <w:p w:rsidR="000728C4" w:rsidRPr="00CF554C" w:rsidRDefault="000728C4" w:rsidP="00AE06C9">
            <w:pPr>
              <w:tabs>
                <w:tab w:val="left" w:pos="2936"/>
              </w:tabs>
              <w:jc w:val="center"/>
              <w:rPr>
                <w:rFonts w:cs="Times New Roman"/>
              </w:rPr>
            </w:pPr>
            <w:r w:rsidRPr="00CF554C">
              <w:rPr>
                <w:rFonts w:cs="Times New Roman"/>
              </w:rPr>
              <w:t>Temperature</w:t>
            </w:r>
          </w:p>
        </w:tc>
        <w:tc>
          <w:tcPr>
            <w:tcW w:w="3240" w:type="dxa"/>
          </w:tcPr>
          <w:p w:rsidR="000728C4" w:rsidRPr="00CF554C" w:rsidRDefault="000728C4" w:rsidP="00AE06C9">
            <w:pPr>
              <w:tabs>
                <w:tab w:val="left" w:pos="2936"/>
              </w:tabs>
              <w:jc w:val="center"/>
              <w:cnfStyle w:val="000000100000"/>
              <w:rPr>
                <w:rFonts w:cs="Times New Roman"/>
              </w:rPr>
            </w:pPr>
            <w:r w:rsidRPr="00CF554C">
              <w:rPr>
                <w:rFonts w:cs="Times New Roman"/>
              </w:rPr>
              <w:t>Air Conditioning Unit</w:t>
            </w:r>
          </w:p>
        </w:tc>
        <w:tc>
          <w:tcPr>
            <w:tcW w:w="3798" w:type="dxa"/>
          </w:tcPr>
          <w:p w:rsidR="000728C4" w:rsidRPr="00CF554C" w:rsidRDefault="000728C4" w:rsidP="00AE06C9">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0728C4" w:rsidRPr="00CF554C" w:rsidTr="00AE06C9">
        <w:trPr>
          <w:trHeight w:val="255"/>
        </w:trPr>
        <w:tc>
          <w:tcPr>
            <w:cnfStyle w:val="001000000000"/>
            <w:tcW w:w="2538" w:type="dxa"/>
            <w:vMerge/>
            <w:tcBorders>
              <w:bottom w:val="single" w:sz="8" w:space="0" w:color="7BA0CD" w:themeColor="accent1" w:themeTint="BF"/>
            </w:tcBorders>
            <w:shd w:val="clear" w:color="auto" w:fill="A7BFDE" w:themeFill="accent1" w:themeFillTint="7F"/>
          </w:tcPr>
          <w:p w:rsidR="000728C4" w:rsidRPr="00CF554C" w:rsidRDefault="000728C4" w:rsidP="00AE06C9">
            <w:pPr>
              <w:tabs>
                <w:tab w:val="left" w:pos="2936"/>
              </w:tabs>
              <w:jc w:val="center"/>
              <w:rPr>
                <w:rFonts w:cs="Times New Roman"/>
              </w:rPr>
            </w:pPr>
          </w:p>
        </w:tc>
        <w:tc>
          <w:tcPr>
            <w:tcW w:w="3240" w:type="dxa"/>
            <w:shd w:val="clear" w:color="auto" w:fill="A7BFDE" w:themeFill="accent1" w:themeFillTint="7F"/>
          </w:tcPr>
          <w:p w:rsidR="000728C4" w:rsidRPr="00CF554C" w:rsidRDefault="000728C4" w:rsidP="00AE06C9">
            <w:pPr>
              <w:tabs>
                <w:tab w:val="left" w:pos="2936"/>
              </w:tabs>
              <w:jc w:val="center"/>
              <w:cnfStyle w:val="000000000000"/>
              <w:rPr>
                <w:rFonts w:cs="Times New Roman"/>
              </w:rPr>
            </w:pPr>
            <w:r w:rsidRPr="00CF554C">
              <w:rPr>
                <w:rFonts w:cs="Times New Roman"/>
              </w:rPr>
              <w:t>Heater</w:t>
            </w:r>
          </w:p>
        </w:tc>
        <w:tc>
          <w:tcPr>
            <w:tcW w:w="3798" w:type="dxa"/>
            <w:shd w:val="clear" w:color="auto" w:fill="A7BFDE" w:themeFill="accent1" w:themeFillTint="7F"/>
          </w:tcPr>
          <w:p w:rsidR="000728C4" w:rsidRPr="00CF554C" w:rsidRDefault="000728C4" w:rsidP="00AE06C9">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0728C4" w:rsidRPr="00CF554C" w:rsidTr="00AE06C9">
        <w:trPr>
          <w:cnfStyle w:val="000000100000"/>
        </w:trPr>
        <w:tc>
          <w:tcPr>
            <w:cnfStyle w:val="001000000000"/>
            <w:tcW w:w="2538" w:type="dxa"/>
          </w:tcPr>
          <w:p w:rsidR="000728C4" w:rsidRPr="00CF554C" w:rsidRDefault="000728C4" w:rsidP="00AE06C9">
            <w:pPr>
              <w:tabs>
                <w:tab w:val="left" w:pos="2936"/>
              </w:tabs>
              <w:jc w:val="center"/>
              <w:rPr>
                <w:rFonts w:cs="Times New Roman"/>
              </w:rPr>
            </w:pPr>
            <w:r w:rsidRPr="00CF554C">
              <w:rPr>
                <w:rFonts w:cs="Times New Roman"/>
              </w:rPr>
              <w:t>Humidity</w:t>
            </w:r>
          </w:p>
        </w:tc>
        <w:tc>
          <w:tcPr>
            <w:tcW w:w="3240" w:type="dxa"/>
          </w:tcPr>
          <w:p w:rsidR="000728C4" w:rsidRPr="00CF554C" w:rsidRDefault="000728C4" w:rsidP="00AE06C9">
            <w:pPr>
              <w:tabs>
                <w:tab w:val="left" w:pos="2936"/>
              </w:tabs>
              <w:jc w:val="center"/>
              <w:cnfStyle w:val="000000100000"/>
              <w:rPr>
                <w:rFonts w:cs="Times New Roman"/>
              </w:rPr>
            </w:pPr>
            <w:r w:rsidRPr="00CF554C">
              <w:rPr>
                <w:rFonts w:cs="Times New Roman"/>
              </w:rPr>
              <w:t>Humidity Controller</w:t>
            </w:r>
          </w:p>
        </w:tc>
        <w:tc>
          <w:tcPr>
            <w:tcW w:w="3798" w:type="dxa"/>
          </w:tcPr>
          <w:p w:rsidR="000728C4" w:rsidRPr="00CF554C" w:rsidRDefault="000728C4" w:rsidP="00AE06C9">
            <w:pPr>
              <w:tabs>
                <w:tab w:val="left" w:pos="2936"/>
              </w:tabs>
              <w:jc w:val="center"/>
              <w:cnfStyle w:val="000000100000"/>
              <w:rPr>
                <w:rFonts w:cs="Times New Roman"/>
              </w:rPr>
            </w:pPr>
            <w:r w:rsidRPr="00CF554C">
              <w:rPr>
                <w:rFonts w:cs="Times New Roman"/>
              </w:rPr>
              <w:t>{Increase by 3 %,Decrease by 3 %}</w:t>
            </w:r>
          </w:p>
        </w:tc>
      </w:tr>
      <w:tr w:rsidR="000728C4" w:rsidRPr="00CF554C" w:rsidTr="00AE06C9">
        <w:tc>
          <w:tcPr>
            <w:cnfStyle w:val="001000000000"/>
            <w:tcW w:w="2538" w:type="dxa"/>
          </w:tcPr>
          <w:p w:rsidR="000728C4" w:rsidRPr="00CF554C" w:rsidRDefault="000728C4" w:rsidP="00AE06C9">
            <w:pPr>
              <w:tabs>
                <w:tab w:val="left" w:pos="2936"/>
              </w:tabs>
              <w:jc w:val="center"/>
              <w:rPr>
                <w:rFonts w:cs="Times New Roman"/>
              </w:rPr>
            </w:pPr>
            <w:r w:rsidRPr="00CF554C">
              <w:rPr>
                <w:rFonts w:cs="Times New Roman"/>
              </w:rPr>
              <w:t>Light</w:t>
            </w:r>
          </w:p>
        </w:tc>
        <w:tc>
          <w:tcPr>
            <w:tcW w:w="3240" w:type="dxa"/>
          </w:tcPr>
          <w:p w:rsidR="000728C4" w:rsidRPr="00CF554C" w:rsidRDefault="000728C4" w:rsidP="00AE06C9">
            <w:pPr>
              <w:tabs>
                <w:tab w:val="left" w:pos="2936"/>
              </w:tabs>
              <w:jc w:val="center"/>
              <w:cnfStyle w:val="000000000000"/>
              <w:rPr>
                <w:rFonts w:cs="Times New Roman"/>
              </w:rPr>
            </w:pPr>
            <w:r w:rsidRPr="00CF554C">
              <w:rPr>
                <w:rFonts w:cs="Times New Roman"/>
              </w:rPr>
              <w:t>Light Controller</w:t>
            </w:r>
          </w:p>
        </w:tc>
        <w:tc>
          <w:tcPr>
            <w:tcW w:w="3798" w:type="dxa"/>
          </w:tcPr>
          <w:p w:rsidR="000728C4" w:rsidRPr="00CF554C" w:rsidRDefault="000728C4" w:rsidP="00AE06C9">
            <w:pPr>
              <w:tabs>
                <w:tab w:val="left" w:pos="2936"/>
              </w:tabs>
              <w:jc w:val="center"/>
              <w:cnfStyle w:val="000000000000"/>
              <w:rPr>
                <w:rFonts w:cs="Times New Roman"/>
              </w:rPr>
            </w:pPr>
            <w:r w:rsidRPr="00CF554C">
              <w:rPr>
                <w:rFonts w:cs="Times New Roman"/>
              </w:rPr>
              <w:t>{Turn ON, Turn OFF}</w:t>
            </w:r>
          </w:p>
        </w:tc>
      </w:tr>
      <w:tr w:rsidR="000728C4" w:rsidRPr="00CF554C" w:rsidTr="00AE06C9">
        <w:trPr>
          <w:cnfStyle w:val="000000100000"/>
        </w:trPr>
        <w:tc>
          <w:tcPr>
            <w:cnfStyle w:val="001000000000"/>
            <w:tcW w:w="2538" w:type="dxa"/>
          </w:tcPr>
          <w:p w:rsidR="000728C4" w:rsidRPr="00CF554C" w:rsidRDefault="000728C4" w:rsidP="00AE06C9">
            <w:pPr>
              <w:tabs>
                <w:tab w:val="left" w:pos="2936"/>
              </w:tabs>
              <w:jc w:val="center"/>
              <w:rPr>
                <w:rFonts w:cs="Times New Roman"/>
              </w:rPr>
            </w:pPr>
            <w:r w:rsidRPr="00CF554C">
              <w:rPr>
                <w:rFonts w:cs="Times New Roman"/>
              </w:rPr>
              <w:t>Computer State</w:t>
            </w:r>
          </w:p>
        </w:tc>
        <w:tc>
          <w:tcPr>
            <w:tcW w:w="3240" w:type="dxa"/>
          </w:tcPr>
          <w:p w:rsidR="000728C4" w:rsidRPr="00CF554C" w:rsidRDefault="000728C4" w:rsidP="00AE06C9">
            <w:pPr>
              <w:tabs>
                <w:tab w:val="left" w:pos="2936"/>
              </w:tabs>
              <w:jc w:val="center"/>
              <w:cnfStyle w:val="000000100000"/>
              <w:rPr>
                <w:rFonts w:cs="Times New Roman"/>
              </w:rPr>
            </w:pPr>
            <w:r w:rsidRPr="00CF554C">
              <w:rPr>
                <w:rFonts w:cs="Times New Roman"/>
              </w:rPr>
              <w:t>Computer Controller</w:t>
            </w:r>
          </w:p>
        </w:tc>
        <w:tc>
          <w:tcPr>
            <w:tcW w:w="3798" w:type="dxa"/>
          </w:tcPr>
          <w:p w:rsidR="000728C4" w:rsidRPr="00CF554C" w:rsidRDefault="000728C4" w:rsidP="00AE06C9">
            <w:pPr>
              <w:tabs>
                <w:tab w:val="left" w:pos="2936"/>
              </w:tabs>
              <w:jc w:val="center"/>
              <w:cnfStyle w:val="000000100000"/>
              <w:rPr>
                <w:rFonts w:cs="Times New Roman"/>
              </w:rPr>
            </w:pPr>
            <w:r w:rsidRPr="00CF554C">
              <w:rPr>
                <w:rFonts w:cs="Times New Roman"/>
              </w:rPr>
              <w:t>{Turn ON, Turn OFF}</w:t>
            </w:r>
          </w:p>
        </w:tc>
      </w:tr>
      <w:tr w:rsidR="000728C4" w:rsidRPr="00CF554C" w:rsidTr="00AE06C9">
        <w:tc>
          <w:tcPr>
            <w:cnfStyle w:val="001000000000"/>
            <w:tcW w:w="2538" w:type="dxa"/>
          </w:tcPr>
          <w:p w:rsidR="000728C4" w:rsidRPr="00CF554C" w:rsidRDefault="000728C4" w:rsidP="00AE06C9">
            <w:pPr>
              <w:tabs>
                <w:tab w:val="left" w:pos="2936"/>
              </w:tabs>
              <w:jc w:val="center"/>
              <w:rPr>
                <w:rFonts w:cs="Times New Roman"/>
              </w:rPr>
            </w:pPr>
            <w:r w:rsidRPr="00CF554C">
              <w:rPr>
                <w:rFonts w:cs="Times New Roman"/>
              </w:rPr>
              <w:t>Alarm State</w:t>
            </w:r>
          </w:p>
        </w:tc>
        <w:tc>
          <w:tcPr>
            <w:tcW w:w="3240" w:type="dxa"/>
          </w:tcPr>
          <w:p w:rsidR="000728C4" w:rsidRPr="00CF554C" w:rsidRDefault="000728C4" w:rsidP="00AE06C9">
            <w:pPr>
              <w:tabs>
                <w:tab w:val="left" w:pos="2936"/>
              </w:tabs>
              <w:jc w:val="center"/>
              <w:cnfStyle w:val="000000000000"/>
              <w:rPr>
                <w:rFonts w:cs="Times New Roman"/>
              </w:rPr>
            </w:pPr>
            <w:r w:rsidRPr="00CF554C">
              <w:rPr>
                <w:rFonts w:cs="Times New Roman"/>
              </w:rPr>
              <w:t>Alarm Controller</w:t>
            </w:r>
          </w:p>
        </w:tc>
        <w:tc>
          <w:tcPr>
            <w:tcW w:w="3798" w:type="dxa"/>
          </w:tcPr>
          <w:p w:rsidR="000728C4" w:rsidRPr="00CF554C" w:rsidRDefault="000728C4" w:rsidP="00AE06C9">
            <w:pPr>
              <w:tabs>
                <w:tab w:val="left" w:pos="2936"/>
              </w:tabs>
              <w:jc w:val="center"/>
              <w:cnfStyle w:val="000000000000"/>
              <w:rPr>
                <w:rFonts w:cs="Times New Roman"/>
              </w:rPr>
            </w:pPr>
            <w:r w:rsidRPr="00CF554C">
              <w:rPr>
                <w:rFonts w:cs="Times New Roman"/>
              </w:rPr>
              <w:t>{Turn ON, Turn OFF}</w:t>
            </w:r>
          </w:p>
        </w:tc>
      </w:tr>
      <w:tr w:rsidR="000728C4" w:rsidRPr="00CF554C" w:rsidTr="00AE06C9">
        <w:trPr>
          <w:cnfStyle w:val="000000100000"/>
        </w:trPr>
        <w:tc>
          <w:tcPr>
            <w:cnfStyle w:val="001000000000"/>
            <w:tcW w:w="2538" w:type="dxa"/>
          </w:tcPr>
          <w:p w:rsidR="000728C4" w:rsidRPr="00CF554C" w:rsidRDefault="000728C4" w:rsidP="00AE06C9">
            <w:pPr>
              <w:tabs>
                <w:tab w:val="left" w:pos="2936"/>
              </w:tabs>
              <w:jc w:val="center"/>
              <w:rPr>
                <w:rFonts w:cs="Times New Roman"/>
              </w:rPr>
            </w:pPr>
            <w:r w:rsidRPr="00CF554C">
              <w:rPr>
                <w:rFonts w:cs="Times New Roman"/>
              </w:rPr>
              <w:t>Face Recognition</w:t>
            </w:r>
          </w:p>
        </w:tc>
        <w:tc>
          <w:tcPr>
            <w:tcW w:w="3240" w:type="dxa"/>
          </w:tcPr>
          <w:p w:rsidR="000728C4" w:rsidRPr="00CF554C" w:rsidRDefault="000728C4" w:rsidP="00AE06C9">
            <w:pPr>
              <w:tabs>
                <w:tab w:val="left" w:pos="2936"/>
              </w:tabs>
              <w:jc w:val="center"/>
              <w:cnfStyle w:val="000000100000"/>
              <w:rPr>
                <w:rFonts w:cs="Times New Roman"/>
              </w:rPr>
            </w:pPr>
            <w:r w:rsidRPr="00CF554C">
              <w:rPr>
                <w:rFonts w:cs="Times New Roman"/>
              </w:rPr>
              <w:t>-</w:t>
            </w:r>
          </w:p>
        </w:tc>
        <w:tc>
          <w:tcPr>
            <w:tcW w:w="3798" w:type="dxa"/>
          </w:tcPr>
          <w:p w:rsidR="000728C4" w:rsidRPr="00CF554C" w:rsidRDefault="000728C4" w:rsidP="00AE06C9">
            <w:pPr>
              <w:tabs>
                <w:tab w:val="left" w:pos="2936"/>
              </w:tabs>
              <w:jc w:val="center"/>
              <w:cnfStyle w:val="000000100000"/>
              <w:rPr>
                <w:rFonts w:cs="Times New Roman"/>
              </w:rPr>
            </w:pPr>
            <w:r w:rsidRPr="00CF554C">
              <w:rPr>
                <w:rFonts w:cs="Times New Roman"/>
              </w:rPr>
              <w:t>-</w:t>
            </w:r>
          </w:p>
        </w:tc>
      </w:tr>
      <w:tr w:rsidR="000728C4" w:rsidRPr="00CF554C" w:rsidTr="00AE06C9">
        <w:tc>
          <w:tcPr>
            <w:cnfStyle w:val="001000000000"/>
            <w:tcW w:w="2538" w:type="dxa"/>
          </w:tcPr>
          <w:p w:rsidR="000728C4" w:rsidRPr="00CF554C" w:rsidRDefault="000728C4" w:rsidP="00AE06C9">
            <w:pPr>
              <w:tabs>
                <w:tab w:val="left" w:pos="2936"/>
              </w:tabs>
              <w:jc w:val="center"/>
              <w:rPr>
                <w:rFonts w:cs="Times New Roman"/>
              </w:rPr>
            </w:pPr>
            <w:r w:rsidRPr="00CF554C">
              <w:rPr>
                <w:rFonts w:cs="Times New Roman"/>
              </w:rPr>
              <w:t>Room State</w:t>
            </w:r>
          </w:p>
        </w:tc>
        <w:tc>
          <w:tcPr>
            <w:tcW w:w="3240" w:type="dxa"/>
          </w:tcPr>
          <w:p w:rsidR="000728C4" w:rsidRPr="00CF554C" w:rsidRDefault="000728C4" w:rsidP="00AE06C9">
            <w:pPr>
              <w:tabs>
                <w:tab w:val="left" w:pos="2936"/>
              </w:tabs>
              <w:jc w:val="center"/>
              <w:cnfStyle w:val="000000000000"/>
              <w:rPr>
                <w:rFonts w:cs="Times New Roman"/>
              </w:rPr>
            </w:pPr>
            <w:r w:rsidRPr="00CF554C">
              <w:rPr>
                <w:rFonts w:cs="Times New Roman"/>
              </w:rPr>
              <w:t>-</w:t>
            </w:r>
          </w:p>
        </w:tc>
        <w:tc>
          <w:tcPr>
            <w:tcW w:w="3798" w:type="dxa"/>
          </w:tcPr>
          <w:p w:rsidR="000728C4" w:rsidRPr="00CF554C" w:rsidRDefault="000728C4" w:rsidP="00AE06C9">
            <w:pPr>
              <w:tabs>
                <w:tab w:val="left" w:pos="2936"/>
              </w:tabs>
              <w:jc w:val="center"/>
              <w:cnfStyle w:val="000000000000"/>
              <w:rPr>
                <w:rFonts w:cs="Times New Roman"/>
              </w:rPr>
            </w:pPr>
            <w:r w:rsidRPr="00CF554C">
              <w:rPr>
                <w:rFonts w:cs="Times New Roman"/>
              </w:rPr>
              <w:t>-</w:t>
            </w:r>
          </w:p>
        </w:tc>
      </w:tr>
    </w:tbl>
    <w:p w:rsidR="000728C4" w:rsidRPr="00CF554C" w:rsidRDefault="000728C4" w:rsidP="000728C4">
      <w:pPr>
        <w:rPr>
          <w:rFonts w:cs="Times New Roman"/>
        </w:rPr>
      </w:pPr>
    </w:p>
    <w:p w:rsidR="000728C4" w:rsidRPr="00CF554C" w:rsidRDefault="000728C4" w:rsidP="000728C4">
      <w:pPr>
        <w:ind w:firstLine="720"/>
        <w:rPr>
          <w:rFonts w:cs="Times New Roman"/>
        </w:rPr>
      </w:pPr>
      <w:r w:rsidRPr="00CF554C">
        <w:rPr>
          <w:rFonts w:cs="Times New Roman"/>
        </w:rPr>
        <w:t xml:space="preserve">Two tests have been performed on this scenario. The first test is meant to show the </w:t>
      </w:r>
      <w:r>
        <w:rPr>
          <w:rFonts w:cs="Times New Roman"/>
        </w:rPr>
        <w:t>overhead</w:t>
      </w:r>
      <w:r w:rsidRPr="00CF554C">
        <w:rPr>
          <w:rFonts w:cs="Times New Roman"/>
        </w:rPr>
        <w:t xml:space="preserve"> of </w:t>
      </w:r>
      <w:r>
        <w:rPr>
          <w:rFonts w:cs="Times New Roman"/>
        </w:rPr>
        <w:t xml:space="preserve">the </w:t>
      </w:r>
      <w:r w:rsidRPr="00CF554C">
        <w:rPr>
          <w:rFonts w:cs="Times New Roman"/>
        </w:rPr>
        <w:t xml:space="preserve">learning </w:t>
      </w:r>
      <w:r>
        <w:rPr>
          <w:rFonts w:cs="Times New Roman"/>
        </w:rPr>
        <w:t>mechanism used in terms of running time</w:t>
      </w:r>
      <w:r w:rsidRPr="00CF554C">
        <w:rPr>
          <w:rFonts w:cs="Times New Roman"/>
        </w:rPr>
        <w:t xml:space="preserve">. The second test is an interactive </w:t>
      </w:r>
      <w:r>
        <w:rPr>
          <w:rFonts w:cs="Times New Roman"/>
        </w:rPr>
        <w:t>system evaluation</w:t>
      </w:r>
      <w:r w:rsidRPr="00CF554C">
        <w:rPr>
          <w:rFonts w:cs="Times New Roman"/>
        </w:rPr>
        <w:t xml:space="preserve"> in which all the possible combinations of broken policies are tested by a human participant</w:t>
      </w:r>
      <w:r>
        <w:rPr>
          <w:rFonts w:cs="Times New Roman"/>
        </w:rPr>
        <w:t xml:space="preserve"> using a 3D interactive environment representation</w:t>
      </w:r>
      <w:r w:rsidRPr="00CF554C">
        <w:rPr>
          <w:rFonts w:cs="Times New Roman"/>
        </w:rPr>
        <w:t>.</w:t>
      </w:r>
      <w:r>
        <w:rPr>
          <w:rFonts w:cs="Times New Roman"/>
        </w:rPr>
        <w:t xml:space="preserve"> </w:t>
      </w:r>
    </w:p>
    <w:p w:rsidR="000728C4" w:rsidRPr="00CF554C" w:rsidRDefault="000728C4" w:rsidP="000728C4">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sensor. </w:t>
      </w:r>
      <w:r>
        <w:rPr>
          <w:rFonts w:cs="Times New Roman"/>
        </w:rPr>
        <w:t xml:space="preserve">This approach allows the implementation to be easily switched to use real sensors accessible by web services and thus providing the possibility of applying the system on real environments. </w:t>
      </w:r>
      <w:r w:rsidR="003E2112">
        <w:rPr>
          <w:rFonts w:cs="Times New Roman"/>
        </w:rPr>
        <w:fldChar w:fldCharType="begin"/>
      </w:r>
      <w:r>
        <w:rPr>
          <w:rFonts w:cs="Times New Roman"/>
        </w:rPr>
        <w:instrText xml:space="preserve"> REF _Ref264266589 \h </w:instrText>
      </w:r>
      <w:r w:rsidR="003E2112">
        <w:rPr>
          <w:rFonts w:cs="Times New Roman"/>
        </w:rPr>
      </w:r>
      <w:r w:rsidR="003E2112">
        <w:rPr>
          <w:rFonts w:cs="Times New Roman"/>
        </w:rPr>
        <w:fldChar w:fldCharType="separate"/>
      </w:r>
      <w:r w:rsidR="00825075" w:rsidRPr="00CF554C">
        <w:t xml:space="preserve">Listing </w:t>
      </w:r>
      <w:r w:rsidR="00825075">
        <w:rPr>
          <w:noProof/>
        </w:rPr>
        <w:t>6</w:t>
      </w:r>
      <w:r w:rsidR="00825075" w:rsidRPr="00CF554C">
        <w:t>.</w:t>
      </w:r>
      <w:r w:rsidR="00825075">
        <w:rPr>
          <w:noProof/>
        </w:rPr>
        <w:t>1</w:t>
      </w:r>
      <w:r w:rsidR="003E2112">
        <w:rPr>
          <w:rFonts w:cs="Times New Roman"/>
        </w:rPr>
        <w:fldChar w:fldCharType="end"/>
      </w:r>
      <w:r>
        <w:rPr>
          <w:rFonts w:cs="Times New Roman"/>
        </w:rPr>
        <w:t xml:space="preserve"> presents an example of a simulated sensor: the Alarm sensor.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rPr>
            </w:pPr>
            <w:bookmarkStart w:id="507" w:name="_Ref264266589"/>
            <w:bookmarkStart w:id="508" w:name="_Toc264370240"/>
            <w:r w:rsidRPr="00CF554C">
              <w:rPr>
                <w:color w:val="auto"/>
              </w:rPr>
              <w:t xml:space="preserve">Listing </w:t>
            </w:r>
            <w:r w:rsidR="003E2112" w:rsidRPr="00CF554C">
              <w:rPr>
                <w:color w:val="auto"/>
              </w:rPr>
              <w:fldChar w:fldCharType="begin"/>
            </w:r>
            <w:r w:rsidRPr="00CF554C">
              <w:rPr>
                <w:color w:val="auto"/>
              </w:rPr>
              <w:instrText xml:space="preserve"> STYLEREF 1 \s </w:instrText>
            </w:r>
            <w:r w:rsidR="003E2112" w:rsidRPr="00CF554C">
              <w:rPr>
                <w:color w:val="auto"/>
              </w:rPr>
              <w:fldChar w:fldCharType="separate"/>
            </w:r>
            <w:r w:rsidR="00825075">
              <w:rPr>
                <w:noProof/>
                <w:color w:val="auto"/>
              </w:rPr>
              <w:t>6</w:t>
            </w:r>
            <w:r w:rsidR="003E2112" w:rsidRPr="00CF554C">
              <w:rPr>
                <w:color w:val="auto"/>
              </w:rPr>
              <w:fldChar w:fldCharType="end"/>
            </w:r>
            <w:r w:rsidRPr="00CF554C">
              <w:rPr>
                <w:color w:val="auto"/>
              </w:rPr>
              <w:t>.</w:t>
            </w:r>
            <w:r w:rsidR="003E2112" w:rsidRPr="00CF554C">
              <w:rPr>
                <w:color w:val="auto"/>
              </w:rPr>
              <w:fldChar w:fldCharType="begin"/>
            </w:r>
            <w:r w:rsidRPr="00CF554C">
              <w:rPr>
                <w:color w:val="auto"/>
              </w:rPr>
              <w:instrText xml:space="preserve"> SEQ Listing \* ARABIC \s 1 </w:instrText>
            </w:r>
            <w:r w:rsidR="003E2112" w:rsidRPr="00CF554C">
              <w:rPr>
                <w:color w:val="auto"/>
              </w:rPr>
              <w:fldChar w:fldCharType="separate"/>
            </w:r>
            <w:r w:rsidR="00825075">
              <w:rPr>
                <w:noProof/>
                <w:color w:val="auto"/>
              </w:rPr>
              <w:t>1</w:t>
            </w:r>
            <w:r w:rsidR="003E2112" w:rsidRPr="00CF554C">
              <w:rPr>
                <w:color w:val="auto"/>
              </w:rPr>
              <w:fldChar w:fldCharType="end"/>
            </w:r>
            <w:bookmarkEnd w:id="507"/>
            <w:r w:rsidRPr="00CF554C">
              <w:rPr>
                <w:color w:val="auto"/>
              </w:rPr>
              <w:t>: Alarm Sensor Simulation Web Service</w:t>
            </w:r>
            <w:bookmarkEnd w:id="508"/>
          </w:p>
        </w:tc>
      </w:tr>
      <w:tr w:rsidR="000728C4" w:rsidRPr="00CF554C" w:rsidTr="00AE06C9">
        <w:tc>
          <w:tcPr>
            <w:tcW w:w="9576" w:type="dxa"/>
          </w:tcPr>
          <w:p w:rsidR="000728C4" w:rsidRPr="005C6136" w:rsidRDefault="000728C4" w:rsidP="00AE06C9">
            <w:pPr>
              <w:keepNext/>
              <w:rPr>
                <w:sz w:val="2"/>
                <w:szCs w:val="2"/>
              </w:rPr>
            </w:pPr>
          </w:p>
          <w:p w:rsidR="000728C4" w:rsidRDefault="000728C4" w:rsidP="00AE06C9">
            <w:pPr>
              <w:keepNext/>
            </w:pPr>
            <w:r w:rsidRPr="00CF554C">
              <w:rPr>
                <w:noProof/>
                <w:lang w:bidi="ar-SA"/>
              </w:rPr>
              <w:drawing>
                <wp:inline distT="0" distB="0" distL="0" distR="0">
                  <wp:extent cx="3892992" cy="1812897"/>
                  <wp:effectExtent l="19050" t="0" r="0" b="0"/>
                  <wp:docPr id="50"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3896306" cy="1814440"/>
                          </a:xfrm>
                          <a:prstGeom prst="rect">
                            <a:avLst/>
                          </a:prstGeom>
                        </pic:spPr>
                      </pic:pic>
                    </a:graphicData>
                  </a:graphic>
                </wp:inline>
              </w:drawing>
            </w:r>
          </w:p>
          <w:p w:rsidR="000728C4" w:rsidRPr="005C6136" w:rsidRDefault="000728C4" w:rsidP="00AE06C9">
            <w:pPr>
              <w:keepNext/>
              <w:rPr>
                <w:sz w:val="2"/>
                <w:szCs w:val="2"/>
              </w:rPr>
            </w:pPr>
          </w:p>
        </w:tc>
      </w:tr>
    </w:tbl>
    <w:p w:rsidR="000728C4" w:rsidRDefault="000728C4" w:rsidP="000728C4">
      <w:pPr>
        <w:ind w:firstLine="720"/>
        <w:rPr>
          <w:rFonts w:cs="Times New Roman"/>
        </w:rPr>
      </w:pPr>
    </w:p>
    <w:p w:rsidR="000728C4" w:rsidRPr="00CF554C" w:rsidRDefault="000728C4" w:rsidP="000728C4">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0728C4" w:rsidRPr="00CF554C" w:rsidRDefault="000728C4" w:rsidP="000728C4">
      <w:pPr>
        <w:pStyle w:val="Heading3"/>
        <w:keepNext/>
        <w:keepLines/>
        <w:numPr>
          <w:ilvl w:val="2"/>
          <w:numId w:val="38"/>
        </w:numPr>
        <w:spacing w:line="276" w:lineRule="auto"/>
        <w:rPr>
          <w:rFonts w:cs="Times New Roman"/>
        </w:rPr>
      </w:pPr>
      <w:bookmarkStart w:id="509" w:name="_Toc264798597"/>
      <w:bookmarkStart w:id="510" w:name="_Toc264737229"/>
      <w:bookmarkStart w:id="511" w:name="_Toc264995459"/>
      <w:r>
        <w:rPr>
          <w:rFonts w:cs="Times New Roman"/>
        </w:rPr>
        <w:lastRenderedPageBreak/>
        <w:t>Algorithm Overhead</w:t>
      </w:r>
      <w:r w:rsidRPr="00CF554C">
        <w:rPr>
          <w:rFonts w:cs="Times New Roman"/>
        </w:rPr>
        <w:t xml:space="preserve"> </w:t>
      </w:r>
      <w:r>
        <w:rPr>
          <w:rFonts w:cs="Times New Roman"/>
        </w:rPr>
        <w:t>Evaluation</w:t>
      </w:r>
      <w:bookmarkEnd w:id="509"/>
      <w:bookmarkEnd w:id="510"/>
      <w:bookmarkEnd w:id="511"/>
    </w:p>
    <w:p w:rsidR="000728C4" w:rsidRPr="00CF554C" w:rsidRDefault="000728C4" w:rsidP="000728C4">
      <w:pPr>
        <w:rPr>
          <w:rFonts w:cs="Times New Roman"/>
        </w:rPr>
      </w:pPr>
      <w:r w:rsidRPr="00CF554C">
        <w:rPr>
          <w:rFonts w:cs="Times New Roman"/>
        </w:rPr>
        <w:tab/>
        <w:t xml:space="preserve">For the first </w:t>
      </w:r>
      <w:r>
        <w:rPr>
          <w:rFonts w:cs="Times New Roman"/>
        </w:rPr>
        <w:t xml:space="preserve">system evaluation, the context was continuously and randomly broken </w:t>
      </w:r>
      <w:r w:rsidRPr="00CF554C">
        <w:rPr>
          <w:rFonts w:cs="Times New Roman"/>
        </w:rPr>
        <w:t xml:space="preserve">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w:t>
      </w:r>
      <w:r>
        <w:rPr>
          <w:rFonts w:cs="Times New Roman"/>
        </w:rPr>
        <w:t>illustrated</w:t>
      </w:r>
      <w:r w:rsidRPr="00CF554C">
        <w:rPr>
          <w:rFonts w:cs="Times New Roman"/>
        </w:rPr>
        <w:t xml:space="preserve"> below in </w:t>
      </w:r>
      <w:fldSimple w:instr=" REF _Ref263935145 \h  \* MERGEFORMAT ">
        <w:r w:rsidR="00825075" w:rsidRPr="00CF554C">
          <w:rPr>
            <w:rFonts w:cs="Times New Roman"/>
          </w:rPr>
          <w:t xml:space="preserve">Figure </w:t>
        </w:r>
        <w:r w:rsidR="00825075">
          <w:rPr>
            <w:rFonts w:cs="Times New Roman"/>
            <w:noProof/>
          </w:rPr>
          <w:t>6.1</w:t>
        </w:r>
      </w:fldSimple>
      <w:r w:rsidRPr="00CF554C">
        <w:rPr>
          <w:rFonts w:cs="Times New Roman"/>
        </w:rPr>
        <w:t>.</w:t>
      </w:r>
    </w:p>
    <w:p w:rsidR="000728C4" w:rsidRPr="00CF554C" w:rsidRDefault="000728C4" w:rsidP="000728C4">
      <w:pPr>
        <w:keepNext/>
        <w:rPr>
          <w:rFonts w:cs="Times New Roman"/>
        </w:rPr>
      </w:pPr>
      <w:r w:rsidRPr="00CF554C">
        <w:rPr>
          <w:rFonts w:cs="Times New Roman"/>
          <w:noProof/>
          <w:lang w:bidi="ar-SA"/>
        </w:rPr>
        <w:drawing>
          <wp:inline distT="0" distB="0" distL="0" distR="0">
            <wp:extent cx="5943600" cy="1832346"/>
            <wp:effectExtent l="19050" t="19050" r="19050" b="15504"/>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512" w:name="_Ref263935145"/>
      <w:bookmarkStart w:id="513" w:name="_Toc264369136"/>
      <w:bookmarkStart w:id="514" w:name="_Toc264798650"/>
      <w:bookmarkStart w:id="515" w:name="_Toc264916828"/>
      <w:bookmarkStart w:id="516" w:name="_Toc264920382"/>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6</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1</w:t>
      </w:r>
      <w:r w:rsidR="003E2112">
        <w:rPr>
          <w:rFonts w:cs="Times New Roman"/>
          <w:color w:val="auto"/>
        </w:rPr>
        <w:fldChar w:fldCharType="end"/>
      </w:r>
      <w:bookmarkEnd w:id="512"/>
      <w:r w:rsidRPr="00CF554C">
        <w:rPr>
          <w:rFonts w:cs="Times New Roman"/>
          <w:color w:val="auto"/>
        </w:rPr>
        <w:t xml:space="preserve">: 28h Random Values </w:t>
      </w:r>
      <w:bookmarkEnd w:id="513"/>
      <w:r>
        <w:rPr>
          <w:rFonts w:cs="Times New Roman"/>
          <w:color w:val="auto"/>
        </w:rPr>
        <w:t>Evaluation</w:t>
      </w:r>
      <w:bookmarkEnd w:id="514"/>
      <w:bookmarkEnd w:id="515"/>
      <w:bookmarkEnd w:id="516"/>
    </w:p>
    <w:p w:rsidR="000728C4" w:rsidRPr="00CF554C" w:rsidRDefault="000728C4" w:rsidP="000728C4">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0728C4" w:rsidRPr="00CF554C" w:rsidRDefault="000728C4" w:rsidP="000728C4">
      <w:pPr>
        <w:pStyle w:val="Heading3"/>
        <w:keepNext/>
        <w:keepLines/>
        <w:numPr>
          <w:ilvl w:val="2"/>
          <w:numId w:val="38"/>
        </w:numPr>
        <w:spacing w:line="276" w:lineRule="auto"/>
        <w:rPr>
          <w:rFonts w:cs="Times New Roman"/>
        </w:rPr>
      </w:pPr>
      <w:r w:rsidRPr="00CF554C">
        <w:rPr>
          <w:rFonts w:cs="Times New Roman"/>
        </w:rPr>
        <w:t xml:space="preserve"> </w:t>
      </w:r>
      <w:bookmarkStart w:id="517" w:name="_Toc264798598"/>
      <w:bookmarkStart w:id="518" w:name="_Toc264737230"/>
      <w:bookmarkStart w:id="519" w:name="_Toc264995460"/>
      <w:r>
        <w:rPr>
          <w:rFonts w:cs="Times New Roman"/>
        </w:rPr>
        <w:t>Interactive</w:t>
      </w:r>
      <w:r w:rsidRPr="00CF554C">
        <w:rPr>
          <w:rFonts w:cs="Times New Roman"/>
        </w:rPr>
        <w:t xml:space="preserve"> </w:t>
      </w:r>
      <w:r>
        <w:rPr>
          <w:rFonts w:cs="Times New Roman"/>
        </w:rPr>
        <w:t>Evaluation</w:t>
      </w:r>
      <w:bookmarkEnd w:id="517"/>
      <w:bookmarkEnd w:id="518"/>
      <w:bookmarkEnd w:id="519"/>
    </w:p>
    <w:p w:rsidR="000728C4" w:rsidRDefault="000728C4" w:rsidP="000728C4">
      <w:pPr>
        <w:rPr>
          <w:rFonts w:cs="Times New Roman"/>
        </w:rPr>
      </w:pPr>
      <w:r w:rsidRPr="00CF554C">
        <w:rPr>
          <w:rFonts w:cs="Times New Roman"/>
        </w:rPr>
        <w:t xml:space="preserve">For the second test an interactive X3D context representation was built using the X3DAgent. </w:t>
      </w:r>
      <w:r>
        <w:rPr>
          <w:rFonts w:cs="Times New Roman"/>
        </w:rPr>
        <w:t xml:space="preserve">The 3D context representation is illustrated in </w:t>
      </w:r>
      <w:fldSimple w:instr=" REF _Ref263937619 \h  \* MERGEFORMAT ">
        <w:r w:rsidR="00825075" w:rsidRPr="00CF554C">
          <w:rPr>
            <w:rFonts w:cs="Times New Roman"/>
          </w:rPr>
          <w:t xml:space="preserve">Figure </w:t>
        </w:r>
        <w:r w:rsidR="00825075">
          <w:rPr>
            <w:rFonts w:cs="Times New Roman"/>
            <w:noProof/>
          </w:rPr>
          <w:t>6.2</w:t>
        </w:r>
      </w:fldSimple>
      <w:r w:rsidRPr="00CF554C">
        <w:rPr>
          <w:rFonts w:cs="Times New Roman"/>
        </w:rPr>
        <w:t xml:space="preserve">. The representation allows the user to interact with each of the environment actuators by mouse click events. By allowing the user to perform actions on the environment actuators and not on the sensors themselves, the representation can be used to </w:t>
      </w:r>
      <w:r>
        <w:rPr>
          <w:rFonts w:cs="Times New Roman"/>
        </w:rPr>
        <w:t>apply</w:t>
      </w:r>
      <w:r w:rsidRPr="00CF554C">
        <w:rPr>
          <w:rFonts w:cs="Times New Roman"/>
        </w:rPr>
        <w:t xml:space="preserve"> the self-healing solution on real-world systems.</w:t>
      </w:r>
    </w:p>
    <w:p w:rsidR="000728C4" w:rsidRDefault="000728C4" w:rsidP="000728C4">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Pr>
          <w:rFonts w:cs="Times New Roman"/>
        </w:rPr>
        <w:t xml:space="preserve"> and </w:t>
      </w:r>
      <w:r>
        <w:rPr>
          <w:rFonts w:cs="Times New Roman"/>
          <w:i/>
        </w:rPr>
        <w:t>RoomState</w:t>
      </w:r>
      <w:r>
        <w:rPr>
          <w:rFonts w:cs="Times New Roman"/>
        </w:rPr>
        <w:t xml:space="preserve"> sensors because in order to fully evaluate the system their values should be changeable to. </w:t>
      </w:r>
      <w:r w:rsidRPr="00CF554C">
        <w:rPr>
          <w:rFonts w:cs="Times New Roman"/>
        </w:rPr>
        <w:t xml:space="preserve">For altering the environment, the user has to click on the corresponding actuator and the actuator action will be performed. </w:t>
      </w:r>
      <w:r>
        <w:rPr>
          <w:rFonts w:cs="Times New Roman"/>
        </w:rPr>
        <w:t>The actuators are represented as follows:</w:t>
      </w:r>
    </w:p>
    <w:p w:rsidR="000728C4" w:rsidRDefault="000728C4" w:rsidP="000728C4">
      <w:pPr>
        <w:pStyle w:val="ListParagraph"/>
        <w:numPr>
          <w:ilvl w:val="0"/>
          <w:numId w:val="35"/>
        </w:numPr>
        <w:rPr>
          <w:rFonts w:cs="Times New Roman"/>
        </w:rPr>
      </w:pPr>
      <w:r>
        <w:rPr>
          <w:rFonts w:cs="Times New Roman"/>
        </w:rPr>
        <w:lastRenderedPageBreak/>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 for the actuator was chosen because it can be associated to a pressure sensor.</w:t>
      </w:r>
    </w:p>
    <w:p w:rsidR="000728C4" w:rsidRDefault="000728C4" w:rsidP="000728C4">
      <w:pPr>
        <w:pStyle w:val="ListParagraph"/>
        <w:numPr>
          <w:ilvl w:val="0"/>
          <w:numId w:val="35"/>
        </w:numPr>
        <w:rPr>
          <w:rFonts w:cs="Times New Roman"/>
        </w:rPr>
      </w:pPr>
      <w:r>
        <w:rPr>
          <w:rFonts w:cs="Times New Roman"/>
        </w:rPr>
        <w:t xml:space="preserve">The </w:t>
      </w:r>
      <w:r w:rsidRPr="00CF554C">
        <w:rPr>
          <w:rFonts w:cs="Times New Roman"/>
          <w:i/>
        </w:rPr>
        <w:t>AirConditioningUnit</w:t>
      </w:r>
      <w:r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 having the shape of a regular air conditioning unit.</w:t>
      </w:r>
    </w:p>
    <w:p w:rsidR="000728C4" w:rsidRDefault="000728C4" w:rsidP="000728C4">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of the image, under the Alarm.</w:t>
      </w:r>
    </w:p>
    <w:p w:rsidR="000728C4" w:rsidRDefault="000728C4" w:rsidP="000728C4">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hand side of the image.</w:t>
      </w:r>
    </w:p>
    <w:p w:rsidR="000728C4" w:rsidRDefault="000728C4" w:rsidP="000728C4">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0728C4" w:rsidRDefault="000728C4" w:rsidP="000728C4">
      <w:pPr>
        <w:pStyle w:val="ListParagraph"/>
        <w:numPr>
          <w:ilvl w:val="0"/>
          <w:numId w:val="35"/>
        </w:numPr>
        <w:rPr>
          <w:rFonts w:cs="Times New Roman"/>
        </w:rPr>
      </w:pPr>
      <w:r>
        <w:rPr>
          <w:rFonts w:cs="Times New Roman"/>
          <w:noProof/>
        </w:rPr>
        <w:t xml:space="preserve">The </w:t>
      </w:r>
      <w:r>
        <w:rPr>
          <w:rFonts w:cs="Times New Roman"/>
          <w:i/>
          <w:noProof/>
        </w:rPr>
        <w:t>LightController</w:t>
      </w:r>
      <w:r>
        <w:rPr>
          <w:rFonts w:cs="Times New Roman"/>
          <w:noProof/>
        </w:rPr>
        <w:t xml:space="preserve"> is represented under the form of a white box representing a spotlight in the upper part of the image.</w:t>
      </w:r>
    </w:p>
    <w:p w:rsidR="000728C4" w:rsidRPr="00661383" w:rsidRDefault="000728C4" w:rsidP="000728C4">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0728C4" w:rsidRPr="00CF554C" w:rsidRDefault="000728C4" w:rsidP="000728C4">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Pr>
          <w:rFonts w:cs="Times New Roman"/>
        </w:rPr>
        <w:t>. For a sensor which has only discrete values, an action performed on its actuator representation will change its state to the next state in the set of possible states associated to it.</w:t>
      </w:r>
    </w:p>
    <w:p w:rsidR="000728C4" w:rsidRPr="00CF554C" w:rsidRDefault="000728C4" w:rsidP="000728C4">
      <w:pPr>
        <w:keepNext/>
        <w:rPr>
          <w:rFonts w:cs="Times New Roman"/>
        </w:rPr>
      </w:pPr>
      <w:r w:rsidRPr="00CF554C">
        <w:rPr>
          <w:rFonts w:cs="Times New Roman"/>
          <w:noProof/>
          <w:lang w:bidi="ar-SA"/>
        </w:rPr>
        <w:drawing>
          <wp:inline distT="0" distB="0" distL="0" distR="0">
            <wp:extent cx="5943600" cy="3086100"/>
            <wp:effectExtent l="19050" t="19050" r="19050" b="19050"/>
            <wp:docPr id="52"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52" cstate="print"/>
                    <a:stretch>
                      <a:fillRect/>
                    </a:stretch>
                  </pic:blipFill>
                  <pic:spPr>
                    <a:xfrm>
                      <a:off x="0" y="0"/>
                      <a:ext cx="5943600" cy="3086100"/>
                    </a:xfrm>
                    <a:prstGeom prst="rect">
                      <a:avLst/>
                    </a:prstGeom>
                    <a:ln w="12700">
                      <a:solidFill>
                        <a:schemeClr val="tx1"/>
                      </a:solidFill>
                    </a:ln>
                  </pic:spPr>
                </pic:pic>
              </a:graphicData>
            </a:graphic>
          </wp:inline>
        </w:drawing>
      </w:r>
    </w:p>
    <w:p w:rsidR="000728C4" w:rsidRPr="00CF554C" w:rsidRDefault="000728C4" w:rsidP="000728C4">
      <w:pPr>
        <w:pStyle w:val="Caption"/>
        <w:jc w:val="center"/>
        <w:rPr>
          <w:rFonts w:cs="Times New Roman"/>
          <w:color w:val="auto"/>
        </w:rPr>
      </w:pPr>
      <w:bookmarkStart w:id="520" w:name="_Ref263937619"/>
      <w:bookmarkStart w:id="521" w:name="_Toc264369137"/>
      <w:bookmarkStart w:id="522" w:name="_Toc264798651"/>
      <w:bookmarkStart w:id="523" w:name="_Toc264916829"/>
      <w:bookmarkStart w:id="524" w:name="_Toc264920383"/>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6</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2</w:t>
      </w:r>
      <w:r w:rsidR="003E2112">
        <w:rPr>
          <w:rFonts w:cs="Times New Roman"/>
          <w:color w:val="auto"/>
        </w:rPr>
        <w:fldChar w:fldCharType="end"/>
      </w:r>
      <w:bookmarkEnd w:id="520"/>
      <w:r w:rsidRPr="00CF554C">
        <w:rPr>
          <w:rFonts w:cs="Times New Roman"/>
          <w:color w:val="auto"/>
        </w:rPr>
        <w:t>: X3D Smart Environment Representation</w:t>
      </w:r>
      <w:bookmarkEnd w:id="521"/>
      <w:bookmarkEnd w:id="522"/>
      <w:bookmarkEnd w:id="523"/>
      <w:bookmarkEnd w:id="524"/>
    </w:p>
    <w:p w:rsidR="000728C4" w:rsidRPr="00CF554C" w:rsidRDefault="000728C4" w:rsidP="000728C4">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0728C4" w:rsidRPr="00CF554C" w:rsidRDefault="000728C4" w:rsidP="000728C4">
      <w:pPr>
        <w:ind w:firstLine="720"/>
        <w:rPr>
          <w:rFonts w:cs="Times New Roman"/>
        </w:rPr>
      </w:pPr>
      <w:r w:rsidRPr="00CF554C">
        <w:rPr>
          <w:rFonts w:cs="Times New Roman"/>
        </w:rPr>
        <w:lastRenderedPageBreak/>
        <w:t xml:space="preserve"> For better understanding, a trace of the </w:t>
      </w:r>
      <w:r>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Pr>
          <w:rFonts w:cs="Times New Roman"/>
        </w:rPr>
        <w:t>learning algorithm</w:t>
      </w:r>
      <w:r w:rsidRPr="00CF554C">
        <w:rPr>
          <w:rFonts w:cs="Times New Roman"/>
        </w:rPr>
        <w:t xml:space="preserve"> simulates executing each action attached to the actuators of the current resource and generates a new context. The first resource which is broken is the Computer, </w:t>
      </w:r>
      <w:r>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Pr>
          <w:rFonts w:cs="Times New Roman"/>
        </w:rPr>
        <w:t>set</w:t>
      </w:r>
      <w:r w:rsidRPr="00CF554C">
        <w:rPr>
          <w:rFonts w:cs="Times New Roman"/>
        </w:rPr>
        <w:t xml:space="preserve"> to “OFF”.  By performing these actions the Face Recognition Policy is fixed</w:t>
      </w:r>
      <w:r>
        <w:rPr>
          <w:rFonts w:cs="Times New Roman"/>
        </w:rPr>
        <w:t xml:space="preserve"> and the context is brought to an acceptable state</w:t>
      </w:r>
      <w:r w:rsidRPr="00CF554C">
        <w:rPr>
          <w:rFonts w:cs="Times New Roman"/>
        </w:rPr>
        <w:t xml:space="preserve">. This situation is </w:t>
      </w:r>
      <w:r>
        <w:rPr>
          <w:rFonts w:cs="Times New Roman"/>
        </w:rPr>
        <w:t>illustrated</w:t>
      </w:r>
      <w:r w:rsidRPr="00CF554C">
        <w:rPr>
          <w:rFonts w:cs="Times New Roman"/>
        </w:rPr>
        <w:t xml:space="preserve"> in </w:t>
      </w:r>
      <w:fldSimple w:instr=" REF _Ref263937889 \h  \* MERGEFORMAT ">
        <w:r w:rsidR="00825075" w:rsidRPr="00CF554C">
          <w:rPr>
            <w:rFonts w:cs="Times New Roman"/>
          </w:rPr>
          <w:t xml:space="preserve">Figure </w:t>
        </w:r>
        <w:r w:rsidR="00825075">
          <w:rPr>
            <w:rFonts w:cs="Times New Roman"/>
            <w:noProof/>
          </w:rPr>
          <w:t>6.3</w:t>
        </w:r>
      </w:fldSimple>
      <w:r>
        <w:t xml:space="preserve"> the left part of the figure representing the broken context situation while the right hand side of the image contains the monitor described in </w:t>
      </w:r>
      <w:r w:rsidR="003E2112">
        <w:fldChar w:fldCharType="begin"/>
      </w:r>
      <w:r>
        <w:instrText xml:space="preserve"> REF _Ref264267964 \r \h </w:instrText>
      </w:r>
      <w:r w:rsidR="003E2112">
        <w:fldChar w:fldCharType="separate"/>
      </w:r>
      <w:r w:rsidR="00825075">
        <w:t>5.6.4.1</w:t>
      </w:r>
      <w:r w:rsidR="003E2112">
        <w:fldChar w:fldCharType="end"/>
      </w:r>
      <w:r>
        <w:rPr>
          <w:rFonts w:cs="Times New Roman"/>
        </w:rPr>
        <w:t xml:space="preserve"> </w:t>
      </w:r>
      <w:r w:rsidR="003E2112">
        <w:rPr>
          <w:rFonts w:cs="Times New Roman"/>
        </w:rPr>
        <w:fldChar w:fldCharType="begin"/>
      </w:r>
      <w:r>
        <w:rPr>
          <w:rFonts w:cs="Times New Roman"/>
        </w:rPr>
        <w:instrText xml:space="preserve"> REF _Ref264267964 \h </w:instrText>
      </w:r>
      <w:r w:rsidR="003E2112">
        <w:rPr>
          <w:rFonts w:cs="Times New Roman"/>
        </w:rPr>
      </w:r>
      <w:r w:rsidR="003E2112">
        <w:rPr>
          <w:rFonts w:cs="Times New Roman"/>
        </w:rPr>
        <w:fldChar w:fldCharType="separate"/>
      </w:r>
      <w:r w:rsidR="00825075" w:rsidRPr="00CF554C">
        <w:rPr>
          <w:rFonts w:cs="Times New Roman"/>
        </w:rPr>
        <w:t>Environment Monitor</w:t>
      </w:r>
      <w:r w:rsidR="003E2112">
        <w:rPr>
          <w:rFonts w:cs="Times New Roman"/>
        </w:rPr>
        <w:fldChar w:fldCharType="end"/>
      </w:r>
      <w:r>
        <w:rPr>
          <w:rFonts w:cs="Times New Roman"/>
        </w:rPr>
        <w:t>, which displays the set of actions which were found to repair the context.</w:t>
      </w:r>
    </w:p>
    <w:p w:rsidR="000728C4" w:rsidRPr="00CF554C" w:rsidRDefault="000728C4" w:rsidP="000728C4">
      <w:pPr>
        <w:keepNext/>
        <w:rPr>
          <w:rFonts w:cs="Times New Roman"/>
        </w:rPr>
      </w:pPr>
      <w:r w:rsidRPr="00CF554C">
        <w:rPr>
          <w:rFonts w:cs="Times New Roman"/>
          <w:i/>
          <w:noProof/>
          <w:lang w:bidi="ar-SA"/>
        </w:rPr>
        <w:drawing>
          <wp:inline distT="0" distB="0" distL="0" distR="0">
            <wp:extent cx="5753597" cy="4152873"/>
            <wp:effectExtent l="19050" t="19050" r="18553" b="19077"/>
            <wp:docPr id="53"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53" cstate="print"/>
                    <a:stretch>
                      <a:fillRect/>
                    </a:stretch>
                  </pic:blipFill>
                  <pic:spPr>
                    <a:xfrm>
                      <a:off x="0" y="0"/>
                      <a:ext cx="5762142" cy="4159041"/>
                    </a:xfrm>
                    <a:prstGeom prst="rect">
                      <a:avLst/>
                    </a:prstGeom>
                    <a:ln w="12700">
                      <a:solidFill>
                        <a:schemeClr val="tx1"/>
                      </a:solidFill>
                    </a:ln>
                  </pic:spPr>
                </pic:pic>
              </a:graphicData>
            </a:graphic>
          </wp:inline>
        </w:drawing>
      </w:r>
    </w:p>
    <w:p w:rsidR="000728C4" w:rsidRPr="00CF554C" w:rsidRDefault="000728C4" w:rsidP="000728C4">
      <w:pPr>
        <w:pStyle w:val="Caption"/>
        <w:jc w:val="center"/>
        <w:rPr>
          <w:rFonts w:cs="Times New Roman"/>
          <w:color w:val="auto"/>
        </w:rPr>
      </w:pPr>
      <w:bookmarkStart w:id="525" w:name="_Ref263937889"/>
      <w:bookmarkStart w:id="526" w:name="_Toc264369138"/>
      <w:bookmarkStart w:id="527" w:name="_Toc264798652"/>
      <w:bookmarkStart w:id="528" w:name="_Toc264916830"/>
      <w:bookmarkStart w:id="529" w:name="_Toc264920384"/>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6</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3</w:t>
      </w:r>
      <w:r w:rsidR="003E2112">
        <w:rPr>
          <w:rFonts w:cs="Times New Roman"/>
          <w:color w:val="auto"/>
        </w:rPr>
        <w:fldChar w:fldCharType="end"/>
      </w:r>
      <w:bookmarkEnd w:id="525"/>
      <w:r w:rsidRPr="00CF554C">
        <w:rPr>
          <w:rFonts w:cs="Times New Roman"/>
          <w:color w:val="auto"/>
        </w:rPr>
        <w:t>: Face Recognition Policy broken</w:t>
      </w:r>
      <w:bookmarkEnd w:id="526"/>
      <w:bookmarkEnd w:id="527"/>
      <w:bookmarkEnd w:id="528"/>
      <w:bookmarkEnd w:id="529"/>
    </w:p>
    <w:p w:rsidR="000728C4" w:rsidRPr="00CF554C" w:rsidRDefault="000728C4" w:rsidP="000728C4">
      <w:pPr>
        <w:pStyle w:val="Heading2"/>
        <w:keepNext/>
        <w:keepLines/>
        <w:numPr>
          <w:ilvl w:val="1"/>
          <w:numId w:val="38"/>
        </w:numPr>
        <w:spacing w:line="276" w:lineRule="auto"/>
        <w:rPr>
          <w:rFonts w:cs="Times New Roman"/>
        </w:rPr>
      </w:pPr>
      <w:bookmarkStart w:id="530" w:name="_Toc264798599"/>
      <w:bookmarkStart w:id="531" w:name="_Toc264737231"/>
      <w:bookmarkStart w:id="532" w:name="_Toc264995461"/>
      <w:r w:rsidRPr="00CF554C">
        <w:rPr>
          <w:rFonts w:cs="Times New Roman"/>
        </w:rPr>
        <w:t xml:space="preserve">Self-Adapting </w:t>
      </w:r>
      <w:r>
        <w:rPr>
          <w:rFonts w:cs="Times New Roman"/>
        </w:rPr>
        <w:t>Service Center</w:t>
      </w:r>
      <w:r w:rsidRPr="00CF554C">
        <w:rPr>
          <w:rFonts w:cs="Times New Roman"/>
        </w:rPr>
        <w:t xml:space="preserve"> </w:t>
      </w:r>
      <w:r>
        <w:rPr>
          <w:rFonts w:cs="Times New Roman"/>
        </w:rPr>
        <w:t>Case Study</w:t>
      </w:r>
      <w:bookmarkEnd w:id="530"/>
      <w:bookmarkEnd w:id="531"/>
      <w:bookmarkEnd w:id="532"/>
    </w:p>
    <w:p w:rsidR="000728C4" w:rsidRPr="00CF554C" w:rsidRDefault="000728C4" w:rsidP="000728C4">
      <w:pPr>
        <w:rPr>
          <w:rFonts w:cs="Times New Roman"/>
        </w:rPr>
      </w:pPr>
      <w:r w:rsidRPr="00CF554C">
        <w:rPr>
          <w:rFonts w:cs="Times New Roman"/>
        </w:rPr>
        <w:t xml:space="preserve">For this </w:t>
      </w:r>
      <w:r>
        <w:rPr>
          <w:rFonts w:cs="Times New Roman"/>
        </w:rPr>
        <w:t>case study</w:t>
      </w:r>
      <w:r w:rsidRPr="00CF554C">
        <w:rPr>
          <w:rFonts w:cs="Times New Roman"/>
        </w:rPr>
        <w:t xml:space="preserve"> the </w:t>
      </w:r>
      <w:r>
        <w:rPr>
          <w:rFonts w:cs="Times New Roman"/>
        </w:rPr>
        <w:t>framework described</w:t>
      </w:r>
      <w:r w:rsidRPr="00CF554C">
        <w:rPr>
          <w:rFonts w:cs="Times New Roman"/>
        </w:rPr>
        <w:t xml:space="preserve"> in this </w:t>
      </w:r>
      <w:r>
        <w:rPr>
          <w:rFonts w:cs="Times New Roman"/>
        </w:rPr>
        <w:t>report</w:t>
      </w:r>
      <w:r w:rsidRPr="00CF554C">
        <w:rPr>
          <w:rFonts w:cs="Times New Roman"/>
        </w:rPr>
        <w:t xml:space="preserve"> was </w:t>
      </w:r>
      <w:r>
        <w:rPr>
          <w:rFonts w:cs="Times New Roman"/>
        </w:rPr>
        <w:t xml:space="preserve">used to build an </w:t>
      </w:r>
      <w:r w:rsidRPr="00CF554C">
        <w:rPr>
          <w:rFonts w:cs="Times New Roman"/>
        </w:rPr>
        <w:t xml:space="preserve">energy-efficient </w:t>
      </w:r>
      <w:r>
        <w:rPr>
          <w:rFonts w:cs="Times New Roman"/>
        </w:rPr>
        <w:t>service center</w:t>
      </w:r>
      <w:r w:rsidRPr="00CF554C">
        <w:rPr>
          <w:rFonts w:cs="Times New Roman"/>
        </w:rPr>
        <w:t xml:space="preserve">. This is meant to further prove the versatility of the solution proposed in this </w:t>
      </w:r>
      <w:r>
        <w:rPr>
          <w:rFonts w:cs="Times New Roman"/>
        </w:rPr>
        <w:t>report</w:t>
      </w:r>
      <w:r w:rsidRPr="00CF554C">
        <w:rPr>
          <w:rFonts w:cs="Times New Roman"/>
        </w:rPr>
        <w:t xml:space="preserve"> and to show that self-adaptability and self-healing can be considered isomorphic.  The </w:t>
      </w:r>
      <w:r w:rsidRPr="00CF554C">
        <w:rPr>
          <w:rFonts w:cs="Times New Roman"/>
        </w:rPr>
        <w:lastRenderedPageBreak/>
        <w:t>isomorphism between the two self-* properties can be deduced from the fact that they can be both realized with the same domain model and the same property enforcement protocols.</w:t>
      </w:r>
    </w:p>
    <w:p w:rsidR="000728C4" w:rsidRPr="00CF554C" w:rsidRDefault="000728C4" w:rsidP="000728C4">
      <w:pPr>
        <w:ind w:firstLine="720"/>
        <w:rPr>
          <w:rFonts w:cs="Times New Roman"/>
        </w:rPr>
      </w:pPr>
      <w:r w:rsidRPr="00CF554C">
        <w:rPr>
          <w:rFonts w:cs="Times New Roman"/>
        </w:rPr>
        <w:t xml:space="preserve">A second environment ontology representation shown in </w:t>
      </w:r>
      <w:fldSimple w:instr=" REF _Ref263585345 \h  \* MERGEFORMAT ">
        <w:r w:rsidR="00825075" w:rsidRPr="00CF554C">
          <w:rPr>
            <w:rFonts w:cs="Times New Roman"/>
          </w:rPr>
          <w:t xml:space="preserve">Figure </w:t>
        </w:r>
        <w:r w:rsidR="00825075">
          <w:rPr>
            <w:rFonts w:cs="Times New Roman"/>
            <w:noProof/>
          </w:rPr>
          <w:t>4.2</w:t>
        </w:r>
      </w:fldSimple>
      <w:r w:rsidRPr="00CF554C">
        <w:rPr>
          <w:rFonts w:cs="Times New Roman"/>
        </w:rPr>
        <w:t xml:space="preserve"> which contains </w:t>
      </w:r>
      <w:r>
        <w:rPr>
          <w:rFonts w:cs="Times New Roman"/>
        </w:rPr>
        <w:t>service center</w:t>
      </w:r>
      <w:r w:rsidRPr="00CF554C">
        <w:rPr>
          <w:rFonts w:cs="Times New Roman"/>
        </w:rPr>
        <w:t xml:space="preserve"> specific information has been added and used in the </w:t>
      </w:r>
      <w:r>
        <w:rPr>
          <w:rFonts w:cs="Times New Roman"/>
        </w:rPr>
        <w:t>service center</w:t>
      </w:r>
      <w:r w:rsidRPr="00CF554C">
        <w:rPr>
          <w:rFonts w:cs="Times New Roman"/>
        </w:rPr>
        <w:t xml:space="preserve"> self-adapting process. The original ontology representation was used for environment self-healing.  </w:t>
      </w:r>
    </w:p>
    <w:p w:rsidR="000728C4" w:rsidRPr="00CF554C" w:rsidRDefault="000728C4" w:rsidP="000728C4">
      <w:pPr>
        <w:ind w:firstLine="720"/>
        <w:rPr>
          <w:rFonts w:cs="Times New Roman"/>
        </w:rPr>
      </w:pPr>
      <w:r w:rsidRPr="00CF554C">
        <w:rPr>
          <w:rFonts w:cs="Times New Roman"/>
        </w:rPr>
        <w:t xml:space="preserve">The self-adapting extension was tested first on a simulated </w:t>
      </w:r>
      <w:r>
        <w:rPr>
          <w:rFonts w:cs="Times New Roman"/>
        </w:rPr>
        <w:t>service center</w:t>
      </w:r>
      <w:r w:rsidRPr="00CF554C">
        <w:rPr>
          <w:rFonts w:cs="Times New Roman"/>
        </w:rPr>
        <w:t xml:space="preserve"> and after the solution proved correct on a small home-brewed </w:t>
      </w:r>
      <w:r>
        <w:rPr>
          <w:rFonts w:cs="Times New Roman"/>
        </w:rPr>
        <w:t>service center</w:t>
      </w:r>
      <w:r w:rsidRPr="00CF554C">
        <w:rPr>
          <w:rFonts w:cs="Times New Roman"/>
        </w:rPr>
        <w:t xml:space="preserve"> containing two servers and a shared storage.</w:t>
      </w:r>
    </w:p>
    <w:p w:rsidR="000728C4" w:rsidRPr="00CF554C" w:rsidRDefault="000728C4" w:rsidP="000728C4">
      <w:pPr>
        <w:pStyle w:val="Heading3"/>
        <w:keepNext/>
        <w:keepLines/>
        <w:numPr>
          <w:ilvl w:val="2"/>
          <w:numId w:val="38"/>
        </w:numPr>
        <w:spacing w:line="276" w:lineRule="auto"/>
        <w:rPr>
          <w:rFonts w:cs="Times New Roman"/>
        </w:rPr>
      </w:pPr>
      <w:bookmarkStart w:id="533" w:name="_Toc264798600"/>
      <w:bookmarkStart w:id="534" w:name="_Toc264737232"/>
      <w:bookmarkStart w:id="535" w:name="_Toc264995462"/>
      <w:r w:rsidRPr="00CF554C">
        <w:rPr>
          <w:rFonts w:cs="Times New Roman"/>
        </w:rPr>
        <w:t xml:space="preserve">Simulated </w:t>
      </w:r>
      <w:r>
        <w:rPr>
          <w:rFonts w:cs="Times New Roman"/>
        </w:rPr>
        <w:t>Service center</w:t>
      </w:r>
      <w:r w:rsidRPr="00CF554C">
        <w:rPr>
          <w:rFonts w:cs="Times New Roman"/>
        </w:rPr>
        <w:t xml:space="preserve"> </w:t>
      </w:r>
      <w:r>
        <w:rPr>
          <w:rFonts w:cs="Times New Roman"/>
        </w:rPr>
        <w:t>Evaluation</w:t>
      </w:r>
      <w:bookmarkEnd w:id="533"/>
      <w:bookmarkEnd w:id="534"/>
      <w:bookmarkEnd w:id="535"/>
    </w:p>
    <w:p w:rsidR="000728C4" w:rsidRPr="00CF554C" w:rsidRDefault="000728C4" w:rsidP="000728C4">
      <w:pPr>
        <w:rPr>
          <w:rFonts w:cs="Times New Roman"/>
        </w:rPr>
      </w:pPr>
      <w:r w:rsidRPr="00CF554C">
        <w:rPr>
          <w:rFonts w:cs="Times New Roman"/>
        </w:rPr>
        <w:t xml:space="preserve">An X3D representation of a </w:t>
      </w:r>
      <w:r>
        <w:rPr>
          <w:rFonts w:cs="Times New Roman"/>
        </w:rPr>
        <w:t>service center</w:t>
      </w:r>
      <w:r w:rsidRPr="00CF554C">
        <w:rPr>
          <w:rFonts w:cs="Times New Roman"/>
        </w:rPr>
        <w:t xml:space="preserve"> was built, containing 5 servers and a central control unit arranged in a spoke and arrow layout (</w:t>
      </w:r>
      <w:fldSimple w:instr=" REF _Ref264010819 \h  \* MERGEFORMAT ">
        <w:r w:rsidR="00825075" w:rsidRPr="00CF554C">
          <w:rPr>
            <w:rFonts w:cs="Times New Roman"/>
          </w:rPr>
          <w:t xml:space="preserve">Figure </w:t>
        </w:r>
        <w:r w:rsidR="00825075">
          <w:rPr>
            <w:rFonts w:cs="Times New Roman"/>
            <w:noProof/>
          </w:rPr>
          <w:t>6.4</w:t>
        </w:r>
      </w:fldSimple>
      <w:r w:rsidRPr="00CF554C">
        <w:rPr>
          <w:rFonts w:cs="Times New Roman"/>
        </w:rPr>
        <w:t xml:space="preserve">). The </w:t>
      </w:r>
      <w:r>
        <w:rPr>
          <w:rFonts w:cs="Times New Roman"/>
        </w:rPr>
        <w:t>service center</w:t>
      </w:r>
      <w:r w:rsidRPr="00CF554C">
        <w:rPr>
          <w:rFonts w:cs="Times New Roman"/>
        </w:rPr>
        <w:t xml:space="preserve"> has one Temperature and one Humidity sensor. </w:t>
      </w:r>
      <w:r>
        <w:rPr>
          <w:rFonts w:cs="Times New Roman"/>
        </w:rPr>
        <w:t>The service center cooling system is represented as  a giant fan in the middle of the service 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Pr>
          <w:rFonts w:cs="Times New Roman"/>
        </w:rPr>
        <w:t xml:space="preserve"> For this test the power consumption for a server was considered to be 10* number of running tasks</w:t>
      </w:r>
      <w:r w:rsidRPr="00CF554C">
        <w:rPr>
          <w:rFonts w:cs="Times New Roman"/>
        </w:rPr>
        <w:t xml:space="preserve"> </w:t>
      </w:r>
      <w:r>
        <w:rPr>
          <w:rFonts w:cs="Times New Roman"/>
        </w:rPr>
        <w:t>+ 10 Watts.</w:t>
      </w:r>
    </w:p>
    <w:p w:rsidR="000728C4" w:rsidRPr="00CF554C" w:rsidRDefault="000728C4" w:rsidP="000728C4">
      <w:pPr>
        <w:keepNext/>
        <w:rPr>
          <w:rFonts w:cs="Times New Roman"/>
        </w:rPr>
      </w:pPr>
      <w:r w:rsidRPr="00CF554C">
        <w:rPr>
          <w:rFonts w:cs="Times New Roman"/>
          <w:noProof/>
          <w:lang w:bidi="ar-SA"/>
        </w:rPr>
        <w:drawing>
          <wp:inline distT="0" distB="0" distL="0" distR="0">
            <wp:extent cx="5943600" cy="2763329"/>
            <wp:effectExtent l="19050" t="19050" r="19050" b="17971"/>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536" w:name="_Ref264010819"/>
      <w:bookmarkStart w:id="537" w:name="_Toc264369139"/>
      <w:bookmarkStart w:id="538" w:name="_Toc264798653"/>
      <w:bookmarkStart w:id="539" w:name="_Toc264916831"/>
      <w:bookmarkStart w:id="540" w:name="_Toc264920385"/>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6</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4</w:t>
      </w:r>
      <w:r w:rsidR="003E2112">
        <w:rPr>
          <w:rFonts w:cs="Times New Roman"/>
          <w:color w:val="auto"/>
        </w:rPr>
        <w:fldChar w:fldCharType="end"/>
      </w:r>
      <w:bookmarkEnd w:id="536"/>
      <w:r w:rsidRPr="00CF554C">
        <w:rPr>
          <w:rFonts w:cs="Times New Roman"/>
          <w:color w:val="auto"/>
        </w:rPr>
        <w:t xml:space="preserve">: X3D </w:t>
      </w:r>
      <w:r>
        <w:rPr>
          <w:rFonts w:cs="Times New Roman"/>
          <w:color w:val="auto"/>
        </w:rPr>
        <w:t>Service center</w:t>
      </w:r>
      <w:r w:rsidRPr="00CF554C">
        <w:rPr>
          <w:rFonts w:cs="Times New Roman"/>
          <w:color w:val="auto"/>
        </w:rPr>
        <w:t xml:space="preserve"> Representation</w:t>
      </w:r>
      <w:bookmarkEnd w:id="537"/>
      <w:bookmarkEnd w:id="538"/>
      <w:bookmarkEnd w:id="539"/>
      <w:bookmarkEnd w:id="540"/>
    </w:p>
    <w:p w:rsidR="000728C4" w:rsidRDefault="000728C4" w:rsidP="000728C4">
      <w:pPr>
        <w:ind w:firstLine="720"/>
        <w:rPr>
          <w:rFonts w:cs="Times New Roman"/>
        </w:rPr>
      </w:pPr>
      <w:r w:rsidRPr="00CF554C">
        <w:rPr>
          <w:rFonts w:cs="Times New Roman"/>
        </w:rPr>
        <w:t xml:space="preserve">For this test all the tasks are considered having the same priority. Also, the </w:t>
      </w:r>
      <w:r>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Pr>
          <w:rFonts w:cs="Times New Roman"/>
        </w:rPr>
        <w:t xml:space="preserve"> the</w:t>
      </w:r>
      <w:r w:rsidRPr="00CF554C">
        <w:rPr>
          <w:rFonts w:cs="Times New Roman"/>
        </w:rPr>
        <w:t xml:space="preserve"> QoS attributes. </w:t>
      </w:r>
    </w:p>
    <w:p w:rsidR="000728C4" w:rsidRPr="00CF554C" w:rsidRDefault="000728C4" w:rsidP="000728C4">
      <w:pPr>
        <w:ind w:firstLine="720"/>
        <w:rPr>
          <w:rFonts w:cs="Times New Roman"/>
        </w:rPr>
      </w:pPr>
      <w:r w:rsidRPr="00CF554C">
        <w:rPr>
          <w:rFonts w:cs="Times New Roman"/>
        </w:rPr>
        <w:t xml:space="preserve">The negotiation part described in </w:t>
      </w:r>
      <w:fldSimple w:instr=" REF _Ref263762421 \r \h  \* MERGEFORMAT ">
        <w:r w:rsidR="00825075" w:rsidRPr="00825075">
          <w:rPr>
            <w:rFonts w:cs="Times New Roman"/>
          </w:rPr>
          <w:t>4.3</w:t>
        </w:r>
      </w:fldSimple>
      <w:r w:rsidRPr="00CF554C">
        <w:rPr>
          <w:rFonts w:cs="Times New Roman"/>
        </w:rPr>
        <w:t xml:space="preserve"> </w:t>
      </w:r>
      <w:fldSimple w:instr=" REF _Ref263762421 \h  \* MERGEFORMAT ">
        <w:r w:rsidR="00825075" w:rsidRPr="00CF554C">
          <w:rPr>
            <w:rFonts w:cs="Times New Roman"/>
          </w:rPr>
          <w:t>QoS-Energy Consumption Negotiation</w:t>
        </w:r>
      </w:fldSimple>
      <w:r w:rsidRPr="00CF554C">
        <w:rPr>
          <w:rFonts w:cs="Times New Roman"/>
        </w:rPr>
        <w:t xml:space="preserve">  was not yet plugged in </w:t>
      </w:r>
      <w:r>
        <w:rPr>
          <w:rFonts w:cs="Times New Roman"/>
        </w:rPr>
        <w:t>for this test</w:t>
      </w:r>
      <w:r w:rsidRPr="00CF554C">
        <w:rPr>
          <w:rFonts w:cs="Times New Roman"/>
        </w:rPr>
        <w:t xml:space="preserve">, thus </w:t>
      </w:r>
      <w:r>
        <w:rPr>
          <w:rFonts w:cs="Times New Roman"/>
        </w:rPr>
        <w:t xml:space="preserve">the system was tested on a workload and hardware infrastructure for </w:t>
      </w:r>
      <w:r>
        <w:rPr>
          <w:rFonts w:cs="Times New Roman"/>
        </w:rPr>
        <w:lastRenderedPageBreak/>
        <w:t>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0728C4" w:rsidRPr="00CF554C" w:rsidRDefault="000728C4" w:rsidP="000728C4">
      <w:pPr>
        <w:pStyle w:val="Heading4"/>
        <w:keepNext/>
        <w:keepLines/>
        <w:numPr>
          <w:ilvl w:val="3"/>
          <w:numId w:val="38"/>
        </w:numPr>
        <w:spacing w:line="276" w:lineRule="auto"/>
        <w:rPr>
          <w:rFonts w:cs="Times New Roman"/>
          <w:i w:val="0"/>
        </w:rPr>
      </w:pPr>
      <w:bookmarkStart w:id="541" w:name="_Toc260926579"/>
      <w:r>
        <w:rPr>
          <w:rFonts w:cs="Times New Roman"/>
          <w:i w:val="0"/>
        </w:rPr>
        <w:t xml:space="preserve">Simulated Service center </w:t>
      </w:r>
      <w:r w:rsidRPr="00CF554C">
        <w:rPr>
          <w:rFonts w:cs="Times New Roman"/>
          <w:i w:val="0"/>
        </w:rPr>
        <w:t>Hardware infrastructure</w:t>
      </w:r>
      <w:bookmarkEnd w:id="541"/>
    </w:p>
    <w:p w:rsidR="000728C4" w:rsidRPr="00CF554C" w:rsidRDefault="000728C4" w:rsidP="000728C4">
      <w:pPr>
        <w:rPr>
          <w:rFonts w:cs="Times New Roman"/>
        </w:rPr>
      </w:pPr>
      <w:r w:rsidRPr="00CF554C">
        <w:rPr>
          <w:rFonts w:cs="Times New Roman"/>
        </w:rPr>
        <w:t xml:space="preserve">Concerning the hardware infrastructure, the simulated </w:t>
      </w:r>
      <w:r>
        <w:rPr>
          <w:rFonts w:cs="Times New Roman"/>
        </w:rPr>
        <w:t>service center</w:t>
      </w:r>
      <w:r w:rsidRPr="00CF554C">
        <w:rPr>
          <w:rFonts w:cs="Times New Roman"/>
        </w:rPr>
        <w:t xml:space="preserve"> contains 5 servers described in the table below (</w:t>
      </w:r>
      <w:fldSimple w:instr=" REF _Ref264014939 \h  \* MERGEFORMAT ">
        <w:r w:rsidR="00825075" w:rsidRPr="00CF554C">
          <w:rPr>
            <w:rFonts w:cs="Times New Roman"/>
          </w:rPr>
          <w:t xml:space="preserve">Table </w:t>
        </w:r>
        <w:r w:rsidR="00825075">
          <w:rPr>
            <w:rFonts w:cs="Times New Roman"/>
            <w:noProof/>
          </w:rPr>
          <w:t>6</w:t>
        </w:r>
        <w:r w:rsidR="00825075" w:rsidRPr="00CF554C">
          <w:rPr>
            <w:rFonts w:cs="Times New Roman"/>
            <w:noProof/>
          </w:rPr>
          <w:t>.</w:t>
        </w:r>
        <w:r w:rsidR="00825075">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0728C4" w:rsidRPr="00CF554C" w:rsidRDefault="000728C4" w:rsidP="000728C4">
      <w:pPr>
        <w:pStyle w:val="Caption"/>
        <w:keepNext/>
        <w:jc w:val="center"/>
        <w:rPr>
          <w:rFonts w:cs="Times New Roman"/>
          <w:color w:val="auto"/>
        </w:rPr>
      </w:pPr>
      <w:bookmarkStart w:id="542" w:name="_Ref264014939"/>
      <w:bookmarkStart w:id="543" w:name="_Toc264369924"/>
      <w:r w:rsidRPr="00CF554C">
        <w:rPr>
          <w:rFonts w:cs="Times New Roman"/>
          <w:color w:val="auto"/>
        </w:rPr>
        <w:t xml:space="preserve">Table </w:t>
      </w:r>
      <w:r w:rsidR="003E2112" w:rsidRPr="00CF554C">
        <w:rPr>
          <w:rFonts w:cs="Times New Roman"/>
          <w:color w:val="auto"/>
        </w:rPr>
        <w:fldChar w:fldCharType="begin"/>
      </w:r>
      <w:r w:rsidRPr="00CF554C">
        <w:rPr>
          <w:rFonts w:cs="Times New Roman"/>
          <w:color w:val="auto"/>
        </w:rPr>
        <w:instrText xml:space="preserve"> STYLEREF 1 \s </w:instrText>
      </w:r>
      <w:r w:rsidR="003E2112" w:rsidRPr="00CF554C">
        <w:rPr>
          <w:rFonts w:cs="Times New Roman"/>
          <w:color w:val="auto"/>
        </w:rPr>
        <w:fldChar w:fldCharType="separate"/>
      </w:r>
      <w:r w:rsidR="00825075">
        <w:rPr>
          <w:rFonts w:cs="Times New Roman"/>
          <w:noProof/>
          <w:color w:val="auto"/>
        </w:rPr>
        <w:t>6</w:t>
      </w:r>
      <w:r w:rsidR="003E2112" w:rsidRPr="00CF554C">
        <w:rPr>
          <w:rFonts w:cs="Times New Roman"/>
          <w:color w:val="auto"/>
        </w:rPr>
        <w:fldChar w:fldCharType="end"/>
      </w:r>
      <w:r w:rsidRPr="00CF554C">
        <w:rPr>
          <w:rFonts w:cs="Times New Roman"/>
          <w:color w:val="auto"/>
        </w:rPr>
        <w:t>.</w:t>
      </w:r>
      <w:r w:rsidR="003E2112" w:rsidRPr="00CF554C">
        <w:rPr>
          <w:rFonts w:cs="Times New Roman"/>
          <w:color w:val="auto"/>
        </w:rPr>
        <w:fldChar w:fldCharType="begin"/>
      </w:r>
      <w:r w:rsidRPr="00CF554C">
        <w:rPr>
          <w:rFonts w:cs="Times New Roman"/>
          <w:color w:val="auto"/>
        </w:rPr>
        <w:instrText xml:space="preserve"> SEQ Table \* ARABIC \s 1 </w:instrText>
      </w:r>
      <w:r w:rsidR="003E2112" w:rsidRPr="00CF554C">
        <w:rPr>
          <w:rFonts w:cs="Times New Roman"/>
          <w:color w:val="auto"/>
        </w:rPr>
        <w:fldChar w:fldCharType="separate"/>
      </w:r>
      <w:r w:rsidR="00825075">
        <w:rPr>
          <w:rFonts w:cs="Times New Roman"/>
          <w:noProof/>
          <w:color w:val="auto"/>
        </w:rPr>
        <w:t>4</w:t>
      </w:r>
      <w:r w:rsidR="003E2112" w:rsidRPr="00CF554C">
        <w:rPr>
          <w:rFonts w:cs="Times New Roman"/>
          <w:color w:val="auto"/>
        </w:rPr>
        <w:fldChar w:fldCharType="end"/>
      </w:r>
      <w:bookmarkEnd w:id="542"/>
      <w:r w:rsidRPr="00CF554C">
        <w:rPr>
          <w:rFonts w:cs="Times New Roman"/>
          <w:color w:val="auto"/>
        </w:rPr>
        <w:t xml:space="preserve">: </w:t>
      </w:r>
      <w:r>
        <w:rPr>
          <w:rFonts w:cs="Times New Roman"/>
          <w:color w:val="auto"/>
        </w:rPr>
        <w:t>Service center</w:t>
      </w:r>
      <w:r w:rsidRPr="00CF554C">
        <w:rPr>
          <w:rFonts w:cs="Times New Roman"/>
          <w:color w:val="auto"/>
        </w:rPr>
        <w:t xml:space="preserve"> </w:t>
      </w:r>
      <w:r>
        <w:rPr>
          <w:rFonts w:cs="Times New Roman"/>
          <w:color w:val="auto"/>
        </w:rPr>
        <w:t>S</w:t>
      </w:r>
      <w:r w:rsidRPr="00CF554C">
        <w:rPr>
          <w:rFonts w:cs="Times New Roman"/>
          <w:color w:val="auto"/>
        </w:rPr>
        <w:t xml:space="preserve">ervers’ </w:t>
      </w:r>
      <w:r>
        <w:rPr>
          <w:rFonts w:cs="Times New Roman"/>
          <w:color w:val="auto"/>
        </w:rPr>
        <w:t>Configurations</w:t>
      </w:r>
      <w:bookmarkEnd w:id="543"/>
    </w:p>
    <w:tbl>
      <w:tblPr>
        <w:tblStyle w:val="MediumGrid1-Accent1"/>
        <w:tblW w:w="6835" w:type="dxa"/>
        <w:jc w:val="center"/>
        <w:tblLook w:val="04A0"/>
      </w:tblPr>
      <w:tblGrid>
        <w:gridCol w:w="450"/>
        <w:gridCol w:w="1705"/>
        <w:gridCol w:w="2054"/>
        <w:gridCol w:w="2626"/>
      </w:tblGrid>
      <w:tr w:rsidR="000728C4" w:rsidRPr="00CF554C" w:rsidTr="00AE06C9">
        <w:trPr>
          <w:cnfStyle w:val="100000000000"/>
          <w:jc w:val="center"/>
        </w:trPr>
        <w:tc>
          <w:tcPr>
            <w:cnfStyle w:val="001000000000"/>
            <w:tcW w:w="450" w:type="dxa"/>
            <w:shd w:val="clear" w:color="auto" w:fill="244061" w:themeFill="accent1" w:themeFillShade="80"/>
          </w:tcPr>
          <w:p w:rsidR="000728C4" w:rsidRPr="00CF554C" w:rsidRDefault="000728C4" w:rsidP="00AE06C9">
            <w:pPr>
              <w:rPr>
                <w:rFonts w:cs="Times New Roman"/>
                <w:sz w:val="20"/>
                <w:szCs w:val="20"/>
                <w:lang w:val="ro-RO"/>
              </w:rPr>
            </w:pPr>
          </w:p>
        </w:tc>
        <w:tc>
          <w:tcPr>
            <w:tcW w:w="6385" w:type="dxa"/>
            <w:gridSpan w:val="3"/>
            <w:shd w:val="clear" w:color="auto" w:fill="244061" w:themeFill="accent1" w:themeFillShade="80"/>
          </w:tcPr>
          <w:p w:rsidR="000728C4" w:rsidRPr="00CF554C" w:rsidRDefault="000728C4" w:rsidP="00AE06C9">
            <w:pPr>
              <w:jc w:val="center"/>
              <w:cnfStyle w:val="100000000000"/>
              <w:rPr>
                <w:rFonts w:cs="Times New Roman"/>
                <w:sz w:val="20"/>
                <w:szCs w:val="20"/>
                <w:lang w:val="ro-RO"/>
              </w:rPr>
            </w:pPr>
            <w:r>
              <w:rPr>
                <w:rFonts w:cs="Times New Roman"/>
                <w:sz w:val="20"/>
                <w:szCs w:val="20"/>
                <w:lang w:val="ro-RO"/>
              </w:rPr>
              <w:t>Service center Servers’ Configurations</w:t>
            </w:r>
          </w:p>
        </w:tc>
      </w:tr>
      <w:tr w:rsidR="000728C4" w:rsidRPr="00CF554C" w:rsidTr="00AE06C9">
        <w:trPr>
          <w:cnfStyle w:val="000000100000"/>
          <w:jc w:val="center"/>
        </w:trPr>
        <w:tc>
          <w:tcPr>
            <w:cnfStyle w:val="001000000000"/>
            <w:tcW w:w="450" w:type="dxa"/>
            <w:shd w:val="clear" w:color="auto" w:fill="244061" w:themeFill="accent1" w:themeFillShade="80"/>
          </w:tcPr>
          <w:p w:rsidR="000728C4" w:rsidRPr="00CF554C" w:rsidRDefault="000728C4" w:rsidP="00AE06C9">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0728C4" w:rsidRPr="00CF554C" w:rsidRDefault="000728C4" w:rsidP="00AE06C9">
            <w:pPr>
              <w:jc w:val="center"/>
              <w:cnfStyle w:val="0000001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0728C4" w:rsidRPr="00CF554C" w:rsidRDefault="000728C4" w:rsidP="00AE06C9">
            <w:pPr>
              <w:jc w:val="center"/>
              <w:cnfStyle w:val="0000001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0728C4" w:rsidRPr="00CF554C" w:rsidRDefault="000728C4" w:rsidP="00AE06C9">
            <w:pPr>
              <w:jc w:val="center"/>
              <w:cnfStyle w:val="000000100000"/>
              <w:rPr>
                <w:rFonts w:cs="Times New Roman"/>
                <w:sz w:val="20"/>
                <w:szCs w:val="20"/>
                <w:lang w:val="ro-RO"/>
              </w:rPr>
            </w:pPr>
            <w:r w:rsidRPr="00CF554C">
              <w:rPr>
                <w:rFonts w:cs="Times New Roman"/>
                <w:sz w:val="20"/>
                <w:szCs w:val="20"/>
                <w:lang w:val="ro-RO"/>
              </w:rPr>
              <w:t>Storage</w:t>
            </w:r>
          </w:p>
        </w:tc>
      </w:tr>
      <w:tr w:rsidR="000728C4" w:rsidRPr="00CF554C" w:rsidTr="00AE06C9">
        <w:trPr>
          <w:jc w:val="center"/>
        </w:trPr>
        <w:tc>
          <w:tcPr>
            <w:cnfStyle w:val="001000000000"/>
            <w:tcW w:w="450" w:type="dxa"/>
          </w:tcPr>
          <w:p w:rsidR="000728C4" w:rsidRPr="00CF554C" w:rsidRDefault="000728C4" w:rsidP="00AE06C9">
            <w:pPr>
              <w:rPr>
                <w:rFonts w:cs="Times New Roman"/>
                <w:sz w:val="20"/>
                <w:szCs w:val="20"/>
                <w:lang w:val="ro-RO"/>
              </w:rPr>
            </w:pPr>
            <w:r w:rsidRPr="00CF554C">
              <w:rPr>
                <w:rFonts w:cs="Times New Roman"/>
                <w:sz w:val="20"/>
                <w:szCs w:val="20"/>
                <w:lang w:val="ro-RO"/>
              </w:rPr>
              <w:t>1</w:t>
            </w:r>
          </w:p>
        </w:tc>
        <w:tc>
          <w:tcPr>
            <w:tcW w:w="1705" w:type="dxa"/>
          </w:tcPr>
          <w:p w:rsidR="000728C4" w:rsidRPr="00CF554C" w:rsidRDefault="000728C4" w:rsidP="00AE06C9">
            <w:pPr>
              <w:cnfStyle w:val="000000000000"/>
              <w:rPr>
                <w:rFonts w:cs="Times New Roman"/>
                <w:lang w:val="ro-RO"/>
              </w:rPr>
            </w:pPr>
            <w:r w:rsidRPr="00CF554C">
              <w:rPr>
                <w:rFonts w:cs="Times New Roman"/>
                <w:lang w:val="ro-RO"/>
              </w:rPr>
              <w:t>1 x 3000 MHz</w:t>
            </w:r>
          </w:p>
        </w:tc>
        <w:tc>
          <w:tcPr>
            <w:tcW w:w="2054" w:type="dxa"/>
          </w:tcPr>
          <w:p w:rsidR="000728C4" w:rsidRPr="00CF554C" w:rsidRDefault="000728C4" w:rsidP="00AE06C9">
            <w:pPr>
              <w:cnfStyle w:val="000000000000"/>
              <w:rPr>
                <w:rFonts w:cs="Times New Roman"/>
                <w:lang w:val="ro-RO"/>
              </w:rPr>
            </w:pPr>
            <w:r w:rsidRPr="00CF554C">
              <w:rPr>
                <w:rFonts w:cs="Times New Roman"/>
                <w:lang w:val="ro-RO"/>
              </w:rPr>
              <w:t>2048 DDR2-1066</w:t>
            </w:r>
          </w:p>
        </w:tc>
        <w:tc>
          <w:tcPr>
            <w:tcW w:w="2621" w:type="dxa"/>
          </w:tcPr>
          <w:p w:rsidR="000728C4" w:rsidRPr="00CF554C" w:rsidRDefault="000728C4" w:rsidP="00AE06C9">
            <w:pPr>
              <w:cnfStyle w:val="000000000000"/>
              <w:rPr>
                <w:rFonts w:cs="Times New Roman"/>
                <w:lang w:val="ro-RO"/>
              </w:rPr>
            </w:pPr>
            <w:r w:rsidRPr="00CF554C">
              <w:rPr>
                <w:rFonts w:cs="Times New Roman"/>
                <w:lang w:val="ro-RO"/>
              </w:rPr>
              <w:t>250 GB @ 7200 rpm</w:t>
            </w:r>
          </w:p>
        </w:tc>
      </w:tr>
      <w:tr w:rsidR="000728C4" w:rsidRPr="00CF554C" w:rsidTr="00AE06C9">
        <w:trPr>
          <w:cnfStyle w:val="000000100000"/>
          <w:jc w:val="center"/>
        </w:trPr>
        <w:tc>
          <w:tcPr>
            <w:cnfStyle w:val="001000000000"/>
            <w:tcW w:w="450" w:type="dxa"/>
          </w:tcPr>
          <w:p w:rsidR="000728C4" w:rsidRPr="00CF554C" w:rsidRDefault="000728C4" w:rsidP="00AE06C9">
            <w:pPr>
              <w:rPr>
                <w:rFonts w:cs="Times New Roman"/>
                <w:sz w:val="20"/>
                <w:szCs w:val="20"/>
                <w:lang w:val="ro-RO"/>
              </w:rPr>
            </w:pPr>
            <w:r w:rsidRPr="00CF554C">
              <w:rPr>
                <w:rFonts w:cs="Times New Roman"/>
                <w:sz w:val="20"/>
                <w:szCs w:val="20"/>
                <w:lang w:val="ro-RO"/>
              </w:rPr>
              <w:t>2</w:t>
            </w:r>
          </w:p>
        </w:tc>
        <w:tc>
          <w:tcPr>
            <w:tcW w:w="1705" w:type="dxa"/>
          </w:tcPr>
          <w:p w:rsidR="000728C4" w:rsidRPr="00CF554C" w:rsidRDefault="000728C4" w:rsidP="00AE06C9">
            <w:pPr>
              <w:cnfStyle w:val="000000100000"/>
              <w:rPr>
                <w:rFonts w:cs="Times New Roman"/>
                <w:lang w:val="ro-RO"/>
              </w:rPr>
            </w:pPr>
            <w:r w:rsidRPr="00CF554C">
              <w:rPr>
                <w:rFonts w:cs="Times New Roman"/>
                <w:lang w:val="ro-RO"/>
              </w:rPr>
              <w:t>2 x 3000 MHz</w:t>
            </w:r>
          </w:p>
        </w:tc>
        <w:tc>
          <w:tcPr>
            <w:tcW w:w="2054" w:type="dxa"/>
          </w:tcPr>
          <w:p w:rsidR="000728C4" w:rsidRPr="00CF554C" w:rsidRDefault="000728C4" w:rsidP="00AE06C9">
            <w:pPr>
              <w:cnfStyle w:val="000000100000"/>
              <w:rPr>
                <w:rFonts w:cs="Times New Roman"/>
                <w:lang w:val="ro-RO"/>
              </w:rPr>
            </w:pPr>
            <w:r w:rsidRPr="00CF554C">
              <w:rPr>
                <w:rFonts w:cs="Times New Roman"/>
                <w:lang w:val="ro-RO"/>
              </w:rPr>
              <w:t>2048 DDR2-800</w:t>
            </w:r>
          </w:p>
        </w:tc>
        <w:tc>
          <w:tcPr>
            <w:tcW w:w="2621" w:type="dxa"/>
          </w:tcPr>
          <w:p w:rsidR="000728C4" w:rsidRPr="00CF554C" w:rsidRDefault="000728C4" w:rsidP="00AE06C9">
            <w:pPr>
              <w:cnfStyle w:val="000000100000"/>
              <w:rPr>
                <w:rFonts w:cs="Times New Roman"/>
                <w:lang w:val="ro-RO"/>
              </w:rPr>
            </w:pPr>
            <w:r w:rsidRPr="00CF554C">
              <w:rPr>
                <w:rFonts w:cs="Times New Roman"/>
                <w:lang w:val="ro-RO"/>
              </w:rPr>
              <w:t>250 GB @ 7200 rpm</w:t>
            </w:r>
          </w:p>
        </w:tc>
      </w:tr>
      <w:tr w:rsidR="000728C4" w:rsidRPr="00CF554C" w:rsidTr="00AE06C9">
        <w:trPr>
          <w:jc w:val="center"/>
        </w:trPr>
        <w:tc>
          <w:tcPr>
            <w:cnfStyle w:val="001000000000"/>
            <w:tcW w:w="450" w:type="dxa"/>
          </w:tcPr>
          <w:p w:rsidR="000728C4" w:rsidRPr="00CF554C" w:rsidRDefault="000728C4" w:rsidP="00AE06C9">
            <w:pPr>
              <w:rPr>
                <w:rFonts w:cs="Times New Roman"/>
                <w:sz w:val="20"/>
                <w:szCs w:val="20"/>
                <w:lang w:val="ro-RO"/>
              </w:rPr>
            </w:pPr>
            <w:r w:rsidRPr="00CF554C">
              <w:rPr>
                <w:rFonts w:cs="Times New Roman"/>
                <w:sz w:val="20"/>
                <w:szCs w:val="20"/>
                <w:lang w:val="ro-RO"/>
              </w:rPr>
              <w:t>3</w:t>
            </w:r>
          </w:p>
        </w:tc>
        <w:tc>
          <w:tcPr>
            <w:tcW w:w="1705" w:type="dxa"/>
          </w:tcPr>
          <w:p w:rsidR="000728C4" w:rsidRPr="00CF554C" w:rsidRDefault="000728C4" w:rsidP="00AE06C9">
            <w:pPr>
              <w:cnfStyle w:val="000000000000"/>
              <w:rPr>
                <w:rFonts w:cs="Times New Roman"/>
                <w:lang w:val="ro-RO"/>
              </w:rPr>
            </w:pPr>
            <w:r w:rsidRPr="00CF554C">
              <w:rPr>
                <w:rFonts w:cs="Times New Roman"/>
                <w:lang w:val="ro-RO"/>
              </w:rPr>
              <w:t>4 x 2000 MHz</w:t>
            </w:r>
          </w:p>
        </w:tc>
        <w:tc>
          <w:tcPr>
            <w:tcW w:w="2054" w:type="dxa"/>
          </w:tcPr>
          <w:p w:rsidR="000728C4" w:rsidRPr="00CF554C" w:rsidRDefault="000728C4" w:rsidP="00AE06C9">
            <w:pPr>
              <w:cnfStyle w:val="000000000000"/>
              <w:rPr>
                <w:rFonts w:cs="Times New Roman"/>
                <w:lang w:val="ro-RO"/>
              </w:rPr>
            </w:pPr>
            <w:r w:rsidRPr="00CF554C">
              <w:rPr>
                <w:rFonts w:cs="Times New Roman"/>
                <w:lang w:val="ro-RO"/>
              </w:rPr>
              <w:t>4096 DDR3-800</w:t>
            </w:r>
          </w:p>
        </w:tc>
        <w:tc>
          <w:tcPr>
            <w:tcW w:w="2621" w:type="dxa"/>
          </w:tcPr>
          <w:p w:rsidR="000728C4" w:rsidRPr="00CF554C" w:rsidRDefault="000728C4" w:rsidP="00AE06C9">
            <w:pPr>
              <w:cnfStyle w:val="000000000000"/>
              <w:rPr>
                <w:rFonts w:cs="Times New Roman"/>
                <w:lang w:val="ro-RO"/>
              </w:rPr>
            </w:pPr>
            <w:r w:rsidRPr="00CF554C">
              <w:rPr>
                <w:rFonts w:cs="Times New Roman"/>
                <w:lang w:val="ro-RO"/>
              </w:rPr>
              <w:t>146 GB @ 10000 rpm</w:t>
            </w:r>
          </w:p>
        </w:tc>
      </w:tr>
      <w:tr w:rsidR="000728C4" w:rsidRPr="00CF554C" w:rsidTr="00AE06C9">
        <w:trPr>
          <w:cnfStyle w:val="000000100000"/>
          <w:jc w:val="center"/>
        </w:trPr>
        <w:tc>
          <w:tcPr>
            <w:cnfStyle w:val="001000000000"/>
            <w:tcW w:w="450" w:type="dxa"/>
          </w:tcPr>
          <w:p w:rsidR="000728C4" w:rsidRPr="00CF554C" w:rsidRDefault="000728C4" w:rsidP="00AE06C9">
            <w:pPr>
              <w:rPr>
                <w:rFonts w:cs="Times New Roman"/>
                <w:sz w:val="20"/>
                <w:szCs w:val="20"/>
                <w:lang w:val="ro-RO"/>
              </w:rPr>
            </w:pPr>
            <w:r w:rsidRPr="00CF554C">
              <w:rPr>
                <w:rFonts w:cs="Times New Roman"/>
                <w:sz w:val="20"/>
                <w:szCs w:val="20"/>
                <w:lang w:val="ro-RO"/>
              </w:rPr>
              <w:t>4</w:t>
            </w:r>
          </w:p>
        </w:tc>
        <w:tc>
          <w:tcPr>
            <w:tcW w:w="1705" w:type="dxa"/>
          </w:tcPr>
          <w:p w:rsidR="000728C4" w:rsidRPr="00CF554C" w:rsidRDefault="000728C4" w:rsidP="00AE06C9">
            <w:pPr>
              <w:cnfStyle w:val="000000100000"/>
              <w:rPr>
                <w:rFonts w:cs="Times New Roman"/>
                <w:lang w:val="ro-RO"/>
              </w:rPr>
            </w:pPr>
            <w:r w:rsidRPr="00CF554C">
              <w:rPr>
                <w:rFonts w:cs="Times New Roman"/>
                <w:lang w:val="ro-RO"/>
              </w:rPr>
              <w:t>4 x 2260 MHz</w:t>
            </w:r>
          </w:p>
        </w:tc>
        <w:tc>
          <w:tcPr>
            <w:tcW w:w="2054" w:type="dxa"/>
          </w:tcPr>
          <w:p w:rsidR="000728C4" w:rsidRPr="00CF554C" w:rsidRDefault="000728C4" w:rsidP="00AE06C9">
            <w:pPr>
              <w:cnfStyle w:val="000000100000"/>
              <w:rPr>
                <w:rFonts w:cs="Times New Roman"/>
                <w:lang w:val="ro-RO"/>
              </w:rPr>
            </w:pPr>
            <w:r w:rsidRPr="00CF554C">
              <w:rPr>
                <w:rFonts w:cs="Times New Roman"/>
                <w:lang w:val="ro-RO"/>
              </w:rPr>
              <w:t>6144 DDR3-1333</w:t>
            </w:r>
          </w:p>
        </w:tc>
        <w:tc>
          <w:tcPr>
            <w:tcW w:w="2621" w:type="dxa"/>
          </w:tcPr>
          <w:p w:rsidR="000728C4" w:rsidRPr="00CF554C" w:rsidRDefault="000728C4" w:rsidP="00AE06C9">
            <w:pPr>
              <w:cnfStyle w:val="000000100000"/>
              <w:rPr>
                <w:rFonts w:cs="Times New Roman"/>
                <w:lang w:val="ro-RO"/>
              </w:rPr>
            </w:pPr>
            <w:r w:rsidRPr="00CF554C">
              <w:rPr>
                <w:rFonts w:cs="Times New Roman"/>
                <w:lang w:val="ro-RO"/>
              </w:rPr>
              <w:t>146 GB @ 15000 rpm</w:t>
            </w:r>
          </w:p>
        </w:tc>
      </w:tr>
      <w:tr w:rsidR="000728C4" w:rsidRPr="00CF554C" w:rsidTr="00AE06C9">
        <w:trPr>
          <w:jc w:val="center"/>
        </w:trPr>
        <w:tc>
          <w:tcPr>
            <w:cnfStyle w:val="001000000000"/>
            <w:tcW w:w="450" w:type="dxa"/>
          </w:tcPr>
          <w:p w:rsidR="000728C4" w:rsidRPr="00CF554C" w:rsidRDefault="000728C4" w:rsidP="00AE06C9">
            <w:pPr>
              <w:rPr>
                <w:rFonts w:cs="Times New Roman"/>
                <w:sz w:val="20"/>
                <w:szCs w:val="20"/>
                <w:lang w:val="ro-RO"/>
              </w:rPr>
            </w:pPr>
            <w:r w:rsidRPr="00CF554C">
              <w:rPr>
                <w:rFonts w:cs="Times New Roman"/>
                <w:sz w:val="20"/>
                <w:szCs w:val="20"/>
                <w:lang w:val="ro-RO"/>
              </w:rPr>
              <w:t>5</w:t>
            </w:r>
          </w:p>
        </w:tc>
        <w:tc>
          <w:tcPr>
            <w:tcW w:w="1705" w:type="dxa"/>
          </w:tcPr>
          <w:p w:rsidR="000728C4" w:rsidRPr="00CF554C" w:rsidRDefault="000728C4" w:rsidP="00AE06C9">
            <w:pPr>
              <w:cnfStyle w:val="000000000000"/>
              <w:rPr>
                <w:rFonts w:cs="Times New Roman"/>
                <w:lang w:val="ro-RO"/>
              </w:rPr>
            </w:pPr>
            <w:r w:rsidRPr="00CF554C">
              <w:rPr>
                <w:rFonts w:cs="Times New Roman"/>
                <w:lang w:val="ro-RO"/>
              </w:rPr>
              <w:t>8 x 2000 MHz</w:t>
            </w:r>
          </w:p>
        </w:tc>
        <w:tc>
          <w:tcPr>
            <w:tcW w:w="2054" w:type="dxa"/>
          </w:tcPr>
          <w:p w:rsidR="000728C4" w:rsidRPr="00CF554C" w:rsidRDefault="000728C4" w:rsidP="00AE06C9">
            <w:pPr>
              <w:cnfStyle w:val="000000000000"/>
              <w:rPr>
                <w:rFonts w:cs="Times New Roman"/>
                <w:lang w:val="ro-RO"/>
              </w:rPr>
            </w:pPr>
            <w:r w:rsidRPr="00CF554C">
              <w:rPr>
                <w:rFonts w:cs="Times New Roman"/>
                <w:lang w:val="ro-RO"/>
              </w:rPr>
              <w:t>8192 DDR3-1600</w:t>
            </w:r>
          </w:p>
        </w:tc>
        <w:tc>
          <w:tcPr>
            <w:tcW w:w="2621" w:type="dxa"/>
          </w:tcPr>
          <w:p w:rsidR="000728C4" w:rsidRPr="00CF554C" w:rsidRDefault="000728C4" w:rsidP="00AE06C9">
            <w:pPr>
              <w:cnfStyle w:val="000000000000"/>
              <w:rPr>
                <w:rFonts w:cs="Times New Roman"/>
                <w:lang w:val="ro-RO"/>
              </w:rPr>
            </w:pPr>
            <w:r w:rsidRPr="00CF554C">
              <w:rPr>
                <w:rFonts w:cs="Times New Roman"/>
                <w:lang w:val="ro-RO"/>
              </w:rPr>
              <w:t>300 GB @ 15000 rpm</w:t>
            </w:r>
          </w:p>
        </w:tc>
      </w:tr>
    </w:tbl>
    <w:p w:rsidR="000728C4" w:rsidRPr="00CF554C" w:rsidRDefault="000728C4" w:rsidP="000728C4">
      <w:pPr>
        <w:pStyle w:val="Heading4"/>
        <w:keepNext/>
        <w:keepLines/>
        <w:numPr>
          <w:ilvl w:val="3"/>
          <w:numId w:val="38"/>
        </w:numPr>
        <w:spacing w:line="276" w:lineRule="auto"/>
        <w:rPr>
          <w:rFonts w:cs="Times New Roman"/>
          <w:i w:val="0"/>
        </w:rPr>
      </w:pPr>
      <w:r>
        <w:rPr>
          <w:rFonts w:cs="Times New Roman"/>
          <w:i w:val="0"/>
        </w:rPr>
        <w:t>Simulated Service center Workload</w:t>
      </w:r>
    </w:p>
    <w:p w:rsidR="000728C4" w:rsidRPr="00CF554C" w:rsidRDefault="000728C4" w:rsidP="000728C4">
      <w:pPr>
        <w:ind w:firstLine="720"/>
        <w:rPr>
          <w:rFonts w:cs="Times New Roman"/>
        </w:rPr>
      </w:pPr>
      <w:r w:rsidRPr="00CF554C">
        <w:rPr>
          <w:rFonts w:cs="Times New Roman"/>
        </w:rPr>
        <w:t xml:space="preserve">For simulating a real world scenario we have chosen 5 tasks which are received by the </w:t>
      </w:r>
      <w:r>
        <w:rPr>
          <w:rFonts w:cs="Times New Roman"/>
        </w:rPr>
        <w:t>service center</w:t>
      </w:r>
      <w:r w:rsidRPr="00CF554C">
        <w:rPr>
          <w:rFonts w:cs="Times New Roman"/>
        </w:rPr>
        <w:t xml:space="preserve"> and are considered to have an infinite life span. The tasks are received in the order they are in the table below (</w:t>
      </w:r>
      <w:fldSimple w:instr=" REF _Ref264014972 \h  \* MERGEFORMAT ">
        <w:r w:rsidR="00825075" w:rsidRPr="00CF554C">
          <w:rPr>
            <w:rFonts w:cs="Times New Roman"/>
          </w:rPr>
          <w:t xml:space="preserve">Table </w:t>
        </w:r>
        <w:r w:rsidR="00825075">
          <w:rPr>
            <w:rFonts w:cs="Times New Roman"/>
            <w:noProof/>
          </w:rPr>
          <w:t>6</w:t>
        </w:r>
        <w:r w:rsidR="00825075" w:rsidRPr="00CF554C">
          <w:rPr>
            <w:rFonts w:cs="Times New Roman"/>
            <w:noProof/>
          </w:rPr>
          <w:t>.</w:t>
        </w:r>
        <w:r w:rsidR="00825075">
          <w:rPr>
            <w:rFonts w:cs="Times New Roman"/>
            <w:noProof/>
          </w:rPr>
          <w:t>5</w:t>
        </w:r>
      </w:fldSimple>
      <w:r w:rsidRPr="00CF554C">
        <w:rPr>
          <w:rFonts w:cs="Times New Roman"/>
        </w:rPr>
        <w:t xml:space="preserve">). </w:t>
      </w:r>
    </w:p>
    <w:p w:rsidR="000728C4" w:rsidRPr="00CF554C" w:rsidRDefault="000728C4" w:rsidP="000728C4">
      <w:pPr>
        <w:pStyle w:val="Caption"/>
        <w:keepNext/>
        <w:jc w:val="center"/>
        <w:rPr>
          <w:rFonts w:cs="Times New Roman"/>
          <w:color w:val="auto"/>
        </w:rPr>
      </w:pPr>
      <w:bookmarkStart w:id="544" w:name="_Ref264014972"/>
      <w:bookmarkStart w:id="545" w:name="_Toc264369925"/>
      <w:r w:rsidRPr="00CF554C">
        <w:rPr>
          <w:rFonts w:cs="Times New Roman"/>
          <w:color w:val="auto"/>
        </w:rPr>
        <w:t xml:space="preserve">Table </w:t>
      </w:r>
      <w:r w:rsidR="003E2112" w:rsidRPr="00CF554C">
        <w:rPr>
          <w:rFonts w:cs="Times New Roman"/>
          <w:color w:val="auto"/>
        </w:rPr>
        <w:fldChar w:fldCharType="begin"/>
      </w:r>
      <w:r w:rsidRPr="00CF554C">
        <w:rPr>
          <w:rFonts w:cs="Times New Roman"/>
          <w:color w:val="auto"/>
        </w:rPr>
        <w:instrText xml:space="preserve"> STYLEREF 1 \s </w:instrText>
      </w:r>
      <w:r w:rsidR="003E2112" w:rsidRPr="00CF554C">
        <w:rPr>
          <w:rFonts w:cs="Times New Roman"/>
          <w:color w:val="auto"/>
        </w:rPr>
        <w:fldChar w:fldCharType="separate"/>
      </w:r>
      <w:r w:rsidR="00825075">
        <w:rPr>
          <w:rFonts w:cs="Times New Roman"/>
          <w:noProof/>
          <w:color w:val="auto"/>
        </w:rPr>
        <w:t>6</w:t>
      </w:r>
      <w:r w:rsidR="003E2112" w:rsidRPr="00CF554C">
        <w:rPr>
          <w:rFonts w:cs="Times New Roman"/>
          <w:color w:val="auto"/>
        </w:rPr>
        <w:fldChar w:fldCharType="end"/>
      </w:r>
      <w:r w:rsidRPr="00CF554C">
        <w:rPr>
          <w:rFonts w:cs="Times New Roman"/>
          <w:color w:val="auto"/>
        </w:rPr>
        <w:t>.</w:t>
      </w:r>
      <w:r w:rsidR="003E2112" w:rsidRPr="00CF554C">
        <w:rPr>
          <w:rFonts w:cs="Times New Roman"/>
          <w:color w:val="auto"/>
        </w:rPr>
        <w:fldChar w:fldCharType="begin"/>
      </w:r>
      <w:r w:rsidRPr="00CF554C">
        <w:rPr>
          <w:rFonts w:cs="Times New Roman"/>
          <w:color w:val="auto"/>
        </w:rPr>
        <w:instrText xml:space="preserve"> SEQ Table \* ARABIC \s 1 </w:instrText>
      </w:r>
      <w:r w:rsidR="003E2112" w:rsidRPr="00CF554C">
        <w:rPr>
          <w:rFonts w:cs="Times New Roman"/>
          <w:color w:val="auto"/>
        </w:rPr>
        <w:fldChar w:fldCharType="separate"/>
      </w:r>
      <w:r w:rsidR="00825075">
        <w:rPr>
          <w:rFonts w:cs="Times New Roman"/>
          <w:noProof/>
          <w:color w:val="auto"/>
        </w:rPr>
        <w:t>5</w:t>
      </w:r>
      <w:r w:rsidR="003E2112" w:rsidRPr="00CF554C">
        <w:rPr>
          <w:rFonts w:cs="Times New Roman"/>
          <w:color w:val="auto"/>
        </w:rPr>
        <w:fldChar w:fldCharType="end"/>
      </w:r>
      <w:bookmarkEnd w:id="544"/>
      <w:r w:rsidRPr="00CF554C">
        <w:rPr>
          <w:rFonts w:cs="Times New Roman"/>
          <w:color w:val="auto"/>
        </w:rPr>
        <w:t>: Received tasks SLA requirements</w:t>
      </w:r>
      <w:bookmarkEnd w:id="545"/>
    </w:p>
    <w:tbl>
      <w:tblPr>
        <w:tblStyle w:val="MediumGrid1-Accent1"/>
        <w:tblW w:w="4714" w:type="dxa"/>
        <w:jc w:val="center"/>
        <w:tblLook w:val="04A0"/>
      </w:tblPr>
      <w:tblGrid>
        <w:gridCol w:w="681"/>
        <w:gridCol w:w="1502"/>
        <w:gridCol w:w="1211"/>
        <w:gridCol w:w="1320"/>
      </w:tblGrid>
      <w:tr w:rsidR="000728C4" w:rsidRPr="00CF554C" w:rsidTr="00AE06C9">
        <w:trPr>
          <w:cnfStyle w:val="100000000000"/>
          <w:trHeight w:val="273"/>
          <w:jc w:val="center"/>
        </w:trPr>
        <w:tc>
          <w:tcPr>
            <w:cnfStyle w:val="001000000000"/>
            <w:tcW w:w="681" w:type="dxa"/>
            <w:vMerge w:val="restart"/>
            <w:shd w:val="clear" w:color="auto" w:fill="244061" w:themeFill="accent1" w:themeFillShade="80"/>
          </w:tcPr>
          <w:p w:rsidR="000728C4" w:rsidRPr="00CF554C" w:rsidRDefault="000728C4" w:rsidP="00AE06C9">
            <w:pPr>
              <w:jc w:val="center"/>
              <w:rPr>
                <w:rFonts w:cs="Times New Roman"/>
                <w:lang w:val="ro-RO"/>
              </w:rPr>
            </w:pPr>
            <w:r w:rsidRPr="00CF554C">
              <w:rPr>
                <w:rFonts w:cs="Times New Roman"/>
                <w:lang w:val="ro-RO"/>
              </w:rPr>
              <w:t>Task Nr</w:t>
            </w:r>
          </w:p>
        </w:tc>
        <w:tc>
          <w:tcPr>
            <w:tcW w:w="4033" w:type="dxa"/>
            <w:gridSpan w:val="3"/>
            <w:shd w:val="clear" w:color="auto" w:fill="244061" w:themeFill="accent1" w:themeFillShade="80"/>
          </w:tcPr>
          <w:p w:rsidR="000728C4" w:rsidRPr="00CF554C" w:rsidRDefault="000728C4" w:rsidP="00AE06C9">
            <w:pPr>
              <w:jc w:val="center"/>
              <w:cnfStyle w:val="100000000000"/>
              <w:rPr>
                <w:rFonts w:cs="Times New Roman"/>
                <w:lang w:val="ro-RO"/>
              </w:rPr>
            </w:pPr>
            <w:r w:rsidRPr="00CF554C">
              <w:rPr>
                <w:rFonts w:cs="Times New Roman"/>
                <w:lang w:val="ro-RO"/>
              </w:rPr>
              <w:t>Task Requirements</w:t>
            </w:r>
          </w:p>
        </w:tc>
      </w:tr>
      <w:tr w:rsidR="000728C4" w:rsidRPr="00CF554C" w:rsidTr="00AE06C9">
        <w:trPr>
          <w:cnfStyle w:val="000000100000"/>
          <w:trHeight w:val="161"/>
          <w:jc w:val="center"/>
        </w:trPr>
        <w:tc>
          <w:tcPr>
            <w:cnfStyle w:val="001000000000"/>
            <w:tcW w:w="681" w:type="dxa"/>
            <w:vMerge/>
            <w:shd w:val="clear" w:color="auto" w:fill="244061" w:themeFill="accent1" w:themeFillShade="80"/>
          </w:tcPr>
          <w:p w:rsidR="000728C4" w:rsidRPr="00CF554C" w:rsidRDefault="000728C4" w:rsidP="00AE06C9">
            <w:pPr>
              <w:jc w:val="center"/>
              <w:rPr>
                <w:rFonts w:cs="Times New Roman"/>
                <w:lang w:val="ro-RO"/>
              </w:rPr>
            </w:pPr>
          </w:p>
        </w:tc>
        <w:tc>
          <w:tcPr>
            <w:tcW w:w="1502" w:type="dxa"/>
            <w:shd w:val="clear" w:color="auto" w:fill="244061" w:themeFill="accent1" w:themeFillShade="80"/>
          </w:tcPr>
          <w:p w:rsidR="000728C4" w:rsidRPr="00CF554C" w:rsidRDefault="000728C4" w:rsidP="00AE06C9">
            <w:pPr>
              <w:jc w:val="center"/>
              <w:cnfStyle w:val="000000100000"/>
              <w:rPr>
                <w:rFonts w:cs="Times New Roman"/>
                <w:lang w:val="ro-RO"/>
              </w:rPr>
            </w:pPr>
            <w:r w:rsidRPr="00CF554C">
              <w:rPr>
                <w:rFonts w:cs="Times New Roman"/>
                <w:lang w:val="ro-RO"/>
              </w:rPr>
              <w:t>CPU</w:t>
            </w:r>
          </w:p>
        </w:tc>
        <w:tc>
          <w:tcPr>
            <w:tcW w:w="1211" w:type="dxa"/>
            <w:shd w:val="clear" w:color="auto" w:fill="244061" w:themeFill="accent1" w:themeFillShade="80"/>
          </w:tcPr>
          <w:p w:rsidR="000728C4" w:rsidRPr="00CF554C" w:rsidRDefault="000728C4" w:rsidP="00AE06C9">
            <w:pPr>
              <w:jc w:val="center"/>
              <w:cnfStyle w:val="000000100000"/>
              <w:rPr>
                <w:rFonts w:cs="Times New Roman"/>
                <w:lang w:val="ro-RO"/>
              </w:rPr>
            </w:pPr>
            <w:r w:rsidRPr="00CF554C">
              <w:rPr>
                <w:rFonts w:cs="Times New Roman"/>
                <w:lang w:val="ro-RO"/>
              </w:rPr>
              <w:t>Memory</w:t>
            </w:r>
          </w:p>
        </w:tc>
        <w:tc>
          <w:tcPr>
            <w:tcW w:w="1320" w:type="dxa"/>
            <w:shd w:val="clear" w:color="auto" w:fill="244061" w:themeFill="accent1" w:themeFillShade="80"/>
          </w:tcPr>
          <w:p w:rsidR="000728C4" w:rsidRPr="00CF554C" w:rsidRDefault="000728C4" w:rsidP="00AE06C9">
            <w:pPr>
              <w:jc w:val="center"/>
              <w:cnfStyle w:val="000000100000"/>
              <w:rPr>
                <w:rFonts w:cs="Times New Roman"/>
                <w:lang w:val="ro-RO"/>
              </w:rPr>
            </w:pPr>
            <w:r w:rsidRPr="00CF554C">
              <w:rPr>
                <w:rFonts w:cs="Times New Roman"/>
                <w:lang w:val="ro-RO"/>
              </w:rPr>
              <w:t>Storage</w:t>
            </w:r>
          </w:p>
        </w:tc>
      </w:tr>
      <w:tr w:rsidR="000728C4" w:rsidRPr="00CF554C" w:rsidTr="00AE06C9">
        <w:trPr>
          <w:trHeight w:val="273"/>
          <w:jc w:val="center"/>
        </w:trPr>
        <w:tc>
          <w:tcPr>
            <w:cnfStyle w:val="001000000000"/>
            <w:tcW w:w="681" w:type="dxa"/>
          </w:tcPr>
          <w:p w:rsidR="000728C4" w:rsidRPr="00CF554C" w:rsidRDefault="000728C4" w:rsidP="00AE06C9">
            <w:pPr>
              <w:jc w:val="center"/>
              <w:rPr>
                <w:rFonts w:cs="Times New Roman"/>
                <w:lang w:val="ro-RO"/>
              </w:rPr>
            </w:pPr>
            <w:r w:rsidRPr="00CF554C">
              <w:rPr>
                <w:rFonts w:cs="Times New Roman"/>
                <w:lang w:val="ro-RO"/>
              </w:rPr>
              <w:t>1</w:t>
            </w:r>
          </w:p>
        </w:tc>
        <w:tc>
          <w:tcPr>
            <w:tcW w:w="1502" w:type="dxa"/>
          </w:tcPr>
          <w:p w:rsidR="000728C4" w:rsidRPr="00CF554C" w:rsidRDefault="000728C4" w:rsidP="00AE06C9">
            <w:pPr>
              <w:cnfStyle w:val="000000000000"/>
              <w:rPr>
                <w:rFonts w:cs="Times New Roman"/>
                <w:lang w:val="ro-RO"/>
              </w:rPr>
            </w:pPr>
            <w:r w:rsidRPr="00CF554C">
              <w:rPr>
                <w:rFonts w:cs="Times New Roman"/>
                <w:lang w:val="ro-RO"/>
              </w:rPr>
              <w:t>3000 MHz</w:t>
            </w:r>
          </w:p>
        </w:tc>
        <w:tc>
          <w:tcPr>
            <w:tcW w:w="1211" w:type="dxa"/>
          </w:tcPr>
          <w:p w:rsidR="000728C4" w:rsidRPr="00CF554C" w:rsidRDefault="000728C4" w:rsidP="00AE06C9">
            <w:pPr>
              <w:cnfStyle w:val="000000000000"/>
              <w:rPr>
                <w:rFonts w:cs="Times New Roman"/>
                <w:lang w:val="ro-RO"/>
              </w:rPr>
            </w:pPr>
            <w:r w:rsidRPr="00CF554C">
              <w:rPr>
                <w:rFonts w:cs="Times New Roman"/>
                <w:lang w:val="ro-RO"/>
              </w:rPr>
              <w:t>2048 MB</w:t>
            </w:r>
          </w:p>
        </w:tc>
        <w:tc>
          <w:tcPr>
            <w:tcW w:w="1320" w:type="dxa"/>
          </w:tcPr>
          <w:p w:rsidR="000728C4" w:rsidRPr="00CF554C" w:rsidRDefault="000728C4" w:rsidP="00AE06C9">
            <w:pPr>
              <w:cnfStyle w:val="000000000000"/>
              <w:rPr>
                <w:rFonts w:cs="Times New Roman"/>
                <w:lang w:val="ro-RO"/>
              </w:rPr>
            </w:pPr>
            <w:r w:rsidRPr="00CF554C">
              <w:rPr>
                <w:rFonts w:cs="Times New Roman"/>
                <w:lang w:val="ro-RO"/>
              </w:rPr>
              <w:t>200 MB</w:t>
            </w:r>
          </w:p>
        </w:tc>
      </w:tr>
      <w:tr w:rsidR="000728C4" w:rsidRPr="00CF554C" w:rsidTr="00AE06C9">
        <w:trPr>
          <w:cnfStyle w:val="000000100000"/>
          <w:trHeight w:val="258"/>
          <w:jc w:val="center"/>
        </w:trPr>
        <w:tc>
          <w:tcPr>
            <w:cnfStyle w:val="001000000000"/>
            <w:tcW w:w="681" w:type="dxa"/>
          </w:tcPr>
          <w:p w:rsidR="000728C4" w:rsidRPr="00CF554C" w:rsidRDefault="000728C4" w:rsidP="00AE06C9">
            <w:pPr>
              <w:jc w:val="center"/>
              <w:rPr>
                <w:rFonts w:cs="Times New Roman"/>
                <w:lang w:val="ro-RO"/>
              </w:rPr>
            </w:pPr>
            <w:r w:rsidRPr="00CF554C">
              <w:rPr>
                <w:rFonts w:cs="Times New Roman"/>
                <w:lang w:val="ro-RO"/>
              </w:rPr>
              <w:t>2</w:t>
            </w:r>
          </w:p>
        </w:tc>
        <w:tc>
          <w:tcPr>
            <w:tcW w:w="1502" w:type="dxa"/>
          </w:tcPr>
          <w:p w:rsidR="000728C4" w:rsidRPr="00CF554C" w:rsidRDefault="000728C4" w:rsidP="00AE06C9">
            <w:pPr>
              <w:cnfStyle w:val="000000100000"/>
              <w:rPr>
                <w:rFonts w:cs="Times New Roman"/>
                <w:lang w:val="ro-RO"/>
              </w:rPr>
            </w:pPr>
            <w:r w:rsidRPr="00CF554C">
              <w:rPr>
                <w:rFonts w:cs="Times New Roman"/>
                <w:lang w:val="ro-RO"/>
              </w:rPr>
              <w:t>2 x 1500 MHz</w:t>
            </w:r>
          </w:p>
        </w:tc>
        <w:tc>
          <w:tcPr>
            <w:tcW w:w="1211" w:type="dxa"/>
          </w:tcPr>
          <w:p w:rsidR="000728C4" w:rsidRPr="00CF554C" w:rsidRDefault="000728C4" w:rsidP="00AE06C9">
            <w:pPr>
              <w:cnfStyle w:val="000000100000"/>
              <w:rPr>
                <w:rFonts w:cs="Times New Roman"/>
                <w:lang w:val="ro-RO"/>
              </w:rPr>
            </w:pPr>
            <w:r w:rsidRPr="00CF554C">
              <w:rPr>
                <w:rFonts w:cs="Times New Roman"/>
                <w:lang w:val="ro-RO"/>
              </w:rPr>
              <w:t>512 MB</w:t>
            </w:r>
          </w:p>
        </w:tc>
        <w:tc>
          <w:tcPr>
            <w:tcW w:w="1320" w:type="dxa"/>
          </w:tcPr>
          <w:p w:rsidR="000728C4" w:rsidRPr="00CF554C" w:rsidRDefault="000728C4" w:rsidP="00AE06C9">
            <w:pPr>
              <w:cnfStyle w:val="000000100000"/>
              <w:rPr>
                <w:rFonts w:cs="Times New Roman"/>
                <w:lang w:val="ro-RO"/>
              </w:rPr>
            </w:pPr>
            <w:r w:rsidRPr="00CF554C">
              <w:rPr>
                <w:rFonts w:cs="Times New Roman"/>
                <w:lang w:val="ro-RO"/>
              </w:rPr>
              <w:t>400 MB</w:t>
            </w:r>
          </w:p>
        </w:tc>
      </w:tr>
      <w:tr w:rsidR="000728C4" w:rsidRPr="00CF554C" w:rsidTr="00AE06C9">
        <w:trPr>
          <w:trHeight w:val="273"/>
          <w:jc w:val="center"/>
        </w:trPr>
        <w:tc>
          <w:tcPr>
            <w:cnfStyle w:val="001000000000"/>
            <w:tcW w:w="681" w:type="dxa"/>
          </w:tcPr>
          <w:p w:rsidR="000728C4" w:rsidRPr="00CF554C" w:rsidRDefault="000728C4" w:rsidP="00AE06C9">
            <w:pPr>
              <w:jc w:val="center"/>
              <w:rPr>
                <w:rFonts w:cs="Times New Roman"/>
                <w:lang w:val="ro-RO"/>
              </w:rPr>
            </w:pPr>
            <w:r w:rsidRPr="00CF554C">
              <w:rPr>
                <w:rFonts w:cs="Times New Roman"/>
                <w:lang w:val="ro-RO"/>
              </w:rPr>
              <w:t>3</w:t>
            </w:r>
          </w:p>
        </w:tc>
        <w:tc>
          <w:tcPr>
            <w:tcW w:w="1502" w:type="dxa"/>
          </w:tcPr>
          <w:p w:rsidR="000728C4" w:rsidRPr="00CF554C" w:rsidRDefault="000728C4" w:rsidP="00AE06C9">
            <w:pPr>
              <w:cnfStyle w:val="000000000000"/>
              <w:rPr>
                <w:rFonts w:cs="Times New Roman"/>
                <w:lang w:val="ro-RO"/>
              </w:rPr>
            </w:pPr>
            <w:r w:rsidRPr="00CF554C">
              <w:rPr>
                <w:rFonts w:cs="Times New Roman"/>
                <w:lang w:val="ro-RO"/>
              </w:rPr>
              <w:t>2 x 2000 MHz</w:t>
            </w:r>
          </w:p>
        </w:tc>
        <w:tc>
          <w:tcPr>
            <w:tcW w:w="1211" w:type="dxa"/>
          </w:tcPr>
          <w:p w:rsidR="000728C4" w:rsidRPr="00CF554C" w:rsidRDefault="000728C4" w:rsidP="00AE06C9">
            <w:pPr>
              <w:cnfStyle w:val="000000000000"/>
              <w:rPr>
                <w:rFonts w:cs="Times New Roman"/>
                <w:lang w:val="ro-RO"/>
              </w:rPr>
            </w:pPr>
            <w:r w:rsidRPr="00CF554C">
              <w:rPr>
                <w:rFonts w:cs="Times New Roman"/>
                <w:lang w:val="ro-RO"/>
              </w:rPr>
              <w:t>1024 MB</w:t>
            </w:r>
          </w:p>
        </w:tc>
        <w:tc>
          <w:tcPr>
            <w:tcW w:w="1320" w:type="dxa"/>
          </w:tcPr>
          <w:p w:rsidR="000728C4" w:rsidRPr="00CF554C" w:rsidRDefault="000728C4" w:rsidP="00AE06C9">
            <w:pPr>
              <w:cnfStyle w:val="000000000000"/>
              <w:rPr>
                <w:rFonts w:cs="Times New Roman"/>
                <w:lang w:val="ro-RO"/>
              </w:rPr>
            </w:pPr>
            <w:r w:rsidRPr="00CF554C">
              <w:rPr>
                <w:rFonts w:cs="Times New Roman"/>
                <w:lang w:val="ro-RO"/>
              </w:rPr>
              <w:t>256 MB</w:t>
            </w:r>
          </w:p>
        </w:tc>
      </w:tr>
    </w:tbl>
    <w:p w:rsidR="000728C4" w:rsidRPr="00CF554C" w:rsidRDefault="000728C4" w:rsidP="000728C4">
      <w:pPr>
        <w:pStyle w:val="Caption"/>
        <w:jc w:val="center"/>
        <w:rPr>
          <w:rFonts w:cs="Times New Roman"/>
          <w:color w:val="auto"/>
          <w:sz w:val="20"/>
          <w:szCs w:val="20"/>
        </w:rPr>
      </w:pPr>
    </w:p>
    <w:p w:rsidR="000728C4" w:rsidRPr="00CF554C" w:rsidRDefault="000728C4" w:rsidP="000728C4">
      <w:pPr>
        <w:ind w:firstLine="720"/>
        <w:rPr>
          <w:rFonts w:cs="Times New Roman"/>
        </w:rPr>
      </w:pPr>
      <w:r w:rsidRPr="00CF554C">
        <w:rPr>
          <w:rFonts w:cs="Times New Roman"/>
        </w:rPr>
        <w:t xml:space="preserve">As initial context the </w:t>
      </w:r>
      <w:r>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0728C4" w:rsidRPr="00CF554C" w:rsidRDefault="000728C4" w:rsidP="000728C4">
      <w:pPr>
        <w:pStyle w:val="Heading4"/>
        <w:keepNext/>
        <w:keepLines/>
        <w:numPr>
          <w:ilvl w:val="3"/>
          <w:numId w:val="38"/>
        </w:numPr>
        <w:spacing w:line="276" w:lineRule="auto"/>
        <w:rPr>
          <w:rFonts w:cs="Times New Roman"/>
          <w:i w:val="0"/>
        </w:rPr>
      </w:pPr>
      <w:r>
        <w:rPr>
          <w:rFonts w:cs="Times New Roman"/>
          <w:i w:val="0"/>
        </w:rPr>
        <w:t>System Response Trace</w:t>
      </w:r>
    </w:p>
    <w:p w:rsidR="000728C4" w:rsidRPr="00CF554C" w:rsidRDefault="000728C4" w:rsidP="000728C4">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Pr>
          <w:rFonts w:cs="Times New Roman"/>
        </w:rPr>
        <w:t xml:space="preserve"> exist</w:t>
      </w:r>
      <w:r w:rsidRPr="00CF554C">
        <w:rPr>
          <w:rFonts w:cs="Times New Roman"/>
        </w:rPr>
        <w:t>. The reinforcement learning algorithm will evaluate all possible paths and simulate taking the one with the largest reward. It will reach to a result composed of four actions: deploy task 1 on server 1(</w:t>
      </w:r>
      <w:fldSimple w:instr=" REF _Ref264015092 \h  \* MERGEFORMAT ">
        <w:r w:rsidR="00825075" w:rsidRPr="00CF554C">
          <w:rPr>
            <w:rFonts w:cs="Times New Roman"/>
          </w:rPr>
          <w:t xml:space="preserve">Figure </w:t>
        </w:r>
        <w:r w:rsidR="00825075">
          <w:rPr>
            <w:rFonts w:cs="Times New Roman"/>
            <w:noProof/>
          </w:rPr>
          <w:t>6.5</w:t>
        </w:r>
      </w:fldSimple>
      <w:r w:rsidRPr="00CF554C">
        <w:rPr>
          <w:rFonts w:cs="Times New Roman"/>
        </w:rPr>
        <w:t>), wake up server 3(</w:t>
      </w:r>
      <w:fldSimple w:instr=" REF _Ref264015099 \h  \* MERGEFORMAT ">
        <w:r w:rsidR="00825075" w:rsidRPr="00CF554C">
          <w:rPr>
            <w:rFonts w:cs="Times New Roman"/>
          </w:rPr>
          <w:t xml:space="preserve">Figure </w:t>
        </w:r>
        <w:r w:rsidR="00825075">
          <w:rPr>
            <w:rFonts w:cs="Times New Roman"/>
            <w:noProof/>
          </w:rPr>
          <w:t>6.6</w:t>
        </w:r>
      </w:fldSimple>
      <w:r w:rsidRPr="00CF554C">
        <w:rPr>
          <w:rFonts w:cs="Times New Roman"/>
        </w:rPr>
        <w:t>), deploy task 2 on server 3(</w:t>
      </w:r>
      <w:fldSimple w:instr=" REF _Ref264015105 \h  \* MERGEFORMAT ">
        <w:r w:rsidR="00825075" w:rsidRPr="00CF554C">
          <w:rPr>
            <w:rFonts w:cs="Times New Roman"/>
          </w:rPr>
          <w:t xml:space="preserve">Figure </w:t>
        </w:r>
        <w:r w:rsidR="00825075">
          <w:rPr>
            <w:rFonts w:cs="Times New Roman"/>
            <w:noProof/>
          </w:rPr>
          <w:t>6.7</w:t>
        </w:r>
      </w:fldSimple>
      <w:r w:rsidRPr="00CF554C">
        <w:rPr>
          <w:rFonts w:cs="Times New Roman"/>
        </w:rPr>
        <w:t>) and deploy task 3 on server 3(</w:t>
      </w:r>
      <w:fldSimple w:instr=" REF _Ref264015111 \h  \* MERGEFORMAT ">
        <w:r w:rsidR="00825075" w:rsidRPr="00CF554C">
          <w:rPr>
            <w:rFonts w:cs="Times New Roman"/>
          </w:rPr>
          <w:t xml:space="preserve">Figure </w:t>
        </w:r>
        <w:r w:rsidR="00825075">
          <w:rPr>
            <w:rFonts w:cs="Times New Roman"/>
            <w:noProof/>
          </w:rPr>
          <w:t>6.8</w:t>
        </w:r>
      </w:fldSimple>
      <w:r w:rsidRPr="00CF554C">
        <w:rPr>
          <w:rFonts w:cs="Times New Roman"/>
        </w:rPr>
        <w:t xml:space="preserve">). After this </w:t>
      </w:r>
      <w:r w:rsidRPr="00CF554C">
        <w:rPr>
          <w:rFonts w:cs="Times New Roman"/>
        </w:rPr>
        <w:lastRenderedPageBreak/>
        <w:t>sequence of actions is returned by the reinforcement learning algorithm, the actions are taken in this exact order, bringing the system to an accepted state.</w:t>
      </w:r>
    </w:p>
    <w:p w:rsidR="000728C4" w:rsidRPr="00CF554C" w:rsidRDefault="000728C4" w:rsidP="000728C4">
      <w:pPr>
        <w:keepNext/>
        <w:jc w:val="center"/>
        <w:rPr>
          <w:rFonts w:cs="Times New Roman"/>
        </w:rPr>
      </w:pPr>
      <w:r w:rsidRPr="00CF554C">
        <w:rPr>
          <w:rFonts w:cs="Times New Roman"/>
          <w:noProof/>
          <w:sz w:val="20"/>
          <w:szCs w:val="20"/>
          <w:lang w:bidi="ar-SA"/>
        </w:rPr>
        <w:drawing>
          <wp:inline distT="0" distB="0" distL="0" distR="0">
            <wp:extent cx="3973830" cy="1190625"/>
            <wp:effectExtent l="19050" t="19050" r="26670" b="28575"/>
            <wp:docPr id="55"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5" cstate="print"/>
                    <a:srcRect/>
                    <a:stretch>
                      <a:fillRect/>
                    </a:stretch>
                  </pic:blipFill>
                  <pic:spPr bwMode="auto">
                    <a:xfrm>
                      <a:off x="0" y="0"/>
                      <a:ext cx="3973830" cy="1190625"/>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546" w:name="_Ref264015092"/>
      <w:bookmarkStart w:id="547" w:name="_Toc264369140"/>
      <w:bookmarkStart w:id="548" w:name="_Toc264798654"/>
      <w:bookmarkStart w:id="549" w:name="_Toc264916832"/>
      <w:bookmarkStart w:id="550" w:name="_Toc264920386"/>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6</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5</w:t>
      </w:r>
      <w:r w:rsidR="003E2112">
        <w:rPr>
          <w:rFonts w:cs="Times New Roman"/>
          <w:color w:val="auto"/>
        </w:rPr>
        <w:fldChar w:fldCharType="end"/>
      </w:r>
      <w:bookmarkEnd w:id="546"/>
      <w:r w:rsidRPr="00CF554C">
        <w:rPr>
          <w:rFonts w:cs="Times New Roman"/>
          <w:color w:val="auto"/>
        </w:rPr>
        <w:t>: Deploy Task 1 on Server 1 Action</w:t>
      </w:r>
      <w:bookmarkEnd w:id="547"/>
      <w:bookmarkEnd w:id="548"/>
      <w:bookmarkEnd w:id="549"/>
      <w:bookmarkEnd w:id="550"/>
    </w:p>
    <w:p w:rsidR="000728C4" w:rsidRPr="00CF554C" w:rsidRDefault="000728C4" w:rsidP="000728C4">
      <w:pPr>
        <w:pStyle w:val="Caption"/>
        <w:jc w:val="center"/>
        <w:rPr>
          <w:rFonts w:cs="Times New Roman"/>
          <w:color w:val="auto"/>
        </w:rPr>
      </w:pPr>
    </w:p>
    <w:p w:rsidR="000728C4" w:rsidRPr="00CF554C" w:rsidRDefault="000728C4" w:rsidP="000728C4">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67"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6" cstate="print"/>
                    <a:srcRect/>
                    <a:stretch>
                      <a:fillRect/>
                    </a:stretch>
                  </pic:blipFill>
                  <pic:spPr bwMode="auto">
                    <a:xfrm>
                      <a:off x="0" y="0"/>
                      <a:ext cx="3992880" cy="1295400"/>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551" w:name="_Ref264015099"/>
      <w:bookmarkStart w:id="552" w:name="_Toc264369141"/>
      <w:bookmarkStart w:id="553" w:name="_Toc264798655"/>
      <w:bookmarkStart w:id="554" w:name="_Toc264916833"/>
      <w:bookmarkStart w:id="555" w:name="_Toc264920387"/>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6</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6</w:t>
      </w:r>
      <w:r w:rsidR="003E2112">
        <w:rPr>
          <w:rFonts w:cs="Times New Roman"/>
          <w:color w:val="auto"/>
        </w:rPr>
        <w:fldChar w:fldCharType="end"/>
      </w:r>
      <w:bookmarkEnd w:id="551"/>
      <w:r w:rsidRPr="00CF554C">
        <w:rPr>
          <w:rFonts w:cs="Times New Roman"/>
          <w:color w:val="auto"/>
        </w:rPr>
        <w:t>: Wake up Server 3 Action</w:t>
      </w:r>
      <w:bookmarkEnd w:id="552"/>
      <w:bookmarkEnd w:id="553"/>
      <w:bookmarkEnd w:id="554"/>
      <w:bookmarkEnd w:id="555"/>
    </w:p>
    <w:p w:rsidR="000728C4" w:rsidRPr="00CF554C" w:rsidRDefault="000728C4" w:rsidP="000728C4">
      <w:pPr>
        <w:pStyle w:val="Caption"/>
        <w:jc w:val="center"/>
        <w:rPr>
          <w:rFonts w:cs="Times New Roman"/>
          <w:color w:val="auto"/>
        </w:rPr>
      </w:pPr>
    </w:p>
    <w:p w:rsidR="000728C4" w:rsidRPr="00CF554C" w:rsidRDefault="000728C4" w:rsidP="000728C4">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71"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114800" cy="1352550"/>
                    </a:xfrm>
                    <a:prstGeom prst="rect">
                      <a:avLst/>
                    </a:prstGeom>
                    <a:ln>
                      <a:solidFill>
                        <a:schemeClr val="tx1"/>
                      </a:solidFill>
                    </a:ln>
                  </pic:spPr>
                </pic:pic>
              </a:graphicData>
            </a:graphic>
          </wp:inline>
        </w:drawing>
      </w:r>
    </w:p>
    <w:p w:rsidR="000728C4" w:rsidRPr="00CF554C" w:rsidRDefault="000728C4" w:rsidP="000728C4">
      <w:pPr>
        <w:pStyle w:val="Caption"/>
        <w:jc w:val="center"/>
        <w:rPr>
          <w:rFonts w:cs="Times New Roman"/>
          <w:color w:val="auto"/>
        </w:rPr>
      </w:pPr>
      <w:bookmarkStart w:id="556" w:name="_Ref264015105"/>
      <w:bookmarkStart w:id="557" w:name="_Toc264369142"/>
      <w:bookmarkStart w:id="558" w:name="_Toc264798656"/>
      <w:bookmarkStart w:id="559" w:name="_Toc264916834"/>
      <w:bookmarkStart w:id="560" w:name="_Toc264920388"/>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6</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7</w:t>
      </w:r>
      <w:r w:rsidR="003E2112">
        <w:rPr>
          <w:rFonts w:cs="Times New Roman"/>
          <w:color w:val="auto"/>
        </w:rPr>
        <w:fldChar w:fldCharType="end"/>
      </w:r>
      <w:bookmarkEnd w:id="556"/>
      <w:r w:rsidRPr="00CF554C">
        <w:rPr>
          <w:rFonts w:cs="Times New Roman"/>
          <w:color w:val="auto"/>
        </w:rPr>
        <w:t>: Deploy Task 2 on Server 3 Action</w:t>
      </w:r>
      <w:bookmarkEnd w:id="557"/>
      <w:bookmarkEnd w:id="558"/>
      <w:bookmarkEnd w:id="559"/>
      <w:bookmarkEnd w:id="560"/>
    </w:p>
    <w:p w:rsidR="000728C4" w:rsidRPr="00CF554C" w:rsidRDefault="000728C4" w:rsidP="000728C4">
      <w:pPr>
        <w:pStyle w:val="Caption"/>
        <w:jc w:val="center"/>
        <w:rPr>
          <w:rFonts w:cs="Times New Roman"/>
          <w:color w:val="auto"/>
        </w:rPr>
      </w:pPr>
    </w:p>
    <w:p w:rsidR="000728C4" w:rsidRPr="00CF554C" w:rsidRDefault="000728C4" w:rsidP="000728C4">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drawing>
          <wp:inline distT="0" distB="0" distL="0" distR="0">
            <wp:extent cx="4141437" cy="1247775"/>
            <wp:effectExtent l="19050" t="0" r="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srcRect/>
                    <a:stretch>
                      <a:fillRect/>
                    </a:stretch>
                  </pic:blipFill>
                  <pic:spPr bwMode="auto">
                    <a:xfrm>
                      <a:off x="0" y="0"/>
                      <a:ext cx="4149248" cy="1250128"/>
                    </a:xfrm>
                    <a:prstGeom prst="rect">
                      <a:avLst/>
                    </a:prstGeom>
                    <a:noFill/>
                    <a:ln w="9525">
                      <a:noFill/>
                      <a:miter lim="800000"/>
                      <a:headEnd/>
                      <a:tailEnd/>
                    </a:ln>
                  </pic:spPr>
                </pic:pic>
              </a:graphicData>
            </a:graphic>
          </wp:inline>
        </w:drawing>
      </w:r>
    </w:p>
    <w:p w:rsidR="000728C4" w:rsidRPr="00CF554C" w:rsidRDefault="000728C4" w:rsidP="000728C4">
      <w:pPr>
        <w:pStyle w:val="Caption"/>
        <w:jc w:val="center"/>
        <w:rPr>
          <w:rFonts w:cs="Times New Roman"/>
          <w:color w:val="auto"/>
          <w:sz w:val="22"/>
          <w:szCs w:val="22"/>
        </w:rPr>
      </w:pPr>
      <w:bookmarkStart w:id="561" w:name="_Ref264015111"/>
      <w:bookmarkStart w:id="562" w:name="_Toc264369143"/>
      <w:bookmarkStart w:id="563" w:name="_Toc264798657"/>
      <w:bookmarkStart w:id="564" w:name="_Toc264916835"/>
      <w:bookmarkStart w:id="565" w:name="_Toc264920389"/>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6</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8</w:t>
      </w:r>
      <w:r w:rsidR="003E2112">
        <w:rPr>
          <w:rFonts w:cs="Times New Roman"/>
          <w:color w:val="auto"/>
        </w:rPr>
        <w:fldChar w:fldCharType="end"/>
      </w:r>
      <w:bookmarkEnd w:id="561"/>
      <w:r w:rsidRPr="00CF554C">
        <w:rPr>
          <w:rFonts w:cs="Times New Roman"/>
          <w:color w:val="auto"/>
        </w:rPr>
        <w:t>: Deploy Task 3 on Server 3 Action</w:t>
      </w:r>
      <w:bookmarkEnd w:id="562"/>
      <w:bookmarkEnd w:id="563"/>
      <w:bookmarkEnd w:id="564"/>
      <w:bookmarkEnd w:id="565"/>
    </w:p>
    <w:p w:rsidR="000728C4" w:rsidRPr="00CF554C" w:rsidRDefault="000728C4" w:rsidP="000728C4">
      <w:pPr>
        <w:ind w:firstLine="720"/>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0728C4" w:rsidRPr="00CF554C" w:rsidRDefault="000728C4" w:rsidP="000728C4">
      <w:pPr>
        <w:pStyle w:val="Heading4"/>
        <w:keepNext/>
        <w:keepLines/>
        <w:numPr>
          <w:ilvl w:val="3"/>
          <w:numId w:val="38"/>
        </w:numPr>
        <w:spacing w:line="276" w:lineRule="auto"/>
        <w:rPr>
          <w:rFonts w:cs="Times New Roman"/>
          <w:i w:val="0"/>
        </w:rPr>
      </w:pPr>
      <w:bookmarkStart w:id="566" w:name="_Toc260926581"/>
      <w:r>
        <w:rPr>
          <w:rFonts w:cs="Times New Roman"/>
          <w:i w:val="0"/>
        </w:rPr>
        <w:t xml:space="preserve">Algorithm </w:t>
      </w:r>
      <w:r w:rsidRPr="00CF554C">
        <w:rPr>
          <w:rFonts w:cs="Times New Roman"/>
          <w:i w:val="0"/>
        </w:rPr>
        <w:t>Overhead</w:t>
      </w:r>
      <w:bookmarkEnd w:id="566"/>
    </w:p>
    <w:p w:rsidR="000728C4" w:rsidRDefault="000728C4" w:rsidP="000728C4">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825075" w:rsidRPr="00825075">
          <w:rPr>
            <w:rFonts w:cs="Times New Roman"/>
          </w:rPr>
          <w:t xml:space="preserve">[ </w:t>
        </w:r>
        <w:r w:rsidR="00825075" w:rsidRPr="00825075">
          <w:rPr>
            <w:rFonts w:cs="Times New Roman"/>
            <w:noProof/>
          </w:rPr>
          <w:t>44</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0728C4" w:rsidRPr="00CF554C" w:rsidRDefault="000728C4" w:rsidP="000728C4">
      <w:pPr>
        <w:pStyle w:val="Heading3"/>
        <w:keepNext/>
        <w:keepLines/>
        <w:numPr>
          <w:ilvl w:val="2"/>
          <w:numId w:val="38"/>
        </w:numPr>
        <w:spacing w:line="276" w:lineRule="auto"/>
        <w:rPr>
          <w:rFonts w:cs="Times New Roman"/>
        </w:rPr>
      </w:pPr>
      <w:bookmarkStart w:id="567" w:name="_Toc264798601"/>
      <w:bookmarkStart w:id="568" w:name="_Toc264737233"/>
      <w:bookmarkStart w:id="569" w:name="_Toc264995463"/>
      <w:r>
        <w:rPr>
          <w:rFonts w:cs="Times New Roman"/>
        </w:rPr>
        <w:t>Real Service center</w:t>
      </w:r>
      <w:r w:rsidRPr="00CF554C">
        <w:rPr>
          <w:rFonts w:cs="Times New Roman"/>
        </w:rPr>
        <w:t xml:space="preserve"> </w:t>
      </w:r>
      <w:r>
        <w:rPr>
          <w:rFonts w:cs="Times New Roman"/>
        </w:rPr>
        <w:t>System Evaluation</w:t>
      </w:r>
      <w:bookmarkEnd w:id="567"/>
      <w:bookmarkEnd w:id="568"/>
      <w:bookmarkEnd w:id="569"/>
    </w:p>
    <w:p w:rsidR="000728C4" w:rsidRDefault="000728C4" w:rsidP="000728C4">
      <w:r w:rsidRPr="00CF554C">
        <w:t xml:space="preserve">The self-adapting extension was also tested on a home-made </w:t>
      </w:r>
      <w:r>
        <w:t>service center</w:t>
      </w:r>
      <w:r w:rsidRPr="00CF554C">
        <w:t xml:space="preserve"> running virtual machines. </w:t>
      </w:r>
    </w:p>
    <w:p w:rsidR="000728C4" w:rsidRPr="000728AD" w:rsidRDefault="000728C4" w:rsidP="000728C4">
      <w:pPr>
        <w:pStyle w:val="ListParagraph"/>
        <w:numPr>
          <w:ilvl w:val="0"/>
          <w:numId w:val="23"/>
        </w:numPr>
        <w:spacing w:before="160" w:after="160" w:line="271" w:lineRule="auto"/>
        <w:contextualSpacing w:val="0"/>
        <w:outlineLvl w:val="2"/>
        <w:rPr>
          <w:b/>
          <w:iCs/>
          <w:vanish/>
          <w:spacing w:val="5"/>
          <w:sz w:val="26"/>
          <w:szCs w:val="26"/>
        </w:rPr>
      </w:pPr>
      <w:bookmarkStart w:id="570" w:name="_Toc264370218"/>
      <w:bookmarkStart w:id="571" w:name="_Toc264380347"/>
      <w:bookmarkStart w:id="572" w:name="_Toc264396036"/>
      <w:bookmarkStart w:id="573" w:name="_Toc264396293"/>
      <w:bookmarkStart w:id="574" w:name="_Toc264397070"/>
      <w:bookmarkStart w:id="575" w:name="_Toc264397153"/>
      <w:bookmarkStart w:id="576" w:name="_Toc264735380"/>
      <w:bookmarkStart w:id="577" w:name="_Toc264737234"/>
      <w:bookmarkStart w:id="578" w:name="_Toc264798602"/>
      <w:bookmarkStart w:id="579" w:name="_Toc264918512"/>
      <w:bookmarkStart w:id="580" w:name="_Toc264995464"/>
      <w:bookmarkEnd w:id="570"/>
      <w:bookmarkEnd w:id="571"/>
      <w:bookmarkEnd w:id="572"/>
      <w:bookmarkEnd w:id="573"/>
      <w:bookmarkEnd w:id="574"/>
      <w:bookmarkEnd w:id="575"/>
      <w:bookmarkEnd w:id="576"/>
      <w:bookmarkEnd w:id="577"/>
      <w:bookmarkEnd w:id="578"/>
      <w:bookmarkEnd w:id="579"/>
      <w:bookmarkEnd w:id="580"/>
    </w:p>
    <w:p w:rsidR="000728C4" w:rsidRPr="000728AD" w:rsidRDefault="000728C4" w:rsidP="000728C4">
      <w:pPr>
        <w:pStyle w:val="ListParagraph"/>
        <w:numPr>
          <w:ilvl w:val="0"/>
          <w:numId w:val="23"/>
        </w:numPr>
        <w:spacing w:before="160" w:after="160" w:line="271" w:lineRule="auto"/>
        <w:contextualSpacing w:val="0"/>
        <w:outlineLvl w:val="2"/>
        <w:rPr>
          <w:b/>
          <w:iCs/>
          <w:vanish/>
          <w:spacing w:val="5"/>
          <w:sz w:val="26"/>
          <w:szCs w:val="26"/>
        </w:rPr>
      </w:pPr>
      <w:bookmarkStart w:id="581" w:name="_Toc264370219"/>
      <w:bookmarkStart w:id="582" w:name="_Toc264380348"/>
      <w:bookmarkStart w:id="583" w:name="_Toc264396037"/>
      <w:bookmarkStart w:id="584" w:name="_Toc264396294"/>
      <w:bookmarkStart w:id="585" w:name="_Toc264397071"/>
      <w:bookmarkStart w:id="586" w:name="_Toc264397154"/>
      <w:bookmarkStart w:id="587" w:name="_Toc264735381"/>
      <w:bookmarkStart w:id="588" w:name="_Toc264737235"/>
      <w:bookmarkStart w:id="589" w:name="_Toc264798603"/>
      <w:bookmarkStart w:id="590" w:name="_Toc264918513"/>
      <w:bookmarkStart w:id="591" w:name="_Toc264995465"/>
      <w:bookmarkEnd w:id="581"/>
      <w:bookmarkEnd w:id="582"/>
      <w:bookmarkEnd w:id="583"/>
      <w:bookmarkEnd w:id="584"/>
      <w:bookmarkEnd w:id="585"/>
      <w:bookmarkEnd w:id="586"/>
      <w:bookmarkEnd w:id="587"/>
      <w:bookmarkEnd w:id="588"/>
      <w:bookmarkEnd w:id="589"/>
      <w:bookmarkEnd w:id="590"/>
      <w:bookmarkEnd w:id="591"/>
    </w:p>
    <w:p w:rsidR="000728C4" w:rsidRPr="000728AD" w:rsidRDefault="000728C4" w:rsidP="000728C4">
      <w:pPr>
        <w:pStyle w:val="ListParagraph"/>
        <w:numPr>
          <w:ilvl w:val="1"/>
          <w:numId w:val="23"/>
        </w:numPr>
        <w:spacing w:before="160" w:after="160" w:line="271" w:lineRule="auto"/>
        <w:contextualSpacing w:val="0"/>
        <w:outlineLvl w:val="2"/>
        <w:rPr>
          <w:b/>
          <w:iCs/>
          <w:vanish/>
          <w:spacing w:val="5"/>
          <w:sz w:val="26"/>
          <w:szCs w:val="26"/>
        </w:rPr>
      </w:pPr>
      <w:bookmarkStart w:id="592" w:name="_Toc264370220"/>
      <w:bookmarkStart w:id="593" w:name="_Toc264380349"/>
      <w:bookmarkStart w:id="594" w:name="_Toc264396038"/>
      <w:bookmarkStart w:id="595" w:name="_Toc264396295"/>
      <w:bookmarkStart w:id="596" w:name="_Toc264397072"/>
      <w:bookmarkStart w:id="597" w:name="_Toc264397155"/>
      <w:bookmarkStart w:id="598" w:name="_Toc264735382"/>
      <w:bookmarkStart w:id="599" w:name="_Toc264737236"/>
      <w:bookmarkStart w:id="600" w:name="_Toc264798604"/>
      <w:bookmarkStart w:id="601" w:name="_Toc264918514"/>
      <w:bookmarkStart w:id="602" w:name="_Toc264995466"/>
      <w:bookmarkEnd w:id="592"/>
      <w:bookmarkEnd w:id="593"/>
      <w:bookmarkEnd w:id="594"/>
      <w:bookmarkEnd w:id="595"/>
      <w:bookmarkEnd w:id="596"/>
      <w:bookmarkEnd w:id="597"/>
      <w:bookmarkEnd w:id="598"/>
      <w:bookmarkEnd w:id="599"/>
      <w:bookmarkEnd w:id="600"/>
      <w:bookmarkEnd w:id="601"/>
      <w:bookmarkEnd w:id="602"/>
    </w:p>
    <w:p w:rsidR="000728C4" w:rsidRPr="000728AD" w:rsidRDefault="000728C4" w:rsidP="000728C4">
      <w:pPr>
        <w:pStyle w:val="ListParagraph"/>
        <w:numPr>
          <w:ilvl w:val="1"/>
          <w:numId w:val="23"/>
        </w:numPr>
        <w:spacing w:before="160" w:after="160" w:line="271" w:lineRule="auto"/>
        <w:contextualSpacing w:val="0"/>
        <w:outlineLvl w:val="2"/>
        <w:rPr>
          <w:b/>
          <w:iCs/>
          <w:vanish/>
          <w:spacing w:val="5"/>
          <w:sz w:val="26"/>
          <w:szCs w:val="26"/>
        </w:rPr>
      </w:pPr>
      <w:bookmarkStart w:id="603" w:name="_Toc264370221"/>
      <w:bookmarkStart w:id="604" w:name="_Toc264380350"/>
      <w:bookmarkStart w:id="605" w:name="_Toc264396039"/>
      <w:bookmarkStart w:id="606" w:name="_Toc264396296"/>
      <w:bookmarkStart w:id="607" w:name="_Toc264397073"/>
      <w:bookmarkStart w:id="608" w:name="_Toc264397156"/>
      <w:bookmarkStart w:id="609" w:name="_Toc264735383"/>
      <w:bookmarkStart w:id="610" w:name="_Toc264737237"/>
      <w:bookmarkStart w:id="611" w:name="_Toc264798605"/>
      <w:bookmarkStart w:id="612" w:name="_Toc264918515"/>
      <w:bookmarkStart w:id="613" w:name="_Toc264995467"/>
      <w:bookmarkEnd w:id="603"/>
      <w:bookmarkEnd w:id="604"/>
      <w:bookmarkEnd w:id="605"/>
      <w:bookmarkEnd w:id="606"/>
      <w:bookmarkEnd w:id="607"/>
      <w:bookmarkEnd w:id="608"/>
      <w:bookmarkEnd w:id="609"/>
      <w:bookmarkEnd w:id="610"/>
      <w:bookmarkEnd w:id="611"/>
      <w:bookmarkEnd w:id="612"/>
      <w:bookmarkEnd w:id="613"/>
    </w:p>
    <w:p w:rsidR="000728C4" w:rsidRPr="000728AD" w:rsidRDefault="000728C4" w:rsidP="000728C4">
      <w:pPr>
        <w:pStyle w:val="ListParagraph"/>
        <w:numPr>
          <w:ilvl w:val="2"/>
          <w:numId w:val="23"/>
        </w:numPr>
        <w:spacing w:before="160" w:after="160" w:line="271" w:lineRule="auto"/>
        <w:contextualSpacing w:val="0"/>
        <w:outlineLvl w:val="2"/>
        <w:rPr>
          <w:b/>
          <w:iCs/>
          <w:vanish/>
          <w:spacing w:val="5"/>
          <w:sz w:val="26"/>
          <w:szCs w:val="26"/>
        </w:rPr>
      </w:pPr>
      <w:bookmarkStart w:id="614" w:name="_Toc264370222"/>
      <w:bookmarkStart w:id="615" w:name="_Toc264380351"/>
      <w:bookmarkStart w:id="616" w:name="_Toc264396040"/>
      <w:bookmarkStart w:id="617" w:name="_Toc264396297"/>
      <w:bookmarkStart w:id="618" w:name="_Toc264397074"/>
      <w:bookmarkStart w:id="619" w:name="_Toc264397157"/>
      <w:bookmarkStart w:id="620" w:name="_Toc264735384"/>
      <w:bookmarkStart w:id="621" w:name="_Toc264737238"/>
      <w:bookmarkStart w:id="622" w:name="_Toc264798606"/>
      <w:bookmarkStart w:id="623" w:name="_Toc264918516"/>
      <w:bookmarkStart w:id="624" w:name="_Toc264995468"/>
      <w:bookmarkEnd w:id="614"/>
      <w:bookmarkEnd w:id="615"/>
      <w:bookmarkEnd w:id="616"/>
      <w:bookmarkEnd w:id="617"/>
      <w:bookmarkEnd w:id="618"/>
      <w:bookmarkEnd w:id="619"/>
      <w:bookmarkEnd w:id="620"/>
      <w:bookmarkEnd w:id="621"/>
      <w:bookmarkEnd w:id="622"/>
      <w:bookmarkEnd w:id="623"/>
      <w:bookmarkEnd w:id="624"/>
    </w:p>
    <w:p w:rsidR="000728C4" w:rsidRPr="000728AD" w:rsidRDefault="000728C4" w:rsidP="000728C4">
      <w:pPr>
        <w:pStyle w:val="ListParagraph"/>
        <w:numPr>
          <w:ilvl w:val="2"/>
          <w:numId w:val="23"/>
        </w:numPr>
        <w:spacing w:before="160" w:after="160" w:line="271" w:lineRule="auto"/>
        <w:contextualSpacing w:val="0"/>
        <w:outlineLvl w:val="2"/>
        <w:rPr>
          <w:b/>
          <w:iCs/>
          <w:vanish/>
          <w:spacing w:val="5"/>
          <w:sz w:val="26"/>
          <w:szCs w:val="26"/>
        </w:rPr>
      </w:pPr>
      <w:bookmarkStart w:id="625" w:name="_Toc264370223"/>
      <w:bookmarkStart w:id="626" w:name="_Toc264380352"/>
      <w:bookmarkStart w:id="627" w:name="_Toc264396041"/>
      <w:bookmarkStart w:id="628" w:name="_Toc264396298"/>
      <w:bookmarkStart w:id="629" w:name="_Toc264397075"/>
      <w:bookmarkStart w:id="630" w:name="_Toc264397158"/>
      <w:bookmarkStart w:id="631" w:name="_Toc264735385"/>
      <w:bookmarkStart w:id="632" w:name="_Toc264737239"/>
      <w:bookmarkStart w:id="633" w:name="_Toc264798607"/>
      <w:bookmarkStart w:id="634" w:name="_Toc264918517"/>
      <w:bookmarkStart w:id="635" w:name="_Toc264995469"/>
      <w:bookmarkEnd w:id="625"/>
      <w:bookmarkEnd w:id="626"/>
      <w:bookmarkEnd w:id="627"/>
      <w:bookmarkEnd w:id="628"/>
      <w:bookmarkEnd w:id="629"/>
      <w:bookmarkEnd w:id="630"/>
      <w:bookmarkEnd w:id="631"/>
      <w:bookmarkEnd w:id="632"/>
      <w:bookmarkEnd w:id="633"/>
      <w:bookmarkEnd w:id="634"/>
      <w:bookmarkEnd w:id="635"/>
    </w:p>
    <w:p w:rsidR="000728C4" w:rsidRPr="00CF554C" w:rsidRDefault="000728C4" w:rsidP="000728C4">
      <w:pPr>
        <w:pStyle w:val="Heading4"/>
        <w:keepNext/>
        <w:keepLines/>
        <w:numPr>
          <w:ilvl w:val="3"/>
          <w:numId w:val="38"/>
        </w:numPr>
        <w:spacing w:line="276" w:lineRule="auto"/>
        <w:rPr>
          <w:rFonts w:cs="Times New Roman"/>
          <w:i w:val="0"/>
        </w:rPr>
      </w:pPr>
      <w:r>
        <w:rPr>
          <w:rFonts w:cs="Times New Roman"/>
          <w:i w:val="0"/>
        </w:rPr>
        <w:t>Hardware I</w:t>
      </w:r>
      <w:r w:rsidRPr="00CF554C">
        <w:rPr>
          <w:rFonts w:cs="Times New Roman"/>
          <w:i w:val="0"/>
        </w:rPr>
        <w:t>nfrastructure</w:t>
      </w:r>
    </w:p>
    <w:p w:rsidR="000728C4" w:rsidRPr="00CF554C" w:rsidRDefault="000728C4" w:rsidP="000728C4">
      <w:r w:rsidRPr="00CF554C">
        <w:t xml:space="preserve">The </w:t>
      </w:r>
      <w:r>
        <w:t>service center</w:t>
      </w:r>
      <w:r w:rsidRPr="00CF554C">
        <w:t xml:space="preserve"> architecture, as presented in </w:t>
      </w:r>
      <w:fldSimple w:instr=" REF _Ref264031463 \h  \* MERGEFORMAT ">
        <w:r w:rsidR="00825075" w:rsidRPr="00825075">
          <w:t xml:space="preserve">Figure </w:t>
        </w:r>
        <w:r w:rsidR="00825075" w:rsidRPr="00825075">
          <w:rPr>
            <w:noProof/>
          </w:rPr>
          <w:t>6.9</w:t>
        </w:r>
      </w:fldSimple>
      <w:r w:rsidRPr="00CF554C">
        <w:t xml:space="preserve"> consists of a server cluster (2 servers in this </w:t>
      </w:r>
      <w:r>
        <w:t>test</w:t>
      </w:r>
      <w:r w:rsidRPr="00CF554C">
        <w:t xml:space="preserve">), a shared storage used by the cluster, environment sensors and a computer running the </w:t>
      </w:r>
      <w:r>
        <w:t xml:space="preserve">autonomic system </w:t>
      </w:r>
      <w:r w:rsidRPr="00CF554C">
        <w:t>controller</w:t>
      </w:r>
      <w:r>
        <w:t xml:space="preserve"> built using the framework presented in this report</w:t>
      </w:r>
      <w:r w:rsidRPr="00CF554C">
        <w:t xml:space="preserve">. The shared storage is used to host the virtual machines in order to be accessible from any server in the task migration process. For this </w:t>
      </w:r>
      <w:r>
        <w:t xml:space="preserve">there are only two environment sensors, </w:t>
      </w:r>
      <w:r w:rsidRPr="00B70C14">
        <w:rPr>
          <w:i/>
        </w:rPr>
        <w:t>Temperature</w:t>
      </w:r>
      <w:r>
        <w:rPr>
          <w:i/>
        </w:rPr>
        <w:t xml:space="preserve"> </w:t>
      </w:r>
      <w:r>
        <w:t xml:space="preserve">and </w:t>
      </w:r>
      <w:r>
        <w:rPr>
          <w:i/>
        </w:rPr>
        <w:t>Humidity</w:t>
      </w:r>
      <w:r>
        <w:t xml:space="preserve"> sensors, which </w:t>
      </w:r>
      <w:r w:rsidRPr="00CF554C">
        <w:t xml:space="preserve">are simulated as described in </w:t>
      </w:r>
      <w:fldSimple w:instr=" REF _Ref264031702 \r \h  \* MERGEFORMAT ">
        <w:r w:rsidR="00825075">
          <w:t>6.1</w:t>
        </w:r>
      </w:fldSimple>
      <w:r>
        <w:t xml:space="preserve"> </w:t>
      </w:r>
      <w:r w:rsidR="003E2112">
        <w:fldChar w:fldCharType="begin"/>
      </w:r>
      <w:r>
        <w:instrText xml:space="preserve"> REF _Ref264737085 \h </w:instrText>
      </w:r>
      <w:r w:rsidR="003E2112">
        <w:fldChar w:fldCharType="separate"/>
      </w:r>
      <w:r w:rsidR="00825075" w:rsidRPr="00CF554C">
        <w:rPr>
          <w:rFonts w:cs="Times New Roman"/>
        </w:rPr>
        <w:t>Self-Healing Environment</w:t>
      </w:r>
      <w:r w:rsidR="00825075">
        <w:rPr>
          <w:rFonts w:cs="Times New Roman"/>
        </w:rPr>
        <w:t xml:space="preserve"> Case Study</w:t>
      </w:r>
      <w:r w:rsidR="003E2112">
        <w:fldChar w:fldCharType="end"/>
      </w:r>
      <w:r w:rsidRPr="00CF554C">
        <w:t>.</w:t>
      </w:r>
    </w:p>
    <w:p w:rsidR="000728C4" w:rsidRPr="00CF554C" w:rsidRDefault="000728C4" w:rsidP="000728C4">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2"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9" cstate="print"/>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0728C4" w:rsidRDefault="000728C4" w:rsidP="000728C4">
      <w:pPr>
        <w:pStyle w:val="Caption"/>
        <w:jc w:val="center"/>
        <w:rPr>
          <w:rFonts w:cs="Times New Roman"/>
          <w:noProof/>
          <w:color w:val="auto"/>
        </w:rPr>
      </w:pPr>
      <w:bookmarkStart w:id="636" w:name="_Ref264031463"/>
      <w:bookmarkStart w:id="637" w:name="_Toc264369144"/>
      <w:bookmarkStart w:id="638" w:name="_Toc264798658"/>
      <w:bookmarkStart w:id="639" w:name="_Toc264916836"/>
      <w:bookmarkStart w:id="640" w:name="_Toc264920390"/>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6</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9</w:t>
      </w:r>
      <w:r w:rsidR="003E2112">
        <w:rPr>
          <w:rFonts w:cs="Times New Roman"/>
          <w:color w:val="auto"/>
        </w:rPr>
        <w:fldChar w:fldCharType="end"/>
      </w:r>
      <w:bookmarkEnd w:id="636"/>
      <w:r w:rsidRPr="00CF554C">
        <w:rPr>
          <w:rFonts w:cs="Times New Roman"/>
          <w:color w:val="auto"/>
        </w:rPr>
        <w:t xml:space="preserve">: </w:t>
      </w:r>
      <w:r>
        <w:rPr>
          <w:rFonts w:cs="Times New Roman"/>
          <w:color w:val="auto"/>
        </w:rPr>
        <w:t>Case Study</w:t>
      </w:r>
      <w:r w:rsidRPr="00CF554C">
        <w:rPr>
          <w:rFonts w:cs="Times New Roman"/>
          <w:color w:val="auto"/>
        </w:rPr>
        <w:t xml:space="preserve"> </w:t>
      </w:r>
      <w:r>
        <w:rPr>
          <w:rFonts w:cs="Times New Roman"/>
          <w:color w:val="auto"/>
        </w:rPr>
        <w:t>Service center</w:t>
      </w:r>
      <w:r w:rsidRPr="00CF554C">
        <w:rPr>
          <w:rFonts w:cs="Times New Roman"/>
          <w:color w:val="auto"/>
        </w:rPr>
        <w:t xml:space="preserve"> </w:t>
      </w:r>
      <w:r w:rsidRPr="00CF554C">
        <w:rPr>
          <w:rFonts w:cs="Times New Roman"/>
          <w:noProof/>
          <w:color w:val="auto"/>
        </w:rPr>
        <w:t>Structure</w:t>
      </w:r>
      <w:bookmarkEnd w:id="637"/>
      <w:bookmarkEnd w:id="638"/>
      <w:bookmarkEnd w:id="639"/>
      <w:bookmarkEnd w:id="640"/>
    </w:p>
    <w:p w:rsidR="000728C4" w:rsidRPr="00670360" w:rsidRDefault="000728C4" w:rsidP="000728C4">
      <w:pPr>
        <w:pStyle w:val="Heading4"/>
        <w:keepNext/>
        <w:keepLines/>
        <w:numPr>
          <w:ilvl w:val="3"/>
          <w:numId w:val="38"/>
        </w:numPr>
        <w:spacing w:line="276" w:lineRule="auto"/>
        <w:rPr>
          <w:rFonts w:cs="Times New Roman"/>
          <w:i w:val="0"/>
        </w:rPr>
      </w:pPr>
      <w:r>
        <w:rPr>
          <w:rFonts w:cs="Times New Roman"/>
          <w:i w:val="0"/>
        </w:rPr>
        <w:t>Software Architecture</w:t>
      </w:r>
    </w:p>
    <w:p w:rsidR="000728C4" w:rsidRPr="00CF554C" w:rsidRDefault="000728C4" w:rsidP="000728C4">
      <w:pPr>
        <w:ind w:firstLine="720"/>
        <w:rPr>
          <w:rFonts w:cs="Times New Roman"/>
        </w:rPr>
      </w:pPr>
      <w:r w:rsidRPr="00CF554C">
        <w:rPr>
          <w:rFonts w:cs="Times New Roman"/>
        </w:rPr>
        <w:t xml:space="preserve"> The software architecture of the </w:t>
      </w:r>
      <w:r>
        <w:rPr>
          <w:rFonts w:cs="Times New Roman"/>
        </w:rPr>
        <w:t>evaluation</w:t>
      </w:r>
      <w:r w:rsidRPr="00CF554C">
        <w:rPr>
          <w:rFonts w:cs="Times New Roman"/>
        </w:rPr>
        <w:t xml:space="preserve"> </w:t>
      </w:r>
      <w:r>
        <w:rPr>
          <w:rFonts w:cs="Times New Roman"/>
        </w:rPr>
        <w:t>service center</w:t>
      </w:r>
      <w:r w:rsidRPr="00CF554C">
        <w:rPr>
          <w:rFonts w:cs="Times New Roman"/>
        </w:rPr>
        <w:t xml:space="preserve">’s servers is presented in </w:t>
      </w:r>
      <w:fldSimple w:instr=" REF _Ref264032521 \h  \* MERGEFORMAT ">
        <w:r w:rsidR="00825075" w:rsidRPr="00CF554C">
          <w:rPr>
            <w:rFonts w:cs="Times New Roman"/>
          </w:rPr>
          <w:t xml:space="preserve">Figure </w:t>
        </w:r>
        <w:r w:rsidR="00825075">
          <w:rPr>
            <w:rFonts w:cs="Times New Roman"/>
            <w:noProof/>
          </w:rPr>
          <w:t>6.10</w:t>
        </w:r>
      </w:fldSimple>
      <w:r w:rsidRPr="00CF554C">
        <w:rPr>
          <w:rFonts w:cs="Times New Roman"/>
        </w:rPr>
        <w:t xml:space="preserve">. The servers in the </w:t>
      </w:r>
      <w:r>
        <w:rPr>
          <w:rFonts w:cs="Times New Roman"/>
        </w:rPr>
        <w:t>service center</w:t>
      </w:r>
      <w:r w:rsidRPr="00CF554C">
        <w:rPr>
          <w:rFonts w:cs="Times New Roman"/>
        </w:rPr>
        <w:t xml:space="preserve"> are running Microsoft Windows Server 2008 R2 </w:t>
      </w:r>
      <w:fldSimple w:instr=" REF _Ref264031943 \h  \* MERGEFORMAT ">
        <w:r w:rsidR="00825075" w:rsidRPr="00825075">
          <w:rPr>
            <w:rFonts w:cs="Times New Roman"/>
          </w:rPr>
          <w:t xml:space="preserve">[ </w:t>
        </w:r>
        <w:r w:rsidR="00825075" w:rsidRPr="00825075">
          <w:rPr>
            <w:rFonts w:cs="Times New Roman"/>
            <w:noProof/>
          </w:rPr>
          <w:t>66</w:t>
        </w:r>
      </w:fldSimple>
      <w:r w:rsidRPr="00CF554C">
        <w:rPr>
          <w:rFonts w:cs="Times New Roman"/>
        </w:rPr>
        <w:t xml:space="preserve"> ] as operating system.  The hypervisor installed on the servers is Hyper-V Server R2 </w:t>
      </w:r>
      <w:fldSimple w:instr=" REF _Ref264032068 \h  \* MERGEFORMAT ">
        <w:r w:rsidR="00825075" w:rsidRPr="00825075">
          <w:rPr>
            <w:rFonts w:cs="Times New Roman"/>
          </w:rPr>
          <w:t xml:space="preserve">[ </w:t>
        </w:r>
        <w:r w:rsidR="00825075" w:rsidRPr="00825075">
          <w:rPr>
            <w:rFonts w:cs="Times New Roman"/>
            <w:noProof/>
          </w:rPr>
          <w:t>68</w:t>
        </w:r>
      </w:fldSimple>
      <w:r w:rsidRPr="00CF554C">
        <w:rPr>
          <w:rFonts w:cs="Times New Roman"/>
        </w:rPr>
        <w:t xml:space="preserve"> ]. For this </w:t>
      </w:r>
      <w:r>
        <w:rPr>
          <w:rFonts w:cs="Times New Roman"/>
        </w:rPr>
        <w:lastRenderedPageBreak/>
        <w:t>evaluation</w:t>
      </w:r>
      <w:r w:rsidRPr="00CF554C">
        <w:rPr>
          <w:rFonts w:cs="Times New Roman"/>
        </w:rPr>
        <w:t xml:space="preserve"> 2 server where used, each server having a 2 GHz Dual Core processor, 2 GB of RAM and a 150 GB hard drive. </w:t>
      </w:r>
    </w:p>
    <w:p w:rsidR="000728C4" w:rsidRPr="00CF554C" w:rsidRDefault="000728C4" w:rsidP="000728C4">
      <w:pPr>
        <w:keepNext/>
        <w:jc w:val="center"/>
        <w:rPr>
          <w:rFonts w:cs="Times New Roman"/>
        </w:rPr>
      </w:pPr>
      <w:r>
        <w:rPr>
          <w:rFonts w:cs="Times New Roman"/>
          <w:noProof/>
          <w:lang w:bidi="ar-SA"/>
        </w:rPr>
        <w:drawing>
          <wp:inline distT="0" distB="0" distL="0" distR="0">
            <wp:extent cx="1943100" cy="2437895"/>
            <wp:effectExtent l="38100" t="19050" r="19050" b="19555"/>
            <wp:docPr id="104" name="Picture 2" descr="J:\cercetare\licenta\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server_technologies.png"/>
                    <pic:cNvPicPr>
                      <a:picLocks noChangeAspect="1" noChangeArrowheads="1"/>
                    </pic:cNvPicPr>
                  </pic:nvPicPr>
                  <pic:blipFill>
                    <a:blip r:embed="rId60" cstate="print"/>
                    <a:srcRect/>
                    <a:stretch>
                      <a:fillRect/>
                    </a:stretch>
                  </pic:blipFill>
                  <pic:spPr bwMode="auto">
                    <a:xfrm>
                      <a:off x="0" y="0"/>
                      <a:ext cx="1943100" cy="2437895"/>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641" w:name="_Ref264032521"/>
      <w:bookmarkStart w:id="642" w:name="_Toc264369145"/>
      <w:bookmarkStart w:id="643" w:name="_Toc264798659"/>
      <w:bookmarkStart w:id="644" w:name="_Toc264916837"/>
      <w:bookmarkStart w:id="645" w:name="_Toc264920391"/>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6</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10</w:t>
      </w:r>
      <w:r w:rsidR="003E2112">
        <w:rPr>
          <w:rFonts w:cs="Times New Roman"/>
          <w:color w:val="auto"/>
        </w:rPr>
        <w:fldChar w:fldCharType="end"/>
      </w:r>
      <w:bookmarkEnd w:id="641"/>
      <w:r w:rsidRPr="00CF554C">
        <w:rPr>
          <w:rFonts w:cs="Times New Roman"/>
          <w:color w:val="auto"/>
        </w:rPr>
        <w:t>: Server Technology Mapping</w:t>
      </w:r>
      <w:bookmarkEnd w:id="642"/>
      <w:bookmarkEnd w:id="643"/>
      <w:bookmarkEnd w:id="644"/>
      <w:bookmarkEnd w:id="645"/>
    </w:p>
    <w:p w:rsidR="000728C4" w:rsidRPr="00254ADF" w:rsidRDefault="000728C4" w:rsidP="000728C4">
      <w:pPr>
        <w:ind w:firstLine="720"/>
        <w:rPr>
          <w:rFonts w:cs="Times New Roman"/>
        </w:rPr>
      </w:pPr>
      <w:r w:rsidRPr="00CF554C">
        <w:rPr>
          <w:rFonts w:cs="Times New Roman"/>
        </w:rPr>
        <w:t xml:space="preserve">For interacting with the </w:t>
      </w:r>
      <w:r>
        <w:rPr>
          <w:rFonts w:cs="Times New Roman"/>
        </w:rPr>
        <w:t>service center</w:t>
      </w:r>
      <w:r w:rsidRPr="00CF554C">
        <w:rPr>
          <w:rFonts w:cs="Times New Roman"/>
        </w:rPr>
        <w:t xml:space="preserve">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Pr>
          <w:rFonts w:cs="Times New Roman"/>
        </w:rPr>
        <w:t xml:space="preserve"> </w:t>
      </w:r>
      <w:r w:rsidR="003E2112">
        <w:rPr>
          <w:rFonts w:cs="Times New Roman"/>
        </w:rPr>
        <w:fldChar w:fldCharType="begin"/>
      </w:r>
      <w:r>
        <w:rPr>
          <w:rFonts w:cs="Times New Roman"/>
        </w:rPr>
        <w:instrText xml:space="preserve"> REF _Ref264033087 \h </w:instrText>
      </w:r>
      <w:r w:rsidR="003E2112">
        <w:rPr>
          <w:rFonts w:cs="Times New Roman"/>
        </w:rPr>
      </w:r>
      <w:r w:rsidR="003E2112">
        <w:rPr>
          <w:rFonts w:cs="Times New Roman"/>
        </w:rPr>
        <w:fldChar w:fldCharType="separate"/>
      </w:r>
      <w:r w:rsidR="00825075" w:rsidRPr="0038514E">
        <w:rPr>
          <w:rFonts w:cs="Times New Roman"/>
          <w:sz w:val="22"/>
        </w:rPr>
        <w:t xml:space="preserve">[ </w:t>
      </w:r>
      <w:r w:rsidR="00825075">
        <w:rPr>
          <w:rFonts w:cs="Times New Roman"/>
          <w:noProof/>
          <w:sz w:val="22"/>
        </w:rPr>
        <w:t>70</w:t>
      </w:r>
      <w:r w:rsidR="003E2112">
        <w:rPr>
          <w:rFonts w:cs="Times New Roman"/>
        </w:rPr>
        <w:fldChar w:fldCharType="end"/>
      </w:r>
      <w:r>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Pr>
          <w:rFonts w:cs="Times New Roman"/>
          <w:i/>
        </w:rPr>
        <w:t>contextaware</w:t>
      </w:r>
      <w:r w:rsidRPr="00CF554C">
        <w:rPr>
          <w:rFonts w:cs="Times New Roman"/>
          <w:i/>
        </w:rPr>
        <w:t>.worldInterface.</w:t>
      </w:r>
      <w:r>
        <w:rPr>
          <w:rFonts w:cs="Times New Roman"/>
          <w:i/>
        </w:rPr>
        <w:t>service center</w:t>
      </w:r>
      <w:r w:rsidRPr="00CF554C">
        <w:rPr>
          <w:rFonts w:cs="Times New Roman"/>
          <w:i/>
        </w:rPr>
        <w:t>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Pr>
          <w:rFonts w:cs="Times New Roman"/>
        </w:rPr>
        <w:t xml:space="preserve"> and the WMI Hyper-V interaction mechanism are</w:t>
      </w:r>
      <w:r w:rsidRPr="00CF554C">
        <w:rPr>
          <w:rFonts w:cs="Times New Roman"/>
        </w:rPr>
        <w:t xml:space="preserve"> described in detail in </w:t>
      </w:r>
      <w:fldSimple w:instr=" REF _Ref263593784 \h  \* MERGEFORMAT ">
        <w:r w:rsidR="00825075" w:rsidRPr="00825075">
          <w:rPr>
            <w:rFonts w:cs="Times New Roman"/>
          </w:rPr>
          <w:t xml:space="preserve">[ </w:t>
        </w:r>
        <w:r w:rsidR="00825075" w:rsidRPr="00825075">
          <w:rPr>
            <w:rFonts w:cs="Times New Roman"/>
            <w:noProof/>
          </w:rPr>
          <w:t>31</w:t>
        </w:r>
      </w:fldSimple>
      <w:r w:rsidRPr="00CF554C">
        <w:rPr>
          <w:rFonts w:cs="Times New Roman"/>
        </w:rPr>
        <w:t xml:space="preserve"> ] by its author.</w:t>
      </w:r>
      <w:r>
        <w:rPr>
          <w:rFonts w:cs="Times New Roman"/>
        </w:rPr>
        <w:t xml:space="preserve"> In </w:t>
      </w:r>
      <w:r w:rsidR="003E2112">
        <w:rPr>
          <w:rFonts w:cs="Times New Roman"/>
        </w:rPr>
        <w:fldChar w:fldCharType="begin"/>
      </w:r>
      <w:r>
        <w:rPr>
          <w:rFonts w:cs="Times New Roman"/>
        </w:rPr>
        <w:instrText xml:space="preserve"> REF _Ref264268858 \h </w:instrText>
      </w:r>
      <w:r w:rsidR="003E2112">
        <w:rPr>
          <w:rFonts w:cs="Times New Roman"/>
        </w:rPr>
      </w:r>
      <w:r w:rsidR="003E2112">
        <w:rPr>
          <w:rFonts w:cs="Times New Roman"/>
        </w:rPr>
        <w:fldChar w:fldCharType="separate"/>
      </w:r>
      <w:r w:rsidR="00825075" w:rsidRPr="00CF554C">
        <w:rPr>
          <w:rFonts w:cs="Times New Roman"/>
        </w:rPr>
        <w:t xml:space="preserve">Figure </w:t>
      </w:r>
      <w:r w:rsidR="00825075">
        <w:rPr>
          <w:rFonts w:cs="Times New Roman"/>
          <w:noProof/>
        </w:rPr>
        <w:t>6</w:t>
      </w:r>
      <w:r w:rsidR="00825075">
        <w:rPr>
          <w:rFonts w:cs="Times New Roman"/>
        </w:rPr>
        <w:t>.</w:t>
      </w:r>
      <w:r w:rsidR="00825075">
        <w:rPr>
          <w:rFonts w:cs="Times New Roman"/>
          <w:noProof/>
        </w:rPr>
        <w:t>11</w:t>
      </w:r>
      <w:r w:rsidR="003E2112">
        <w:rPr>
          <w:rFonts w:cs="Times New Roman"/>
        </w:rPr>
        <w:fldChar w:fldCharType="end"/>
      </w:r>
      <w:r>
        <w:rPr>
          <w:rFonts w:cs="Times New Roman"/>
        </w:rPr>
        <w:t xml:space="preserve"> the interaction between the autonomic controller and the server endpoints is shown. A concrete implementation of the </w:t>
      </w:r>
      <w:r w:rsidRPr="00CF554C">
        <w:rPr>
          <w:rFonts w:cs="Times New Roman"/>
          <w:i/>
        </w:rPr>
        <w:t>ServerManagementProxyInterface</w:t>
      </w:r>
      <w:r>
        <w:rPr>
          <w:rFonts w:cs="Times New Roman"/>
        </w:rPr>
        <w:t xml:space="preserve"> is used to call the web services publiched on the IIS Server.The web services in turn call the specific functionality on the two C# endpoints, Server Monitor and Hyper-V Manager.</w:t>
      </w:r>
    </w:p>
    <w:p w:rsidR="000728C4" w:rsidRPr="00CF554C" w:rsidRDefault="000728C4" w:rsidP="000728C4">
      <w:pPr>
        <w:keepNext/>
        <w:jc w:val="center"/>
        <w:rPr>
          <w:rFonts w:cs="Times New Roman"/>
        </w:rPr>
      </w:pPr>
      <w:r w:rsidRPr="00CF554C">
        <w:rPr>
          <w:rFonts w:cs="Times New Roman"/>
          <w:noProof/>
          <w:lang w:bidi="ar-SA"/>
        </w:rPr>
        <w:drawing>
          <wp:inline distT="0" distB="0" distL="0" distR="0">
            <wp:extent cx="4228557" cy="1565910"/>
            <wp:effectExtent l="19050" t="19050" r="19593" b="15240"/>
            <wp:docPr id="105"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61" cstate="print"/>
                    <a:srcRect/>
                    <a:stretch>
                      <a:fillRect/>
                    </a:stretch>
                  </pic:blipFill>
                  <pic:spPr bwMode="auto">
                    <a:xfrm>
                      <a:off x="0" y="0"/>
                      <a:ext cx="4244438" cy="1571791"/>
                    </a:xfrm>
                    <a:prstGeom prst="rect">
                      <a:avLst/>
                    </a:prstGeom>
                    <a:noFill/>
                    <a:ln w="9525">
                      <a:solidFill>
                        <a:schemeClr val="tx1"/>
                      </a:solidFill>
                      <a:miter lim="800000"/>
                      <a:headEnd/>
                      <a:tailEnd/>
                    </a:ln>
                  </pic:spPr>
                </pic:pic>
              </a:graphicData>
            </a:graphic>
          </wp:inline>
        </w:drawing>
      </w:r>
    </w:p>
    <w:p w:rsidR="000728C4" w:rsidRDefault="000728C4" w:rsidP="000728C4">
      <w:pPr>
        <w:pStyle w:val="Caption"/>
        <w:jc w:val="center"/>
        <w:rPr>
          <w:rFonts w:cs="Times New Roman"/>
          <w:color w:val="auto"/>
        </w:rPr>
      </w:pPr>
      <w:bookmarkStart w:id="646" w:name="_Ref264268858"/>
      <w:bookmarkStart w:id="647" w:name="_Toc264369146"/>
      <w:bookmarkStart w:id="648" w:name="_Toc264798660"/>
      <w:bookmarkStart w:id="649" w:name="_Toc264916838"/>
      <w:bookmarkStart w:id="650" w:name="_Toc264920392"/>
      <w:r w:rsidRPr="00CF554C">
        <w:rPr>
          <w:rFonts w:cs="Times New Roman"/>
          <w:color w:val="auto"/>
        </w:rPr>
        <w:t xml:space="preserve">Figure </w:t>
      </w:r>
      <w:r w:rsidR="003E2112">
        <w:rPr>
          <w:rFonts w:cs="Times New Roman"/>
          <w:color w:val="auto"/>
        </w:rPr>
        <w:fldChar w:fldCharType="begin"/>
      </w:r>
      <w:r>
        <w:rPr>
          <w:rFonts w:cs="Times New Roman"/>
          <w:color w:val="auto"/>
        </w:rPr>
        <w:instrText xml:space="preserve"> STYLEREF 1 \s </w:instrText>
      </w:r>
      <w:r w:rsidR="003E2112">
        <w:rPr>
          <w:rFonts w:cs="Times New Roman"/>
          <w:color w:val="auto"/>
        </w:rPr>
        <w:fldChar w:fldCharType="separate"/>
      </w:r>
      <w:r w:rsidR="00825075">
        <w:rPr>
          <w:rFonts w:cs="Times New Roman"/>
          <w:noProof/>
          <w:color w:val="auto"/>
        </w:rPr>
        <w:t>6</w:t>
      </w:r>
      <w:r w:rsidR="003E2112">
        <w:rPr>
          <w:rFonts w:cs="Times New Roman"/>
          <w:color w:val="auto"/>
        </w:rPr>
        <w:fldChar w:fldCharType="end"/>
      </w:r>
      <w:r>
        <w:rPr>
          <w:rFonts w:cs="Times New Roman"/>
          <w:color w:val="auto"/>
        </w:rPr>
        <w:t>.</w:t>
      </w:r>
      <w:r w:rsidR="003E2112">
        <w:rPr>
          <w:rFonts w:cs="Times New Roman"/>
          <w:color w:val="auto"/>
        </w:rPr>
        <w:fldChar w:fldCharType="begin"/>
      </w:r>
      <w:r>
        <w:rPr>
          <w:rFonts w:cs="Times New Roman"/>
          <w:color w:val="auto"/>
        </w:rPr>
        <w:instrText xml:space="preserve"> SEQ Figure \* ARABIC \s 1 </w:instrText>
      </w:r>
      <w:r w:rsidR="003E2112">
        <w:rPr>
          <w:rFonts w:cs="Times New Roman"/>
          <w:color w:val="auto"/>
        </w:rPr>
        <w:fldChar w:fldCharType="separate"/>
      </w:r>
      <w:r w:rsidR="00825075">
        <w:rPr>
          <w:rFonts w:cs="Times New Roman"/>
          <w:noProof/>
          <w:color w:val="auto"/>
        </w:rPr>
        <w:t>11</w:t>
      </w:r>
      <w:r w:rsidR="003E2112">
        <w:rPr>
          <w:rFonts w:cs="Times New Roman"/>
          <w:color w:val="auto"/>
        </w:rPr>
        <w:fldChar w:fldCharType="end"/>
      </w:r>
      <w:bookmarkEnd w:id="646"/>
      <w:r w:rsidRPr="00CF554C">
        <w:rPr>
          <w:rFonts w:cs="Times New Roman"/>
          <w:color w:val="auto"/>
        </w:rPr>
        <w:t>: Server Interaction</w:t>
      </w:r>
      <w:bookmarkEnd w:id="647"/>
      <w:bookmarkEnd w:id="648"/>
      <w:bookmarkEnd w:id="649"/>
      <w:bookmarkEnd w:id="650"/>
    </w:p>
    <w:p w:rsidR="000728C4" w:rsidRPr="00670360" w:rsidRDefault="000728C4" w:rsidP="000728C4">
      <w:pPr>
        <w:pStyle w:val="Heading4"/>
        <w:keepNext/>
        <w:keepLines/>
        <w:numPr>
          <w:ilvl w:val="3"/>
          <w:numId w:val="38"/>
        </w:numPr>
        <w:spacing w:line="276" w:lineRule="auto"/>
        <w:rPr>
          <w:rFonts w:cs="Times New Roman"/>
          <w:i w:val="0"/>
        </w:rPr>
      </w:pPr>
      <w:r>
        <w:rPr>
          <w:rFonts w:cs="Times New Roman"/>
          <w:i w:val="0"/>
        </w:rPr>
        <w:t>Case Study Workload</w:t>
      </w:r>
    </w:p>
    <w:p w:rsidR="000728C4" w:rsidRDefault="000728C4" w:rsidP="000728C4">
      <w:pPr>
        <w:ind w:firstLine="720"/>
        <w:rPr>
          <w:rFonts w:cs="Times New Roman"/>
        </w:rPr>
      </w:pPr>
      <w:r>
        <w:rPr>
          <w:rFonts w:cs="Times New Roman"/>
        </w:rPr>
        <w:t>For the case study, the</w:t>
      </w:r>
      <w:r w:rsidRPr="00CF554C">
        <w:rPr>
          <w:rFonts w:cs="Times New Roman"/>
        </w:rPr>
        <w:t xml:space="preserve"> </w:t>
      </w:r>
      <w:r>
        <w:rPr>
          <w:rFonts w:cs="Times New Roman"/>
        </w:rPr>
        <w:t>service center</w:t>
      </w:r>
      <w:r w:rsidRPr="00CF554C">
        <w:rPr>
          <w:rFonts w:cs="Times New Roman"/>
        </w:rPr>
        <w:t xml:space="preserve"> workload</w:t>
      </w:r>
      <w:r>
        <w:rPr>
          <w:rFonts w:cs="Times New Roman"/>
        </w:rPr>
        <w:t xml:space="preserve"> consists of</w:t>
      </w:r>
      <w:r w:rsidRPr="00CF554C">
        <w:rPr>
          <w:rFonts w:cs="Times New Roman"/>
        </w:rPr>
        <w:t xml:space="preserve"> three virtual machines running Windows XP </w:t>
      </w:r>
      <w:fldSimple w:instr=" REF _Ref264034504 \h  \* MERGEFORMAT ">
        <w:r w:rsidR="00825075" w:rsidRPr="00825075">
          <w:rPr>
            <w:rFonts w:cs="Times New Roman"/>
          </w:rPr>
          <w:t xml:space="preserve">[ </w:t>
        </w:r>
        <w:r w:rsidR="00825075" w:rsidRPr="00825075">
          <w:rPr>
            <w:rFonts w:cs="Times New Roman"/>
            <w:noProof/>
          </w:rPr>
          <w:t>73</w:t>
        </w:r>
      </w:fldSimple>
      <w:r w:rsidRPr="00CF554C">
        <w:rPr>
          <w:rFonts w:cs="Times New Roman"/>
        </w:rPr>
        <w:t xml:space="preserve"> ]  where created using the Hyper-V Management GUI. Due to the lack of time, </w:t>
      </w:r>
      <w:r w:rsidRPr="00CF554C">
        <w:rPr>
          <w:rFonts w:cs="Times New Roman"/>
        </w:rPr>
        <w:lastRenderedPageBreak/>
        <w:t>no dynamic virtual machine resource allocation mechanism was built. Given this fact, the virtual machines p</w:t>
      </w:r>
      <w:r>
        <w:rPr>
          <w:rFonts w:cs="Times New Roman"/>
        </w:rPr>
        <w:t xml:space="preserve">hysically receive </w:t>
      </w:r>
      <w:r w:rsidRPr="00CF554C">
        <w:rPr>
          <w:rFonts w:cs="Times New Roman"/>
        </w:rPr>
        <w:t>the minimum resources amount specified in</w:t>
      </w:r>
      <w:r>
        <w:rPr>
          <w:rFonts w:cs="Times New Roman"/>
        </w:rPr>
        <w:t xml:space="preserve"> </w:t>
      </w:r>
      <w:fldSimple w:instr=" REF _Ref264035763 \h  \* MERGEFORMAT ">
        <w:r w:rsidR="00825075" w:rsidRPr="00CF554C">
          <w:rPr>
            <w:rFonts w:cs="Times New Roman"/>
          </w:rPr>
          <w:t xml:space="preserve">Table </w:t>
        </w:r>
        <w:r w:rsidR="00825075">
          <w:rPr>
            <w:rFonts w:cs="Times New Roman"/>
            <w:noProof/>
          </w:rPr>
          <w:t>6</w:t>
        </w:r>
        <w:r w:rsidR="00825075" w:rsidRPr="00CF554C">
          <w:rPr>
            <w:rFonts w:cs="Times New Roman"/>
            <w:noProof/>
          </w:rPr>
          <w:t>.</w:t>
        </w:r>
        <w:r w:rsidR="00825075">
          <w:rPr>
            <w:rFonts w:cs="Times New Roman"/>
            <w:noProof/>
          </w:rPr>
          <w:t>7</w:t>
        </w:r>
      </w:fldSimple>
      <w:r w:rsidRPr="00CF554C">
        <w:rPr>
          <w:rFonts w:cs="Times New Roman"/>
        </w:rPr>
        <w:t xml:space="preserve"> </w:t>
      </w:r>
      <w:r>
        <w:rPr>
          <w:rFonts w:cs="Times New Roman"/>
        </w:rPr>
        <w:t xml:space="preserve">when deployed. But inside the control logic, specified </w:t>
      </w:r>
      <w:r w:rsidRPr="00CF554C">
        <w:rPr>
          <w:rFonts w:cs="Times New Roman"/>
        </w:rPr>
        <w:t>ranges are used</w:t>
      </w:r>
      <w:r>
        <w:rPr>
          <w:rFonts w:cs="Times New Roman"/>
        </w:rPr>
        <w:t xml:space="preserve"> and each task deployed without negotiation is marked to use the maximum amount of resources required</w:t>
      </w:r>
      <w:r w:rsidRPr="00CF554C">
        <w:rPr>
          <w:rFonts w:cs="Times New Roman"/>
        </w:rPr>
        <w:t xml:space="preserve">. </w:t>
      </w:r>
    </w:p>
    <w:p w:rsidR="000728C4" w:rsidRDefault="000728C4" w:rsidP="000728C4">
      <w:pPr>
        <w:ind w:firstLine="720"/>
        <w:rPr>
          <w:rFonts w:cs="Times New Roman"/>
        </w:rPr>
      </w:pPr>
      <w:r>
        <w:rPr>
          <w:rFonts w:cs="Times New Roman"/>
        </w:rPr>
        <w:t xml:space="preserve">For this test the negotiation mechanism presented in </w:t>
      </w:r>
      <w:r w:rsidR="003E2112">
        <w:rPr>
          <w:rFonts w:cs="Times New Roman"/>
        </w:rPr>
        <w:fldChar w:fldCharType="begin"/>
      </w:r>
      <w:r>
        <w:rPr>
          <w:rFonts w:cs="Times New Roman"/>
        </w:rPr>
        <w:instrText xml:space="preserve"> REF _Ref264269289 \r \h </w:instrText>
      </w:r>
      <w:r w:rsidR="003E2112">
        <w:rPr>
          <w:rFonts w:cs="Times New Roman"/>
        </w:rPr>
      </w:r>
      <w:r w:rsidR="003E2112">
        <w:rPr>
          <w:rFonts w:cs="Times New Roman"/>
        </w:rPr>
        <w:fldChar w:fldCharType="separate"/>
      </w:r>
      <w:r w:rsidR="00825075">
        <w:rPr>
          <w:rFonts w:cs="Times New Roman"/>
        </w:rPr>
        <w:t>5.7.1</w:t>
      </w:r>
      <w:r w:rsidR="003E2112">
        <w:rPr>
          <w:rFonts w:cs="Times New Roman"/>
        </w:rPr>
        <w:fldChar w:fldCharType="end"/>
      </w:r>
      <w:r>
        <w:rPr>
          <w:rFonts w:cs="Times New Roman"/>
        </w:rPr>
        <w:t xml:space="preserve"> </w:t>
      </w:r>
      <w:r w:rsidR="003E2112">
        <w:rPr>
          <w:rFonts w:cs="Times New Roman"/>
        </w:rPr>
        <w:fldChar w:fldCharType="begin"/>
      </w:r>
      <w:r>
        <w:rPr>
          <w:rFonts w:cs="Times New Roman"/>
        </w:rPr>
        <w:instrText xml:space="preserve"> REF _Ref264269293 \h </w:instrText>
      </w:r>
      <w:r w:rsidR="003E2112">
        <w:rPr>
          <w:rFonts w:cs="Times New Roman"/>
        </w:rPr>
      </w:r>
      <w:r w:rsidR="003E2112">
        <w:rPr>
          <w:rFonts w:cs="Times New Roman"/>
        </w:rPr>
        <w:fldChar w:fldCharType="separate"/>
      </w:r>
      <w:r w:rsidR="00825075" w:rsidRPr="00CF554C">
        <w:rPr>
          <w:rFonts w:cs="Times New Roman"/>
        </w:rPr>
        <w:t>Fuzzy Logic Negotiator</w:t>
      </w:r>
      <w:r w:rsidR="003E2112">
        <w:rPr>
          <w:rFonts w:cs="Times New Roman"/>
        </w:rPr>
        <w:fldChar w:fldCharType="end"/>
      </w:r>
      <w:r>
        <w:rPr>
          <w:rFonts w:cs="Times New Roman"/>
        </w:rPr>
        <w:t xml:space="preserve"> was plugged in the controller. The negotiation mechanism was used to negotiate the allocation of resources between tasks when no other solution was possible, after every task reallocation strategy was tested. Such a situation appears when every server in the service 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 After negotiation, the server receives a new optimum load value.</w:t>
      </w:r>
    </w:p>
    <w:p w:rsidR="000728C4" w:rsidRDefault="000728C4" w:rsidP="000728C4">
      <w:pPr>
        <w:ind w:firstLine="720"/>
        <w:rPr>
          <w:rFonts w:cs="Times New Roman"/>
        </w:rPr>
      </w:pPr>
      <w:r>
        <w:rPr>
          <w:rFonts w:cs="Times New Roman"/>
        </w:rPr>
        <w:t xml:space="preserve">The test cluster contains two servers each having similar hardware configurations, as presented in </w:t>
      </w:r>
    </w:p>
    <w:p w:rsidR="000728C4" w:rsidRPr="007704C4" w:rsidRDefault="000728C4" w:rsidP="000728C4">
      <w:pPr>
        <w:pStyle w:val="Caption"/>
        <w:keepNext/>
        <w:jc w:val="center"/>
        <w:rPr>
          <w:rFonts w:cs="Times New Roman"/>
          <w:color w:val="auto"/>
        </w:rPr>
      </w:pPr>
      <w:r w:rsidRPr="00CF554C">
        <w:rPr>
          <w:rFonts w:cs="Times New Roman"/>
          <w:color w:val="auto"/>
        </w:rPr>
        <w:t xml:space="preserve">Table </w:t>
      </w:r>
      <w:r w:rsidR="003E2112" w:rsidRPr="00CF554C">
        <w:rPr>
          <w:rFonts w:cs="Times New Roman"/>
          <w:color w:val="auto"/>
        </w:rPr>
        <w:fldChar w:fldCharType="begin"/>
      </w:r>
      <w:r w:rsidRPr="00CF554C">
        <w:rPr>
          <w:rFonts w:cs="Times New Roman"/>
          <w:color w:val="auto"/>
        </w:rPr>
        <w:instrText xml:space="preserve"> STYLEREF 1 \s </w:instrText>
      </w:r>
      <w:r w:rsidR="003E2112" w:rsidRPr="00CF554C">
        <w:rPr>
          <w:rFonts w:cs="Times New Roman"/>
          <w:color w:val="auto"/>
        </w:rPr>
        <w:fldChar w:fldCharType="separate"/>
      </w:r>
      <w:r w:rsidR="00825075">
        <w:rPr>
          <w:rFonts w:cs="Times New Roman"/>
          <w:noProof/>
          <w:color w:val="auto"/>
        </w:rPr>
        <w:t>6</w:t>
      </w:r>
      <w:r w:rsidR="003E2112" w:rsidRPr="00CF554C">
        <w:rPr>
          <w:rFonts w:cs="Times New Roman"/>
          <w:color w:val="auto"/>
        </w:rPr>
        <w:fldChar w:fldCharType="end"/>
      </w:r>
      <w:r w:rsidRPr="00CF554C">
        <w:rPr>
          <w:rFonts w:cs="Times New Roman"/>
          <w:color w:val="auto"/>
        </w:rPr>
        <w:t>.</w:t>
      </w:r>
      <w:r>
        <w:rPr>
          <w:rFonts w:cs="Times New Roman"/>
          <w:color w:val="auto"/>
        </w:rPr>
        <w:t>6</w:t>
      </w:r>
      <w:r w:rsidRPr="00CF554C">
        <w:rPr>
          <w:rFonts w:cs="Times New Roman"/>
          <w:color w:val="auto"/>
        </w:rPr>
        <w:t xml:space="preserve">: </w:t>
      </w:r>
      <w:r>
        <w:rPr>
          <w:rFonts w:cs="Times New Roman"/>
          <w:color w:val="auto"/>
        </w:rPr>
        <w:t xml:space="preserve">Real Service center Servers’ Configuration </w:t>
      </w:r>
    </w:p>
    <w:tbl>
      <w:tblPr>
        <w:tblStyle w:val="MediumGrid1-Accent1"/>
        <w:tblW w:w="6835" w:type="dxa"/>
        <w:jc w:val="center"/>
        <w:tblLook w:val="04A0"/>
      </w:tblPr>
      <w:tblGrid>
        <w:gridCol w:w="450"/>
        <w:gridCol w:w="1705"/>
        <w:gridCol w:w="2054"/>
        <w:gridCol w:w="2626"/>
      </w:tblGrid>
      <w:tr w:rsidR="000728C4" w:rsidRPr="00CF554C" w:rsidTr="00AE06C9">
        <w:trPr>
          <w:cnfStyle w:val="100000000000"/>
          <w:jc w:val="center"/>
        </w:trPr>
        <w:tc>
          <w:tcPr>
            <w:cnfStyle w:val="001000000000"/>
            <w:tcW w:w="450" w:type="dxa"/>
            <w:shd w:val="clear" w:color="auto" w:fill="244061" w:themeFill="accent1" w:themeFillShade="80"/>
          </w:tcPr>
          <w:p w:rsidR="000728C4" w:rsidRPr="00CF554C" w:rsidRDefault="000728C4" w:rsidP="00AE06C9">
            <w:pPr>
              <w:rPr>
                <w:rFonts w:cs="Times New Roman"/>
                <w:sz w:val="20"/>
                <w:szCs w:val="20"/>
                <w:lang w:val="ro-RO"/>
              </w:rPr>
            </w:pPr>
          </w:p>
        </w:tc>
        <w:tc>
          <w:tcPr>
            <w:tcW w:w="6385" w:type="dxa"/>
            <w:gridSpan w:val="3"/>
            <w:shd w:val="clear" w:color="auto" w:fill="244061" w:themeFill="accent1" w:themeFillShade="80"/>
          </w:tcPr>
          <w:p w:rsidR="000728C4" w:rsidRPr="00CF554C" w:rsidRDefault="000728C4" w:rsidP="00AE06C9">
            <w:pPr>
              <w:jc w:val="center"/>
              <w:cnfStyle w:val="100000000000"/>
              <w:rPr>
                <w:rFonts w:cs="Times New Roman"/>
                <w:sz w:val="20"/>
                <w:szCs w:val="20"/>
                <w:lang w:val="ro-RO"/>
              </w:rPr>
            </w:pPr>
            <w:r>
              <w:rPr>
                <w:rFonts w:cs="Times New Roman"/>
                <w:sz w:val="20"/>
                <w:szCs w:val="20"/>
                <w:lang w:val="ro-RO"/>
              </w:rPr>
              <w:t>Service center Servers’ Configurations</w:t>
            </w:r>
          </w:p>
        </w:tc>
      </w:tr>
      <w:tr w:rsidR="000728C4" w:rsidRPr="00CF554C" w:rsidTr="00AE06C9">
        <w:trPr>
          <w:cnfStyle w:val="000000100000"/>
          <w:jc w:val="center"/>
        </w:trPr>
        <w:tc>
          <w:tcPr>
            <w:cnfStyle w:val="001000000000"/>
            <w:tcW w:w="450" w:type="dxa"/>
            <w:shd w:val="clear" w:color="auto" w:fill="244061" w:themeFill="accent1" w:themeFillShade="80"/>
          </w:tcPr>
          <w:p w:rsidR="000728C4" w:rsidRPr="00CF554C" w:rsidRDefault="000728C4" w:rsidP="00AE06C9">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0728C4" w:rsidRPr="00CF554C" w:rsidRDefault="000728C4" w:rsidP="00AE06C9">
            <w:pPr>
              <w:jc w:val="center"/>
              <w:cnfStyle w:val="0000001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0728C4" w:rsidRPr="00CF554C" w:rsidRDefault="000728C4" w:rsidP="00AE06C9">
            <w:pPr>
              <w:jc w:val="center"/>
              <w:cnfStyle w:val="000000100000"/>
              <w:rPr>
                <w:rFonts w:cs="Times New Roman"/>
                <w:sz w:val="20"/>
                <w:szCs w:val="20"/>
                <w:lang w:val="ro-RO"/>
              </w:rPr>
            </w:pPr>
            <w:r w:rsidRPr="00CF554C">
              <w:rPr>
                <w:rFonts w:cs="Times New Roman"/>
                <w:sz w:val="20"/>
                <w:szCs w:val="20"/>
                <w:lang w:val="ro-RO"/>
              </w:rPr>
              <w:t>Memory</w:t>
            </w:r>
          </w:p>
        </w:tc>
        <w:tc>
          <w:tcPr>
            <w:tcW w:w="2626" w:type="dxa"/>
            <w:shd w:val="clear" w:color="auto" w:fill="244061" w:themeFill="accent1" w:themeFillShade="80"/>
          </w:tcPr>
          <w:p w:rsidR="000728C4" w:rsidRPr="00CF554C" w:rsidRDefault="000728C4" w:rsidP="00AE06C9">
            <w:pPr>
              <w:jc w:val="center"/>
              <w:cnfStyle w:val="000000100000"/>
              <w:rPr>
                <w:rFonts w:cs="Times New Roman"/>
                <w:sz w:val="20"/>
                <w:szCs w:val="20"/>
                <w:lang w:val="ro-RO"/>
              </w:rPr>
            </w:pPr>
            <w:r w:rsidRPr="00CF554C">
              <w:rPr>
                <w:rFonts w:cs="Times New Roman"/>
                <w:sz w:val="20"/>
                <w:szCs w:val="20"/>
                <w:lang w:val="ro-RO"/>
              </w:rPr>
              <w:t>Storage</w:t>
            </w:r>
          </w:p>
        </w:tc>
      </w:tr>
      <w:tr w:rsidR="000728C4" w:rsidRPr="00CF554C" w:rsidTr="00AE06C9">
        <w:trPr>
          <w:jc w:val="center"/>
        </w:trPr>
        <w:tc>
          <w:tcPr>
            <w:cnfStyle w:val="001000000000"/>
            <w:tcW w:w="450" w:type="dxa"/>
          </w:tcPr>
          <w:p w:rsidR="000728C4" w:rsidRPr="00CF554C" w:rsidRDefault="000728C4" w:rsidP="00AE06C9">
            <w:pPr>
              <w:rPr>
                <w:rFonts w:cs="Times New Roman"/>
                <w:sz w:val="20"/>
                <w:szCs w:val="20"/>
                <w:lang w:val="ro-RO"/>
              </w:rPr>
            </w:pPr>
            <w:r w:rsidRPr="00CF554C">
              <w:rPr>
                <w:rFonts w:cs="Times New Roman"/>
                <w:sz w:val="20"/>
                <w:szCs w:val="20"/>
                <w:lang w:val="ro-RO"/>
              </w:rPr>
              <w:t>1</w:t>
            </w:r>
          </w:p>
        </w:tc>
        <w:tc>
          <w:tcPr>
            <w:tcW w:w="1705" w:type="dxa"/>
          </w:tcPr>
          <w:p w:rsidR="000728C4" w:rsidRPr="00CF554C" w:rsidRDefault="000728C4" w:rsidP="00AE06C9">
            <w:pPr>
              <w:cnfStyle w:val="000000000000"/>
              <w:rPr>
                <w:rFonts w:cs="Times New Roman"/>
                <w:lang w:val="ro-RO"/>
              </w:rPr>
            </w:pPr>
            <w:r>
              <w:rPr>
                <w:rFonts w:cs="Times New Roman"/>
                <w:lang w:val="ro-RO"/>
              </w:rPr>
              <w:t>2</w:t>
            </w:r>
            <w:r w:rsidRPr="00CF554C">
              <w:rPr>
                <w:rFonts w:cs="Times New Roman"/>
                <w:lang w:val="ro-RO"/>
              </w:rPr>
              <w:t xml:space="preserve"> x 3000 MHz</w:t>
            </w:r>
          </w:p>
        </w:tc>
        <w:tc>
          <w:tcPr>
            <w:tcW w:w="2054" w:type="dxa"/>
          </w:tcPr>
          <w:p w:rsidR="000728C4" w:rsidRPr="00CF554C" w:rsidRDefault="000728C4" w:rsidP="00AE06C9">
            <w:pPr>
              <w:cnfStyle w:val="000000000000"/>
              <w:rPr>
                <w:rFonts w:cs="Times New Roman"/>
                <w:lang w:val="ro-RO"/>
              </w:rPr>
            </w:pPr>
            <w:r w:rsidRPr="00CF554C">
              <w:rPr>
                <w:rFonts w:cs="Times New Roman"/>
                <w:lang w:val="ro-RO"/>
              </w:rPr>
              <w:t>2048 DDR2-1066</w:t>
            </w:r>
          </w:p>
        </w:tc>
        <w:tc>
          <w:tcPr>
            <w:tcW w:w="2626" w:type="dxa"/>
          </w:tcPr>
          <w:p w:rsidR="000728C4" w:rsidRPr="00CF554C" w:rsidRDefault="000728C4" w:rsidP="00AE06C9">
            <w:pPr>
              <w:cnfStyle w:val="000000000000"/>
              <w:rPr>
                <w:rFonts w:cs="Times New Roman"/>
                <w:lang w:val="ro-RO"/>
              </w:rPr>
            </w:pPr>
            <w:r>
              <w:rPr>
                <w:rFonts w:cs="Times New Roman"/>
                <w:lang w:val="ro-RO"/>
              </w:rPr>
              <w:t>500</w:t>
            </w:r>
            <w:r w:rsidRPr="00CF554C">
              <w:rPr>
                <w:rFonts w:cs="Times New Roman"/>
                <w:lang w:val="ro-RO"/>
              </w:rPr>
              <w:t xml:space="preserve"> GB @ 7200 rpm</w:t>
            </w:r>
          </w:p>
        </w:tc>
      </w:tr>
      <w:tr w:rsidR="000728C4" w:rsidRPr="00CF554C" w:rsidTr="00AE06C9">
        <w:trPr>
          <w:cnfStyle w:val="000000100000"/>
          <w:jc w:val="center"/>
        </w:trPr>
        <w:tc>
          <w:tcPr>
            <w:cnfStyle w:val="001000000000"/>
            <w:tcW w:w="450" w:type="dxa"/>
          </w:tcPr>
          <w:p w:rsidR="000728C4" w:rsidRPr="00CF554C" w:rsidRDefault="000728C4" w:rsidP="00AE06C9">
            <w:pPr>
              <w:rPr>
                <w:rFonts w:cs="Times New Roman"/>
                <w:sz w:val="20"/>
                <w:szCs w:val="20"/>
                <w:lang w:val="ro-RO"/>
              </w:rPr>
            </w:pPr>
            <w:r w:rsidRPr="00CF554C">
              <w:rPr>
                <w:rFonts w:cs="Times New Roman"/>
                <w:sz w:val="20"/>
                <w:szCs w:val="20"/>
                <w:lang w:val="ro-RO"/>
              </w:rPr>
              <w:t>2</w:t>
            </w:r>
          </w:p>
        </w:tc>
        <w:tc>
          <w:tcPr>
            <w:tcW w:w="1705" w:type="dxa"/>
          </w:tcPr>
          <w:p w:rsidR="000728C4" w:rsidRPr="00CF554C" w:rsidRDefault="000728C4" w:rsidP="00AE06C9">
            <w:pPr>
              <w:cnfStyle w:val="000000100000"/>
              <w:rPr>
                <w:rFonts w:cs="Times New Roman"/>
                <w:lang w:val="ro-RO"/>
              </w:rPr>
            </w:pPr>
            <w:r w:rsidRPr="00CF554C">
              <w:rPr>
                <w:rFonts w:cs="Times New Roman"/>
                <w:lang w:val="ro-RO"/>
              </w:rPr>
              <w:t>2 x 3000 MHz</w:t>
            </w:r>
          </w:p>
        </w:tc>
        <w:tc>
          <w:tcPr>
            <w:tcW w:w="2054" w:type="dxa"/>
          </w:tcPr>
          <w:p w:rsidR="000728C4" w:rsidRPr="00CF554C" w:rsidRDefault="000728C4" w:rsidP="00AE06C9">
            <w:pPr>
              <w:cnfStyle w:val="000000100000"/>
              <w:rPr>
                <w:rFonts w:cs="Times New Roman"/>
                <w:lang w:val="ro-RO"/>
              </w:rPr>
            </w:pPr>
            <w:r w:rsidRPr="00CF554C">
              <w:rPr>
                <w:rFonts w:cs="Times New Roman"/>
                <w:lang w:val="ro-RO"/>
              </w:rPr>
              <w:t>2048 DDR2-800</w:t>
            </w:r>
          </w:p>
        </w:tc>
        <w:tc>
          <w:tcPr>
            <w:tcW w:w="2626" w:type="dxa"/>
          </w:tcPr>
          <w:p w:rsidR="000728C4" w:rsidRPr="00CF554C" w:rsidRDefault="000728C4" w:rsidP="00AE06C9">
            <w:pPr>
              <w:cnfStyle w:val="000000100000"/>
              <w:rPr>
                <w:rFonts w:cs="Times New Roman"/>
                <w:lang w:val="ro-RO"/>
              </w:rPr>
            </w:pPr>
            <w:r>
              <w:rPr>
                <w:rFonts w:cs="Times New Roman"/>
                <w:lang w:val="ro-RO"/>
              </w:rPr>
              <w:t>45</w:t>
            </w:r>
            <w:r w:rsidRPr="00CF554C">
              <w:rPr>
                <w:rFonts w:cs="Times New Roman"/>
                <w:lang w:val="ro-RO"/>
              </w:rPr>
              <w:t>0 GB @ 7200 rpm</w:t>
            </w:r>
          </w:p>
        </w:tc>
      </w:tr>
    </w:tbl>
    <w:p w:rsidR="000728C4" w:rsidRDefault="000728C4" w:rsidP="000728C4">
      <w:pPr>
        <w:ind w:firstLine="720"/>
        <w:rPr>
          <w:rFonts w:cs="Times New Roman"/>
        </w:rPr>
      </w:pPr>
    </w:p>
    <w:p w:rsidR="000728C4" w:rsidRDefault="000728C4" w:rsidP="000728C4">
      <w:pPr>
        <w:ind w:firstLine="720"/>
        <w:rPr>
          <w:rFonts w:cs="Times New Roman"/>
        </w:rPr>
      </w:pPr>
      <w:r>
        <w:rPr>
          <w:rFonts w:cs="Times New Roman"/>
        </w:rPr>
        <w:t>The shared storage server is replaced in this evaluation by a network shared folder located on another computer (not on one of the servers).</w:t>
      </w:r>
    </w:p>
    <w:p w:rsidR="000728C4" w:rsidRPr="00CF554C" w:rsidRDefault="000728C4" w:rsidP="000728C4">
      <w:pPr>
        <w:ind w:firstLine="720"/>
        <w:rPr>
          <w:rFonts w:cs="Times New Roman"/>
        </w:rPr>
      </w:pPr>
      <w:r w:rsidRPr="00CF554C">
        <w:rPr>
          <w:rFonts w:cs="Times New Roman"/>
        </w:rPr>
        <w:t xml:space="preserve"> The task requirements were chosen based on the </w:t>
      </w:r>
      <w:r>
        <w:rPr>
          <w:rFonts w:cs="Times New Roman"/>
        </w:rPr>
        <w:t>service center</w:t>
      </w:r>
      <w:r w:rsidRPr="00CF554C">
        <w:rPr>
          <w:rFonts w:cs="Times New Roman"/>
        </w:rPr>
        <w:t xml:space="preserve"> server’s configuration to use less RAM in order to be accommodated on the server</w:t>
      </w:r>
      <w:r>
        <w:rPr>
          <w:rFonts w:cs="Times New Roman"/>
        </w:rPr>
        <w:t>s</w:t>
      </w:r>
      <w:r w:rsidRPr="00CF554C">
        <w:rPr>
          <w:rFonts w:cs="Times New Roman"/>
        </w:rPr>
        <w:t>. Windows Server 2008 R2 together with Hyper-V Server, II</w:t>
      </w:r>
      <w:r>
        <w:rPr>
          <w:rFonts w:cs="Times New Roman"/>
        </w:rPr>
        <w:t>S Server and other programs use</w:t>
      </w:r>
      <w:r w:rsidRPr="00CF554C">
        <w:rPr>
          <w:rFonts w:cs="Times New Roman"/>
        </w:rPr>
        <w:t xml:space="preserve"> around 1GB of RAM</w:t>
      </w:r>
      <w:r>
        <w:rPr>
          <w:rFonts w:cs="Times New Roman"/>
        </w:rPr>
        <w:t xml:space="preserve"> of the 2 available on the test servers</w:t>
      </w:r>
      <w:r w:rsidRPr="00CF554C">
        <w:rPr>
          <w:rFonts w:cs="Times New Roman"/>
        </w:rPr>
        <w:t>, so the amount of RAM the virtual machine use was a limitation.</w:t>
      </w:r>
    </w:p>
    <w:p w:rsidR="000728C4" w:rsidRPr="00CF554C" w:rsidRDefault="000728C4" w:rsidP="000728C4">
      <w:pPr>
        <w:pStyle w:val="Caption"/>
        <w:keepNext/>
        <w:jc w:val="center"/>
        <w:rPr>
          <w:rFonts w:cs="Times New Roman"/>
          <w:color w:val="auto"/>
        </w:rPr>
      </w:pPr>
      <w:bookmarkStart w:id="651" w:name="_Ref264035763"/>
      <w:bookmarkStart w:id="652" w:name="_Toc264369926"/>
      <w:r w:rsidRPr="00CF554C">
        <w:rPr>
          <w:rFonts w:cs="Times New Roman"/>
          <w:color w:val="auto"/>
        </w:rPr>
        <w:t xml:space="preserve">Table </w:t>
      </w:r>
      <w:r w:rsidR="003E2112" w:rsidRPr="00CF554C">
        <w:rPr>
          <w:rFonts w:cs="Times New Roman"/>
          <w:color w:val="auto"/>
        </w:rPr>
        <w:fldChar w:fldCharType="begin"/>
      </w:r>
      <w:r w:rsidRPr="00CF554C">
        <w:rPr>
          <w:rFonts w:cs="Times New Roman"/>
          <w:color w:val="auto"/>
        </w:rPr>
        <w:instrText xml:space="preserve"> STYLEREF 1 \s </w:instrText>
      </w:r>
      <w:r w:rsidR="003E2112" w:rsidRPr="00CF554C">
        <w:rPr>
          <w:rFonts w:cs="Times New Roman"/>
          <w:color w:val="auto"/>
        </w:rPr>
        <w:fldChar w:fldCharType="separate"/>
      </w:r>
      <w:r w:rsidR="00825075">
        <w:rPr>
          <w:rFonts w:cs="Times New Roman"/>
          <w:noProof/>
          <w:color w:val="auto"/>
        </w:rPr>
        <w:t>6</w:t>
      </w:r>
      <w:r w:rsidR="003E2112" w:rsidRPr="00CF554C">
        <w:rPr>
          <w:rFonts w:cs="Times New Roman"/>
          <w:color w:val="auto"/>
        </w:rPr>
        <w:fldChar w:fldCharType="end"/>
      </w:r>
      <w:r w:rsidRPr="00CF554C">
        <w:rPr>
          <w:rFonts w:cs="Times New Roman"/>
          <w:color w:val="auto"/>
        </w:rPr>
        <w:t>.</w:t>
      </w:r>
      <w:r>
        <w:rPr>
          <w:rFonts w:cs="Times New Roman"/>
          <w:color w:val="auto"/>
        </w:rPr>
        <w:t>7</w:t>
      </w:r>
      <w:bookmarkEnd w:id="651"/>
      <w:r w:rsidRPr="00CF554C">
        <w:rPr>
          <w:rFonts w:cs="Times New Roman"/>
          <w:color w:val="auto"/>
        </w:rPr>
        <w:t>: Virtual Machines Resource Allocation</w:t>
      </w:r>
      <w:bookmarkEnd w:id="652"/>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0728C4" w:rsidRPr="00CF554C" w:rsidTr="00AE06C9">
        <w:trPr>
          <w:cnfStyle w:val="100000000000"/>
          <w:trHeight w:val="273"/>
          <w:jc w:val="center"/>
        </w:trPr>
        <w:tc>
          <w:tcPr>
            <w:cnfStyle w:val="001000000000"/>
            <w:tcW w:w="681" w:type="dxa"/>
            <w:vMerge w:val="restart"/>
            <w:shd w:val="clear" w:color="auto" w:fill="244061" w:themeFill="accent1" w:themeFillShade="80"/>
          </w:tcPr>
          <w:p w:rsidR="000728C4" w:rsidRPr="00CF554C" w:rsidRDefault="000728C4" w:rsidP="00AE06C9">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0728C4" w:rsidRPr="00CF554C" w:rsidRDefault="000728C4" w:rsidP="00AE06C9">
            <w:pPr>
              <w:jc w:val="center"/>
              <w:cnfStyle w:val="100000000000"/>
              <w:rPr>
                <w:rFonts w:cs="Times New Roman"/>
                <w:lang w:val="ro-RO"/>
              </w:rPr>
            </w:pPr>
            <w:r w:rsidRPr="00CF554C">
              <w:rPr>
                <w:rFonts w:cs="Times New Roman"/>
                <w:lang w:val="ro-RO"/>
              </w:rPr>
              <w:t>Task Requirements</w:t>
            </w:r>
          </w:p>
        </w:tc>
      </w:tr>
      <w:tr w:rsidR="000728C4" w:rsidRPr="00CF554C" w:rsidTr="00AE06C9">
        <w:trPr>
          <w:cnfStyle w:val="000000100000"/>
          <w:trHeight w:val="107"/>
          <w:jc w:val="center"/>
        </w:trPr>
        <w:tc>
          <w:tcPr>
            <w:cnfStyle w:val="001000000000"/>
            <w:tcW w:w="681" w:type="dxa"/>
            <w:vMerge/>
            <w:shd w:val="clear" w:color="auto" w:fill="244061" w:themeFill="accent1" w:themeFillShade="80"/>
          </w:tcPr>
          <w:p w:rsidR="000728C4" w:rsidRPr="00CF554C" w:rsidRDefault="000728C4" w:rsidP="00AE06C9">
            <w:pPr>
              <w:jc w:val="center"/>
              <w:rPr>
                <w:rFonts w:cs="Times New Roman"/>
                <w:lang w:val="ro-RO"/>
              </w:rPr>
            </w:pPr>
          </w:p>
        </w:tc>
        <w:tc>
          <w:tcPr>
            <w:tcW w:w="3326" w:type="dxa"/>
            <w:gridSpan w:val="2"/>
            <w:shd w:val="clear" w:color="auto" w:fill="244061" w:themeFill="accent1" w:themeFillShade="80"/>
          </w:tcPr>
          <w:p w:rsidR="000728C4" w:rsidRPr="00CF554C" w:rsidRDefault="000728C4" w:rsidP="00AE06C9">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0728C4" w:rsidRPr="00CF554C" w:rsidRDefault="000728C4" w:rsidP="00AE06C9">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0728C4" w:rsidRPr="00CF554C" w:rsidRDefault="000728C4" w:rsidP="00AE06C9">
            <w:pPr>
              <w:jc w:val="center"/>
              <w:cnfStyle w:val="000000100000"/>
              <w:rPr>
                <w:rFonts w:cs="Times New Roman"/>
                <w:lang w:val="ro-RO"/>
              </w:rPr>
            </w:pPr>
            <w:r w:rsidRPr="00CF554C">
              <w:rPr>
                <w:rFonts w:cs="Times New Roman"/>
                <w:lang w:val="ro-RO"/>
              </w:rPr>
              <w:t>Storage (GB)</w:t>
            </w:r>
          </w:p>
        </w:tc>
      </w:tr>
      <w:tr w:rsidR="000728C4" w:rsidRPr="00CF554C" w:rsidTr="00AE06C9">
        <w:trPr>
          <w:trHeight w:val="106"/>
          <w:jc w:val="center"/>
        </w:trPr>
        <w:tc>
          <w:tcPr>
            <w:cnfStyle w:val="001000000000"/>
            <w:tcW w:w="681" w:type="dxa"/>
            <w:vMerge/>
            <w:shd w:val="clear" w:color="auto" w:fill="244061" w:themeFill="accent1" w:themeFillShade="80"/>
          </w:tcPr>
          <w:p w:rsidR="000728C4" w:rsidRPr="00CF554C" w:rsidRDefault="000728C4" w:rsidP="00AE06C9">
            <w:pPr>
              <w:jc w:val="center"/>
              <w:rPr>
                <w:rFonts w:cs="Times New Roman"/>
                <w:lang w:val="ro-RO"/>
              </w:rPr>
            </w:pPr>
          </w:p>
        </w:tc>
        <w:tc>
          <w:tcPr>
            <w:tcW w:w="1796" w:type="dxa"/>
            <w:shd w:val="clear" w:color="auto" w:fill="244061" w:themeFill="accent1" w:themeFillShade="80"/>
          </w:tcPr>
          <w:p w:rsidR="000728C4" w:rsidRPr="00CF554C" w:rsidRDefault="000728C4" w:rsidP="00AE06C9">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0728C4" w:rsidRPr="00CF554C" w:rsidRDefault="000728C4" w:rsidP="00AE06C9">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0728C4" w:rsidRPr="00CF554C" w:rsidRDefault="000728C4" w:rsidP="00AE06C9">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0728C4" w:rsidRPr="00CF554C" w:rsidRDefault="000728C4" w:rsidP="00AE06C9">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0728C4" w:rsidRPr="00CF554C" w:rsidRDefault="000728C4" w:rsidP="00AE06C9">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0728C4" w:rsidRPr="00CF554C" w:rsidRDefault="000728C4" w:rsidP="00AE06C9">
            <w:pPr>
              <w:jc w:val="center"/>
              <w:cnfStyle w:val="000000000000"/>
              <w:rPr>
                <w:rFonts w:cs="Times New Roman"/>
                <w:lang w:val="ro-RO"/>
              </w:rPr>
            </w:pPr>
            <w:r w:rsidRPr="00CF554C">
              <w:rPr>
                <w:rFonts w:cs="Times New Roman"/>
                <w:lang w:val="ro-RO"/>
              </w:rPr>
              <w:t>max</w:t>
            </w:r>
          </w:p>
        </w:tc>
      </w:tr>
      <w:tr w:rsidR="000728C4" w:rsidRPr="00CF554C" w:rsidTr="00AE06C9">
        <w:trPr>
          <w:cnfStyle w:val="000000100000"/>
          <w:trHeight w:val="273"/>
          <w:jc w:val="center"/>
        </w:trPr>
        <w:tc>
          <w:tcPr>
            <w:cnfStyle w:val="001000000000"/>
            <w:tcW w:w="681" w:type="dxa"/>
          </w:tcPr>
          <w:p w:rsidR="000728C4" w:rsidRPr="00CF554C" w:rsidRDefault="000728C4" w:rsidP="00AE06C9">
            <w:pPr>
              <w:jc w:val="center"/>
              <w:rPr>
                <w:rFonts w:cs="Times New Roman"/>
                <w:lang w:val="ro-RO"/>
              </w:rPr>
            </w:pPr>
            <w:r w:rsidRPr="00CF554C">
              <w:rPr>
                <w:rFonts w:cs="Times New Roman"/>
                <w:lang w:val="ro-RO"/>
              </w:rPr>
              <w:t>1</w:t>
            </w:r>
          </w:p>
        </w:tc>
        <w:tc>
          <w:tcPr>
            <w:tcW w:w="1796" w:type="dxa"/>
          </w:tcPr>
          <w:p w:rsidR="000728C4" w:rsidRPr="00CF554C" w:rsidRDefault="000728C4" w:rsidP="00AE06C9">
            <w:pPr>
              <w:cnfStyle w:val="000000100000"/>
              <w:rPr>
                <w:rFonts w:cs="Times New Roman"/>
                <w:lang w:val="ro-RO"/>
              </w:rPr>
            </w:pPr>
            <w:r w:rsidRPr="00CF554C">
              <w:rPr>
                <w:rFonts w:cs="Times New Roman"/>
                <w:lang w:val="ro-RO"/>
              </w:rPr>
              <w:t xml:space="preserve">100 </w:t>
            </w:r>
          </w:p>
        </w:tc>
        <w:tc>
          <w:tcPr>
            <w:tcW w:w="1530" w:type="dxa"/>
          </w:tcPr>
          <w:p w:rsidR="000728C4" w:rsidRPr="00CF554C" w:rsidRDefault="000728C4" w:rsidP="00AE06C9">
            <w:pPr>
              <w:cnfStyle w:val="000000100000"/>
              <w:rPr>
                <w:rFonts w:cs="Times New Roman"/>
                <w:lang w:val="ro-RO"/>
              </w:rPr>
            </w:pPr>
            <w:r w:rsidRPr="00CF554C">
              <w:rPr>
                <w:rFonts w:cs="Times New Roman"/>
                <w:lang w:val="ro-RO"/>
              </w:rPr>
              <w:t xml:space="preserve">500 </w:t>
            </w:r>
          </w:p>
        </w:tc>
        <w:tc>
          <w:tcPr>
            <w:tcW w:w="1260" w:type="dxa"/>
          </w:tcPr>
          <w:p w:rsidR="000728C4" w:rsidRPr="00CF554C" w:rsidRDefault="000728C4" w:rsidP="00AE06C9">
            <w:pPr>
              <w:cnfStyle w:val="000000100000"/>
              <w:rPr>
                <w:rFonts w:cs="Times New Roman"/>
                <w:lang w:val="ro-RO"/>
              </w:rPr>
            </w:pPr>
            <w:r w:rsidRPr="00CF554C">
              <w:rPr>
                <w:rFonts w:cs="Times New Roman"/>
                <w:lang w:val="ro-RO"/>
              </w:rPr>
              <w:t xml:space="preserve">100 </w:t>
            </w:r>
          </w:p>
        </w:tc>
        <w:tc>
          <w:tcPr>
            <w:tcW w:w="1080" w:type="dxa"/>
          </w:tcPr>
          <w:p w:rsidR="000728C4" w:rsidRPr="00CF554C" w:rsidRDefault="000728C4" w:rsidP="00AE06C9">
            <w:pPr>
              <w:cnfStyle w:val="000000100000"/>
              <w:rPr>
                <w:rFonts w:cs="Times New Roman"/>
                <w:lang w:val="ro-RO"/>
              </w:rPr>
            </w:pPr>
            <w:r w:rsidRPr="00CF554C">
              <w:rPr>
                <w:rFonts w:cs="Times New Roman"/>
                <w:lang w:val="ro-RO"/>
              </w:rPr>
              <w:t>300</w:t>
            </w:r>
          </w:p>
        </w:tc>
        <w:tc>
          <w:tcPr>
            <w:tcW w:w="1067" w:type="dxa"/>
            <w:gridSpan w:val="2"/>
          </w:tcPr>
          <w:p w:rsidR="000728C4" w:rsidRPr="00CF554C" w:rsidRDefault="000728C4" w:rsidP="00AE06C9">
            <w:pPr>
              <w:cnfStyle w:val="000000100000"/>
              <w:rPr>
                <w:rFonts w:cs="Times New Roman"/>
                <w:lang w:val="ro-RO"/>
              </w:rPr>
            </w:pPr>
            <w:r w:rsidRPr="00CF554C">
              <w:rPr>
                <w:rFonts w:cs="Times New Roman"/>
                <w:lang w:val="ro-RO"/>
              </w:rPr>
              <w:t>1</w:t>
            </w:r>
          </w:p>
        </w:tc>
        <w:tc>
          <w:tcPr>
            <w:tcW w:w="779" w:type="dxa"/>
          </w:tcPr>
          <w:p w:rsidR="000728C4" w:rsidRPr="00CF554C" w:rsidRDefault="000728C4" w:rsidP="00AE06C9">
            <w:pPr>
              <w:cnfStyle w:val="000000100000"/>
              <w:rPr>
                <w:rFonts w:cs="Times New Roman"/>
                <w:lang w:val="ro-RO"/>
              </w:rPr>
            </w:pPr>
            <w:r w:rsidRPr="00CF554C">
              <w:rPr>
                <w:rFonts w:cs="Times New Roman"/>
                <w:lang w:val="ro-RO"/>
              </w:rPr>
              <w:t>2</w:t>
            </w:r>
          </w:p>
        </w:tc>
      </w:tr>
      <w:tr w:rsidR="000728C4" w:rsidRPr="00CF554C" w:rsidTr="00AE06C9">
        <w:trPr>
          <w:trHeight w:val="258"/>
          <w:jc w:val="center"/>
        </w:trPr>
        <w:tc>
          <w:tcPr>
            <w:cnfStyle w:val="001000000000"/>
            <w:tcW w:w="681" w:type="dxa"/>
          </w:tcPr>
          <w:p w:rsidR="000728C4" w:rsidRPr="00CF554C" w:rsidRDefault="000728C4" w:rsidP="00AE06C9">
            <w:pPr>
              <w:jc w:val="center"/>
              <w:rPr>
                <w:rFonts w:cs="Times New Roman"/>
                <w:lang w:val="ro-RO"/>
              </w:rPr>
            </w:pPr>
            <w:r w:rsidRPr="00CF554C">
              <w:rPr>
                <w:rFonts w:cs="Times New Roman"/>
                <w:lang w:val="ro-RO"/>
              </w:rPr>
              <w:t>2</w:t>
            </w:r>
          </w:p>
        </w:tc>
        <w:tc>
          <w:tcPr>
            <w:tcW w:w="1796" w:type="dxa"/>
          </w:tcPr>
          <w:p w:rsidR="000728C4" w:rsidRPr="00CF554C" w:rsidRDefault="000728C4" w:rsidP="00AE06C9">
            <w:pPr>
              <w:cnfStyle w:val="000000000000"/>
              <w:rPr>
                <w:rFonts w:cs="Times New Roman"/>
                <w:lang w:val="ro-RO"/>
              </w:rPr>
            </w:pPr>
            <w:r w:rsidRPr="00CF554C">
              <w:rPr>
                <w:rFonts w:cs="Times New Roman"/>
                <w:lang w:val="ro-RO"/>
              </w:rPr>
              <w:t>2 x 300</w:t>
            </w:r>
          </w:p>
        </w:tc>
        <w:tc>
          <w:tcPr>
            <w:tcW w:w="1530" w:type="dxa"/>
          </w:tcPr>
          <w:p w:rsidR="000728C4" w:rsidRPr="00CF554C" w:rsidRDefault="000728C4" w:rsidP="00AE06C9">
            <w:pPr>
              <w:cnfStyle w:val="000000000000"/>
              <w:rPr>
                <w:rFonts w:cs="Times New Roman"/>
                <w:lang w:val="ro-RO"/>
              </w:rPr>
            </w:pPr>
            <w:r w:rsidRPr="00CF554C">
              <w:rPr>
                <w:rFonts w:cs="Times New Roman"/>
                <w:lang w:val="ro-RO"/>
              </w:rPr>
              <w:t>2 x 500</w:t>
            </w:r>
          </w:p>
        </w:tc>
        <w:tc>
          <w:tcPr>
            <w:tcW w:w="1260" w:type="dxa"/>
          </w:tcPr>
          <w:p w:rsidR="000728C4" w:rsidRPr="00CF554C" w:rsidRDefault="000728C4" w:rsidP="00AE06C9">
            <w:pPr>
              <w:cnfStyle w:val="000000000000"/>
              <w:rPr>
                <w:rFonts w:cs="Times New Roman"/>
                <w:lang w:val="ro-RO"/>
              </w:rPr>
            </w:pPr>
            <w:r w:rsidRPr="00CF554C">
              <w:rPr>
                <w:rFonts w:cs="Times New Roman"/>
                <w:lang w:val="ro-RO"/>
              </w:rPr>
              <w:t>100</w:t>
            </w:r>
          </w:p>
        </w:tc>
        <w:tc>
          <w:tcPr>
            <w:tcW w:w="1080" w:type="dxa"/>
          </w:tcPr>
          <w:p w:rsidR="000728C4" w:rsidRPr="00CF554C" w:rsidRDefault="000728C4" w:rsidP="00AE06C9">
            <w:pPr>
              <w:cnfStyle w:val="000000000000"/>
              <w:rPr>
                <w:rFonts w:cs="Times New Roman"/>
                <w:lang w:val="ro-RO"/>
              </w:rPr>
            </w:pPr>
            <w:r w:rsidRPr="00CF554C">
              <w:rPr>
                <w:rFonts w:cs="Times New Roman"/>
                <w:lang w:val="ro-RO"/>
              </w:rPr>
              <w:t>300</w:t>
            </w:r>
          </w:p>
        </w:tc>
        <w:tc>
          <w:tcPr>
            <w:tcW w:w="1067" w:type="dxa"/>
            <w:gridSpan w:val="2"/>
          </w:tcPr>
          <w:p w:rsidR="000728C4" w:rsidRPr="00CF554C" w:rsidRDefault="000728C4" w:rsidP="00AE06C9">
            <w:pPr>
              <w:cnfStyle w:val="000000000000"/>
              <w:rPr>
                <w:rFonts w:cs="Times New Roman"/>
                <w:lang w:val="ro-RO"/>
              </w:rPr>
            </w:pPr>
            <w:r w:rsidRPr="00CF554C">
              <w:rPr>
                <w:rFonts w:cs="Times New Roman"/>
                <w:lang w:val="ro-RO"/>
              </w:rPr>
              <w:t>1</w:t>
            </w:r>
          </w:p>
        </w:tc>
        <w:tc>
          <w:tcPr>
            <w:tcW w:w="779" w:type="dxa"/>
          </w:tcPr>
          <w:p w:rsidR="000728C4" w:rsidRPr="00CF554C" w:rsidRDefault="000728C4" w:rsidP="00AE06C9">
            <w:pPr>
              <w:cnfStyle w:val="000000000000"/>
              <w:rPr>
                <w:rFonts w:cs="Times New Roman"/>
                <w:lang w:val="ro-RO"/>
              </w:rPr>
            </w:pPr>
            <w:r w:rsidRPr="00CF554C">
              <w:rPr>
                <w:rFonts w:cs="Times New Roman"/>
                <w:lang w:val="ro-RO"/>
              </w:rPr>
              <w:t>2</w:t>
            </w:r>
          </w:p>
        </w:tc>
      </w:tr>
      <w:tr w:rsidR="000728C4" w:rsidRPr="00CF554C" w:rsidTr="00AE06C9">
        <w:trPr>
          <w:cnfStyle w:val="000000100000"/>
          <w:trHeight w:val="273"/>
          <w:jc w:val="center"/>
        </w:trPr>
        <w:tc>
          <w:tcPr>
            <w:cnfStyle w:val="001000000000"/>
            <w:tcW w:w="681" w:type="dxa"/>
          </w:tcPr>
          <w:p w:rsidR="000728C4" w:rsidRPr="00CF554C" w:rsidRDefault="000728C4" w:rsidP="00AE06C9">
            <w:pPr>
              <w:jc w:val="center"/>
              <w:rPr>
                <w:rFonts w:cs="Times New Roman"/>
                <w:lang w:val="ro-RO"/>
              </w:rPr>
            </w:pPr>
            <w:r w:rsidRPr="00CF554C">
              <w:rPr>
                <w:rFonts w:cs="Times New Roman"/>
                <w:lang w:val="ro-RO"/>
              </w:rPr>
              <w:t>3</w:t>
            </w:r>
          </w:p>
        </w:tc>
        <w:tc>
          <w:tcPr>
            <w:tcW w:w="1796" w:type="dxa"/>
          </w:tcPr>
          <w:p w:rsidR="000728C4" w:rsidRPr="00CF554C" w:rsidRDefault="000728C4" w:rsidP="00AE06C9">
            <w:pPr>
              <w:cnfStyle w:val="000000100000"/>
              <w:rPr>
                <w:rFonts w:cs="Times New Roman"/>
                <w:lang w:val="ro-RO"/>
              </w:rPr>
            </w:pPr>
            <w:r w:rsidRPr="00CF554C">
              <w:rPr>
                <w:rFonts w:cs="Times New Roman"/>
                <w:lang w:val="ro-RO"/>
              </w:rPr>
              <w:t>2 x 100</w:t>
            </w:r>
          </w:p>
        </w:tc>
        <w:tc>
          <w:tcPr>
            <w:tcW w:w="1530" w:type="dxa"/>
          </w:tcPr>
          <w:p w:rsidR="000728C4" w:rsidRPr="00CF554C" w:rsidRDefault="000728C4" w:rsidP="00AE06C9">
            <w:pPr>
              <w:cnfStyle w:val="000000100000"/>
              <w:rPr>
                <w:rFonts w:cs="Times New Roman"/>
                <w:lang w:val="ro-RO"/>
              </w:rPr>
            </w:pPr>
            <w:r w:rsidRPr="00CF554C">
              <w:rPr>
                <w:rFonts w:cs="Times New Roman"/>
                <w:lang w:val="ro-RO"/>
              </w:rPr>
              <w:t>2 x 200</w:t>
            </w:r>
          </w:p>
        </w:tc>
        <w:tc>
          <w:tcPr>
            <w:tcW w:w="1260" w:type="dxa"/>
          </w:tcPr>
          <w:p w:rsidR="000728C4" w:rsidRPr="00CF554C" w:rsidRDefault="000728C4" w:rsidP="00AE06C9">
            <w:pPr>
              <w:cnfStyle w:val="000000100000"/>
              <w:rPr>
                <w:rFonts w:cs="Times New Roman"/>
                <w:lang w:val="ro-RO"/>
              </w:rPr>
            </w:pPr>
            <w:r w:rsidRPr="00CF554C">
              <w:rPr>
                <w:rFonts w:cs="Times New Roman"/>
                <w:lang w:val="ro-RO"/>
              </w:rPr>
              <w:t xml:space="preserve">50 </w:t>
            </w:r>
          </w:p>
        </w:tc>
        <w:tc>
          <w:tcPr>
            <w:tcW w:w="1080" w:type="dxa"/>
          </w:tcPr>
          <w:p w:rsidR="000728C4" w:rsidRPr="00CF554C" w:rsidRDefault="000728C4" w:rsidP="00AE06C9">
            <w:pPr>
              <w:cnfStyle w:val="000000100000"/>
              <w:rPr>
                <w:rFonts w:cs="Times New Roman"/>
                <w:lang w:val="ro-RO"/>
              </w:rPr>
            </w:pPr>
            <w:r w:rsidRPr="00CF554C">
              <w:rPr>
                <w:rFonts w:cs="Times New Roman"/>
                <w:lang w:val="ro-RO"/>
              </w:rPr>
              <w:t>400</w:t>
            </w:r>
          </w:p>
        </w:tc>
        <w:tc>
          <w:tcPr>
            <w:tcW w:w="1067" w:type="dxa"/>
            <w:gridSpan w:val="2"/>
          </w:tcPr>
          <w:p w:rsidR="000728C4" w:rsidRPr="00CF554C" w:rsidRDefault="000728C4" w:rsidP="00AE06C9">
            <w:pPr>
              <w:cnfStyle w:val="000000100000"/>
              <w:rPr>
                <w:rFonts w:cs="Times New Roman"/>
                <w:lang w:val="ro-RO"/>
              </w:rPr>
            </w:pPr>
            <w:r w:rsidRPr="00CF554C">
              <w:rPr>
                <w:rFonts w:cs="Times New Roman"/>
                <w:lang w:val="ro-RO"/>
              </w:rPr>
              <w:t>1</w:t>
            </w:r>
          </w:p>
        </w:tc>
        <w:tc>
          <w:tcPr>
            <w:tcW w:w="779" w:type="dxa"/>
          </w:tcPr>
          <w:p w:rsidR="000728C4" w:rsidRPr="00CF554C" w:rsidRDefault="000728C4" w:rsidP="00AE06C9">
            <w:pPr>
              <w:cnfStyle w:val="000000100000"/>
              <w:rPr>
                <w:rFonts w:cs="Times New Roman"/>
                <w:lang w:val="ro-RO"/>
              </w:rPr>
            </w:pPr>
            <w:r w:rsidRPr="00CF554C">
              <w:rPr>
                <w:rFonts w:cs="Times New Roman"/>
                <w:lang w:val="ro-RO"/>
              </w:rPr>
              <w:t>2</w:t>
            </w:r>
          </w:p>
        </w:tc>
      </w:tr>
    </w:tbl>
    <w:p w:rsidR="000728C4" w:rsidRDefault="000728C4" w:rsidP="000728C4">
      <w:pPr>
        <w:rPr>
          <w:rFonts w:cs="Times New Roman"/>
        </w:rPr>
      </w:pPr>
    </w:p>
    <w:p w:rsidR="000728C4" w:rsidRDefault="000728C4" w:rsidP="000728C4">
      <w:pPr>
        <w:ind w:firstLine="720"/>
        <w:rPr>
          <w:rFonts w:cs="Times New Roman"/>
        </w:rPr>
      </w:pPr>
      <w:r>
        <w:rPr>
          <w:rFonts w:cs="Times New Roman"/>
        </w:rPr>
        <w:t xml:space="preserve">The virtual machines described by </w:t>
      </w:r>
      <w:r w:rsidR="003E2112">
        <w:rPr>
          <w:rFonts w:cs="Times New Roman"/>
        </w:rPr>
        <w:fldChar w:fldCharType="begin"/>
      </w:r>
      <w:r>
        <w:rPr>
          <w:rFonts w:cs="Times New Roman"/>
        </w:rPr>
        <w:instrText xml:space="preserve"> REF _Ref264035763 \h </w:instrText>
      </w:r>
      <w:r w:rsidR="003E2112">
        <w:rPr>
          <w:rFonts w:cs="Times New Roman"/>
        </w:rPr>
      </w:r>
      <w:r w:rsidR="003E2112">
        <w:rPr>
          <w:rFonts w:cs="Times New Roman"/>
        </w:rPr>
        <w:fldChar w:fldCharType="separate"/>
      </w:r>
      <w:r w:rsidR="00825075" w:rsidRPr="00CF554C">
        <w:rPr>
          <w:rFonts w:cs="Times New Roman"/>
        </w:rPr>
        <w:t xml:space="preserve">Table </w:t>
      </w:r>
      <w:r w:rsidR="00825075">
        <w:rPr>
          <w:rFonts w:cs="Times New Roman"/>
          <w:noProof/>
        </w:rPr>
        <w:t>6</w:t>
      </w:r>
      <w:r w:rsidR="00825075" w:rsidRPr="00CF554C">
        <w:rPr>
          <w:rFonts w:cs="Times New Roman"/>
        </w:rPr>
        <w:t>.</w:t>
      </w:r>
      <w:r w:rsidR="00825075">
        <w:rPr>
          <w:rFonts w:cs="Times New Roman"/>
        </w:rPr>
        <w:t>7</w:t>
      </w:r>
      <w:r w:rsidR="003E2112">
        <w:rPr>
          <w:rFonts w:cs="Times New Roman"/>
        </w:rPr>
        <w:fldChar w:fldCharType="end"/>
      </w:r>
      <w:r>
        <w:rPr>
          <w:rFonts w:cs="Times New Roman"/>
        </w:rPr>
        <w:t xml:space="preserve"> where created using the graphical user interface of the Hyper-V Manager. Each virtual machine has a lightweight Windows XP version installed as operating system. For each virtual machine a java is set to run when the operating system loads, program which performs some computations in an infinite loop, using the virtual machine CPU at 100%. </w:t>
      </w:r>
    </w:p>
    <w:p w:rsidR="000728C4" w:rsidRDefault="000728C4" w:rsidP="000728C4">
      <w:pPr>
        <w:pStyle w:val="Heading4"/>
        <w:keepNext/>
        <w:keepLines/>
        <w:numPr>
          <w:ilvl w:val="3"/>
          <w:numId w:val="38"/>
        </w:numPr>
        <w:spacing w:line="276" w:lineRule="auto"/>
        <w:rPr>
          <w:rFonts w:cs="Times New Roman"/>
          <w:i w:val="0"/>
        </w:rPr>
      </w:pPr>
      <w:r>
        <w:rPr>
          <w:rFonts w:cs="Times New Roman"/>
          <w:i w:val="0"/>
        </w:rPr>
        <w:lastRenderedPageBreak/>
        <w:t>Evaluated Cases</w:t>
      </w:r>
    </w:p>
    <w:p w:rsidR="000728C4" w:rsidRPr="002E730A" w:rsidRDefault="000728C4" w:rsidP="000728C4">
      <w:pPr>
        <w:ind w:firstLine="720"/>
      </w:pPr>
      <w:r w:rsidRPr="002E730A">
        <w:t xml:space="preserve">Using these virtual machines </w:t>
      </w:r>
      <w:r>
        <w:t>several</w:t>
      </w:r>
      <w:r w:rsidRPr="002E730A">
        <w:t xml:space="preserve"> </w:t>
      </w:r>
      <w:r>
        <w:t>evaluations</w:t>
      </w:r>
      <w:r w:rsidRPr="002E730A">
        <w:t xml:space="preserve"> were performed. In the first, by cloning the virtual machines, workload test sequences were generated randomly. A random number of test sequences of random length scheduled to execute (to be received by the system to be deployed) at random intervals of time where used to test the </w:t>
      </w:r>
      <w:r>
        <w:t>service center</w:t>
      </w:r>
      <w:r w:rsidRPr="002E730A">
        <w:t xml:space="preserve"> management system under real world loads. </w:t>
      </w:r>
    </w:p>
    <w:p w:rsidR="000728C4" w:rsidRDefault="000728C4" w:rsidP="000728C4">
      <w:pPr>
        <w:ind w:firstLine="720"/>
        <w:rPr>
          <w:rFonts w:cs="Times New Roman"/>
        </w:rPr>
      </w:pPr>
      <w:r>
        <w:rPr>
          <w:rFonts w:cs="Times New Roman"/>
        </w:rPr>
        <w:t xml:space="preserve">The second evaluation involved testing if the system allocates the resources accordingly and if the virtual machines deployed by the application are usable. This test only involved the three virtual machines described in </w:t>
      </w:r>
      <w:r w:rsidR="003E2112">
        <w:rPr>
          <w:rFonts w:cs="Times New Roman"/>
        </w:rPr>
        <w:fldChar w:fldCharType="begin"/>
      </w:r>
      <w:r>
        <w:rPr>
          <w:rFonts w:cs="Times New Roman"/>
        </w:rPr>
        <w:instrText xml:space="preserve"> REF _Ref264035763 \h </w:instrText>
      </w:r>
      <w:r w:rsidR="003E2112">
        <w:rPr>
          <w:rFonts w:cs="Times New Roman"/>
        </w:rPr>
      </w:r>
      <w:r w:rsidR="003E2112">
        <w:rPr>
          <w:rFonts w:cs="Times New Roman"/>
        </w:rPr>
        <w:fldChar w:fldCharType="separate"/>
      </w:r>
      <w:r w:rsidR="00825075" w:rsidRPr="00CF554C">
        <w:rPr>
          <w:rFonts w:cs="Times New Roman"/>
        </w:rPr>
        <w:t xml:space="preserve">Table </w:t>
      </w:r>
      <w:r w:rsidR="00825075">
        <w:rPr>
          <w:rFonts w:cs="Times New Roman"/>
          <w:noProof/>
        </w:rPr>
        <w:t>6</w:t>
      </w:r>
      <w:r w:rsidR="00825075" w:rsidRPr="00CF554C">
        <w:rPr>
          <w:rFonts w:cs="Times New Roman"/>
        </w:rPr>
        <w:t>.</w:t>
      </w:r>
      <w:r w:rsidR="00825075">
        <w:rPr>
          <w:rFonts w:cs="Times New Roman"/>
        </w:rPr>
        <w:t>7</w:t>
      </w:r>
      <w:r w:rsidR="003E2112">
        <w:rPr>
          <w:rFonts w:cs="Times New Roman"/>
        </w:rPr>
        <w:fldChar w:fldCharType="end"/>
      </w:r>
      <w:r>
        <w:rPr>
          <w:rFonts w:cs="Times New Roman"/>
        </w:rPr>
        <w:t xml:space="preserve">. In this case all the three machines can be fitted to only one server. The system chose to wake up Server_2. Initially there are no virtual machines managed by the Hyper-V Server running on Server_2, as </w:t>
      </w:r>
      <w:r w:rsidR="003E2112">
        <w:rPr>
          <w:rFonts w:cs="Times New Roman"/>
        </w:rPr>
        <w:fldChar w:fldCharType="begin"/>
      </w:r>
      <w:r>
        <w:rPr>
          <w:rFonts w:cs="Times New Roman"/>
        </w:rPr>
        <w:instrText xml:space="preserve"> REF _Ref264303347 \h </w:instrText>
      </w:r>
      <w:r w:rsidR="003E2112">
        <w:rPr>
          <w:rFonts w:cs="Times New Roman"/>
        </w:rPr>
      </w:r>
      <w:r w:rsidR="003E2112">
        <w:rPr>
          <w:rFonts w:cs="Times New Roman"/>
        </w:rPr>
        <w:fldChar w:fldCharType="separate"/>
      </w:r>
      <w:r w:rsidR="00825075" w:rsidRPr="00646B72">
        <w:t xml:space="preserve">Figure </w:t>
      </w:r>
      <w:r w:rsidR="00825075">
        <w:rPr>
          <w:noProof/>
        </w:rPr>
        <w:t>6</w:t>
      </w:r>
      <w:r w:rsidR="00825075">
        <w:t>.</w:t>
      </w:r>
      <w:r w:rsidR="00825075">
        <w:rPr>
          <w:noProof/>
        </w:rPr>
        <w:t>12</w:t>
      </w:r>
      <w:r w:rsidR="003E2112">
        <w:rPr>
          <w:rFonts w:cs="Times New Roman"/>
        </w:rPr>
        <w:fldChar w:fldCharType="end"/>
      </w:r>
      <w:r>
        <w:rPr>
          <w:rFonts w:cs="Times New Roman"/>
        </w:rPr>
        <w:t xml:space="preserve"> illustrates.</w:t>
      </w:r>
    </w:p>
    <w:p w:rsidR="000728C4" w:rsidRDefault="000728C4" w:rsidP="000728C4">
      <w:pPr>
        <w:keepNext/>
      </w:pPr>
      <w:r>
        <w:rPr>
          <w:noProof/>
          <w:lang w:bidi="ar-SA"/>
        </w:rPr>
        <w:drawing>
          <wp:inline distT="0" distB="0" distL="0" distR="0">
            <wp:extent cx="5943600" cy="1883641"/>
            <wp:effectExtent l="19050" t="19050" r="19050" b="21359"/>
            <wp:docPr id="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0728C4" w:rsidRPr="00646B72" w:rsidRDefault="000728C4" w:rsidP="000728C4">
      <w:pPr>
        <w:pStyle w:val="Caption"/>
        <w:jc w:val="center"/>
        <w:rPr>
          <w:rFonts w:cs="Times New Roman"/>
          <w:color w:val="auto"/>
        </w:rPr>
      </w:pPr>
      <w:bookmarkStart w:id="653" w:name="_Ref264303347"/>
      <w:bookmarkStart w:id="654" w:name="_Toc264369147"/>
      <w:bookmarkStart w:id="655" w:name="_Toc264798661"/>
      <w:bookmarkStart w:id="656" w:name="_Toc264916839"/>
      <w:bookmarkStart w:id="657" w:name="_Toc264920393"/>
      <w:r w:rsidRPr="00646B72">
        <w:rPr>
          <w:color w:val="auto"/>
        </w:rPr>
        <w:t xml:space="preserve">Figure </w:t>
      </w:r>
      <w:r w:rsidR="003E2112">
        <w:rPr>
          <w:color w:val="auto"/>
        </w:rPr>
        <w:fldChar w:fldCharType="begin"/>
      </w:r>
      <w:r>
        <w:rPr>
          <w:color w:val="auto"/>
        </w:rPr>
        <w:instrText xml:space="preserve"> STYLEREF 1 \s </w:instrText>
      </w:r>
      <w:r w:rsidR="003E2112">
        <w:rPr>
          <w:color w:val="auto"/>
        </w:rPr>
        <w:fldChar w:fldCharType="separate"/>
      </w:r>
      <w:r w:rsidR="00825075">
        <w:rPr>
          <w:noProof/>
          <w:color w:val="auto"/>
        </w:rPr>
        <w:t>6</w:t>
      </w:r>
      <w:r w:rsidR="003E2112">
        <w:rPr>
          <w:color w:val="auto"/>
        </w:rPr>
        <w:fldChar w:fldCharType="end"/>
      </w:r>
      <w:r>
        <w:rPr>
          <w:color w:val="auto"/>
        </w:rPr>
        <w:t>.</w:t>
      </w:r>
      <w:r w:rsidR="003E2112">
        <w:rPr>
          <w:color w:val="auto"/>
        </w:rPr>
        <w:fldChar w:fldCharType="begin"/>
      </w:r>
      <w:r>
        <w:rPr>
          <w:color w:val="auto"/>
        </w:rPr>
        <w:instrText xml:space="preserve"> SEQ Figure \* ARABIC \s 1 </w:instrText>
      </w:r>
      <w:r w:rsidR="003E2112">
        <w:rPr>
          <w:color w:val="auto"/>
        </w:rPr>
        <w:fldChar w:fldCharType="separate"/>
      </w:r>
      <w:r w:rsidR="00825075">
        <w:rPr>
          <w:noProof/>
          <w:color w:val="auto"/>
        </w:rPr>
        <w:t>12</w:t>
      </w:r>
      <w:r w:rsidR="003E2112">
        <w:rPr>
          <w:color w:val="auto"/>
        </w:rPr>
        <w:fldChar w:fldCharType="end"/>
      </w:r>
      <w:bookmarkEnd w:id="653"/>
      <w:r w:rsidRPr="00646B72">
        <w:rPr>
          <w:color w:val="auto"/>
        </w:rPr>
        <w:t>: Initial State</w:t>
      </w:r>
      <w:bookmarkEnd w:id="654"/>
      <w:bookmarkEnd w:id="655"/>
      <w:bookmarkEnd w:id="656"/>
      <w:bookmarkEnd w:id="657"/>
    </w:p>
    <w:p w:rsidR="000728C4" w:rsidRDefault="000728C4" w:rsidP="000728C4">
      <w:pPr>
        <w:ind w:firstLine="720"/>
        <w:rPr>
          <w:rFonts w:cs="Times New Roman"/>
        </w:rPr>
      </w:pPr>
      <w:r>
        <w:rPr>
          <w:rFonts w:cs="Times New Roman"/>
        </w:rPr>
        <w:t xml:space="preserve">The system deploys all three virtual machines on Server_2 and the three virtual machines can be seen running on the Hyper-V Server and using resources from Server_2. </w:t>
      </w:r>
      <w:r w:rsidR="003E2112">
        <w:rPr>
          <w:rFonts w:cs="Times New Roman"/>
        </w:rPr>
        <w:fldChar w:fldCharType="begin"/>
      </w:r>
      <w:r>
        <w:rPr>
          <w:rFonts w:cs="Times New Roman"/>
        </w:rPr>
        <w:instrText xml:space="preserve"> REF _Ref264303513 \h </w:instrText>
      </w:r>
      <w:r w:rsidR="003E2112">
        <w:rPr>
          <w:rFonts w:cs="Times New Roman"/>
        </w:rPr>
      </w:r>
      <w:r w:rsidR="003E2112">
        <w:rPr>
          <w:rFonts w:cs="Times New Roman"/>
        </w:rPr>
        <w:fldChar w:fldCharType="separate"/>
      </w:r>
      <w:r w:rsidR="00825075" w:rsidRPr="001C3A5A">
        <w:t xml:space="preserve">Figure </w:t>
      </w:r>
      <w:r w:rsidR="00825075">
        <w:rPr>
          <w:noProof/>
        </w:rPr>
        <w:t>6</w:t>
      </w:r>
      <w:r w:rsidR="00825075">
        <w:t>.</w:t>
      </w:r>
      <w:r w:rsidR="00825075">
        <w:rPr>
          <w:noProof/>
        </w:rPr>
        <w:t>13</w:t>
      </w:r>
      <w:r w:rsidR="003E2112">
        <w:rPr>
          <w:rFonts w:cs="Times New Roman"/>
        </w:rPr>
        <w:fldChar w:fldCharType="end"/>
      </w:r>
      <w:r>
        <w:rPr>
          <w:rFonts w:cs="Times New Roman"/>
        </w:rPr>
        <w:t xml:space="preserve"> shows the state of the Hyper-V Server.</w:t>
      </w:r>
    </w:p>
    <w:p w:rsidR="000728C4" w:rsidRDefault="000728C4" w:rsidP="000728C4">
      <w:pPr>
        <w:keepNext/>
      </w:pPr>
      <w:r>
        <w:t xml:space="preserve"> </w:t>
      </w:r>
      <w:r>
        <w:rPr>
          <w:rFonts w:cs="Times New Roman"/>
          <w:noProof/>
          <w:lang w:bidi="ar-SA"/>
        </w:rPr>
        <w:drawing>
          <wp:inline distT="0" distB="0" distL="0" distR="0">
            <wp:extent cx="5943600" cy="1883641"/>
            <wp:effectExtent l="19050" t="19050" r="19050" b="21359"/>
            <wp:docPr id="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0728C4" w:rsidRDefault="000728C4" w:rsidP="000728C4">
      <w:pPr>
        <w:pStyle w:val="Caption"/>
        <w:jc w:val="center"/>
        <w:rPr>
          <w:color w:val="auto"/>
        </w:rPr>
      </w:pPr>
      <w:bookmarkStart w:id="658" w:name="_Ref264303513"/>
      <w:bookmarkStart w:id="659" w:name="_Toc264369148"/>
      <w:bookmarkStart w:id="660" w:name="_Toc264798662"/>
      <w:bookmarkStart w:id="661" w:name="_Toc264916840"/>
      <w:bookmarkStart w:id="662" w:name="_Toc264920394"/>
      <w:r w:rsidRPr="001C3A5A">
        <w:rPr>
          <w:color w:val="auto"/>
        </w:rPr>
        <w:t xml:space="preserve">Figure </w:t>
      </w:r>
      <w:r w:rsidR="003E2112">
        <w:rPr>
          <w:color w:val="auto"/>
        </w:rPr>
        <w:fldChar w:fldCharType="begin"/>
      </w:r>
      <w:r>
        <w:rPr>
          <w:color w:val="auto"/>
        </w:rPr>
        <w:instrText xml:space="preserve"> STYLEREF 1 \s </w:instrText>
      </w:r>
      <w:r w:rsidR="003E2112">
        <w:rPr>
          <w:color w:val="auto"/>
        </w:rPr>
        <w:fldChar w:fldCharType="separate"/>
      </w:r>
      <w:r w:rsidR="00825075">
        <w:rPr>
          <w:noProof/>
          <w:color w:val="auto"/>
        </w:rPr>
        <w:t>6</w:t>
      </w:r>
      <w:r w:rsidR="003E2112">
        <w:rPr>
          <w:color w:val="auto"/>
        </w:rPr>
        <w:fldChar w:fldCharType="end"/>
      </w:r>
      <w:r>
        <w:rPr>
          <w:color w:val="auto"/>
        </w:rPr>
        <w:t>.</w:t>
      </w:r>
      <w:r w:rsidR="003E2112">
        <w:rPr>
          <w:color w:val="auto"/>
        </w:rPr>
        <w:fldChar w:fldCharType="begin"/>
      </w:r>
      <w:r>
        <w:rPr>
          <w:color w:val="auto"/>
        </w:rPr>
        <w:instrText xml:space="preserve"> SEQ Figure \* ARABIC \s 1 </w:instrText>
      </w:r>
      <w:r w:rsidR="003E2112">
        <w:rPr>
          <w:color w:val="auto"/>
        </w:rPr>
        <w:fldChar w:fldCharType="separate"/>
      </w:r>
      <w:r w:rsidR="00825075">
        <w:rPr>
          <w:noProof/>
          <w:color w:val="auto"/>
        </w:rPr>
        <w:t>13</w:t>
      </w:r>
      <w:r w:rsidR="003E2112">
        <w:rPr>
          <w:color w:val="auto"/>
        </w:rPr>
        <w:fldChar w:fldCharType="end"/>
      </w:r>
      <w:bookmarkEnd w:id="658"/>
      <w:r w:rsidRPr="001C3A5A">
        <w:rPr>
          <w:color w:val="auto"/>
        </w:rPr>
        <w:t>: Final State</w:t>
      </w:r>
      <w:bookmarkEnd w:id="659"/>
      <w:bookmarkEnd w:id="660"/>
      <w:bookmarkEnd w:id="661"/>
      <w:bookmarkEnd w:id="662"/>
    </w:p>
    <w:p w:rsidR="000728C4" w:rsidRDefault="000728C4" w:rsidP="000728C4">
      <w:pPr>
        <w:ind w:firstLine="720"/>
      </w:pPr>
      <w:r>
        <w:t xml:space="preserve">In order to test if the virtual machines that are running haven’t been corrupted by the deployment mechanism each machine was inspected. For each machine it was proven that it </w:t>
      </w:r>
      <w:r>
        <w:lastRenderedPageBreak/>
        <w:t xml:space="preserve">indeed run a Windows XP operating system and had a Java program using the virtual machine CPU. In </w:t>
      </w:r>
      <w:r w:rsidR="003E2112">
        <w:fldChar w:fldCharType="begin"/>
      </w:r>
      <w:r>
        <w:instrText xml:space="preserve"> REF _Ref264303820 \h </w:instrText>
      </w:r>
      <w:r w:rsidR="003E2112">
        <w:fldChar w:fldCharType="separate"/>
      </w:r>
      <w:r w:rsidR="00825075" w:rsidRPr="00DA6C12">
        <w:t xml:space="preserve">Figure </w:t>
      </w:r>
      <w:r w:rsidR="00825075">
        <w:rPr>
          <w:noProof/>
        </w:rPr>
        <w:t>6</w:t>
      </w:r>
      <w:r w:rsidR="00825075">
        <w:t>.</w:t>
      </w:r>
      <w:r w:rsidR="00825075">
        <w:rPr>
          <w:noProof/>
        </w:rPr>
        <w:t>14</w:t>
      </w:r>
      <w:r w:rsidR="003E2112">
        <w:fldChar w:fldCharType="end"/>
      </w:r>
      <w:r>
        <w:t xml:space="preserve"> a connection to the virtual machine named Task_2 is made in order to see what it is indeed running in that virtual machine. From the image it can be observed that the virtual machine runs Windows and that a java program was started from the command line and is still running. The fact that the program is still running is obvious from the command line, which is hanging, waiting for the program to complete. When the task completes a C:\ entry will appear in the command line. </w:t>
      </w:r>
    </w:p>
    <w:p w:rsidR="000728C4" w:rsidRDefault="000728C4" w:rsidP="000728C4">
      <w:pPr>
        <w:keepNext/>
        <w:jc w:val="center"/>
      </w:pPr>
      <w:r>
        <w:rPr>
          <w:noProof/>
          <w:lang w:bidi="ar-SA"/>
        </w:rPr>
        <w:drawing>
          <wp:inline distT="0" distB="0" distL="0" distR="0">
            <wp:extent cx="5943600" cy="4356481"/>
            <wp:effectExtent l="19050" t="19050" r="19050" b="25019"/>
            <wp:docPr id="1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srcRect/>
                    <a:stretch>
                      <a:fillRect/>
                    </a:stretch>
                  </pic:blipFill>
                  <pic:spPr bwMode="auto">
                    <a:xfrm>
                      <a:off x="0" y="0"/>
                      <a:ext cx="5943600" cy="4356481"/>
                    </a:xfrm>
                    <a:prstGeom prst="rect">
                      <a:avLst/>
                    </a:prstGeom>
                    <a:noFill/>
                    <a:ln w="9525">
                      <a:solidFill>
                        <a:schemeClr val="tx1"/>
                      </a:solidFill>
                      <a:miter lim="800000"/>
                      <a:headEnd/>
                      <a:tailEnd/>
                    </a:ln>
                  </pic:spPr>
                </pic:pic>
              </a:graphicData>
            </a:graphic>
          </wp:inline>
        </w:drawing>
      </w:r>
    </w:p>
    <w:p w:rsidR="000728C4" w:rsidRDefault="000728C4" w:rsidP="000728C4">
      <w:pPr>
        <w:pStyle w:val="Caption"/>
        <w:jc w:val="center"/>
        <w:rPr>
          <w:color w:val="auto"/>
        </w:rPr>
      </w:pPr>
      <w:bookmarkStart w:id="663" w:name="_Ref264303820"/>
      <w:bookmarkStart w:id="664" w:name="_Toc264369149"/>
      <w:bookmarkStart w:id="665" w:name="_Toc264798663"/>
      <w:bookmarkStart w:id="666" w:name="_Toc264916841"/>
      <w:bookmarkStart w:id="667" w:name="_Toc264920395"/>
      <w:r w:rsidRPr="00DA6C12">
        <w:rPr>
          <w:color w:val="auto"/>
        </w:rPr>
        <w:t xml:space="preserve">Figure </w:t>
      </w:r>
      <w:r w:rsidR="003E2112">
        <w:rPr>
          <w:color w:val="auto"/>
        </w:rPr>
        <w:fldChar w:fldCharType="begin"/>
      </w:r>
      <w:r>
        <w:rPr>
          <w:color w:val="auto"/>
        </w:rPr>
        <w:instrText xml:space="preserve"> STYLEREF 1 \s </w:instrText>
      </w:r>
      <w:r w:rsidR="003E2112">
        <w:rPr>
          <w:color w:val="auto"/>
        </w:rPr>
        <w:fldChar w:fldCharType="separate"/>
      </w:r>
      <w:r w:rsidR="00825075">
        <w:rPr>
          <w:noProof/>
          <w:color w:val="auto"/>
        </w:rPr>
        <w:t>6</w:t>
      </w:r>
      <w:r w:rsidR="003E2112">
        <w:rPr>
          <w:color w:val="auto"/>
        </w:rPr>
        <w:fldChar w:fldCharType="end"/>
      </w:r>
      <w:r>
        <w:rPr>
          <w:color w:val="auto"/>
        </w:rPr>
        <w:t>.</w:t>
      </w:r>
      <w:r w:rsidR="003E2112">
        <w:rPr>
          <w:color w:val="auto"/>
        </w:rPr>
        <w:fldChar w:fldCharType="begin"/>
      </w:r>
      <w:r>
        <w:rPr>
          <w:color w:val="auto"/>
        </w:rPr>
        <w:instrText xml:space="preserve"> SEQ Figure \* ARABIC \s 1 </w:instrText>
      </w:r>
      <w:r w:rsidR="003E2112">
        <w:rPr>
          <w:color w:val="auto"/>
        </w:rPr>
        <w:fldChar w:fldCharType="separate"/>
      </w:r>
      <w:r w:rsidR="00825075">
        <w:rPr>
          <w:noProof/>
          <w:color w:val="auto"/>
        </w:rPr>
        <w:t>14</w:t>
      </w:r>
      <w:r w:rsidR="003E2112">
        <w:rPr>
          <w:color w:val="auto"/>
        </w:rPr>
        <w:fldChar w:fldCharType="end"/>
      </w:r>
      <w:bookmarkEnd w:id="663"/>
      <w:r w:rsidRPr="00DA6C12">
        <w:rPr>
          <w:color w:val="auto"/>
        </w:rPr>
        <w:t>: Running Virtual Machine</w:t>
      </w:r>
      <w:bookmarkEnd w:id="664"/>
      <w:bookmarkEnd w:id="665"/>
      <w:bookmarkEnd w:id="666"/>
      <w:bookmarkEnd w:id="667"/>
    </w:p>
    <w:p w:rsidR="000728C4" w:rsidRDefault="000728C4" w:rsidP="000728C4"/>
    <w:p w:rsidR="000728C4" w:rsidRDefault="000728C4" w:rsidP="000728C4">
      <w:pPr>
        <w:ind w:firstLine="720"/>
      </w:pPr>
      <w:r>
        <w:t xml:space="preserve">On the next page </w:t>
      </w:r>
      <w:r w:rsidR="003E2112">
        <w:fldChar w:fldCharType="begin"/>
      </w:r>
      <w:r>
        <w:instrText xml:space="preserve"> REF _Ref264304223 \h </w:instrText>
      </w:r>
      <w:r w:rsidR="003E2112">
        <w:fldChar w:fldCharType="separate"/>
      </w:r>
      <w:r w:rsidR="00825075" w:rsidRPr="00576977">
        <w:t xml:space="preserve">Figure </w:t>
      </w:r>
      <w:r w:rsidR="00825075">
        <w:rPr>
          <w:noProof/>
        </w:rPr>
        <w:t>6</w:t>
      </w:r>
      <w:r w:rsidR="00825075" w:rsidRPr="00576977">
        <w:t>.</w:t>
      </w:r>
      <w:r w:rsidR="00825075">
        <w:rPr>
          <w:noProof/>
        </w:rPr>
        <w:t>15</w:t>
      </w:r>
      <w:r w:rsidR="003E2112">
        <w:fldChar w:fldCharType="end"/>
      </w:r>
      <w:r>
        <w:t xml:space="preserve"> illustrates a snapshot of the server monitor after the three tasks where deployed. It can be seen in the total resources usage the intense usage of the CPU. Also, the Memory monitor captured the increase in memory usage after deploying the last task onto the server. It can be noticed that the Hyper-V Server did not allocated all the memory it was requested. This is standard Hyper-V behavior. The requested resources are reserved, but the virtual machine decides if it uses them or not. </w:t>
      </w:r>
    </w:p>
    <w:p w:rsidR="000728C4" w:rsidRDefault="000728C4" w:rsidP="000728C4">
      <w:pPr>
        <w:ind w:firstLine="720"/>
      </w:pPr>
      <w:r>
        <w:t xml:space="preserve">In the lower part of the monitor window for each resource it is represented the amount each tasks uses. It can be noticed that Core_22 hosts all three tasks, while Core_21 runs only two </w:t>
      </w:r>
      <w:r>
        <w:lastRenderedPageBreak/>
        <w:t xml:space="preserve">tasks. This is because Task-1 is a single – core virtual machine. The usage can be also seen for the server memory and storage. </w:t>
      </w:r>
    </w:p>
    <w:p w:rsidR="000728C4" w:rsidRPr="008D428D" w:rsidRDefault="000728C4" w:rsidP="000728C4">
      <w:pPr>
        <w:ind w:firstLine="720"/>
      </w:pPr>
      <w:r>
        <w:t xml:space="preserve">In the left of the monitor image the running task monitor is displaying the name of the running virtual machines. </w:t>
      </w:r>
    </w:p>
    <w:p w:rsidR="000728C4" w:rsidRDefault="000728C4" w:rsidP="000728C4">
      <w:pPr>
        <w:keepNext/>
      </w:pPr>
      <w:r>
        <w:rPr>
          <w:noProof/>
          <w:lang w:bidi="ar-SA"/>
        </w:rPr>
        <w:drawing>
          <wp:inline distT="0" distB="0" distL="0" distR="0">
            <wp:extent cx="5943600" cy="6667500"/>
            <wp:effectExtent l="38100" t="19050" r="19050" b="19050"/>
            <wp:docPr id="1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a:stretch>
                      <a:fillRect/>
                    </a:stretch>
                  </pic:blipFill>
                  <pic:spPr bwMode="auto">
                    <a:xfrm>
                      <a:off x="0" y="0"/>
                      <a:ext cx="5943600" cy="6667500"/>
                    </a:xfrm>
                    <a:prstGeom prst="rect">
                      <a:avLst/>
                    </a:prstGeom>
                    <a:noFill/>
                    <a:ln w="9525">
                      <a:solidFill>
                        <a:schemeClr val="tx1"/>
                      </a:solidFill>
                      <a:miter lim="800000"/>
                      <a:headEnd/>
                      <a:tailEnd/>
                    </a:ln>
                  </pic:spPr>
                </pic:pic>
              </a:graphicData>
            </a:graphic>
          </wp:inline>
        </w:drawing>
      </w:r>
    </w:p>
    <w:p w:rsidR="000728C4" w:rsidRPr="00576977" w:rsidRDefault="000728C4" w:rsidP="000728C4">
      <w:pPr>
        <w:pStyle w:val="Caption"/>
        <w:jc w:val="center"/>
        <w:rPr>
          <w:color w:val="auto"/>
        </w:rPr>
      </w:pPr>
      <w:bookmarkStart w:id="668" w:name="_Ref264304223"/>
      <w:bookmarkStart w:id="669" w:name="_Toc264369150"/>
      <w:bookmarkStart w:id="670" w:name="_Toc264798664"/>
      <w:bookmarkStart w:id="671" w:name="_Toc264916842"/>
      <w:bookmarkStart w:id="672" w:name="_Toc264920396"/>
      <w:r w:rsidRPr="00576977">
        <w:rPr>
          <w:color w:val="auto"/>
        </w:rPr>
        <w:t xml:space="preserve">Figure </w:t>
      </w:r>
      <w:r w:rsidR="003E2112" w:rsidRPr="00576977">
        <w:rPr>
          <w:color w:val="auto"/>
        </w:rPr>
        <w:fldChar w:fldCharType="begin"/>
      </w:r>
      <w:r w:rsidRPr="00576977">
        <w:rPr>
          <w:color w:val="auto"/>
        </w:rPr>
        <w:instrText xml:space="preserve"> STYLEREF 1 \s </w:instrText>
      </w:r>
      <w:r w:rsidR="003E2112" w:rsidRPr="00576977">
        <w:rPr>
          <w:color w:val="auto"/>
        </w:rPr>
        <w:fldChar w:fldCharType="separate"/>
      </w:r>
      <w:r w:rsidR="00825075">
        <w:rPr>
          <w:noProof/>
          <w:color w:val="auto"/>
        </w:rPr>
        <w:t>6</w:t>
      </w:r>
      <w:r w:rsidR="003E2112" w:rsidRPr="00576977">
        <w:rPr>
          <w:color w:val="auto"/>
        </w:rPr>
        <w:fldChar w:fldCharType="end"/>
      </w:r>
      <w:r w:rsidRPr="00576977">
        <w:rPr>
          <w:color w:val="auto"/>
        </w:rPr>
        <w:t>.</w:t>
      </w:r>
      <w:r w:rsidR="003E2112" w:rsidRPr="00576977">
        <w:rPr>
          <w:color w:val="auto"/>
        </w:rPr>
        <w:fldChar w:fldCharType="begin"/>
      </w:r>
      <w:r w:rsidRPr="00576977">
        <w:rPr>
          <w:color w:val="auto"/>
        </w:rPr>
        <w:instrText xml:space="preserve"> SEQ Figure \* ARABIC \s 1 </w:instrText>
      </w:r>
      <w:r w:rsidR="003E2112" w:rsidRPr="00576977">
        <w:rPr>
          <w:color w:val="auto"/>
        </w:rPr>
        <w:fldChar w:fldCharType="separate"/>
      </w:r>
      <w:r w:rsidR="00825075">
        <w:rPr>
          <w:noProof/>
          <w:color w:val="auto"/>
        </w:rPr>
        <w:t>15</w:t>
      </w:r>
      <w:r w:rsidR="003E2112" w:rsidRPr="00576977">
        <w:rPr>
          <w:color w:val="auto"/>
        </w:rPr>
        <w:fldChar w:fldCharType="end"/>
      </w:r>
      <w:bookmarkEnd w:id="668"/>
      <w:r w:rsidRPr="00576977">
        <w:rPr>
          <w:color w:val="auto"/>
        </w:rPr>
        <w:t>: Server Monitor</w:t>
      </w:r>
      <w:r w:rsidRPr="00576977">
        <w:rPr>
          <w:noProof/>
          <w:color w:val="auto"/>
        </w:rPr>
        <w:t xml:space="preserve"> Snapshot</w:t>
      </w:r>
      <w:bookmarkEnd w:id="669"/>
      <w:bookmarkEnd w:id="670"/>
      <w:bookmarkEnd w:id="671"/>
      <w:bookmarkEnd w:id="672"/>
    </w:p>
    <w:p w:rsidR="000728C4" w:rsidRDefault="000728C4" w:rsidP="000728C4">
      <w:pPr>
        <w:ind w:firstLine="720"/>
        <w:rPr>
          <w:rFonts w:cs="Times New Roman"/>
        </w:rPr>
      </w:pPr>
    </w:p>
    <w:p w:rsidR="000728C4" w:rsidRPr="000A7F12" w:rsidRDefault="000728C4" w:rsidP="000728C4">
      <w:pPr>
        <w:ind w:firstLine="720"/>
      </w:pPr>
      <w:r>
        <w:lastRenderedPageBreak/>
        <w:t xml:space="preserve">The QoS-Power Consumption negotiation was also tested. In </w:t>
      </w:r>
      <w:r w:rsidR="003E2112">
        <w:fldChar w:fldCharType="begin"/>
      </w:r>
      <w:r>
        <w:instrText xml:space="preserve"> REF _Ref264916225 \h </w:instrText>
      </w:r>
      <w:r w:rsidR="003E2112">
        <w:fldChar w:fldCharType="separate"/>
      </w:r>
      <w:r w:rsidR="00825075" w:rsidRPr="00576977">
        <w:t xml:space="preserve">Figure </w:t>
      </w:r>
      <w:r w:rsidR="00825075">
        <w:rPr>
          <w:noProof/>
        </w:rPr>
        <w:t>6</w:t>
      </w:r>
      <w:r w:rsidR="00825075" w:rsidRPr="00576977">
        <w:t>.</w:t>
      </w:r>
      <w:r w:rsidR="00825075">
        <w:rPr>
          <w:noProof/>
        </w:rPr>
        <w:t>16</w:t>
      </w:r>
      <w:r w:rsidR="003E2112">
        <w:fldChar w:fldCharType="end"/>
      </w:r>
      <w:r>
        <w:t xml:space="preserve"> Task_2 is running with less than the maximum resources it had requested. This is because in this test the server Task_2 is running on is the only server in the service center. The server’s acceptable ranges where defined as [1500, 2200] from a total of 3009 for cpu .Given this situation, the resource allocation for Task_2 had to be negotiated. After the negotiation process, the server extended its maximum limit to 2599 for   Task_2 received 1099 cpu.</w:t>
      </w:r>
    </w:p>
    <w:p w:rsidR="000728C4" w:rsidRDefault="000728C4" w:rsidP="000728C4">
      <w:pPr>
        <w:jc w:val="center"/>
        <w:rPr>
          <w:b/>
          <w:bCs/>
          <w:i/>
          <w:spacing w:val="5"/>
          <w:szCs w:val="24"/>
        </w:rPr>
      </w:pPr>
      <w:r>
        <w:rPr>
          <w:b/>
          <w:bCs/>
          <w:i/>
          <w:noProof/>
          <w:spacing w:val="5"/>
          <w:szCs w:val="24"/>
          <w:lang w:bidi="ar-SA"/>
        </w:rPr>
        <w:drawing>
          <wp:inline distT="0" distB="0" distL="0" distR="0">
            <wp:extent cx="4238625" cy="2964994"/>
            <wp:effectExtent l="19050" t="19050" r="28575" b="25856"/>
            <wp:docPr id="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4238625" cy="2964994"/>
                    </a:xfrm>
                    <a:prstGeom prst="rect">
                      <a:avLst/>
                    </a:prstGeom>
                    <a:noFill/>
                    <a:ln w="9525">
                      <a:solidFill>
                        <a:schemeClr val="tx1"/>
                      </a:solidFill>
                      <a:miter lim="800000"/>
                      <a:headEnd/>
                      <a:tailEnd/>
                    </a:ln>
                  </pic:spPr>
                </pic:pic>
              </a:graphicData>
            </a:graphic>
          </wp:inline>
        </w:drawing>
      </w:r>
    </w:p>
    <w:p w:rsidR="000728C4" w:rsidRPr="00576977" w:rsidRDefault="000728C4" w:rsidP="000728C4">
      <w:pPr>
        <w:pStyle w:val="Caption"/>
        <w:jc w:val="center"/>
        <w:rPr>
          <w:color w:val="auto"/>
        </w:rPr>
      </w:pPr>
      <w:bookmarkStart w:id="673" w:name="_Ref264916225"/>
      <w:bookmarkStart w:id="674" w:name="_Toc264916843"/>
      <w:bookmarkStart w:id="675" w:name="_Toc264920397"/>
      <w:r w:rsidRPr="00576977">
        <w:rPr>
          <w:color w:val="auto"/>
        </w:rPr>
        <w:t xml:space="preserve">Figure </w:t>
      </w:r>
      <w:r w:rsidR="003E2112" w:rsidRPr="00576977">
        <w:rPr>
          <w:color w:val="auto"/>
        </w:rPr>
        <w:fldChar w:fldCharType="begin"/>
      </w:r>
      <w:r w:rsidRPr="00576977">
        <w:rPr>
          <w:color w:val="auto"/>
        </w:rPr>
        <w:instrText xml:space="preserve"> STYLEREF 1 \s </w:instrText>
      </w:r>
      <w:r w:rsidR="003E2112" w:rsidRPr="00576977">
        <w:rPr>
          <w:color w:val="auto"/>
        </w:rPr>
        <w:fldChar w:fldCharType="separate"/>
      </w:r>
      <w:r w:rsidR="00825075">
        <w:rPr>
          <w:noProof/>
          <w:color w:val="auto"/>
        </w:rPr>
        <w:t>6</w:t>
      </w:r>
      <w:r w:rsidR="003E2112" w:rsidRPr="00576977">
        <w:rPr>
          <w:color w:val="auto"/>
        </w:rPr>
        <w:fldChar w:fldCharType="end"/>
      </w:r>
      <w:r w:rsidRPr="00576977">
        <w:rPr>
          <w:color w:val="auto"/>
        </w:rPr>
        <w:t>.</w:t>
      </w:r>
      <w:r w:rsidR="003E2112" w:rsidRPr="00576977">
        <w:rPr>
          <w:color w:val="auto"/>
        </w:rPr>
        <w:fldChar w:fldCharType="begin"/>
      </w:r>
      <w:r w:rsidRPr="00576977">
        <w:rPr>
          <w:color w:val="auto"/>
        </w:rPr>
        <w:instrText xml:space="preserve"> SEQ Figure \* ARABIC \s 1 </w:instrText>
      </w:r>
      <w:r w:rsidR="003E2112" w:rsidRPr="00576977">
        <w:rPr>
          <w:color w:val="auto"/>
        </w:rPr>
        <w:fldChar w:fldCharType="separate"/>
      </w:r>
      <w:r w:rsidR="00825075">
        <w:rPr>
          <w:noProof/>
          <w:color w:val="auto"/>
        </w:rPr>
        <w:t>16</w:t>
      </w:r>
      <w:r w:rsidR="003E2112" w:rsidRPr="00576977">
        <w:rPr>
          <w:color w:val="auto"/>
        </w:rPr>
        <w:fldChar w:fldCharType="end"/>
      </w:r>
      <w:bookmarkEnd w:id="673"/>
      <w:r w:rsidRPr="00576977">
        <w:rPr>
          <w:color w:val="auto"/>
        </w:rPr>
        <w:t xml:space="preserve">: </w:t>
      </w:r>
      <w:r>
        <w:rPr>
          <w:color w:val="auto"/>
        </w:rPr>
        <w:t>Negotiated Task Running</w:t>
      </w:r>
      <w:bookmarkEnd w:id="674"/>
      <w:bookmarkEnd w:id="675"/>
    </w:p>
    <w:p w:rsidR="000728C4" w:rsidRDefault="000728C4" w:rsidP="000728C4">
      <w:pPr>
        <w:jc w:val="center"/>
        <w:rPr>
          <w:b/>
          <w:bCs/>
          <w:i/>
          <w:spacing w:val="5"/>
          <w:szCs w:val="24"/>
        </w:rPr>
      </w:pPr>
    </w:p>
    <w:p w:rsidR="000728C4" w:rsidRPr="00550D99" w:rsidRDefault="000728C4" w:rsidP="000728C4">
      <w:pPr>
        <w:ind w:firstLine="720"/>
        <w:rPr>
          <w:b/>
          <w:bCs/>
          <w:i/>
          <w:vanish/>
          <w:spacing w:val="5"/>
          <w:szCs w:val="24"/>
        </w:rPr>
      </w:pPr>
    </w:p>
    <w:p w:rsidR="000728C4" w:rsidRPr="00550D99" w:rsidRDefault="000728C4" w:rsidP="000728C4">
      <w:pPr>
        <w:pStyle w:val="ListParagraph"/>
        <w:numPr>
          <w:ilvl w:val="0"/>
          <w:numId w:val="23"/>
        </w:numPr>
        <w:spacing w:before="160" w:after="160" w:line="271" w:lineRule="auto"/>
        <w:contextualSpacing w:val="0"/>
        <w:outlineLvl w:val="3"/>
        <w:rPr>
          <w:b/>
          <w:bCs/>
          <w:i/>
          <w:vanish/>
          <w:spacing w:val="5"/>
          <w:szCs w:val="24"/>
        </w:rPr>
      </w:pPr>
    </w:p>
    <w:p w:rsidR="000728C4" w:rsidRPr="00550D99" w:rsidRDefault="000728C4" w:rsidP="000728C4">
      <w:pPr>
        <w:pStyle w:val="ListParagraph"/>
        <w:numPr>
          <w:ilvl w:val="1"/>
          <w:numId w:val="23"/>
        </w:numPr>
        <w:spacing w:before="160" w:after="160" w:line="271" w:lineRule="auto"/>
        <w:contextualSpacing w:val="0"/>
        <w:outlineLvl w:val="3"/>
        <w:rPr>
          <w:b/>
          <w:bCs/>
          <w:i/>
          <w:vanish/>
          <w:spacing w:val="5"/>
          <w:szCs w:val="24"/>
        </w:rPr>
      </w:pPr>
    </w:p>
    <w:p w:rsidR="000728C4" w:rsidRPr="00550D99" w:rsidRDefault="000728C4" w:rsidP="000728C4">
      <w:pPr>
        <w:pStyle w:val="ListParagraph"/>
        <w:numPr>
          <w:ilvl w:val="1"/>
          <w:numId w:val="23"/>
        </w:numPr>
        <w:spacing w:before="160" w:after="160" w:line="271" w:lineRule="auto"/>
        <w:contextualSpacing w:val="0"/>
        <w:outlineLvl w:val="3"/>
        <w:rPr>
          <w:b/>
          <w:bCs/>
          <w:i/>
          <w:vanish/>
          <w:spacing w:val="5"/>
          <w:szCs w:val="24"/>
        </w:rPr>
      </w:pPr>
    </w:p>
    <w:p w:rsidR="000728C4" w:rsidRPr="00550D99" w:rsidRDefault="000728C4" w:rsidP="000728C4">
      <w:pPr>
        <w:pStyle w:val="ListParagraph"/>
        <w:numPr>
          <w:ilvl w:val="2"/>
          <w:numId w:val="23"/>
        </w:numPr>
        <w:spacing w:before="160" w:after="160" w:line="271" w:lineRule="auto"/>
        <w:contextualSpacing w:val="0"/>
        <w:outlineLvl w:val="3"/>
        <w:rPr>
          <w:b/>
          <w:bCs/>
          <w:i/>
          <w:vanish/>
          <w:spacing w:val="5"/>
          <w:szCs w:val="24"/>
        </w:rPr>
      </w:pPr>
    </w:p>
    <w:p w:rsidR="000728C4" w:rsidRPr="00550D99" w:rsidRDefault="000728C4" w:rsidP="000728C4">
      <w:pPr>
        <w:pStyle w:val="ListParagraph"/>
        <w:numPr>
          <w:ilvl w:val="2"/>
          <w:numId w:val="23"/>
        </w:numPr>
        <w:spacing w:before="160" w:after="160" w:line="271" w:lineRule="auto"/>
        <w:contextualSpacing w:val="0"/>
        <w:outlineLvl w:val="3"/>
        <w:rPr>
          <w:b/>
          <w:bCs/>
          <w:i/>
          <w:vanish/>
          <w:spacing w:val="5"/>
          <w:szCs w:val="24"/>
        </w:rPr>
      </w:pPr>
    </w:p>
    <w:p w:rsidR="000728C4" w:rsidRDefault="000728C4" w:rsidP="000728C4">
      <w:pPr>
        <w:pStyle w:val="Heading4"/>
        <w:numPr>
          <w:ilvl w:val="3"/>
          <w:numId w:val="23"/>
        </w:numPr>
        <w:ind w:left="648"/>
      </w:pPr>
      <w:r>
        <w:t>Encountered Issues</w:t>
      </w:r>
    </w:p>
    <w:p w:rsidR="000728C4" w:rsidRDefault="000728C4" w:rsidP="000728C4">
      <w:r>
        <w:t>There were several problems encountered when applying the autonomic system’s management solution to a self-adapting service center due to the drawbacks of existing technologies.</w:t>
      </w:r>
    </w:p>
    <w:p w:rsidR="000728C4" w:rsidRDefault="000728C4" w:rsidP="000728C4">
      <w:pPr>
        <w:pStyle w:val="Heading5"/>
        <w:numPr>
          <w:ilvl w:val="4"/>
          <w:numId w:val="23"/>
        </w:numPr>
        <w:ind w:left="0" w:firstLine="0"/>
      </w:pPr>
      <w:bookmarkStart w:id="676" w:name="_Ref264270619"/>
      <w:r>
        <w:t>Server wake up time problem</w:t>
      </w:r>
      <w:bookmarkEnd w:id="676"/>
    </w:p>
    <w:p w:rsidR="000728C4" w:rsidRDefault="000728C4" w:rsidP="000728C4">
      <w:r>
        <w:t xml:space="preserve">The server wake up time turned out to be a problem. As the authors of </w:t>
      </w:r>
      <w:r w:rsidR="003E2112">
        <w:fldChar w:fldCharType="begin"/>
      </w:r>
      <w:r>
        <w:instrText xml:space="preserve"> REF _Ref263845628 \h </w:instrText>
      </w:r>
      <w:r w:rsidR="003E2112">
        <w:fldChar w:fldCharType="separate"/>
      </w:r>
      <w:r w:rsidR="00825075" w:rsidRPr="0038514E">
        <w:rPr>
          <w:rFonts w:cs="Times New Roman"/>
          <w:sz w:val="22"/>
        </w:rPr>
        <w:t xml:space="preserve">[ </w:t>
      </w:r>
      <w:r w:rsidR="00825075">
        <w:rPr>
          <w:rFonts w:cs="Times New Roman"/>
          <w:noProof/>
          <w:sz w:val="22"/>
        </w:rPr>
        <w:t>25</w:t>
      </w:r>
      <w:r w:rsidR="003E2112">
        <w:fldChar w:fldCharType="end"/>
      </w:r>
      <w:r>
        <w:t xml:space="preserve"> ] also encountered for  Linux servers, a server running Windows Server 2008 takes between 5 to 10 minutes to start. This means that is not feasible to turn off unused servers because the amount of power they use when starting and the time it takes to start such a server can greatly reduce the response time of the service center. Also, there is no currently available mechanism for turning on a Windows Storage Server that was turned off.</w:t>
      </w:r>
    </w:p>
    <w:p w:rsidR="000728C4" w:rsidRDefault="000728C4" w:rsidP="000728C4">
      <w:pPr>
        <w:ind w:firstLine="720"/>
      </w:pPr>
      <w:r>
        <w:t xml:space="preserve">The solution to the problem was to send the server in “Sleep” mode. A server in sleep still consumes energy, but only a small amount, but it recovers from sleep in less than 1 minute. </w:t>
      </w:r>
    </w:p>
    <w:p w:rsidR="000728C4" w:rsidRPr="00CF554C" w:rsidRDefault="000728C4" w:rsidP="000728C4">
      <w:pPr>
        <w:ind w:firstLine="720"/>
        <w:rPr>
          <w:rFonts w:cs="Times New Roman"/>
        </w:rPr>
      </w:pPr>
      <w:r>
        <w:rPr>
          <w:rFonts w:cs="Times New Roman"/>
        </w:rPr>
        <w:t xml:space="preserve">Following the “send to sleep” solution, the server wake up mechanism consists of sending </w:t>
      </w:r>
      <w:r w:rsidRPr="00CF554C">
        <w:rPr>
          <w:rFonts w:cs="Times New Roman"/>
        </w:rPr>
        <w:t xml:space="preserve">a magic packet containing 16 times the server’s MAC address the </w:t>
      </w:r>
      <w:r>
        <w:rPr>
          <w:rFonts w:cs="Times New Roman"/>
        </w:rPr>
        <w:t>service center</w:t>
      </w:r>
      <w:r w:rsidRPr="00CF554C">
        <w:rPr>
          <w:rFonts w:cs="Times New Roman"/>
        </w:rPr>
        <w:t xml:space="preserve"> router </w:t>
      </w:r>
      <w:r w:rsidRPr="00CF554C">
        <w:rPr>
          <w:rFonts w:cs="Times New Roman"/>
        </w:rPr>
        <w:lastRenderedPageBreak/>
        <w:t>which forwards it to port 9 of the server. By enabling Wake On LAN from the server network card, the event of receiving the magic packet will wake up the server</w:t>
      </w:r>
      <w:r>
        <w:rPr>
          <w:rFonts w:cs="Times New Roman"/>
        </w:rPr>
        <w:t xml:space="preserve"> from the sleep state</w:t>
      </w:r>
      <w:r w:rsidRPr="00CF554C">
        <w:rPr>
          <w:rFonts w:cs="Times New Roman"/>
        </w:rPr>
        <w:t>.</w:t>
      </w:r>
    </w:p>
    <w:p w:rsidR="000728C4" w:rsidRPr="0086472B" w:rsidRDefault="000728C4" w:rsidP="000728C4">
      <w:pPr>
        <w:pStyle w:val="Heading5"/>
        <w:numPr>
          <w:ilvl w:val="4"/>
          <w:numId w:val="23"/>
        </w:numPr>
        <w:ind w:left="0" w:firstLine="0"/>
      </w:pPr>
      <w:r>
        <w:t>Send server to sleep problem</w:t>
      </w:r>
    </w:p>
    <w:p w:rsidR="000728C4" w:rsidRDefault="000728C4" w:rsidP="000728C4">
      <w:pPr>
        <w:rPr>
          <w:rFonts w:cs="Times New Roman"/>
        </w:rPr>
      </w:pPr>
      <w:r w:rsidRPr="00CF554C">
        <w:rPr>
          <w:rFonts w:cs="Times New Roman"/>
        </w:rPr>
        <w:t>Hyper-V Server disables the Sleep and Hibernate options</w:t>
      </w:r>
      <w:r>
        <w:rPr>
          <w:rFonts w:cs="Times New Roman"/>
        </w:rPr>
        <w:t xml:space="preserve"> of the Windows Server before running. Also, the Sleep and Hibernate options can’t be activated</w:t>
      </w:r>
      <w:r w:rsidRPr="00CF554C">
        <w:rPr>
          <w:rFonts w:cs="Times New Roman"/>
        </w:rPr>
        <w:t xml:space="preserve"> </w:t>
      </w:r>
      <w:r>
        <w:rPr>
          <w:rFonts w:cs="Times New Roman"/>
        </w:rPr>
        <w:t>once turned off by Hyper-V without a system restart.</w:t>
      </w:r>
    </w:p>
    <w:p w:rsidR="000728C4" w:rsidRDefault="000728C4" w:rsidP="000728C4">
      <w:pPr>
        <w:ind w:firstLine="720"/>
        <w:rPr>
          <w:rFonts w:cs="Times New Roman"/>
        </w:rPr>
      </w:pPr>
      <w:r>
        <w:rPr>
          <w:rFonts w:cs="Times New Roman"/>
        </w:rPr>
        <w:t>For solving this problem, a registry modification was made in order to ban</w:t>
      </w:r>
      <w:r w:rsidRPr="00CF554C">
        <w:rPr>
          <w:rFonts w:cs="Times New Roman"/>
        </w:rPr>
        <w:t xml:space="preserve"> Hyper-V Server from running automatically when the system started. </w:t>
      </w:r>
      <w:r>
        <w:rPr>
          <w:rFonts w:cs="Times New Roman"/>
        </w:rPr>
        <w:t>Further, t</w:t>
      </w:r>
      <w:r w:rsidRPr="00CF554C">
        <w:rPr>
          <w:rFonts w:cs="Times New Roman"/>
        </w:rPr>
        <w:t>he send</w:t>
      </w:r>
      <w:r w:rsidRPr="00CF554C">
        <w:rPr>
          <w:rFonts w:cs="Times New Roman"/>
          <w:i/>
        </w:rPr>
        <w:t xml:space="preserve"> server to low power state </w:t>
      </w:r>
      <w:r w:rsidRPr="00CF554C">
        <w:rPr>
          <w:rFonts w:cs="Times New Roman"/>
        </w:rPr>
        <w:t>actio</w:t>
      </w:r>
      <w:r>
        <w:rPr>
          <w:rFonts w:cs="Times New Roman"/>
        </w:rPr>
        <w:t>n was implemented in two steps. In the first step t</w:t>
      </w:r>
      <w:r w:rsidRPr="00CF554C">
        <w:rPr>
          <w:rFonts w:cs="Times New Roman"/>
        </w:rPr>
        <w:t>he server is restarted and a small program is set to run on star</w:t>
      </w:r>
      <w:r>
        <w:rPr>
          <w:rFonts w:cs="Times New Roman"/>
        </w:rPr>
        <w:t>tup. When the server restarts, the program set to run on startup</w:t>
      </w:r>
      <w:r w:rsidRPr="00CF554C">
        <w:rPr>
          <w:rFonts w:cs="Times New Roman"/>
        </w:rPr>
        <w:t xml:space="preserve"> </w:t>
      </w:r>
      <w:r>
        <w:rPr>
          <w:rFonts w:cs="Times New Roman"/>
        </w:rPr>
        <w:t>sends the server to sleep</w:t>
      </w:r>
      <w:r w:rsidRPr="00CF554C">
        <w:rPr>
          <w:rFonts w:cs="Times New Roman"/>
        </w:rPr>
        <w:t>.</w:t>
      </w:r>
      <w:r>
        <w:rPr>
          <w:rFonts w:cs="Times New Roman"/>
        </w:rPr>
        <w:t xml:space="preserve"> This solution is affected by first problem described in </w:t>
      </w:r>
      <w:r w:rsidR="003E2112">
        <w:rPr>
          <w:rFonts w:cs="Times New Roman"/>
        </w:rPr>
        <w:fldChar w:fldCharType="begin"/>
      </w:r>
      <w:r>
        <w:rPr>
          <w:rFonts w:cs="Times New Roman"/>
        </w:rPr>
        <w:instrText xml:space="preserve"> REF _Ref264270619 \r \h </w:instrText>
      </w:r>
      <w:r w:rsidR="003E2112">
        <w:rPr>
          <w:rFonts w:cs="Times New Roman"/>
        </w:rPr>
      </w:r>
      <w:r w:rsidR="003E2112">
        <w:rPr>
          <w:rFonts w:cs="Times New Roman"/>
        </w:rPr>
        <w:fldChar w:fldCharType="separate"/>
      </w:r>
      <w:r w:rsidR="00825075">
        <w:rPr>
          <w:rFonts w:cs="Times New Roman"/>
        </w:rPr>
        <w:t>7.2.2.1.1</w:t>
      </w:r>
      <w:r w:rsidR="003E2112">
        <w:rPr>
          <w:rFonts w:cs="Times New Roman"/>
        </w:rPr>
        <w:fldChar w:fldCharType="end"/>
      </w:r>
      <w:r>
        <w:rPr>
          <w:rFonts w:cs="Times New Roman"/>
        </w:rPr>
        <w:t xml:space="preserve"> </w:t>
      </w:r>
      <w:r w:rsidR="003E2112">
        <w:rPr>
          <w:rFonts w:cs="Times New Roman"/>
        </w:rPr>
        <w:fldChar w:fldCharType="begin"/>
      </w:r>
      <w:r>
        <w:rPr>
          <w:rFonts w:cs="Times New Roman"/>
        </w:rPr>
        <w:instrText xml:space="preserve"> REF _Ref264270619 \h </w:instrText>
      </w:r>
      <w:r w:rsidR="003E2112">
        <w:rPr>
          <w:rFonts w:cs="Times New Roman"/>
        </w:rPr>
      </w:r>
      <w:r w:rsidR="003E2112">
        <w:rPr>
          <w:rFonts w:cs="Times New Roman"/>
        </w:rPr>
        <w:fldChar w:fldCharType="separate"/>
      </w:r>
      <w:r w:rsidR="00825075">
        <w:t>Server wake up time problem</w:t>
      </w:r>
      <w:r w:rsidR="003E2112">
        <w:rPr>
          <w:rFonts w:cs="Times New Roman"/>
        </w:rPr>
        <w:fldChar w:fldCharType="end"/>
      </w:r>
      <w:r>
        <w:rPr>
          <w:rFonts w:cs="Times New Roman"/>
        </w:rPr>
        <w:t>, the time needed for a Windows Server 2008 system to boot.  But this would not represent a problem if a load prediction mechanism would be employed that could estimate that the server sent to sleep would not require to be brought online in the next 10 minutes.</w:t>
      </w:r>
    </w:p>
    <w:p w:rsidR="000728C4" w:rsidRDefault="000728C4" w:rsidP="000728C4">
      <w:pPr>
        <w:pStyle w:val="Heading5"/>
        <w:numPr>
          <w:ilvl w:val="4"/>
          <w:numId w:val="23"/>
        </w:numPr>
        <w:ind w:left="0" w:firstLine="0"/>
      </w:pPr>
      <w:r>
        <w:t>Dynamic task migration problem</w:t>
      </w:r>
    </w:p>
    <w:p w:rsidR="000728C4" w:rsidRPr="00161876" w:rsidRDefault="000728C4" w:rsidP="000728C4">
      <w:r>
        <w:t xml:space="preserve">Hyper-V supports real-time task migration with minimum downtime only under special conditions. More exactly, the shared storage used by the server cluster must support Internet Small Computer Interface (ISCSI) </w:t>
      </w:r>
      <w:r w:rsidR="003E2112">
        <w:fldChar w:fldCharType="begin"/>
      </w:r>
      <w:r>
        <w:instrText xml:space="preserve"> REF _Ref264270964 \h </w:instrText>
      </w:r>
      <w:r w:rsidR="003E2112">
        <w:fldChar w:fldCharType="separate"/>
      </w:r>
      <w:r w:rsidR="00825075" w:rsidRPr="005E7987">
        <w:rPr>
          <w:rFonts w:cs="Times New Roman"/>
          <w:sz w:val="22"/>
        </w:rPr>
        <w:t xml:space="preserve">[ </w:t>
      </w:r>
      <w:r w:rsidR="00825075">
        <w:rPr>
          <w:rFonts w:cs="Times New Roman"/>
          <w:noProof/>
          <w:sz w:val="22"/>
        </w:rPr>
        <w:t>74</w:t>
      </w:r>
      <w:r w:rsidR="003E2112">
        <w:fldChar w:fldCharType="end"/>
      </w:r>
      <w:r>
        <w:t xml:space="preserve"> ] with Persistent Reservation. This reservation is implemented in ISCI-3 standard and allows reserving persistently a storage area for a particular server. Unfortunately, the only Software Storage Servers which implement this functionality and can be included in a Windows Server 208 R2 cluster are servers running Windows Storage Server 2008. Windows Storage server 2008 is available only through Original Equipment Manufacturer licensing, preinstalled with built Storage Servers. </w:t>
      </w:r>
    </w:p>
    <w:p w:rsidR="000728C4" w:rsidRDefault="000728C4" w:rsidP="000728C4">
      <w:pPr>
        <w:ind w:firstLine="720"/>
        <w:rPr>
          <w:rFonts w:cs="Times New Roman"/>
        </w:rPr>
      </w:pPr>
      <w:r>
        <w:rPr>
          <w:rFonts w:cs="Times New Roman"/>
        </w:rPr>
        <w:t xml:space="preserve">To solve this problem, the task migration was, just as “send server to sleep operation”, performed in two steps: in the first step a snapshot of the virtual machine is exported to the shared storage and in the second step that snapshot is imported onto the desired server by the Hyper-V Server running on it.  The drawback of this implementation is that exporting and importing a virtual machine with a hard drive usage of 500 MB takes up to 4 minutes, delay time observed in the real service center case study. </w:t>
      </w:r>
    </w:p>
    <w:p w:rsidR="000728C4" w:rsidRDefault="000728C4" w:rsidP="000728C4">
      <w:pPr>
        <w:pStyle w:val="Heading5"/>
        <w:numPr>
          <w:ilvl w:val="4"/>
          <w:numId w:val="23"/>
        </w:numPr>
        <w:ind w:left="0" w:firstLine="0"/>
      </w:pPr>
      <w:r>
        <w:t>Virtual Machines Resource Allocation Issue</w:t>
      </w:r>
    </w:p>
    <w:p w:rsidR="000728C4" w:rsidRPr="00E54B3D" w:rsidRDefault="000728C4" w:rsidP="000728C4">
      <w:r>
        <w:t>Even if for a virtual machine it was set that is must receive 50% of one CPU core and the task manager of the windows installed inside the virtual machine showed that the virtual machine CPU is loaded at 100%, Hyper-V reports that the virtual machine uses 2-3% of the total CPU time. This is due to some optimizations done internally by Hyper-V Server and for the time being this issue was left unsolved.</w:t>
      </w:r>
    </w:p>
    <w:p w:rsidR="000728C4" w:rsidRDefault="000728C4" w:rsidP="000728C4">
      <w:pPr>
        <w:pStyle w:val="Heading5"/>
        <w:numPr>
          <w:ilvl w:val="4"/>
          <w:numId w:val="23"/>
        </w:numPr>
        <w:ind w:left="0" w:firstLine="0"/>
      </w:pPr>
      <w:r>
        <w:t>Maximum Virtual Machines Number</w:t>
      </w:r>
    </w:p>
    <w:p w:rsidR="000728C4" w:rsidRPr="002700C3" w:rsidRDefault="000728C4" w:rsidP="000728C4">
      <w:r>
        <w:t xml:space="preserve">The Windows Server 2008 R2 version used for the servers in the service center was the Enterprise edition, which allows only 4 virtual machines to be run on a server. This means that </w:t>
      </w:r>
      <w:r>
        <w:lastRenderedPageBreak/>
        <w:t>when our application tried to deploy and start a 5’Th virtual machine the result was an error coming from the operating system.</w:t>
      </w: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pStyle w:val="Title"/>
      </w:pP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Pr>
        <w:pStyle w:val="Title"/>
      </w:pPr>
      <w:r>
        <w:lastRenderedPageBreak/>
        <w:t>Chapter 7</w:t>
      </w:r>
    </w:p>
    <w:p w:rsidR="000728C4" w:rsidRDefault="000728C4" w:rsidP="000728C4">
      <w:pPr>
        <w:pStyle w:val="Heading1"/>
        <w:keepNext/>
        <w:keepLines/>
        <w:numPr>
          <w:ilvl w:val="0"/>
          <w:numId w:val="38"/>
        </w:numPr>
        <w:spacing w:after="160" w:line="276" w:lineRule="auto"/>
        <w:contextualSpacing w:val="0"/>
        <w:rPr>
          <w:rFonts w:cs="Times New Roman"/>
        </w:rPr>
      </w:pPr>
      <w:bookmarkStart w:id="677" w:name="_Toc264798608"/>
      <w:bookmarkStart w:id="678" w:name="_Toc264737240"/>
      <w:bookmarkStart w:id="679" w:name="_Toc264995470"/>
      <w:r w:rsidRPr="00CF554C">
        <w:rPr>
          <w:rFonts w:cs="Times New Roman"/>
        </w:rPr>
        <w:t>Conclusions</w:t>
      </w:r>
      <w:bookmarkEnd w:id="677"/>
      <w:bookmarkEnd w:id="678"/>
      <w:bookmarkEnd w:id="679"/>
    </w:p>
    <w:p w:rsidR="000728C4" w:rsidRPr="0072041E" w:rsidRDefault="000728C4" w:rsidP="000728C4">
      <w:pPr>
        <w:pStyle w:val="ListParagraph"/>
        <w:numPr>
          <w:ilvl w:val="0"/>
          <w:numId w:val="23"/>
        </w:numPr>
        <w:spacing w:before="160" w:after="160" w:line="271" w:lineRule="auto"/>
        <w:contextualSpacing w:val="0"/>
        <w:outlineLvl w:val="1"/>
        <w:rPr>
          <w:b/>
          <w:vanish/>
          <w:sz w:val="28"/>
          <w:szCs w:val="28"/>
        </w:rPr>
      </w:pPr>
      <w:bookmarkStart w:id="680" w:name="_Toc264370225"/>
      <w:bookmarkStart w:id="681" w:name="_Toc264380354"/>
      <w:bookmarkStart w:id="682" w:name="_Toc264396043"/>
      <w:bookmarkStart w:id="683" w:name="_Toc264396300"/>
      <w:bookmarkStart w:id="684" w:name="_Toc264397077"/>
      <w:bookmarkStart w:id="685" w:name="_Toc264397160"/>
      <w:bookmarkStart w:id="686" w:name="_Toc264735387"/>
      <w:bookmarkStart w:id="687" w:name="_Toc264737241"/>
      <w:bookmarkStart w:id="688" w:name="_Toc264798609"/>
      <w:bookmarkStart w:id="689" w:name="_Toc264918519"/>
      <w:bookmarkStart w:id="690" w:name="_Toc264995471"/>
      <w:bookmarkEnd w:id="680"/>
      <w:bookmarkEnd w:id="681"/>
      <w:bookmarkEnd w:id="682"/>
      <w:bookmarkEnd w:id="683"/>
      <w:bookmarkEnd w:id="684"/>
      <w:bookmarkEnd w:id="685"/>
      <w:bookmarkEnd w:id="686"/>
      <w:bookmarkEnd w:id="687"/>
      <w:bookmarkEnd w:id="688"/>
      <w:bookmarkEnd w:id="689"/>
      <w:bookmarkEnd w:id="690"/>
    </w:p>
    <w:p w:rsidR="000728C4" w:rsidRPr="00CF554C" w:rsidRDefault="000728C4" w:rsidP="000728C4">
      <w:pPr>
        <w:ind w:firstLine="720"/>
        <w:rPr>
          <w:rFonts w:cs="Times New Roman"/>
        </w:rPr>
      </w:pPr>
      <w:r w:rsidRPr="00CF554C">
        <w:rPr>
          <w:rFonts w:cs="Times New Roman"/>
        </w:rPr>
        <w:t xml:space="preserve">The solution </w:t>
      </w:r>
      <w:r>
        <w:rPr>
          <w:rFonts w:cs="Times New Roman"/>
        </w:rPr>
        <w:t xml:space="preserve">to building autonomic systems </w:t>
      </w:r>
      <w:r w:rsidRPr="00CF554C">
        <w:rPr>
          <w:rFonts w:cs="Times New Roman"/>
        </w:rPr>
        <w:t xml:space="preserve">proposed in this </w:t>
      </w:r>
      <w:r>
        <w:rPr>
          <w:rFonts w:cs="Times New Roman"/>
        </w:rPr>
        <w:t>report has been built</w:t>
      </w:r>
      <w:r w:rsidRPr="00CF554C">
        <w:rPr>
          <w:rFonts w:cs="Times New Roman"/>
        </w:rPr>
        <w:t xml:space="preserve"> together with Copil Georgiana </w:t>
      </w:r>
      <w:fldSimple w:instr=" REF _Ref263593784 \h  \* MERGEFORMAT ">
        <w:r w:rsidR="00825075" w:rsidRPr="00825075">
          <w:rPr>
            <w:rFonts w:cs="Times New Roman"/>
          </w:rPr>
          <w:t xml:space="preserve">[ </w:t>
        </w:r>
        <w:r w:rsidR="00825075" w:rsidRPr="00825075">
          <w:rPr>
            <w:rFonts w:cs="Times New Roman"/>
            <w:noProof/>
          </w:rPr>
          <w:t>31</w:t>
        </w:r>
      </w:fldSimple>
      <w:r w:rsidRPr="00CF554C">
        <w:rPr>
          <w:rFonts w:cs="Times New Roman"/>
        </w:rPr>
        <w:t xml:space="preserve"> ]</w:t>
      </w:r>
      <w:r>
        <w:rPr>
          <w:rFonts w:cs="Times New Roman"/>
        </w:rPr>
        <w:t xml:space="preserve">. The solution </w:t>
      </w:r>
      <w:r w:rsidRPr="00CF554C">
        <w:rPr>
          <w:rFonts w:cs="Times New Roman"/>
        </w:rPr>
        <w:t>is an</w:t>
      </w:r>
      <w:r>
        <w:rPr>
          <w:rFonts w:cs="Times New Roman"/>
        </w:rPr>
        <w:t xml:space="preserve"> extensible agent-based</w:t>
      </w:r>
      <w:r w:rsidRPr="00CF554C">
        <w:rPr>
          <w:rFonts w:cs="Times New Roman"/>
        </w:rPr>
        <w:t xml:space="preserve"> </w:t>
      </w:r>
      <w:r>
        <w:rPr>
          <w:rFonts w:cs="Times New Roman"/>
        </w:rPr>
        <w:t xml:space="preserve">framework that can be used to create and manage autonomic context-aware systems. The framework uses a </w:t>
      </w:r>
      <w:r w:rsidRPr="00CF554C">
        <w:rPr>
          <w:rFonts w:cs="Times New Roman"/>
        </w:rPr>
        <w:t xml:space="preserve">reinforcement learning based </w:t>
      </w:r>
      <w:r>
        <w:rPr>
          <w:rFonts w:cs="Times New Roman"/>
        </w:rPr>
        <w:t>learning mechanism</w:t>
      </w:r>
      <w:r w:rsidRPr="00CF554C">
        <w:rPr>
          <w:rFonts w:cs="Times New Roman"/>
        </w:rPr>
        <w:t xml:space="preserve"> in which the system decides what course of action to take based on the expected reward. </w:t>
      </w:r>
      <w:r>
        <w:rPr>
          <w:rFonts w:cs="Times New Roman"/>
        </w:rPr>
        <w:t xml:space="preserve">The framework also contains the necessary support for context data gathering, data reasoning and action enforcement. </w:t>
      </w:r>
    </w:p>
    <w:p w:rsidR="000728C4" w:rsidRDefault="000728C4" w:rsidP="000728C4">
      <w:pPr>
        <w:ind w:firstLine="720"/>
        <w:rPr>
          <w:rFonts w:cs="Times New Roman"/>
        </w:rPr>
      </w:pPr>
      <w:r>
        <w:rPr>
          <w:rFonts w:cs="Times New Roman"/>
        </w:rPr>
        <w:t>For the reinforcement learning mechanism a</w:t>
      </w:r>
      <w:r w:rsidRPr="00CF554C">
        <w:rPr>
          <w:rFonts w:cs="Times New Roman"/>
        </w:rPr>
        <w:t xml:space="preserve"> means of computing the expected reward based on the context entropy was presented. </w:t>
      </w:r>
      <w:r>
        <w:rPr>
          <w:rFonts w:cs="Times New Roman"/>
        </w:rPr>
        <w:t xml:space="preserve">Also, a context evaluation mechanism based on </w:t>
      </w:r>
      <w:r w:rsidRPr="00CF554C">
        <w:rPr>
          <w:rFonts w:cs="Times New Roman"/>
        </w:rPr>
        <w:t>based policies and weights</w:t>
      </w:r>
      <w:r>
        <w:rPr>
          <w:rFonts w:cs="Times New Roman"/>
        </w:rPr>
        <w:t xml:space="preserve"> is presented</w:t>
      </w:r>
      <w:r w:rsidRPr="00CF554C">
        <w:rPr>
          <w:rFonts w:cs="Times New Roman"/>
        </w:rPr>
        <w:t xml:space="preserve">. </w:t>
      </w:r>
    </w:p>
    <w:p w:rsidR="000728C4" w:rsidRDefault="000728C4" w:rsidP="000728C4">
      <w:pPr>
        <w:ind w:firstLine="720"/>
        <w:rPr>
          <w:rFonts w:cs="Times New Roman"/>
        </w:rPr>
      </w:pPr>
      <w:r w:rsidRPr="00CF554C">
        <w:rPr>
          <w:rFonts w:cs="Times New Roman"/>
        </w:rPr>
        <w:t xml:space="preserve">The </w:t>
      </w:r>
      <w:r>
        <w:rPr>
          <w:rFonts w:cs="Times New Roman"/>
        </w:rPr>
        <w:t xml:space="preserve">presented framework </w:t>
      </w:r>
      <w:r w:rsidRPr="00CF554C">
        <w:rPr>
          <w:rFonts w:cs="Times New Roman"/>
        </w:rPr>
        <w:t xml:space="preserve">was first </w:t>
      </w:r>
      <w:r>
        <w:rPr>
          <w:rFonts w:cs="Times New Roman"/>
        </w:rPr>
        <w:t xml:space="preserve">used to build an </w:t>
      </w:r>
      <w:r w:rsidRPr="00CF554C">
        <w:rPr>
          <w:rFonts w:cs="Times New Roman"/>
        </w:rPr>
        <w:t xml:space="preserve">autonomic self-healing laboratory. </w:t>
      </w:r>
      <w:r>
        <w:rPr>
          <w:rFonts w:cs="Times New Roman"/>
        </w:rPr>
        <w:t xml:space="preserve"> The resulting system was extensively evaluated both in terms of overhead and correctness. The framework was extended </w:t>
      </w:r>
      <w:r w:rsidRPr="00CF554C">
        <w:rPr>
          <w:rFonts w:cs="Times New Roman"/>
        </w:rPr>
        <w:t xml:space="preserve">with some domain-specific information </w:t>
      </w:r>
      <w:r>
        <w:rPr>
          <w:rFonts w:cs="Times New Roman"/>
        </w:rPr>
        <w:t xml:space="preserve">in order </w:t>
      </w:r>
      <w:r w:rsidRPr="00CF554C">
        <w:rPr>
          <w:rFonts w:cs="Times New Roman"/>
        </w:rPr>
        <w:t>o be applied on a</w:t>
      </w:r>
      <w:r>
        <w:rPr>
          <w:rFonts w:cs="Times New Roman"/>
        </w:rPr>
        <w:t xml:space="preserve"> self-adapting</w:t>
      </w:r>
      <w:r w:rsidRPr="00CF554C">
        <w:rPr>
          <w:rFonts w:cs="Times New Roman"/>
        </w:rPr>
        <w:t xml:space="preserve"> </w:t>
      </w:r>
      <w:r>
        <w:rPr>
          <w:rFonts w:cs="Times New Roman"/>
        </w:rPr>
        <w:t>service center</w:t>
      </w:r>
      <w:r w:rsidRPr="00CF554C">
        <w:rPr>
          <w:rFonts w:cs="Times New Roman"/>
        </w:rPr>
        <w:t xml:space="preserve">, where it controlled both the smart environment which housed the </w:t>
      </w:r>
      <w:r>
        <w:rPr>
          <w:rFonts w:cs="Times New Roman"/>
        </w:rPr>
        <w:t>service center</w:t>
      </w:r>
      <w:r w:rsidRPr="00CF554C">
        <w:rPr>
          <w:rFonts w:cs="Times New Roman"/>
        </w:rPr>
        <w:t xml:space="preserve"> and the </w:t>
      </w:r>
      <w:r>
        <w:rPr>
          <w:rFonts w:cs="Times New Roman"/>
        </w:rPr>
        <w:t>service center</w:t>
      </w:r>
      <w:r w:rsidRPr="00CF554C">
        <w:rPr>
          <w:rFonts w:cs="Times New Roman"/>
        </w:rPr>
        <w:t xml:space="preserve"> workload distribution. By using this </w:t>
      </w:r>
      <w:r>
        <w:rPr>
          <w:rFonts w:cs="Times New Roman"/>
        </w:rPr>
        <w:t>approach</w:t>
      </w:r>
      <w:r w:rsidRPr="00CF554C">
        <w:rPr>
          <w:rFonts w:cs="Times New Roman"/>
        </w:rPr>
        <w:t xml:space="preserve"> to enforce energy policies the power consumption of a </w:t>
      </w:r>
      <w:r>
        <w:rPr>
          <w:rFonts w:cs="Times New Roman"/>
        </w:rPr>
        <w:t>service center</w:t>
      </w:r>
      <w:r w:rsidRPr="00CF554C">
        <w:rPr>
          <w:rFonts w:cs="Times New Roman"/>
        </w:rPr>
        <w:t xml:space="preserve"> is reduced.</w:t>
      </w:r>
    </w:p>
    <w:p w:rsidR="000728C4" w:rsidRDefault="000728C4" w:rsidP="000728C4">
      <w:pPr>
        <w:ind w:firstLine="720"/>
        <w:rPr>
          <w:rFonts w:cs="Times New Roman"/>
        </w:rPr>
      </w:pPr>
      <w:r>
        <w:rPr>
          <w:rFonts w:cs="Times New Roman"/>
        </w:rPr>
        <w:t>A negotiation mechanism to be used in computing QoS-Energy tradeoffs was presented. The mechanism uses bidimensional functions as negotiation offers, one dimension representing the desirability of the negotiating party to offer the value on the other dimension. The negotiation mechanism was implemented efficiently using a fuzzy logic library and used for the energy-aware service center</w:t>
      </w:r>
    </w:p>
    <w:p w:rsidR="000728C4" w:rsidRDefault="000728C4" w:rsidP="000728C4">
      <w:pPr>
        <w:ind w:firstLine="720"/>
        <w:rPr>
          <w:rFonts w:cs="Times New Roman"/>
        </w:rPr>
      </w:pPr>
      <w:r w:rsidRPr="00CF554C">
        <w:rPr>
          <w:rFonts w:cs="Times New Roman"/>
        </w:rPr>
        <w:t xml:space="preserve">The approach to </w:t>
      </w:r>
      <w:r>
        <w:rPr>
          <w:rFonts w:cs="Times New Roman"/>
        </w:rPr>
        <w:t>service center</w:t>
      </w:r>
      <w:r w:rsidRPr="00CF554C">
        <w:rPr>
          <w:rFonts w:cs="Times New Roman"/>
        </w:rPr>
        <w:t xml:space="preserve"> workload representation was the use of virtual machines, which provide dynamic migration from one server to another and give an independent env</w:t>
      </w:r>
      <w:r>
        <w:rPr>
          <w:rFonts w:cs="Times New Roman"/>
        </w:rPr>
        <w:t xml:space="preserve">ironment for the client to use. Another reason behind the virtual machines approach is that a client can connect remotely to his virtual machine and tailor it after its specific needs, installing or uninstalling software. This gives the client the ability to personalize and tailor the virtual machine while keeping his data isolated from the other clients. </w:t>
      </w:r>
    </w:p>
    <w:p w:rsidR="000728C4" w:rsidRPr="00CF554C" w:rsidRDefault="000728C4" w:rsidP="000728C4">
      <w:pPr>
        <w:ind w:firstLine="720"/>
        <w:rPr>
          <w:rFonts w:cs="Times New Roman"/>
        </w:rPr>
      </w:pPr>
      <w:r w:rsidRPr="00CF554C">
        <w:rPr>
          <w:rFonts w:cs="Times New Roman"/>
        </w:rPr>
        <w:t xml:space="preserve">3D context representation where built both for the smart </w:t>
      </w:r>
      <w:r>
        <w:rPr>
          <w:rFonts w:cs="Times New Roman"/>
        </w:rPr>
        <w:t>room</w:t>
      </w:r>
      <w:r w:rsidRPr="00CF554C">
        <w:rPr>
          <w:rFonts w:cs="Times New Roman"/>
        </w:rPr>
        <w:t xml:space="preserve"> and the energy efficient </w:t>
      </w:r>
      <w:r>
        <w:rPr>
          <w:rFonts w:cs="Times New Roman"/>
        </w:rPr>
        <w:t>service center</w:t>
      </w:r>
      <w:r w:rsidRPr="00CF554C">
        <w:rPr>
          <w:rFonts w:cs="Times New Roman"/>
        </w:rPr>
        <w:t xml:space="preserve">. </w:t>
      </w:r>
      <w:r>
        <w:rPr>
          <w:rFonts w:cs="Times New Roman"/>
        </w:rPr>
        <w:t>The smart room 3D representation allowed user interaction and could have been used to monitor and manage a real environment.</w:t>
      </w:r>
    </w:p>
    <w:p w:rsidR="000728C4" w:rsidRPr="00CF554C" w:rsidRDefault="000728C4" w:rsidP="000728C4">
      <w:pPr>
        <w:ind w:firstLine="720"/>
        <w:rPr>
          <w:rFonts w:cs="Times New Roman"/>
        </w:rPr>
      </w:pPr>
      <w:r w:rsidRPr="00CF554C">
        <w:rPr>
          <w:rFonts w:cs="Times New Roman"/>
        </w:rPr>
        <w:t xml:space="preserve">The </w:t>
      </w:r>
      <w:r>
        <w:rPr>
          <w:rFonts w:cs="Times New Roman"/>
        </w:rPr>
        <w:t>service center management system</w:t>
      </w:r>
      <w:r w:rsidRPr="00CF554C">
        <w:rPr>
          <w:rFonts w:cs="Times New Roman"/>
        </w:rPr>
        <w:t xml:space="preserve"> was </w:t>
      </w:r>
      <w:r>
        <w:rPr>
          <w:rFonts w:cs="Times New Roman"/>
        </w:rPr>
        <w:t>applied</w:t>
      </w:r>
      <w:r w:rsidRPr="00CF554C">
        <w:rPr>
          <w:rFonts w:cs="Times New Roman"/>
        </w:rPr>
        <w:t xml:space="preserve"> on a homemade </w:t>
      </w:r>
      <w:r>
        <w:rPr>
          <w:rFonts w:cs="Times New Roman"/>
        </w:rPr>
        <w:t>service center</w:t>
      </w:r>
      <w:r w:rsidRPr="00CF554C">
        <w:rPr>
          <w:rFonts w:cs="Times New Roman"/>
        </w:rPr>
        <w:t xml:space="preserve"> containi</w:t>
      </w:r>
      <w:r>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the WIN32 API exposed trough WMI, in turn as with hyper-v exposed trough ASP.NET web services.</w:t>
      </w:r>
    </w:p>
    <w:p w:rsidR="000728C4" w:rsidRPr="00CF554C" w:rsidRDefault="000728C4" w:rsidP="000728C4">
      <w:pPr>
        <w:ind w:firstLine="720"/>
        <w:rPr>
          <w:rFonts w:cs="Times New Roman"/>
        </w:rPr>
      </w:pPr>
      <w:r w:rsidRPr="00CF554C">
        <w:rPr>
          <w:rFonts w:cs="Times New Roman"/>
        </w:rPr>
        <w:lastRenderedPageBreak/>
        <w:t>By mapping the same domain model and the same solutions search algorithm on both a self-healing and a self-adapting environment, the two autonomic systems properties can be considered isomorphic and solvable by the same processes.</w:t>
      </w:r>
    </w:p>
    <w:p w:rsidR="000728C4" w:rsidRPr="00CF554C" w:rsidRDefault="000728C4" w:rsidP="000728C4">
      <w:pPr>
        <w:ind w:firstLine="720"/>
        <w:rPr>
          <w:rFonts w:cs="Times New Roman"/>
        </w:rPr>
      </w:pPr>
      <w:r w:rsidRPr="00CF554C">
        <w:rPr>
          <w:rFonts w:cs="Times New Roman"/>
        </w:rPr>
        <w:t xml:space="preserve"> The presented solution is </w:t>
      </w:r>
      <w:r>
        <w:rPr>
          <w:rFonts w:cs="Times New Roman"/>
        </w:rPr>
        <w:t xml:space="preserve">a </w:t>
      </w:r>
      <w:r w:rsidRPr="00CF554C">
        <w:rPr>
          <w:rFonts w:cs="Times New Roman"/>
        </w:rPr>
        <w:t>general</w:t>
      </w:r>
      <w:r>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Pr>
          <w:rFonts w:cs="Times New Roman"/>
        </w:rPr>
        <w:t>very</w:t>
      </w:r>
      <w:r w:rsidRPr="00CF554C">
        <w:rPr>
          <w:rFonts w:cs="Times New Roman"/>
        </w:rPr>
        <w:t xml:space="preserve"> versatile because any real world system can be mapped to an environment described by policies and reward functions.</w:t>
      </w:r>
    </w:p>
    <w:p w:rsidR="000728C4" w:rsidRDefault="000728C4" w:rsidP="000728C4">
      <w:pPr>
        <w:pStyle w:val="Heading2"/>
        <w:numPr>
          <w:ilvl w:val="1"/>
          <w:numId w:val="23"/>
        </w:numPr>
        <w:ind w:left="0" w:firstLine="0"/>
      </w:pPr>
      <w:bookmarkStart w:id="691" w:name="_Toc264798610"/>
      <w:bookmarkStart w:id="692" w:name="_Toc264737242"/>
      <w:bookmarkStart w:id="693" w:name="_Toc264995472"/>
      <w:r>
        <w:t>Future Work</w:t>
      </w:r>
      <w:bookmarkEnd w:id="691"/>
      <w:bookmarkEnd w:id="692"/>
      <w:bookmarkEnd w:id="693"/>
    </w:p>
    <w:p w:rsidR="000728C4" w:rsidRDefault="000728C4" w:rsidP="000728C4">
      <w:r>
        <w:t>Regarding the energy-aware service center, the current implementation lacks the support to create an install an operating system in a virtual machine dynamically by the user. Also, the live migration mechanism should be used for task migration. For this a suitable storage server needs to be found and the Hyper-V functionality needed for real-time task migration discovered and used. Another future aspect is to install the Service center edition of Windows Server 2008 R2, which allows an unlimited number of virtual machines per server. Also regarding live service center case study, power meters should be used to measure the power consumption of the service center with and without the self-adapting controller.</w:t>
      </w:r>
    </w:p>
    <w:p w:rsidR="000728C4" w:rsidRDefault="000728C4" w:rsidP="000728C4">
      <w:pPr>
        <w:ind w:firstLine="720"/>
      </w:pPr>
      <w:r>
        <w:t xml:space="preserve">Another improvement over the existing platform is to integrate Open Sim </w:t>
      </w:r>
      <w:r w:rsidR="003E2112">
        <w:fldChar w:fldCharType="begin"/>
      </w:r>
      <w:r>
        <w:instrText xml:space="preserve"> REF _Ref264288752 \h </w:instrText>
      </w:r>
      <w:r w:rsidR="003E2112">
        <w:fldChar w:fldCharType="separate"/>
      </w:r>
      <w:r w:rsidR="00825075" w:rsidRPr="005E7987">
        <w:rPr>
          <w:sz w:val="22"/>
        </w:rPr>
        <w:t xml:space="preserve">[ </w:t>
      </w:r>
      <w:r w:rsidR="00825075">
        <w:rPr>
          <w:b/>
          <w:noProof/>
          <w:sz w:val="22"/>
        </w:rPr>
        <w:t>76</w:t>
      </w:r>
      <w:r w:rsidR="003E2112">
        <w:fldChar w:fldCharType="end"/>
      </w:r>
      <w:r>
        <w:t xml:space="preserve"> ] as means of context representation and interaction. Open Sim simulator gives the possibility to define detailed interactive 3D environments which the user can navigate using a virtual character. Such a representation would provide a good mechanism for monitoring and managing autonomic environments.</w:t>
      </w: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Pr="00651C81" w:rsidRDefault="000728C4" w:rsidP="000728C4">
      <w:pPr>
        <w:pStyle w:val="Heading1"/>
      </w:pPr>
      <w:bookmarkStart w:id="694" w:name="_Toc264798611"/>
      <w:bookmarkStart w:id="695" w:name="_Toc264737243"/>
      <w:bookmarkStart w:id="696" w:name="_Toc264995473"/>
      <w:r w:rsidRPr="00651C81">
        <w:lastRenderedPageBreak/>
        <w:t>Bibliography</w:t>
      </w:r>
      <w:bookmarkEnd w:id="694"/>
      <w:bookmarkEnd w:id="695"/>
      <w:bookmarkEnd w:id="696"/>
    </w:p>
    <w:p w:rsidR="000728C4" w:rsidRPr="00C02119" w:rsidRDefault="000728C4" w:rsidP="000728C4"/>
    <w:p w:rsidR="000728C4" w:rsidRPr="0038514E" w:rsidRDefault="000728C4" w:rsidP="000728C4">
      <w:pPr>
        <w:rPr>
          <w:rFonts w:cs="Times New Roman"/>
          <w:sz w:val="22"/>
        </w:rPr>
      </w:pPr>
      <w:bookmarkStart w:id="697" w:name="_Ref264101718"/>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1</w:t>
      </w:r>
      <w:r w:rsidR="003E2112" w:rsidRPr="0038514E">
        <w:rPr>
          <w:rFonts w:cs="Times New Roman"/>
          <w:sz w:val="22"/>
        </w:rPr>
        <w:fldChar w:fldCharType="end"/>
      </w:r>
      <w:bookmarkEnd w:id="697"/>
      <w:r w:rsidRPr="0038514E">
        <w:rPr>
          <w:rFonts w:cs="Times New Roman"/>
          <w:sz w:val="22"/>
        </w:rPr>
        <w:t xml:space="preserve"> ] D.A.Menasce, J.O.Kephart: </w:t>
      </w:r>
      <w:r w:rsidRPr="0038514E">
        <w:rPr>
          <w:rFonts w:cs="Times New Roman"/>
          <w:b/>
          <w:sz w:val="22"/>
        </w:rPr>
        <w:t>Autonomic Computing</w:t>
      </w:r>
      <w:r w:rsidRPr="0038514E">
        <w:rPr>
          <w:rFonts w:cs="Times New Roman"/>
          <w:sz w:val="22"/>
        </w:rPr>
        <w:t xml:space="preserve"> </w:t>
      </w:r>
    </w:p>
    <w:p w:rsidR="000728C4" w:rsidRPr="0038514E" w:rsidRDefault="000728C4" w:rsidP="000728C4">
      <w:pPr>
        <w:rPr>
          <w:rFonts w:cs="Times New Roman"/>
          <w:sz w:val="22"/>
        </w:rPr>
      </w:pPr>
      <w:bookmarkStart w:id="698" w:name="_Ref264101730"/>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2</w:t>
      </w:r>
      <w:r w:rsidR="003E2112" w:rsidRPr="0038514E">
        <w:rPr>
          <w:rFonts w:cs="Times New Roman"/>
          <w:sz w:val="22"/>
        </w:rPr>
        <w:fldChar w:fldCharType="end"/>
      </w:r>
      <w:bookmarkEnd w:id="698"/>
      <w:r w:rsidRPr="0038514E">
        <w:rPr>
          <w:rFonts w:cs="Times New Roman"/>
          <w:sz w:val="22"/>
        </w:rPr>
        <w:t xml:space="preserve"> ] D.M.Chess, J.O.Kephart: </w:t>
      </w:r>
      <w:r w:rsidRPr="0038514E">
        <w:rPr>
          <w:rFonts w:cs="Times New Roman"/>
          <w:b/>
          <w:sz w:val="22"/>
        </w:rPr>
        <w:t>The Vision of Autonomic Computing</w:t>
      </w:r>
      <w:r w:rsidRPr="0038514E">
        <w:rPr>
          <w:rFonts w:cs="Times New Roman"/>
          <w:sz w:val="22"/>
        </w:rPr>
        <w:t xml:space="preserve"> </w:t>
      </w:r>
    </w:p>
    <w:p w:rsidR="000728C4" w:rsidRPr="0038514E" w:rsidRDefault="000728C4" w:rsidP="000728C4">
      <w:pPr>
        <w:rPr>
          <w:rFonts w:cs="Times New Roman"/>
          <w:b/>
          <w:sz w:val="22"/>
        </w:rPr>
      </w:pPr>
      <w:bookmarkStart w:id="699" w:name="_Ref264102002"/>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3</w:t>
      </w:r>
      <w:r w:rsidR="003E2112" w:rsidRPr="0038514E">
        <w:rPr>
          <w:rFonts w:cs="Times New Roman"/>
          <w:sz w:val="22"/>
        </w:rPr>
        <w:fldChar w:fldCharType="end"/>
      </w:r>
      <w:bookmarkEnd w:id="699"/>
      <w:r w:rsidRPr="0038514E">
        <w:rPr>
          <w:rFonts w:cs="Times New Roman"/>
          <w:sz w:val="22"/>
        </w:rPr>
        <w:t xml:space="preserve"> ] R.Sterrit, M.Hinchey: </w:t>
      </w:r>
      <w:r w:rsidRPr="0038514E">
        <w:rPr>
          <w:rFonts w:cs="Times New Roman"/>
          <w:b/>
          <w:sz w:val="22"/>
        </w:rPr>
        <w:t>Why Computer-Based Systems Should be Authomatic</w:t>
      </w:r>
    </w:p>
    <w:p w:rsidR="000728C4" w:rsidRPr="0038514E" w:rsidRDefault="000728C4" w:rsidP="000728C4">
      <w:pPr>
        <w:rPr>
          <w:rFonts w:cs="Times New Roman"/>
          <w:sz w:val="22"/>
        </w:rPr>
      </w:pPr>
      <w:bookmarkStart w:id="700" w:name="_Ref264103740"/>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4</w:t>
      </w:r>
      <w:r w:rsidR="003E2112" w:rsidRPr="0038514E">
        <w:rPr>
          <w:rFonts w:cs="Times New Roman"/>
          <w:sz w:val="22"/>
        </w:rPr>
        <w:fldChar w:fldCharType="end"/>
      </w:r>
      <w:bookmarkEnd w:id="700"/>
      <w:r w:rsidRPr="0038514E">
        <w:rPr>
          <w:rFonts w:cs="Times New Roman"/>
          <w:sz w:val="22"/>
        </w:rPr>
        <w:t xml:space="preserve"> ] M.Parashar, S.Hariri: </w:t>
      </w:r>
      <w:r w:rsidRPr="0038514E">
        <w:rPr>
          <w:rFonts w:cs="Times New Roman"/>
          <w:b/>
          <w:sz w:val="22"/>
        </w:rPr>
        <w:t>Autonomic Computing: An Overview</w:t>
      </w:r>
    </w:p>
    <w:p w:rsidR="000728C4" w:rsidRPr="0038514E" w:rsidRDefault="000728C4" w:rsidP="000728C4">
      <w:pPr>
        <w:rPr>
          <w:rFonts w:cs="Times New Roman"/>
          <w:sz w:val="22"/>
        </w:rPr>
      </w:pPr>
      <w:bookmarkStart w:id="701" w:name="_Ref263593035"/>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5</w:t>
      </w:r>
      <w:r w:rsidR="003E2112" w:rsidRPr="0038514E">
        <w:rPr>
          <w:rFonts w:cs="Times New Roman"/>
          <w:sz w:val="22"/>
        </w:rPr>
        <w:fldChar w:fldCharType="end"/>
      </w:r>
      <w:bookmarkEnd w:id="701"/>
      <w:r w:rsidRPr="0038514E">
        <w:rPr>
          <w:rFonts w:cs="Times New Roman"/>
          <w:sz w:val="22"/>
        </w:rPr>
        <w:t xml:space="preserve"> ] </w:t>
      </w:r>
      <w:r w:rsidRPr="0038514E">
        <w:rPr>
          <w:rStyle w:val="Heading1Char"/>
          <w:rFonts w:cs="Times New Roman"/>
          <w:sz w:val="22"/>
          <w:szCs w:val="22"/>
        </w:rPr>
        <w:t>Green</w:t>
      </w:r>
      <w:r w:rsidRPr="0038514E">
        <w:rPr>
          <w:rStyle w:val="Strong"/>
          <w:rFonts w:cs="Times New Roman"/>
          <w:sz w:val="22"/>
        </w:rPr>
        <w:t xml:space="preserve"> Active Management of Energy in IT Service </w:t>
      </w:r>
      <w:r>
        <w:rPr>
          <w:rStyle w:val="Strong"/>
          <w:rFonts w:cs="Times New Roman"/>
          <w:sz w:val="22"/>
        </w:rPr>
        <w:t>C</w:t>
      </w:r>
      <w:r w:rsidRPr="0038514E">
        <w:rPr>
          <w:rStyle w:val="Strong"/>
          <w:rFonts w:cs="Times New Roman"/>
          <w:sz w:val="22"/>
        </w:rPr>
        <w:t xml:space="preserve">enters: </w:t>
      </w:r>
      <w:r w:rsidRPr="0038514E">
        <w:rPr>
          <w:rStyle w:val="apple-converted-space"/>
          <w:rFonts w:cs="Times New Roman"/>
          <w:sz w:val="22"/>
        </w:rPr>
        <w:t>Performance</w:t>
      </w:r>
      <w:r w:rsidRPr="0038514E">
        <w:rPr>
          <w:rStyle w:val="apple-style-span"/>
          <w:rFonts w:cs="Times New Roman"/>
          <w:sz w:val="22"/>
        </w:rPr>
        <w:t xml:space="preserve"> Computing Center Stuttgart (HLRS), </w:t>
      </w:r>
      <w:r w:rsidRPr="0038514E">
        <w:rPr>
          <w:rFonts w:cs="Times New Roman"/>
          <w:sz w:val="22"/>
        </w:rPr>
        <w:t xml:space="preserve"> </w:t>
      </w:r>
      <w:hyperlink r:id="rId67" w:history="1">
        <w:r w:rsidRPr="0038514E">
          <w:rPr>
            <w:rStyle w:val="Hyperlink"/>
            <w:rFonts w:cs="Times New Roman"/>
            <w:color w:val="auto"/>
            <w:sz w:val="22"/>
          </w:rPr>
          <w:t>http://www.hlrs.de/organization/av/isis/research/distributed-systems/games/</w:t>
        </w:r>
      </w:hyperlink>
    </w:p>
    <w:p w:rsidR="000728C4" w:rsidRPr="0038514E" w:rsidRDefault="000728C4" w:rsidP="000728C4">
      <w:pPr>
        <w:rPr>
          <w:rFonts w:cs="Times New Roman"/>
          <w:sz w:val="22"/>
        </w:rPr>
      </w:pPr>
      <w:bookmarkStart w:id="702" w:name="_Ref263593051"/>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6</w:t>
      </w:r>
      <w:r w:rsidR="003E2112" w:rsidRPr="0038514E">
        <w:rPr>
          <w:rFonts w:cs="Times New Roman"/>
          <w:sz w:val="22"/>
        </w:rPr>
        <w:fldChar w:fldCharType="end"/>
      </w:r>
      <w:bookmarkEnd w:id="702"/>
      <w:r w:rsidRPr="0038514E">
        <w:rPr>
          <w:rFonts w:cs="Times New Roman"/>
          <w:sz w:val="22"/>
        </w:rPr>
        <w:t xml:space="preserve"> ]</w:t>
      </w:r>
      <w:r w:rsidRPr="0038514E">
        <w:rPr>
          <w:rStyle w:val="apple-style-span"/>
          <w:rFonts w:cs="Times New Roman"/>
          <w:sz w:val="22"/>
        </w:rPr>
        <w:t xml:space="preserve"> </w:t>
      </w:r>
      <w:r w:rsidRPr="0038514E">
        <w:rPr>
          <w:rStyle w:val="apple-style-span"/>
          <w:rFonts w:cs="Times New Roman"/>
          <w:b/>
          <w:sz w:val="22"/>
        </w:rPr>
        <w:t>VMware Whitepaper</w:t>
      </w:r>
      <w:r w:rsidRPr="0038514E">
        <w:rPr>
          <w:rStyle w:val="apple-style-span"/>
          <w:rFonts w:cs="Times New Roman"/>
          <w:sz w:val="22"/>
        </w:rPr>
        <w:t xml:space="preserve">: How VMware Virtualization Right-sizes IT Infrastructure to Reduce Power Consumption, </w:t>
      </w:r>
      <w:hyperlink r:id="rId68" w:history="1">
        <w:r w:rsidRPr="0038514E">
          <w:rPr>
            <w:rStyle w:val="Hyperlink"/>
            <w:rFonts w:cs="Times New Roman"/>
            <w:color w:val="auto"/>
            <w:sz w:val="22"/>
          </w:rPr>
          <w:t>http://www.vmware.com/files/pdf/WhitePaper_ReducePowerConsumption.pdf</w:t>
        </w:r>
      </w:hyperlink>
      <w:r w:rsidRPr="0038514E">
        <w:rPr>
          <w:rFonts w:cs="Times New Roman"/>
          <w:sz w:val="22"/>
        </w:rPr>
        <w:t>, pages 4</w:t>
      </w:r>
    </w:p>
    <w:p w:rsidR="000728C4" w:rsidRPr="0038514E" w:rsidRDefault="000728C4" w:rsidP="000728C4">
      <w:pPr>
        <w:rPr>
          <w:rFonts w:cs="Times New Roman"/>
          <w:sz w:val="22"/>
        </w:rPr>
      </w:pPr>
      <w:bookmarkStart w:id="703" w:name="_Ref263593074"/>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7</w:t>
      </w:r>
      <w:r w:rsidR="003E2112" w:rsidRPr="0038514E">
        <w:rPr>
          <w:rFonts w:cs="Times New Roman"/>
          <w:sz w:val="22"/>
        </w:rPr>
        <w:fldChar w:fldCharType="end"/>
      </w:r>
      <w:bookmarkEnd w:id="703"/>
      <w:r w:rsidRPr="0038514E">
        <w:rPr>
          <w:rFonts w:cs="Times New Roman"/>
          <w:sz w:val="22"/>
        </w:rPr>
        <w:t xml:space="preserve"> ]</w:t>
      </w:r>
      <w:r w:rsidRPr="0038514E">
        <w:rPr>
          <w:rFonts w:cs="Times New Roman"/>
          <w:b/>
          <w:bCs/>
          <w:sz w:val="22"/>
        </w:rPr>
        <w:t xml:space="preserve"> EPA </w:t>
      </w:r>
      <w:hyperlink r:id="rId69" w:history="1">
        <w:r>
          <w:rPr>
            <w:rStyle w:val="Emphasis"/>
            <w:rFonts w:cs="Times New Roman"/>
            <w:i w:val="0"/>
            <w:iCs w:val="0"/>
            <w:sz w:val="22"/>
          </w:rPr>
          <w:t>Service center</w:t>
        </w:r>
        <w:r w:rsidRPr="0038514E">
          <w:rPr>
            <w:rStyle w:val="apple-converted-space"/>
            <w:rFonts w:cs="Times New Roman"/>
            <w:b/>
            <w:bCs/>
            <w:sz w:val="22"/>
          </w:rPr>
          <w:t> </w:t>
        </w:r>
        <w:r w:rsidRPr="0038514E">
          <w:rPr>
            <w:rStyle w:val="Hyperlink"/>
            <w:rFonts w:cs="Times New Roman"/>
            <w:b/>
            <w:bCs/>
            <w:color w:val="auto"/>
            <w:sz w:val="22"/>
            <w:u w:val="none"/>
          </w:rPr>
          <w:t>Report to Congress -FINAL 7-25-07</w:t>
        </w:r>
      </w:hyperlink>
      <w:r w:rsidRPr="0038514E">
        <w:rPr>
          <w:rFonts w:cs="Times New Roman"/>
          <w:b/>
          <w:bCs/>
          <w:sz w:val="22"/>
        </w:rPr>
        <w:t xml:space="preserve">, </w:t>
      </w:r>
      <w:hyperlink r:id="rId70" w:history="1">
        <w:r w:rsidRPr="0038514E">
          <w:rPr>
            <w:rStyle w:val="Hyperlink"/>
            <w:rFonts w:cs="Times New Roman"/>
            <w:color w:val="auto"/>
            <w:sz w:val="22"/>
          </w:rPr>
          <w:t>http://www.federalnewsradio.com/pdfs/EPA</w:t>
        </w:r>
        <w:r>
          <w:rPr>
            <w:rStyle w:val="Hyperlink"/>
            <w:rFonts w:cs="Times New Roman"/>
            <w:color w:val="auto"/>
            <w:sz w:val="22"/>
          </w:rPr>
          <w:t>Service center</w:t>
        </w:r>
        <w:r w:rsidRPr="0038514E">
          <w:rPr>
            <w:rStyle w:val="Hyperlink"/>
            <w:rFonts w:cs="Times New Roman"/>
            <w:color w:val="auto"/>
            <w:sz w:val="22"/>
          </w:rPr>
          <w:t>ReporttoCongress-August2007.pdf</w:t>
        </w:r>
      </w:hyperlink>
      <w:r w:rsidRPr="0038514E">
        <w:rPr>
          <w:rFonts w:cs="Times New Roman"/>
          <w:sz w:val="22"/>
        </w:rPr>
        <w:t>, Pages 6</w:t>
      </w:r>
    </w:p>
    <w:p w:rsidR="000728C4" w:rsidRPr="0038514E" w:rsidRDefault="000728C4" w:rsidP="000728C4">
      <w:pPr>
        <w:rPr>
          <w:rFonts w:cs="Times New Roman"/>
          <w:sz w:val="22"/>
        </w:rPr>
      </w:pPr>
      <w:bookmarkStart w:id="704" w:name="_Ref263593083"/>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8</w:t>
      </w:r>
      <w:r w:rsidR="003E2112" w:rsidRPr="0038514E">
        <w:rPr>
          <w:rFonts w:cs="Times New Roman"/>
          <w:sz w:val="22"/>
        </w:rPr>
        <w:fldChar w:fldCharType="end"/>
      </w:r>
      <w:bookmarkEnd w:id="704"/>
      <w:r w:rsidRPr="0038514E">
        <w:rPr>
          <w:rFonts w:cs="Times New Roman"/>
          <w:sz w:val="22"/>
        </w:rPr>
        <w:t xml:space="preserve"> ] M. Poniatowski: </w:t>
      </w:r>
      <w:r w:rsidRPr="0038514E">
        <w:rPr>
          <w:rFonts w:cs="Times New Roman"/>
          <w:b/>
          <w:sz w:val="22"/>
        </w:rPr>
        <w:t xml:space="preserve">Foundations of Green IT: Consolidation, Virtualization, Efficiency, and ROI in the </w:t>
      </w:r>
      <w:r>
        <w:rPr>
          <w:rFonts w:cs="Times New Roman"/>
          <w:b/>
          <w:sz w:val="22"/>
        </w:rPr>
        <w:t>Service center</w:t>
      </w:r>
      <w:r w:rsidRPr="0038514E">
        <w:rPr>
          <w:rFonts w:cs="Times New Roman"/>
          <w:b/>
          <w:sz w:val="22"/>
        </w:rPr>
        <w:t>,</w:t>
      </w:r>
      <w:r w:rsidRPr="0038514E">
        <w:rPr>
          <w:rFonts w:cs="Times New Roman"/>
          <w:sz w:val="22"/>
        </w:rPr>
        <w:t xml:space="preserve"> Prentice Hall, 2009, ISBN-10</w:t>
      </w:r>
      <w:r w:rsidRPr="0038514E">
        <w:rPr>
          <w:rStyle w:val="productdetailskeys"/>
          <w:rFonts w:cs="Times New Roman"/>
          <w:bCs/>
          <w:sz w:val="22"/>
        </w:rPr>
        <w:t>:</w:t>
      </w:r>
      <w:r w:rsidRPr="0038514E">
        <w:rPr>
          <w:rStyle w:val="apple-converted-space"/>
          <w:rFonts w:cs="Times New Roman"/>
          <w:bCs/>
          <w:sz w:val="22"/>
        </w:rPr>
        <w:t> </w:t>
      </w:r>
      <w:r w:rsidRPr="0038514E">
        <w:rPr>
          <w:rFonts w:cs="Times New Roman"/>
          <w:bCs/>
          <w:sz w:val="22"/>
        </w:rPr>
        <w:t xml:space="preserve">0137043759, </w:t>
      </w:r>
      <w:r w:rsidRPr="0038514E">
        <w:rPr>
          <w:rStyle w:val="productdetailskeys"/>
          <w:rFonts w:cs="Times New Roman"/>
          <w:bCs/>
          <w:sz w:val="22"/>
        </w:rPr>
        <w:t xml:space="preserve">ISBN-13: </w:t>
      </w:r>
      <w:r w:rsidRPr="0038514E">
        <w:rPr>
          <w:rFonts w:cs="Times New Roman"/>
          <w:bCs/>
          <w:sz w:val="22"/>
        </w:rPr>
        <w:t>9780137043750, 978-0137043750</w:t>
      </w:r>
      <w:r w:rsidRPr="0038514E">
        <w:rPr>
          <w:rFonts w:cs="Times New Roman"/>
          <w:sz w:val="22"/>
        </w:rPr>
        <w:t>, pages xiii</w:t>
      </w:r>
    </w:p>
    <w:p w:rsidR="000728C4" w:rsidRPr="00DC7430" w:rsidRDefault="000728C4" w:rsidP="000728C4">
      <w:pPr>
        <w:rPr>
          <w:sz w:val="22"/>
        </w:rPr>
      </w:pPr>
      <w:r w:rsidRPr="00DC7430">
        <w:rPr>
          <w:sz w:val="22"/>
        </w:rPr>
        <w:t xml:space="preserve"> </w:t>
      </w:r>
      <w:bookmarkStart w:id="705" w:name="_Ref263593098"/>
      <w:r w:rsidRPr="00DC7430">
        <w:rPr>
          <w:sz w:val="22"/>
        </w:rPr>
        <w:t xml:space="preserve">[ </w:t>
      </w:r>
      <w:r w:rsidR="003E2112" w:rsidRPr="00DC7430">
        <w:rPr>
          <w:sz w:val="22"/>
        </w:rPr>
        <w:fldChar w:fldCharType="begin"/>
      </w:r>
      <w:r w:rsidRPr="00DC7430">
        <w:rPr>
          <w:sz w:val="22"/>
        </w:rPr>
        <w:instrText xml:space="preserve"> SEQ [ \* ARABIC </w:instrText>
      </w:r>
      <w:r w:rsidR="003E2112" w:rsidRPr="00DC7430">
        <w:rPr>
          <w:sz w:val="22"/>
        </w:rPr>
        <w:fldChar w:fldCharType="separate"/>
      </w:r>
      <w:r w:rsidR="00825075">
        <w:rPr>
          <w:noProof/>
          <w:sz w:val="22"/>
        </w:rPr>
        <w:t>9</w:t>
      </w:r>
      <w:r w:rsidR="003E2112" w:rsidRPr="00DC7430">
        <w:rPr>
          <w:sz w:val="22"/>
        </w:rPr>
        <w:fldChar w:fldCharType="end"/>
      </w:r>
      <w:bookmarkEnd w:id="705"/>
      <w:r w:rsidRPr="00DC7430">
        <w:rPr>
          <w:sz w:val="22"/>
        </w:rPr>
        <w:t xml:space="preserve"> ] T.Cioara, I.Anghel, I.Salomie, M.Dinsoreanu, C.Georgiana and </w:t>
      </w:r>
      <w:r w:rsidRPr="00DC7430">
        <w:rPr>
          <w:b/>
          <w:sz w:val="22"/>
        </w:rPr>
        <w:t>M.Daniel</w:t>
      </w:r>
      <w:r w:rsidRPr="00DC7430">
        <w:rPr>
          <w:sz w:val="22"/>
        </w:rPr>
        <w:t xml:space="preserve">:  </w:t>
      </w:r>
      <w:r w:rsidRPr="00DC7430">
        <w:rPr>
          <w:rStyle w:val="apple-style-span"/>
          <w:rFonts w:cs="Times New Roman"/>
          <w:b/>
          <w:sz w:val="22"/>
        </w:rPr>
        <w:t xml:space="preserve">A Reinforcement Learning based Self-healing Algorithm for Managing Context Adaptation, </w:t>
      </w:r>
      <w:bookmarkStart w:id="706" w:name="_Ref263593110"/>
      <w:r w:rsidRPr="00DC7430">
        <w:rPr>
          <w:rStyle w:val="apple-style-span"/>
          <w:rFonts w:cs="Times New Roman"/>
          <w:color w:val="000000"/>
          <w:sz w:val="22"/>
        </w:rPr>
        <w:t>The 12th International Conference on Information Integration and Web-based Applications &amp; Services (iiWAS2010)</w:t>
      </w:r>
      <w:r w:rsidRPr="00DC7430">
        <w:rPr>
          <w:sz w:val="22"/>
        </w:rPr>
        <w:t xml:space="preserve"> , submitted</w:t>
      </w:r>
    </w:p>
    <w:p w:rsidR="000728C4" w:rsidRPr="00DC7430" w:rsidRDefault="000728C4" w:rsidP="000728C4">
      <w:pPr>
        <w:rPr>
          <w:rStyle w:val="apple-style-span"/>
          <w:rFonts w:cs="Times New Roman"/>
          <w:color w:val="000000"/>
          <w:sz w:val="22"/>
        </w:rPr>
      </w:pPr>
      <w:r w:rsidRPr="00DC7430">
        <w:rPr>
          <w:sz w:val="22"/>
        </w:rPr>
        <w:t xml:space="preserve">[ </w:t>
      </w:r>
      <w:r w:rsidR="003E2112" w:rsidRPr="00DC7430">
        <w:rPr>
          <w:sz w:val="22"/>
        </w:rPr>
        <w:fldChar w:fldCharType="begin"/>
      </w:r>
      <w:r w:rsidRPr="00DC7430">
        <w:rPr>
          <w:sz w:val="22"/>
        </w:rPr>
        <w:instrText xml:space="preserve"> SEQ [ \* ARABIC </w:instrText>
      </w:r>
      <w:r w:rsidR="003E2112" w:rsidRPr="00DC7430">
        <w:rPr>
          <w:sz w:val="22"/>
        </w:rPr>
        <w:fldChar w:fldCharType="separate"/>
      </w:r>
      <w:r w:rsidR="00825075">
        <w:rPr>
          <w:noProof/>
          <w:sz w:val="22"/>
        </w:rPr>
        <w:t>10</w:t>
      </w:r>
      <w:r w:rsidR="003E2112" w:rsidRPr="00DC7430">
        <w:rPr>
          <w:sz w:val="22"/>
        </w:rPr>
        <w:fldChar w:fldCharType="end"/>
      </w:r>
      <w:bookmarkEnd w:id="706"/>
      <w:r w:rsidRPr="00DC7430">
        <w:rPr>
          <w:sz w:val="22"/>
        </w:rPr>
        <w:t xml:space="preserve"> ] </w:t>
      </w:r>
      <w:bookmarkStart w:id="707" w:name="_Ref263593122"/>
      <w:r w:rsidRPr="00DC7430">
        <w:rPr>
          <w:sz w:val="22"/>
        </w:rPr>
        <w:t xml:space="preserve">T.Cioara, I.Anghel, I.Salomie, C.Georgiana and </w:t>
      </w:r>
      <w:r w:rsidRPr="00DC7430">
        <w:rPr>
          <w:b/>
          <w:sz w:val="22"/>
        </w:rPr>
        <w:t>M.Daniel:</w:t>
      </w:r>
      <w:r w:rsidRPr="00DC7430">
        <w:rPr>
          <w:rFonts w:ascii="Verdana" w:hAnsi="Verdana"/>
          <w:color w:val="000000"/>
          <w:sz w:val="22"/>
        </w:rPr>
        <w:t xml:space="preserve"> </w:t>
      </w:r>
      <w:r w:rsidRPr="00DC7430">
        <w:rPr>
          <w:rStyle w:val="apple-style-span"/>
          <w:rFonts w:cs="Times New Roman"/>
          <w:b/>
          <w:color w:val="000000"/>
          <w:sz w:val="22"/>
        </w:rPr>
        <w:t>An Autonomic Algorithm for Energy Efficiency in Service Centers</w:t>
      </w:r>
      <w:r w:rsidRPr="00DC7430">
        <w:rPr>
          <w:rStyle w:val="apple-style-span"/>
          <w:rFonts w:cs="Times New Roman"/>
          <w:color w:val="000000"/>
          <w:sz w:val="22"/>
        </w:rPr>
        <w:t>,</w:t>
      </w:r>
      <w:r w:rsidRPr="00DC7430">
        <w:rPr>
          <w:sz w:val="22"/>
        </w:rPr>
        <w:t xml:space="preserve"> </w:t>
      </w:r>
      <w:r w:rsidRPr="00DC7430">
        <w:rPr>
          <w:rStyle w:val="apple-style-span"/>
          <w:rFonts w:cs="Times New Roman"/>
          <w:color w:val="000000"/>
          <w:sz w:val="22"/>
        </w:rPr>
        <w:t>2010 IEEE International Conference on Computer Communication and Processing (ICCP10), accepted</w:t>
      </w:r>
    </w:p>
    <w:p w:rsidR="000728C4" w:rsidRPr="00DC7430" w:rsidRDefault="000728C4" w:rsidP="000728C4">
      <w:pPr>
        <w:rPr>
          <w:rStyle w:val="apple-converted-space"/>
          <w:rFonts w:cs="Times New Roman"/>
          <w:sz w:val="22"/>
        </w:rPr>
      </w:pPr>
      <w:bookmarkStart w:id="708" w:name="_Ref264980062"/>
      <w:r w:rsidRPr="00DC7430">
        <w:rPr>
          <w:b/>
          <w:sz w:val="22"/>
        </w:rPr>
        <w:t xml:space="preserve">[ </w:t>
      </w:r>
      <w:r w:rsidR="003E2112" w:rsidRPr="00DC7430">
        <w:rPr>
          <w:b/>
          <w:sz w:val="22"/>
        </w:rPr>
        <w:fldChar w:fldCharType="begin"/>
      </w:r>
      <w:r w:rsidRPr="00DC7430">
        <w:rPr>
          <w:b/>
          <w:sz w:val="22"/>
        </w:rPr>
        <w:instrText xml:space="preserve"> SEQ [ \* ARABIC </w:instrText>
      </w:r>
      <w:r w:rsidR="003E2112" w:rsidRPr="00DC7430">
        <w:rPr>
          <w:b/>
          <w:sz w:val="22"/>
        </w:rPr>
        <w:fldChar w:fldCharType="separate"/>
      </w:r>
      <w:r w:rsidR="00825075">
        <w:rPr>
          <w:b/>
          <w:noProof/>
          <w:sz w:val="22"/>
        </w:rPr>
        <w:t>11</w:t>
      </w:r>
      <w:r w:rsidR="003E2112" w:rsidRPr="00DC7430">
        <w:rPr>
          <w:b/>
          <w:sz w:val="22"/>
        </w:rPr>
        <w:fldChar w:fldCharType="end"/>
      </w:r>
      <w:bookmarkEnd w:id="708"/>
      <w:r w:rsidRPr="00DC7430">
        <w:rPr>
          <w:b/>
          <w:sz w:val="22"/>
        </w:rPr>
        <w:t xml:space="preserve"> ] T.Cioara, I.Anghel, I.Salomie, G.Copil, </w:t>
      </w:r>
      <w:r w:rsidRPr="00DC7430">
        <w:rPr>
          <w:sz w:val="22"/>
        </w:rPr>
        <w:t>M.Daniel,</w:t>
      </w:r>
      <w:r w:rsidRPr="00DC7430">
        <w:rPr>
          <w:b/>
          <w:sz w:val="22"/>
        </w:rPr>
        <w:t xml:space="preserve"> B.Pernici, P.Plebani, M.Bertocini: </w:t>
      </w:r>
      <w:r w:rsidRPr="00DC7430">
        <w:rPr>
          <w:sz w:val="22"/>
        </w:rPr>
        <w:t>A Context Aware Self-Adapting Algorithm for Minimizing Energy Consumption in Service Centers,</w:t>
      </w:r>
      <w:r w:rsidRPr="00DC7430">
        <w:rPr>
          <w:rFonts w:cs="Times New Roman"/>
          <w:sz w:val="22"/>
        </w:rPr>
        <w:t xml:space="preserve"> </w:t>
      </w:r>
      <w:r w:rsidRPr="00DC7430">
        <w:rPr>
          <w:rStyle w:val="apple-style-span"/>
          <w:rFonts w:cs="Times New Roman"/>
          <w:b/>
          <w:sz w:val="22"/>
        </w:rPr>
        <w:t>1st International Conference on</w:t>
      </w:r>
      <w:r w:rsidRPr="00DC7430">
        <w:rPr>
          <w:rStyle w:val="apple-converted-space"/>
          <w:rFonts w:cs="Times New Roman"/>
          <w:b/>
          <w:sz w:val="22"/>
        </w:rPr>
        <w:t> </w:t>
      </w:r>
      <w:r w:rsidRPr="00DC7430">
        <w:rPr>
          <w:rStyle w:val="apple-style-span"/>
          <w:rFonts w:cs="Times New Roman"/>
          <w:b/>
          <w:sz w:val="22"/>
        </w:rPr>
        <w:t> Energy-Aware High Performance Computing</w:t>
      </w:r>
      <w:r w:rsidRPr="00DC7430">
        <w:rPr>
          <w:rStyle w:val="apple-converted-space"/>
          <w:rFonts w:cs="Times New Roman"/>
          <w:b/>
          <w:sz w:val="22"/>
        </w:rPr>
        <w:t> </w:t>
      </w:r>
      <w:r w:rsidRPr="00DC7430">
        <w:rPr>
          <w:rStyle w:val="apple-style-span"/>
          <w:rFonts w:cs="Times New Roman"/>
          <w:b/>
          <w:sz w:val="22"/>
        </w:rPr>
        <w:t xml:space="preserve"> (EnA-HPC 2010)</w:t>
      </w:r>
      <w:r w:rsidRPr="00DC7430">
        <w:rPr>
          <w:rStyle w:val="apple-converted-space"/>
          <w:rFonts w:cs="Times New Roman"/>
          <w:sz w:val="22"/>
        </w:rPr>
        <w:t xml:space="preserve"> , </w:t>
      </w:r>
      <w:r w:rsidRPr="00DC7430">
        <w:rPr>
          <w:rStyle w:val="apple-converted-space"/>
          <w:rFonts w:cs="Times New Roman"/>
          <w:b/>
          <w:sz w:val="22"/>
        </w:rPr>
        <w:t>submitted</w:t>
      </w:r>
    </w:p>
    <w:p w:rsidR="000728C4" w:rsidRPr="00BB75DC" w:rsidRDefault="000728C4" w:rsidP="000728C4">
      <w:pPr>
        <w:rPr>
          <w:sz w:val="22"/>
        </w:rPr>
      </w:pPr>
      <w:bookmarkStart w:id="709" w:name="_Ref264979937"/>
      <w:bookmarkStart w:id="710" w:name="_Ref264979887"/>
      <w:r w:rsidRPr="00DC7430">
        <w:rPr>
          <w:b/>
          <w:sz w:val="22"/>
        </w:rPr>
        <w:t xml:space="preserve">[ </w:t>
      </w:r>
      <w:r w:rsidR="003E2112" w:rsidRPr="00DC7430">
        <w:rPr>
          <w:b/>
          <w:sz w:val="22"/>
        </w:rPr>
        <w:fldChar w:fldCharType="begin"/>
      </w:r>
      <w:r w:rsidRPr="00DC7430">
        <w:rPr>
          <w:b/>
          <w:sz w:val="22"/>
        </w:rPr>
        <w:instrText xml:space="preserve"> SEQ [ \* ARABIC </w:instrText>
      </w:r>
      <w:r w:rsidR="003E2112" w:rsidRPr="00DC7430">
        <w:rPr>
          <w:b/>
          <w:sz w:val="22"/>
        </w:rPr>
        <w:fldChar w:fldCharType="separate"/>
      </w:r>
      <w:r w:rsidR="00825075">
        <w:rPr>
          <w:b/>
          <w:noProof/>
          <w:sz w:val="22"/>
        </w:rPr>
        <w:t>12</w:t>
      </w:r>
      <w:r w:rsidR="003E2112" w:rsidRPr="00DC7430">
        <w:rPr>
          <w:b/>
          <w:sz w:val="22"/>
        </w:rPr>
        <w:fldChar w:fldCharType="end"/>
      </w:r>
      <w:bookmarkEnd w:id="709"/>
      <w:r w:rsidRPr="00DC7430">
        <w:rPr>
          <w:b/>
          <w:sz w:val="22"/>
        </w:rPr>
        <w:t xml:space="preserve"> ]</w:t>
      </w:r>
      <w:r w:rsidRPr="00DC7430">
        <w:rPr>
          <w:sz w:val="22"/>
        </w:rPr>
        <w:t xml:space="preserve"> </w:t>
      </w:r>
      <w:r w:rsidRPr="00DC7430">
        <w:rPr>
          <w:b/>
          <w:sz w:val="22"/>
        </w:rPr>
        <w:t xml:space="preserve">T.Cioara, I.Anghel, I.Salomie, M.Dinsoreanu, C.Georgiana and </w:t>
      </w:r>
      <w:r w:rsidRPr="00DC7430">
        <w:rPr>
          <w:sz w:val="22"/>
        </w:rPr>
        <w:t>M.Daniel</w:t>
      </w:r>
      <w:r w:rsidRPr="00DC7430">
        <w:rPr>
          <w:b/>
          <w:sz w:val="22"/>
        </w:rPr>
        <w:t xml:space="preserve">: </w:t>
      </w:r>
      <w:r w:rsidRPr="00DC7430">
        <w:rPr>
          <w:sz w:val="22"/>
        </w:rPr>
        <w:t xml:space="preserve">A Self-Adapting Algorithm for Context </w:t>
      </w:r>
      <w:r w:rsidRPr="00BB75DC">
        <w:rPr>
          <w:sz w:val="22"/>
        </w:rPr>
        <w:t xml:space="preserve">Aware Systems, </w:t>
      </w:r>
      <w:r w:rsidRPr="00BB75DC">
        <w:rPr>
          <w:b/>
          <w:sz w:val="22"/>
        </w:rPr>
        <w:t>9’Th RoEduNet international conference, accepted</w:t>
      </w:r>
      <w:bookmarkEnd w:id="710"/>
    </w:p>
    <w:p w:rsidR="000728C4" w:rsidRPr="00BB75DC" w:rsidRDefault="000728C4" w:rsidP="000728C4">
      <w:pPr>
        <w:rPr>
          <w:sz w:val="22"/>
        </w:rPr>
      </w:pPr>
      <w:bookmarkStart w:id="711" w:name="_Ref264874651"/>
      <w:r w:rsidRPr="00BB75DC">
        <w:rPr>
          <w:sz w:val="22"/>
        </w:rPr>
        <w:t xml:space="preserve">[ </w:t>
      </w:r>
      <w:r w:rsidR="003E2112" w:rsidRPr="00BB75DC">
        <w:rPr>
          <w:sz w:val="22"/>
        </w:rPr>
        <w:fldChar w:fldCharType="begin"/>
      </w:r>
      <w:r w:rsidRPr="00BB75DC">
        <w:rPr>
          <w:sz w:val="22"/>
        </w:rPr>
        <w:instrText xml:space="preserve"> SEQ [ \* ARABIC </w:instrText>
      </w:r>
      <w:r w:rsidR="003E2112" w:rsidRPr="00BB75DC">
        <w:rPr>
          <w:sz w:val="22"/>
        </w:rPr>
        <w:fldChar w:fldCharType="separate"/>
      </w:r>
      <w:r w:rsidR="00825075">
        <w:rPr>
          <w:noProof/>
          <w:sz w:val="22"/>
        </w:rPr>
        <w:t>13</w:t>
      </w:r>
      <w:r w:rsidR="003E2112" w:rsidRPr="00BB75DC">
        <w:rPr>
          <w:sz w:val="22"/>
        </w:rPr>
        <w:fldChar w:fldCharType="end"/>
      </w:r>
      <w:bookmarkEnd w:id="707"/>
      <w:bookmarkEnd w:id="711"/>
      <w:r w:rsidRPr="00BB75DC">
        <w:rPr>
          <w:sz w:val="22"/>
        </w:rPr>
        <w:t xml:space="preserve"> ]</w:t>
      </w:r>
      <w:r w:rsidRPr="00BB75DC">
        <w:rPr>
          <w:rStyle w:val="apple-style-span"/>
          <w:rFonts w:cs="Times New Roman"/>
          <w:sz w:val="22"/>
        </w:rPr>
        <w:t xml:space="preserve"> Ubiquitous Computing, </w:t>
      </w:r>
      <w:hyperlink r:id="rId71" w:history="1">
        <w:r w:rsidRPr="00BB75DC">
          <w:rPr>
            <w:rStyle w:val="Hyperlink"/>
            <w:rFonts w:cs="Times New Roman"/>
            <w:color w:val="auto"/>
            <w:sz w:val="22"/>
          </w:rPr>
          <w:t>http://en.wikipedia.org/wiki/Ubiquitous_computing</w:t>
        </w:r>
      </w:hyperlink>
    </w:p>
    <w:p w:rsidR="000728C4" w:rsidRPr="0038514E" w:rsidRDefault="000728C4" w:rsidP="000728C4">
      <w:pPr>
        <w:rPr>
          <w:rFonts w:eastAsia="Times New Roman" w:cs="Times New Roman"/>
          <w:sz w:val="22"/>
        </w:rPr>
      </w:pPr>
      <w:bookmarkStart w:id="712" w:name="_Ref263593239"/>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14</w:t>
      </w:r>
      <w:r w:rsidR="003E2112" w:rsidRPr="0038514E">
        <w:rPr>
          <w:rFonts w:cs="Times New Roman"/>
          <w:sz w:val="22"/>
        </w:rPr>
        <w:fldChar w:fldCharType="end"/>
      </w:r>
      <w:bookmarkEnd w:id="712"/>
      <w:r w:rsidRPr="0038514E">
        <w:rPr>
          <w:rFonts w:cs="Times New Roman"/>
          <w:sz w:val="22"/>
        </w:rPr>
        <w:t xml:space="preserve"> ] </w:t>
      </w:r>
      <w:r w:rsidRPr="0038514E">
        <w:rPr>
          <w:rStyle w:val="std"/>
          <w:rFonts w:cs="Times New Roman"/>
          <w:sz w:val="22"/>
        </w:rPr>
        <w:t xml:space="preserve"> S.Russell,  P.Norvig : </w:t>
      </w:r>
      <w:r w:rsidRPr="0038514E">
        <w:rPr>
          <w:rStyle w:val="std"/>
          <w:rFonts w:cs="Times New Roman"/>
          <w:b/>
          <w:sz w:val="22"/>
        </w:rPr>
        <w:t>Artificial Intelligence A Modern Approach</w:t>
      </w:r>
      <w:r w:rsidRPr="0038514E">
        <w:rPr>
          <w:rStyle w:val="std"/>
          <w:rFonts w:cs="Times New Roman"/>
          <w:sz w:val="22"/>
        </w:rPr>
        <w:t>, Second Edition, Prentice Hall,</w:t>
      </w:r>
      <w:r w:rsidRPr="0038514E">
        <w:rPr>
          <w:rFonts w:cs="Times New Roman"/>
          <w:b/>
          <w:bCs/>
          <w:sz w:val="22"/>
        </w:rPr>
        <w:t xml:space="preserve"> </w:t>
      </w:r>
      <w:r w:rsidRPr="0038514E">
        <w:rPr>
          <w:rFonts w:eastAsia="Times New Roman" w:cs="Times New Roman"/>
          <w:bCs/>
          <w:sz w:val="22"/>
        </w:rPr>
        <w:t>ISBN-10:</w:t>
      </w:r>
      <w:r w:rsidRPr="0038514E">
        <w:rPr>
          <w:rFonts w:eastAsia="Times New Roman" w:cs="Times New Roman"/>
          <w:sz w:val="22"/>
        </w:rPr>
        <w:t xml:space="preserve"> 0137903952, </w:t>
      </w:r>
      <w:r w:rsidRPr="0038514E">
        <w:rPr>
          <w:rFonts w:eastAsia="Times New Roman" w:cs="Times New Roman"/>
          <w:bCs/>
          <w:sz w:val="22"/>
        </w:rPr>
        <w:t>ISBN-13:</w:t>
      </w:r>
      <w:r w:rsidRPr="0038514E">
        <w:rPr>
          <w:rFonts w:eastAsia="Times New Roman" w:cs="Times New Roman"/>
          <w:sz w:val="22"/>
        </w:rPr>
        <w:t> 978-0137903955</w:t>
      </w:r>
    </w:p>
    <w:p w:rsidR="000728C4" w:rsidRPr="0038514E" w:rsidRDefault="000728C4" w:rsidP="000728C4">
      <w:pPr>
        <w:rPr>
          <w:rFonts w:eastAsia="Times New Roman" w:cs="Times New Roman"/>
          <w:b/>
          <w:sz w:val="22"/>
        </w:rPr>
      </w:pPr>
      <w:bookmarkStart w:id="713" w:name="_Ref263593323"/>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15</w:t>
      </w:r>
      <w:r w:rsidR="003E2112" w:rsidRPr="0038514E">
        <w:rPr>
          <w:rFonts w:cs="Times New Roman"/>
          <w:sz w:val="22"/>
        </w:rPr>
        <w:fldChar w:fldCharType="end"/>
      </w:r>
      <w:bookmarkEnd w:id="713"/>
      <w:r w:rsidRPr="0038514E">
        <w:rPr>
          <w:rFonts w:cs="Times New Roman"/>
          <w:sz w:val="22"/>
        </w:rPr>
        <w:t xml:space="preserve"> ]</w:t>
      </w:r>
      <w:r w:rsidRPr="0038514E">
        <w:rPr>
          <w:rFonts w:eastAsia="Times New Roman" w:cs="Times New Roman"/>
          <w:sz w:val="22"/>
        </w:rPr>
        <w:t xml:space="preserve"> P.C.K. Hung, H. Li: </w:t>
      </w:r>
      <w:r w:rsidRPr="0038514E">
        <w:rPr>
          <w:rFonts w:eastAsia="Times New Roman" w:cs="Times New Roman"/>
          <w:b/>
          <w:sz w:val="22"/>
        </w:rPr>
        <w:t>Web Services Discovery based on the Trade-off between Quality and Cost of Service: A Token-based Approach</w:t>
      </w:r>
    </w:p>
    <w:p w:rsidR="000728C4" w:rsidRPr="0038514E" w:rsidRDefault="000728C4" w:rsidP="000728C4">
      <w:pPr>
        <w:rPr>
          <w:rFonts w:cs="Times New Roman"/>
          <w:b/>
          <w:sz w:val="22"/>
        </w:rPr>
      </w:pPr>
      <w:bookmarkStart w:id="714" w:name="_Ref263593340"/>
      <w:r w:rsidRPr="0038514E">
        <w:rPr>
          <w:rFonts w:cs="Times New Roman"/>
          <w:sz w:val="22"/>
        </w:rPr>
        <w:t xml:space="preserve"> [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16</w:t>
      </w:r>
      <w:r w:rsidR="003E2112" w:rsidRPr="0038514E">
        <w:rPr>
          <w:rFonts w:cs="Times New Roman"/>
          <w:sz w:val="22"/>
        </w:rPr>
        <w:fldChar w:fldCharType="end"/>
      </w:r>
      <w:bookmarkEnd w:id="714"/>
      <w:r w:rsidRPr="0038514E">
        <w:rPr>
          <w:rFonts w:cs="Times New Roman"/>
          <w:sz w:val="22"/>
        </w:rPr>
        <w:t xml:space="preserve"> ] C. Sakama, K. Inoue: </w:t>
      </w:r>
      <w:r w:rsidRPr="0038514E">
        <w:rPr>
          <w:rFonts w:cs="Times New Roman"/>
          <w:b/>
          <w:sz w:val="22"/>
        </w:rPr>
        <w:t>Negotiation by Abduction and Relaxation</w:t>
      </w:r>
    </w:p>
    <w:p w:rsidR="000728C4" w:rsidRPr="0038514E" w:rsidRDefault="000728C4" w:rsidP="000728C4">
      <w:pPr>
        <w:rPr>
          <w:rFonts w:cs="Times New Roman"/>
          <w:sz w:val="22"/>
        </w:rPr>
      </w:pPr>
      <w:bookmarkStart w:id="715" w:name="_Ref263788703"/>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17</w:t>
      </w:r>
      <w:r w:rsidR="003E2112" w:rsidRPr="0038514E">
        <w:rPr>
          <w:rFonts w:cs="Times New Roman"/>
          <w:sz w:val="22"/>
        </w:rPr>
        <w:fldChar w:fldCharType="end"/>
      </w:r>
      <w:bookmarkEnd w:id="715"/>
      <w:r w:rsidRPr="0038514E">
        <w:rPr>
          <w:rFonts w:cs="Times New Roman"/>
          <w:sz w:val="22"/>
        </w:rPr>
        <w:t xml:space="preserve"> ] Abductive Logic Programming, </w:t>
      </w:r>
      <w:hyperlink r:id="rId72" w:history="1">
        <w:r w:rsidRPr="0038514E">
          <w:rPr>
            <w:rStyle w:val="Hyperlink"/>
            <w:rFonts w:cs="Times New Roman"/>
            <w:color w:val="auto"/>
            <w:sz w:val="22"/>
          </w:rPr>
          <w:t>http://en.wikipedia.org/wiki/Abductive_logic_programming</w:t>
        </w:r>
      </w:hyperlink>
    </w:p>
    <w:p w:rsidR="000728C4" w:rsidRPr="0038514E" w:rsidRDefault="000728C4" w:rsidP="000728C4">
      <w:pPr>
        <w:rPr>
          <w:rFonts w:cs="Times New Roman"/>
          <w:b/>
          <w:sz w:val="22"/>
        </w:rPr>
      </w:pPr>
      <w:bookmarkStart w:id="716" w:name="_Ref263593357"/>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18</w:t>
      </w:r>
      <w:r w:rsidR="003E2112" w:rsidRPr="0038514E">
        <w:rPr>
          <w:rFonts w:cs="Times New Roman"/>
          <w:sz w:val="22"/>
        </w:rPr>
        <w:fldChar w:fldCharType="end"/>
      </w:r>
      <w:bookmarkEnd w:id="716"/>
      <w:r w:rsidRPr="0038514E">
        <w:rPr>
          <w:rFonts w:cs="Times New Roman"/>
          <w:sz w:val="22"/>
        </w:rPr>
        <w:t xml:space="preserve"> ] Y.Chevaleyre, U.Endriss, S.Estivie, N.Maudet : </w:t>
      </w:r>
      <w:r w:rsidRPr="0038514E">
        <w:rPr>
          <w:rFonts w:cs="Times New Roman"/>
          <w:b/>
          <w:sz w:val="22"/>
        </w:rPr>
        <w:t>Reaching Envy-free States in Distributed Negotiation Settings</w:t>
      </w:r>
    </w:p>
    <w:p w:rsidR="000728C4" w:rsidRPr="0038514E" w:rsidRDefault="000728C4" w:rsidP="000728C4">
      <w:pPr>
        <w:rPr>
          <w:rFonts w:cs="Times New Roman"/>
          <w:b/>
          <w:sz w:val="22"/>
        </w:rPr>
      </w:pPr>
      <w:bookmarkStart w:id="717" w:name="_Ref263593368"/>
      <w:r w:rsidRPr="0038514E">
        <w:rPr>
          <w:rFonts w:cs="Times New Roman"/>
          <w:sz w:val="22"/>
        </w:rPr>
        <w:lastRenderedPageBreak/>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19</w:t>
      </w:r>
      <w:r w:rsidR="003E2112" w:rsidRPr="0038514E">
        <w:rPr>
          <w:rFonts w:cs="Times New Roman"/>
          <w:sz w:val="22"/>
        </w:rPr>
        <w:fldChar w:fldCharType="end"/>
      </w:r>
      <w:bookmarkEnd w:id="717"/>
      <w:r w:rsidRPr="0038514E">
        <w:rPr>
          <w:rFonts w:cs="Times New Roman"/>
          <w:sz w:val="22"/>
        </w:rPr>
        <w:t xml:space="preserve"> ] Q.B.Vo, L.Padgham: </w:t>
      </w:r>
      <w:r w:rsidRPr="0038514E">
        <w:rPr>
          <w:rFonts w:cs="Times New Roman"/>
          <w:b/>
          <w:sz w:val="22"/>
        </w:rPr>
        <w:t>Searching for Joint Gains in Automated Negotiations Based on Multi-criteria Decision Making Theory</w:t>
      </w:r>
    </w:p>
    <w:p w:rsidR="000728C4" w:rsidRPr="0038514E" w:rsidRDefault="000728C4" w:rsidP="000728C4">
      <w:pPr>
        <w:rPr>
          <w:rFonts w:cs="Times New Roman"/>
          <w:sz w:val="22"/>
        </w:rPr>
      </w:pPr>
      <w:bookmarkStart w:id="718" w:name="_Ref263593660"/>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20</w:t>
      </w:r>
      <w:r w:rsidR="003E2112" w:rsidRPr="0038514E">
        <w:rPr>
          <w:rFonts w:cs="Times New Roman"/>
          <w:sz w:val="22"/>
        </w:rPr>
        <w:fldChar w:fldCharType="end"/>
      </w:r>
      <w:bookmarkEnd w:id="718"/>
      <w:r w:rsidRPr="0038514E">
        <w:rPr>
          <w:rFonts w:cs="Times New Roman"/>
          <w:sz w:val="22"/>
        </w:rPr>
        <w:t xml:space="preserve"> ] K.Fujita, T.Ito, .Klein: </w:t>
      </w:r>
      <w:r w:rsidRPr="0038514E">
        <w:rPr>
          <w:rFonts w:cs="Times New Roman"/>
          <w:b/>
          <w:sz w:val="22"/>
        </w:rPr>
        <w:t>Finding Nash Bargaining Solutions for Multi-issue Negotiations: A Preliminary Result</w:t>
      </w:r>
      <w:r w:rsidRPr="0038514E">
        <w:rPr>
          <w:rFonts w:cs="Times New Roman"/>
          <w:sz w:val="22"/>
        </w:rPr>
        <w:t xml:space="preserve">  </w:t>
      </w:r>
    </w:p>
    <w:p w:rsidR="000728C4" w:rsidRPr="0038514E" w:rsidRDefault="000728C4" w:rsidP="000728C4">
      <w:pPr>
        <w:rPr>
          <w:rFonts w:cs="Times New Roman"/>
          <w:b/>
          <w:bCs/>
          <w:sz w:val="22"/>
        </w:rPr>
      </w:pPr>
      <w:bookmarkStart w:id="719" w:name="_Ref263593396"/>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21</w:t>
      </w:r>
      <w:r w:rsidR="003E2112" w:rsidRPr="0038514E">
        <w:rPr>
          <w:rFonts w:cs="Times New Roman"/>
          <w:sz w:val="22"/>
        </w:rPr>
        <w:fldChar w:fldCharType="end"/>
      </w:r>
      <w:bookmarkEnd w:id="719"/>
      <w:r w:rsidRPr="0038514E">
        <w:rPr>
          <w:rFonts w:cs="Times New Roman"/>
          <w:sz w:val="22"/>
        </w:rPr>
        <w:t xml:space="preserve"> ]</w:t>
      </w:r>
      <w:r w:rsidRPr="0038514E">
        <w:rPr>
          <w:rFonts w:cs="Times New Roman"/>
          <w:b/>
          <w:bCs/>
          <w:sz w:val="22"/>
        </w:rPr>
        <w:t xml:space="preserve"> </w:t>
      </w:r>
      <w:r w:rsidRPr="0038514E">
        <w:rPr>
          <w:rFonts w:cs="Times New Roman"/>
          <w:sz w:val="22"/>
        </w:rPr>
        <w:t xml:space="preserve">D. Baker, D. Georgakopoulos, M. Nodine and A. Cichocki: </w:t>
      </w:r>
      <w:r w:rsidRPr="0038514E">
        <w:rPr>
          <w:rFonts w:cs="Times New Roman"/>
          <w:b/>
          <w:sz w:val="22"/>
        </w:rPr>
        <w:t>From</w:t>
      </w:r>
      <w:r w:rsidRPr="0038514E">
        <w:rPr>
          <w:rFonts w:cs="Times New Roman"/>
          <w:b/>
          <w:bCs/>
          <w:sz w:val="22"/>
        </w:rPr>
        <w:t xml:space="preserve"> Events to Awareness</w:t>
      </w:r>
    </w:p>
    <w:p w:rsidR="000728C4" w:rsidRPr="0038514E" w:rsidRDefault="000728C4" w:rsidP="000728C4">
      <w:pPr>
        <w:rPr>
          <w:rFonts w:cs="Times New Roman"/>
          <w:b/>
          <w:sz w:val="22"/>
        </w:rPr>
      </w:pPr>
      <w:bookmarkStart w:id="720" w:name="_Ref263840707"/>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22</w:t>
      </w:r>
      <w:r w:rsidR="003E2112" w:rsidRPr="0038514E">
        <w:rPr>
          <w:rFonts w:cs="Times New Roman"/>
          <w:sz w:val="22"/>
        </w:rPr>
        <w:fldChar w:fldCharType="end"/>
      </w:r>
      <w:bookmarkEnd w:id="720"/>
      <w:r w:rsidRPr="0038514E">
        <w:rPr>
          <w:rFonts w:cs="Times New Roman"/>
          <w:sz w:val="22"/>
        </w:rPr>
        <w:t xml:space="preserve"> ] P.Hu, J.Indulska, R,Robinson:</w:t>
      </w:r>
      <w:r w:rsidRPr="0038514E">
        <w:rPr>
          <w:rFonts w:cs="Times New Roman"/>
          <w:b/>
          <w:sz w:val="22"/>
        </w:rPr>
        <w:t xml:space="preserve">  An Autonomic Context Management System for Pervasive Computing</w:t>
      </w:r>
    </w:p>
    <w:p w:rsidR="000728C4" w:rsidRPr="0038514E" w:rsidRDefault="000728C4" w:rsidP="000728C4">
      <w:pPr>
        <w:rPr>
          <w:rFonts w:cs="Times New Roman"/>
          <w:sz w:val="22"/>
        </w:rPr>
      </w:pPr>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23</w:t>
      </w:r>
      <w:r w:rsidR="003E2112" w:rsidRPr="0038514E">
        <w:rPr>
          <w:rFonts w:cs="Times New Roman"/>
          <w:sz w:val="22"/>
        </w:rPr>
        <w:fldChar w:fldCharType="end"/>
      </w:r>
      <w:r w:rsidRPr="0038514E">
        <w:rPr>
          <w:rFonts w:cs="Times New Roman"/>
          <w:sz w:val="22"/>
        </w:rPr>
        <w:t xml:space="preserve"> ] IEEE 1451, </w:t>
      </w:r>
      <w:hyperlink r:id="rId73" w:history="1">
        <w:r w:rsidRPr="0038514E">
          <w:rPr>
            <w:rStyle w:val="Hyperlink"/>
            <w:rFonts w:cs="Times New Roman"/>
            <w:color w:val="auto"/>
            <w:sz w:val="22"/>
          </w:rPr>
          <w:t>http://ieee1451.nist.gov/intro.htm</w:t>
        </w:r>
      </w:hyperlink>
    </w:p>
    <w:p w:rsidR="000728C4" w:rsidRPr="0038514E" w:rsidRDefault="000728C4" w:rsidP="000728C4">
      <w:pPr>
        <w:rPr>
          <w:rFonts w:cs="Times New Roman"/>
          <w:sz w:val="22"/>
        </w:rPr>
      </w:pPr>
      <w:bookmarkStart w:id="721" w:name="_Ref263842991"/>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24</w:t>
      </w:r>
      <w:r w:rsidR="003E2112" w:rsidRPr="0038514E">
        <w:rPr>
          <w:rFonts w:cs="Times New Roman"/>
          <w:sz w:val="22"/>
        </w:rPr>
        <w:fldChar w:fldCharType="end"/>
      </w:r>
      <w:bookmarkEnd w:id="721"/>
      <w:r w:rsidRPr="0038514E">
        <w:rPr>
          <w:rFonts w:cs="Times New Roman"/>
          <w:sz w:val="22"/>
        </w:rPr>
        <w:t xml:space="preserve"> ] SensorML, </w:t>
      </w:r>
      <w:hyperlink r:id="rId74" w:history="1">
        <w:r w:rsidRPr="0038514E">
          <w:rPr>
            <w:rStyle w:val="Hyperlink"/>
            <w:rFonts w:cs="Times New Roman"/>
            <w:color w:val="auto"/>
            <w:sz w:val="22"/>
          </w:rPr>
          <w:t>http://vast.nsstc.uah.edu/SensorML/</w:t>
        </w:r>
      </w:hyperlink>
      <w:r w:rsidRPr="0038514E">
        <w:rPr>
          <w:rFonts w:cs="Times New Roman"/>
          <w:sz w:val="22"/>
        </w:rPr>
        <w:t xml:space="preserve"> </w:t>
      </w:r>
    </w:p>
    <w:p w:rsidR="000728C4" w:rsidRPr="0038514E" w:rsidRDefault="000728C4" w:rsidP="000728C4">
      <w:pPr>
        <w:rPr>
          <w:rFonts w:cs="Times New Roman"/>
          <w:b/>
          <w:sz w:val="22"/>
        </w:rPr>
      </w:pPr>
      <w:bookmarkStart w:id="722" w:name="_Ref263845628"/>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25</w:t>
      </w:r>
      <w:r w:rsidR="003E2112" w:rsidRPr="0038514E">
        <w:rPr>
          <w:rFonts w:cs="Times New Roman"/>
          <w:sz w:val="22"/>
        </w:rPr>
        <w:fldChar w:fldCharType="end"/>
      </w:r>
      <w:bookmarkEnd w:id="722"/>
      <w:r w:rsidRPr="0038514E">
        <w:rPr>
          <w:rFonts w:cs="Times New Roman"/>
          <w:sz w:val="22"/>
        </w:rPr>
        <w:t xml:space="preserve"> ] R.Das, J.o.Kephart, C.Lefurgy, G.Tesauro, D.W.Levine, H.Chan</w:t>
      </w:r>
      <w:del w:id="723" w:author="Moldovanus" w:date="2010-06-21T21:06:00Z">
        <w:r w:rsidRPr="0038514E">
          <w:rPr>
            <w:rFonts w:cs="Times New Roman"/>
            <w:sz w:val="22"/>
          </w:rPr>
          <w:delText xml:space="preserve"> </w:delText>
        </w:r>
      </w:del>
      <w:r>
        <w:rPr>
          <w:sz w:val="22"/>
        </w:rPr>
        <w:t xml:space="preserve"> </w:t>
      </w:r>
      <w:r w:rsidRPr="0038514E">
        <w:rPr>
          <w:rFonts w:cs="Times New Roman"/>
          <w:b/>
          <w:sz w:val="22"/>
        </w:rPr>
        <w:t xml:space="preserve">  Autonomic Multi-Agent Management of Power and Performance in </w:t>
      </w:r>
      <w:r>
        <w:rPr>
          <w:rFonts w:cs="Times New Roman"/>
          <w:b/>
          <w:sz w:val="22"/>
        </w:rPr>
        <w:t>Service center</w:t>
      </w:r>
      <w:r w:rsidRPr="0038514E">
        <w:rPr>
          <w:rFonts w:cs="Times New Roman"/>
          <w:b/>
          <w:sz w:val="22"/>
        </w:rPr>
        <w:t>s</w:t>
      </w:r>
      <w:r w:rsidRPr="0038514E">
        <w:rPr>
          <w:rFonts w:cs="Times New Roman"/>
          <w:sz w:val="22"/>
        </w:rPr>
        <w:t xml:space="preserve"> </w:t>
      </w:r>
    </w:p>
    <w:p w:rsidR="000728C4" w:rsidRPr="0038514E" w:rsidRDefault="000728C4" w:rsidP="000728C4">
      <w:pPr>
        <w:rPr>
          <w:rFonts w:cs="Times New Roman"/>
          <w:b/>
          <w:sz w:val="22"/>
        </w:rPr>
      </w:pPr>
      <w:bookmarkStart w:id="724" w:name="_Ref263593420"/>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26</w:t>
      </w:r>
      <w:r w:rsidR="003E2112" w:rsidRPr="0038514E">
        <w:rPr>
          <w:rFonts w:cs="Times New Roman"/>
          <w:sz w:val="22"/>
        </w:rPr>
        <w:fldChar w:fldCharType="end"/>
      </w:r>
      <w:bookmarkEnd w:id="724"/>
      <w:r w:rsidRPr="0038514E">
        <w:rPr>
          <w:rFonts w:cs="Times New Roman"/>
          <w:sz w:val="22"/>
        </w:rPr>
        <w:t xml:space="preserve"> ] G.Chen, W.He, J.Liu,</w:t>
      </w:r>
      <w:ins w:id="725" w:author="Moldovanus" w:date="2010-06-21T21:06:00Z">
        <w:r w:rsidRPr="0038514E">
          <w:rPr>
            <w:rFonts w:cs="Times New Roman"/>
            <w:sz w:val="22"/>
          </w:rPr>
          <w:t xml:space="preserve"> </w:t>
        </w:r>
      </w:ins>
      <w:r w:rsidRPr="0038514E">
        <w:rPr>
          <w:rFonts w:cs="Times New Roman"/>
          <w:sz w:val="22"/>
        </w:rPr>
        <w:t>S.Nath,</w:t>
      </w:r>
      <w:ins w:id="726" w:author="Moldovanus" w:date="2010-06-21T21:06:00Z">
        <w:r w:rsidRPr="0038514E">
          <w:rPr>
            <w:rFonts w:cs="Times New Roman"/>
            <w:sz w:val="22"/>
          </w:rPr>
          <w:t xml:space="preserve"> </w:t>
        </w:r>
      </w:ins>
      <w:r w:rsidRPr="0038514E">
        <w:rPr>
          <w:rFonts w:cs="Times New Roman"/>
          <w:sz w:val="22"/>
        </w:rPr>
        <w:t>L.Rigas,</w:t>
      </w:r>
      <w:ins w:id="727" w:author="Moldovanus" w:date="2010-06-21T21:06:00Z">
        <w:r w:rsidRPr="0038514E">
          <w:rPr>
            <w:rFonts w:cs="Times New Roman"/>
            <w:sz w:val="22"/>
          </w:rPr>
          <w:t xml:space="preserve"> </w:t>
        </w:r>
      </w:ins>
      <w:r w:rsidRPr="0038514E">
        <w:rPr>
          <w:rFonts w:cs="Times New Roman"/>
          <w:sz w:val="22"/>
        </w:rPr>
        <w:t>L.Xiao,</w:t>
      </w:r>
      <w:ins w:id="728" w:author="Moldovanus" w:date="2010-06-21T21:06:00Z">
        <w:r w:rsidRPr="0038514E">
          <w:rPr>
            <w:rFonts w:cs="Times New Roman"/>
            <w:sz w:val="22"/>
          </w:rPr>
          <w:t xml:space="preserve"> </w:t>
        </w:r>
      </w:ins>
      <w:r w:rsidRPr="0038514E">
        <w:rPr>
          <w:rFonts w:cs="Times New Roman"/>
          <w:sz w:val="22"/>
        </w:rPr>
        <w:t xml:space="preserve">F.Zhao: </w:t>
      </w:r>
      <w:r w:rsidRPr="0038514E">
        <w:rPr>
          <w:rFonts w:cs="Times New Roman"/>
          <w:b/>
          <w:sz w:val="22"/>
        </w:rPr>
        <w:t>Energy-Aware Server Provisioning and Load Dispatching for Connection-Intensive Internet Services</w:t>
      </w:r>
    </w:p>
    <w:p w:rsidR="000728C4" w:rsidRPr="0038514E" w:rsidRDefault="000728C4" w:rsidP="000728C4">
      <w:pPr>
        <w:rPr>
          <w:rFonts w:cs="Times New Roman"/>
          <w:b/>
          <w:sz w:val="22"/>
        </w:rPr>
      </w:pPr>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27</w:t>
      </w:r>
      <w:r w:rsidR="003E2112" w:rsidRPr="0038514E">
        <w:rPr>
          <w:rFonts w:cs="Times New Roman"/>
          <w:sz w:val="22"/>
        </w:rPr>
        <w:fldChar w:fldCharType="end"/>
      </w:r>
      <w:r w:rsidRPr="0038514E">
        <w:rPr>
          <w:rFonts w:cs="Times New Roman"/>
          <w:sz w:val="22"/>
        </w:rPr>
        <w:t xml:space="preserve"> ] D.Kusic,</w:t>
      </w:r>
      <w:ins w:id="729" w:author="Moldovanus" w:date="2010-06-21T21:06:00Z">
        <w:r w:rsidRPr="0038514E">
          <w:rPr>
            <w:rFonts w:cs="Times New Roman"/>
            <w:sz w:val="22"/>
          </w:rPr>
          <w:t xml:space="preserve"> </w:t>
        </w:r>
      </w:ins>
      <w:r w:rsidRPr="0038514E">
        <w:rPr>
          <w:rFonts w:cs="Times New Roman"/>
          <w:sz w:val="22"/>
        </w:rPr>
        <w:t>J.Kephart, J.E.Hanson, N.Kandasamy and G.Jiang:</w:t>
      </w:r>
      <w:ins w:id="730" w:author="Moldovanus" w:date="2010-06-21T21:06:00Z">
        <w:r w:rsidRPr="0038514E">
          <w:rPr>
            <w:rFonts w:cs="Times New Roman"/>
            <w:b/>
            <w:sz w:val="22"/>
          </w:rPr>
          <w:t xml:space="preserve"> </w:t>
        </w:r>
      </w:ins>
      <w:r w:rsidRPr="0038514E">
        <w:rPr>
          <w:rFonts w:cs="Times New Roman"/>
          <w:b/>
          <w:sz w:val="22"/>
        </w:rPr>
        <w:t xml:space="preserve">Power and Performance Management of Virtualized  Computing Environments Via Lookahead Control </w:t>
      </w:r>
    </w:p>
    <w:p w:rsidR="000728C4" w:rsidRPr="0038514E" w:rsidRDefault="000728C4" w:rsidP="000728C4">
      <w:pPr>
        <w:rPr>
          <w:rFonts w:cs="Times New Roman"/>
          <w:b/>
          <w:sz w:val="22"/>
        </w:rPr>
      </w:pPr>
      <w:bookmarkStart w:id="731" w:name="_Ref263864910"/>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28</w:t>
      </w:r>
      <w:r w:rsidR="003E2112" w:rsidRPr="0038514E">
        <w:rPr>
          <w:rFonts w:cs="Times New Roman"/>
          <w:sz w:val="22"/>
        </w:rPr>
        <w:fldChar w:fldCharType="end"/>
      </w:r>
      <w:bookmarkEnd w:id="731"/>
      <w:r w:rsidRPr="0038514E">
        <w:rPr>
          <w:rFonts w:cs="Times New Roman"/>
          <w:sz w:val="22"/>
        </w:rPr>
        <w:t xml:space="preserve"> ] M.Amoui, M.Salehie, S.Mirarab, LTahvildari</w:t>
      </w:r>
      <w:del w:id="732" w:author="Moldovanus" w:date="2010-06-21T21:06:00Z">
        <w:r w:rsidRPr="0038514E">
          <w:rPr>
            <w:rFonts w:cs="Times New Roman"/>
            <w:sz w:val="22"/>
          </w:rPr>
          <w:delText xml:space="preserve"> </w:delText>
        </w:r>
      </w:del>
      <w:r w:rsidRPr="0038514E">
        <w:rPr>
          <w:rFonts w:cs="Times New Roman"/>
          <w:sz w:val="22"/>
        </w:rPr>
        <w:t xml:space="preserve">: </w:t>
      </w:r>
      <w:r w:rsidRPr="0038514E">
        <w:rPr>
          <w:rFonts w:cs="Times New Roman"/>
          <w:b/>
          <w:sz w:val="22"/>
        </w:rPr>
        <w:t>Adaptive Action Selection in Autonomic Software Using Reinforcement Learning</w:t>
      </w:r>
    </w:p>
    <w:p w:rsidR="000728C4" w:rsidRPr="0038514E" w:rsidRDefault="000728C4" w:rsidP="000728C4">
      <w:pPr>
        <w:rPr>
          <w:rFonts w:cs="Times New Roman"/>
          <w:b/>
          <w:sz w:val="22"/>
        </w:rPr>
      </w:pPr>
      <w:bookmarkStart w:id="733" w:name="_Ref263865834"/>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29</w:t>
      </w:r>
      <w:r w:rsidR="003E2112" w:rsidRPr="0038514E">
        <w:rPr>
          <w:rFonts w:cs="Times New Roman"/>
          <w:sz w:val="22"/>
        </w:rPr>
        <w:fldChar w:fldCharType="end"/>
      </w:r>
      <w:bookmarkEnd w:id="733"/>
      <w:r w:rsidRPr="0038514E">
        <w:rPr>
          <w:rFonts w:cs="Times New Roman"/>
          <w:sz w:val="22"/>
        </w:rPr>
        <w:t xml:space="preserve"> ] M.Salehieand,</w:t>
      </w:r>
      <w:ins w:id="734" w:author="Moldovanus" w:date="2010-06-21T21:06:00Z">
        <w:r w:rsidRPr="0038514E">
          <w:rPr>
            <w:rFonts w:cs="Times New Roman"/>
            <w:sz w:val="22"/>
          </w:rPr>
          <w:t xml:space="preserve"> </w:t>
        </w:r>
      </w:ins>
      <w:r w:rsidRPr="0038514E">
        <w:rPr>
          <w:rFonts w:cs="Times New Roman"/>
          <w:sz w:val="22"/>
        </w:rPr>
        <w:t xml:space="preserve">L.Tahvildari: </w:t>
      </w:r>
      <w:r w:rsidRPr="0038514E">
        <w:rPr>
          <w:rFonts w:cs="Times New Roman"/>
          <w:b/>
          <w:sz w:val="22"/>
        </w:rPr>
        <w:t>A weighted voting mechanism for action selection problem in self-adaptive software.</w:t>
      </w:r>
    </w:p>
    <w:p w:rsidR="000728C4" w:rsidRPr="0038514E" w:rsidRDefault="000728C4" w:rsidP="000728C4">
      <w:pPr>
        <w:rPr>
          <w:rFonts w:cs="Times New Roman"/>
          <w:sz w:val="22"/>
        </w:rPr>
      </w:pPr>
      <w:bookmarkStart w:id="735" w:name="_Ref263593440"/>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30</w:t>
      </w:r>
      <w:r w:rsidR="003E2112" w:rsidRPr="0038514E">
        <w:rPr>
          <w:rFonts w:cs="Times New Roman"/>
          <w:sz w:val="22"/>
        </w:rPr>
        <w:fldChar w:fldCharType="end"/>
      </w:r>
      <w:bookmarkEnd w:id="735"/>
      <w:r w:rsidRPr="0038514E">
        <w:rPr>
          <w:rFonts w:cs="Times New Roman"/>
          <w:sz w:val="22"/>
        </w:rPr>
        <w:t xml:space="preserve"> ] I.Salomie, T.Cioara, I.Anghel, M. Dinsoreanu</w:t>
      </w:r>
      <w:del w:id="736" w:author="Moldovanus" w:date="2010-06-21T21:06:00Z">
        <w:r w:rsidRPr="0038514E">
          <w:rPr>
            <w:rFonts w:cs="Times New Roman"/>
            <w:sz w:val="22"/>
          </w:rPr>
          <w:delText xml:space="preserve">  </w:delText>
        </w:r>
      </w:del>
      <w:r w:rsidRPr="0038514E">
        <w:rPr>
          <w:rFonts w:cs="Times New Roman"/>
          <w:sz w:val="22"/>
        </w:rPr>
        <w:t xml:space="preserve">: </w:t>
      </w:r>
      <w:r w:rsidRPr="0038514E">
        <w:rPr>
          <w:rFonts w:cs="Times New Roman"/>
          <w:b/>
          <w:sz w:val="22"/>
        </w:rPr>
        <w:t>RAP – A Basic Context Awareness Model</w:t>
      </w:r>
      <w:r w:rsidRPr="0038514E">
        <w:rPr>
          <w:rFonts w:cs="Times New Roman"/>
          <w:sz w:val="22"/>
        </w:rPr>
        <w:t xml:space="preserve"> </w:t>
      </w:r>
    </w:p>
    <w:p w:rsidR="000728C4" w:rsidRPr="004D49A4" w:rsidRDefault="000728C4" w:rsidP="000728C4">
      <w:pPr>
        <w:rPr>
          <w:b/>
          <w:sz w:val="22"/>
        </w:rPr>
      </w:pPr>
      <w:bookmarkStart w:id="737" w:name="_Ref263593784"/>
      <w:r w:rsidRPr="004D49A4">
        <w:rPr>
          <w:rFonts w:cs="Times New Roman"/>
          <w:sz w:val="22"/>
        </w:rPr>
        <w:t xml:space="preserve">[ </w:t>
      </w:r>
      <w:r w:rsidR="003E2112" w:rsidRPr="004D49A4">
        <w:rPr>
          <w:rFonts w:cs="Times New Roman"/>
          <w:sz w:val="22"/>
        </w:rPr>
        <w:fldChar w:fldCharType="begin"/>
      </w:r>
      <w:r w:rsidRPr="004D49A4">
        <w:rPr>
          <w:rFonts w:cs="Times New Roman"/>
          <w:sz w:val="22"/>
        </w:rPr>
        <w:instrText xml:space="preserve"> SEQ [ \* ARABIC </w:instrText>
      </w:r>
      <w:r w:rsidR="003E2112" w:rsidRPr="004D49A4">
        <w:rPr>
          <w:rFonts w:cs="Times New Roman"/>
          <w:sz w:val="22"/>
        </w:rPr>
        <w:fldChar w:fldCharType="separate"/>
      </w:r>
      <w:r w:rsidR="00825075">
        <w:rPr>
          <w:rFonts w:cs="Times New Roman"/>
          <w:noProof/>
          <w:sz w:val="22"/>
        </w:rPr>
        <w:t>31</w:t>
      </w:r>
      <w:r w:rsidR="003E2112" w:rsidRPr="004D49A4">
        <w:rPr>
          <w:rFonts w:cs="Times New Roman"/>
          <w:sz w:val="22"/>
        </w:rPr>
        <w:fldChar w:fldCharType="end"/>
      </w:r>
      <w:bookmarkEnd w:id="737"/>
      <w:r w:rsidRPr="004D49A4">
        <w:rPr>
          <w:rFonts w:cs="Times New Roman"/>
          <w:sz w:val="22"/>
        </w:rPr>
        <w:t xml:space="preserve"> ] C. Georgiana: </w:t>
      </w:r>
      <w:r w:rsidRPr="004D49A4">
        <w:rPr>
          <w:b/>
          <w:sz w:val="22"/>
        </w:rPr>
        <w:t>A Multi-Agent Reinforcement Learning Based Autonomic</w:t>
      </w:r>
    </w:p>
    <w:p w:rsidR="000728C4" w:rsidRPr="004D49A4" w:rsidRDefault="000728C4" w:rsidP="000728C4">
      <w:pPr>
        <w:rPr>
          <w:sz w:val="22"/>
        </w:rPr>
      </w:pPr>
      <w:r w:rsidRPr="004D49A4">
        <w:rPr>
          <w:b/>
          <w:sz w:val="22"/>
        </w:rPr>
        <w:t>Context Management Solution</w:t>
      </w:r>
      <w:r w:rsidRPr="004D49A4">
        <w:rPr>
          <w:sz w:val="22"/>
        </w:rPr>
        <w:t>:</w:t>
      </w:r>
      <w:r>
        <w:rPr>
          <w:b/>
          <w:sz w:val="22"/>
        </w:rPr>
        <w:t xml:space="preserve"> </w:t>
      </w:r>
      <w:r w:rsidRPr="004D49A4">
        <w:rPr>
          <w:sz w:val="22"/>
        </w:rPr>
        <w:t>Reasoning, Nash Equilibrium Policy Negotiation and Action Enforcement</w:t>
      </w:r>
      <w:r>
        <w:rPr>
          <w:sz w:val="22"/>
        </w:rPr>
        <w:t>, diploma thesis, Technical University of Cluj-Napoca, 2010</w:t>
      </w:r>
    </w:p>
    <w:p w:rsidR="000728C4" w:rsidRPr="0038514E" w:rsidRDefault="000728C4" w:rsidP="000728C4">
      <w:pPr>
        <w:rPr>
          <w:rFonts w:cs="Times New Roman"/>
          <w:sz w:val="22"/>
        </w:rPr>
      </w:pPr>
      <w:bookmarkStart w:id="738" w:name="_Ref263601491"/>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32</w:t>
      </w:r>
      <w:r w:rsidR="003E2112" w:rsidRPr="0038514E">
        <w:rPr>
          <w:rFonts w:cs="Times New Roman"/>
          <w:sz w:val="22"/>
        </w:rPr>
        <w:fldChar w:fldCharType="end"/>
      </w:r>
      <w:bookmarkEnd w:id="738"/>
      <w:r w:rsidRPr="0038514E">
        <w:rPr>
          <w:rFonts w:cs="Times New Roman"/>
          <w:sz w:val="22"/>
        </w:rPr>
        <w:t xml:space="preserve"> ] S.C.Patrasciuc: </w:t>
      </w:r>
      <w:r w:rsidRPr="0038514E">
        <w:rPr>
          <w:rFonts w:cs="Times New Roman"/>
          <w:b/>
          <w:sz w:val="22"/>
        </w:rPr>
        <w:t>An Agent-Based Context Management Solution (1)</w:t>
      </w:r>
      <w:r w:rsidRPr="0038514E">
        <w:rPr>
          <w:rFonts w:cs="Times New Roman"/>
          <w:sz w:val="22"/>
        </w:rPr>
        <w:t>, diploma thesis,</w:t>
      </w:r>
      <w:r w:rsidRPr="004D49A4">
        <w:rPr>
          <w:sz w:val="22"/>
        </w:rPr>
        <w:t xml:space="preserve"> </w:t>
      </w:r>
      <w:r>
        <w:rPr>
          <w:sz w:val="22"/>
        </w:rPr>
        <w:t>Technical University of Cluj-Napoca, 2010</w:t>
      </w:r>
    </w:p>
    <w:p w:rsidR="000728C4" w:rsidRPr="0038514E" w:rsidRDefault="000728C4" w:rsidP="000728C4">
      <w:pPr>
        <w:rPr>
          <w:sz w:val="22"/>
        </w:rPr>
      </w:pPr>
      <w:bookmarkStart w:id="739" w:name="_Ref263797905"/>
      <w:r w:rsidRPr="0038514E">
        <w:rPr>
          <w:sz w:val="22"/>
        </w:rPr>
        <w:t xml:space="preserve">[ </w:t>
      </w:r>
      <w:r w:rsidR="003E2112" w:rsidRPr="0038514E">
        <w:rPr>
          <w:sz w:val="22"/>
        </w:rPr>
        <w:fldChar w:fldCharType="begin"/>
      </w:r>
      <w:r w:rsidRPr="0038514E">
        <w:rPr>
          <w:sz w:val="22"/>
        </w:rPr>
        <w:instrText xml:space="preserve"> SEQ [ \* ARABIC </w:instrText>
      </w:r>
      <w:r w:rsidR="003E2112" w:rsidRPr="0038514E">
        <w:rPr>
          <w:sz w:val="22"/>
        </w:rPr>
        <w:fldChar w:fldCharType="separate"/>
      </w:r>
      <w:r w:rsidR="00825075">
        <w:rPr>
          <w:noProof/>
          <w:sz w:val="22"/>
        </w:rPr>
        <w:t>33</w:t>
      </w:r>
      <w:r w:rsidR="003E2112" w:rsidRPr="0038514E">
        <w:rPr>
          <w:sz w:val="22"/>
        </w:rPr>
        <w:fldChar w:fldCharType="end"/>
      </w:r>
      <w:bookmarkEnd w:id="739"/>
      <w:r w:rsidRPr="0038514E">
        <w:rPr>
          <w:sz w:val="22"/>
        </w:rPr>
        <w:t xml:space="preserve"> ] Nash Bargaining Game, </w:t>
      </w:r>
      <w:hyperlink r:id="rId75" w:history="1">
        <w:r w:rsidRPr="0038514E">
          <w:rPr>
            <w:rStyle w:val="Hyperlink"/>
            <w:rFonts w:cs="Times New Roman"/>
            <w:color w:val="auto"/>
            <w:sz w:val="22"/>
          </w:rPr>
          <w:t>http://en.wikipedia.org/wiki/Nash_bargaining_game</w:t>
        </w:r>
      </w:hyperlink>
      <w:bookmarkStart w:id="740" w:name="_Ref263593846"/>
    </w:p>
    <w:p w:rsidR="000728C4" w:rsidRPr="0038514E" w:rsidRDefault="000728C4" w:rsidP="000728C4">
      <w:pPr>
        <w:rPr>
          <w:sz w:val="22"/>
        </w:rPr>
      </w:pPr>
      <w:r w:rsidRPr="0038514E">
        <w:rPr>
          <w:sz w:val="22"/>
        </w:rPr>
        <w:t xml:space="preserve">[ </w:t>
      </w:r>
      <w:r w:rsidR="003E2112" w:rsidRPr="0038514E">
        <w:rPr>
          <w:sz w:val="22"/>
        </w:rPr>
        <w:fldChar w:fldCharType="begin"/>
      </w:r>
      <w:r w:rsidRPr="0038514E">
        <w:rPr>
          <w:sz w:val="22"/>
        </w:rPr>
        <w:instrText xml:space="preserve"> SEQ [ \* ARABIC </w:instrText>
      </w:r>
      <w:r w:rsidR="003E2112" w:rsidRPr="0038514E">
        <w:rPr>
          <w:sz w:val="22"/>
        </w:rPr>
        <w:fldChar w:fldCharType="separate"/>
      </w:r>
      <w:r w:rsidR="00825075">
        <w:rPr>
          <w:noProof/>
          <w:sz w:val="22"/>
        </w:rPr>
        <w:t>34</w:t>
      </w:r>
      <w:r w:rsidR="003E2112" w:rsidRPr="0038514E">
        <w:rPr>
          <w:sz w:val="22"/>
        </w:rPr>
        <w:fldChar w:fldCharType="end"/>
      </w:r>
      <w:bookmarkEnd w:id="740"/>
      <w:r w:rsidRPr="0038514E">
        <w:rPr>
          <w:sz w:val="22"/>
        </w:rPr>
        <w:t xml:space="preserve"> ] Distributed Systems Research Laboratory, </w:t>
      </w:r>
      <w:hyperlink r:id="rId76" w:history="1">
        <w:r w:rsidRPr="0038514E">
          <w:rPr>
            <w:rStyle w:val="Hyperlink"/>
            <w:rFonts w:cs="Times New Roman"/>
            <w:color w:val="auto"/>
            <w:sz w:val="22"/>
          </w:rPr>
          <w:t>http://dsrl.coned.utcluj.ro/</w:t>
        </w:r>
      </w:hyperlink>
      <w:r w:rsidRPr="0038514E">
        <w:rPr>
          <w:sz w:val="22"/>
        </w:rPr>
        <w:t xml:space="preserve"> </w:t>
      </w:r>
    </w:p>
    <w:p w:rsidR="000728C4" w:rsidRPr="0038514E" w:rsidRDefault="000728C4" w:rsidP="000728C4">
      <w:pPr>
        <w:rPr>
          <w:rFonts w:cs="Times New Roman"/>
          <w:sz w:val="22"/>
        </w:rPr>
      </w:pPr>
      <w:bookmarkStart w:id="741" w:name="_Ref264193631"/>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35</w:t>
      </w:r>
      <w:r w:rsidR="003E2112" w:rsidRPr="0038514E">
        <w:rPr>
          <w:rFonts w:cs="Times New Roman"/>
          <w:sz w:val="22"/>
        </w:rPr>
        <w:fldChar w:fldCharType="end"/>
      </w:r>
      <w:bookmarkEnd w:id="741"/>
      <w:r w:rsidRPr="0038514E">
        <w:rPr>
          <w:rFonts w:cs="Times New Roman"/>
          <w:sz w:val="22"/>
        </w:rPr>
        <w:t xml:space="preserve"> ]</w:t>
      </w:r>
      <w:r w:rsidRPr="0038514E">
        <w:rPr>
          <w:rFonts w:cs="Times New Roman"/>
          <w:bCs/>
          <w:sz w:val="22"/>
        </w:rPr>
        <w:t xml:space="preserve"> </w:t>
      </w:r>
      <w:r w:rsidRPr="0038514E">
        <w:rPr>
          <w:rStyle w:val="apple-style-span"/>
          <w:rFonts w:cs="Times New Roman"/>
          <w:bCs/>
          <w:sz w:val="22"/>
        </w:rPr>
        <w:t>General Responsibility Assignment Software Principles</w:t>
      </w:r>
      <w:r w:rsidRPr="0038514E">
        <w:rPr>
          <w:rFonts w:cs="Times New Roman"/>
          <w:sz w:val="22"/>
        </w:rPr>
        <w:t xml:space="preserve">, </w:t>
      </w:r>
      <w:hyperlink r:id="rId77" w:history="1">
        <w:r w:rsidRPr="0038514E">
          <w:rPr>
            <w:rStyle w:val="Hyperlink"/>
            <w:rFonts w:cs="Times New Roman"/>
            <w:color w:val="auto"/>
            <w:sz w:val="22"/>
          </w:rPr>
          <w:t>http://en.wikipedia.org/wiki/GRASP_(object-oriented_design)</w:t>
        </w:r>
      </w:hyperlink>
    </w:p>
    <w:p w:rsidR="000728C4" w:rsidRPr="0038514E" w:rsidRDefault="000728C4" w:rsidP="000728C4">
      <w:pPr>
        <w:rPr>
          <w:rFonts w:cs="Times New Roman"/>
          <w:sz w:val="22"/>
        </w:rPr>
      </w:pPr>
      <w:bookmarkStart w:id="742" w:name="_Ref264196589"/>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36</w:t>
      </w:r>
      <w:r w:rsidR="003E2112" w:rsidRPr="0038514E">
        <w:rPr>
          <w:rFonts w:cs="Times New Roman"/>
          <w:sz w:val="22"/>
        </w:rPr>
        <w:fldChar w:fldCharType="end"/>
      </w:r>
      <w:bookmarkEnd w:id="742"/>
      <w:r w:rsidRPr="0038514E">
        <w:rPr>
          <w:rFonts w:cs="Times New Roman"/>
          <w:sz w:val="22"/>
        </w:rPr>
        <w:t xml:space="preserve"> ]Separation of Concerns, </w:t>
      </w:r>
      <w:hyperlink r:id="rId78" w:history="1">
        <w:r w:rsidRPr="0038514E">
          <w:rPr>
            <w:rStyle w:val="Hyperlink"/>
            <w:rFonts w:cs="Times New Roman"/>
            <w:color w:val="auto"/>
            <w:sz w:val="22"/>
          </w:rPr>
          <w:t>http://en.wikipedia.org/wiki/Separation_of_concerns</w:t>
        </w:r>
      </w:hyperlink>
    </w:p>
    <w:p w:rsidR="000728C4" w:rsidRPr="0038514E" w:rsidRDefault="000728C4" w:rsidP="000728C4">
      <w:pPr>
        <w:rPr>
          <w:rFonts w:cs="Times New Roman"/>
          <w:sz w:val="22"/>
        </w:rPr>
      </w:pPr>
      <w:bookmarkStart w:id="743" w:name="_Ref264193951"/>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37</w:t>
      </w:r>
      <w:r w:rsidR="003E2112" w:rsidRPr="0038514E">
        <w:rPr>
          <w:rFonts w:cs="Times New Roman"/>
          <w:sz w:val="22"/>
        </w:rPr>
        <w:fldChar w:fldCharType="end"/>
      </w:r>
      <w:bookmarkEnd w:id="743"/>
      <w:r w:rsidRPr="0038514E">
        <w:rPr>
          <w:rFonts w:cs="Times New Roman"/>
          <w:sz w:val="22"/>
        </w:rPr>
        <w:t xml:space="preserve"> ] Dependency Inversion Principle, </w:t>
      </w:r>
      <w:hyperlink r:id="rId79" w:history="1">
        <w:r w:rsidRPr="0038514E">
          <w:rPr>
            <w:rStyle w:val="Hyperlink"/>
            <w:rFonts w:cs="Times New Roman"/>
            <w:color w:val="auto"/>
            <w:sz w:val="22"/>
          </w:rPr>
          <w:t>http://en.wikipedia.org/wiki/Dependency_inversion_principle</w:t>
        </w:r>
      </w:hyperlink>
    </w:p>
    <w:p w:rsidR="000728C4" w:rsidRPr="0038514E" w:rsidRDefault="000728C4" w:rsidP="000728C4">
      <w:pPr>
        <w:rPr>
          <w:rFonts w:cs="Times New Roman"/>
          <w:sz w:val="22"/>
        </w:rPr>
      </w:pPr>
      <w:bookmarkStart w:id="744" w:name="_Ref264196877"/>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38</w:t>
      </w:r>
      <w:r w:rsidR="003E2112" w:rsidRPr="0038514E">
        <w:rPr>
          <w:rFonts w:cs="Times New Roman"/>
          <w:sz w:val="22"/>
        </w:rPr>
        <w:fldChar w:fldCharType="end"/>
      </w:r>
      <w:bookmarkEnd w:id="744"/>
      <w:r w:rsidRPr="0038514E">
        <w:rPr>
          <w:rFonts w:cs="Times New Roman"/>
          <w:sz w:val="22"/>
        </w:rPr>
        <w:t xml:space="preserve"> ] Open/Closed principle, </w:t>
      </w:r>
      <w:hyperlink r:id="rId80" w:history="1">
        <w:r w:rsidRPr="0038514E">
          <w:rPr>
            <w:rStyle w:val="Hyperlink"/>
            <w:rFonts w:cs="Times New Roman"/>
            <w:color w:val="auto"/>
            <w:sz w:val="22"/>
          </w:rPr>
          <w:t>http://en.wikipedia.org/wiki/Open/closed_principle</w:t>
        </w:r>
      </w:hyperlink>
    </w:p>
    <w:p w:rsidR="000728C4" w:rsidRPr="0038514E" w:rsidRDefault="000728C4" w:rsidP="000728C4">
      <w:pPr>
        <w:rPr>
          <w:rFonts w:cs="Times New Roman"/>
          <w:sz w:val="22"/>
        </w:rPr>
      </w:pPr>
      <w:bookmarkStart w:id="745" w:name="_Ref264213123"/>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39</w:t>
      </w:r>
      <w:r w:rsidR="003E2112" w:rsidRPr="0038514E">
        <w:rPr>
          <w:rFonts w:cs="Times New Roman"/>
          <w:sz w:val="22"/>
        </w:rPr>
        <w:fldChar w:fldCharType="end"/>
      </w:r>
      <w:bookmarkEnd w:id="745"/>
      <w:r w:rsidRPr="0038514E">
        <w:rPr>
          <w:rFonts w:cs="Times New Roman"/>
          <w:sz w:val="22"/>
        </w:rPr>
        <w:t xml:space="preserve"> ] Data Transfer Object (DTO) design pattern, </w:t>
      </w:r>
      <w:hyperlink r:id="rId81" w:history="1">
        <w:r w:rsidRPr="0038514E">
          <w:rPr>
            <w:rStyle w:val="Hyperlink"/>
            <w:rFonts w:cs="Times New Roman"/>
            <w:color w:val="auto"/>
            <w:sz w:val="22"/>
          </w:rPr>
          <w:t>http://en.wikipedia.org/wiki/Data_transfer_object</w:t>
        </w:r>
      </w:hyperlink>
    </w:p>
    <w:p w:rsidR="000728C4" w:rsidRPr="0038514E" w:rsidRDefault="000728C4" w:rsidP="000728C4">
      <w:pPr>
        <w:rPr>
          <w:rFonts w:cs="Times New Roman"/>
          <w:sz w:val="22"/>
        </w:rPr>
      </w:pPr>
      <w:r w:rsidRPr="0038514E">
        <w:rPr>
          <w:rFonts w:cs="Times New Roman"/>
          <w:sz w:val="22"/>
        </w:rPr>
        <w:lastRenderedPageBreak/>
        <w:t xml:space="preserve"> </w:t>
      </w:r>
      <w:bookmarkStart w:id="746" w:name="_Ref263594027"/>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40</w:t>
      </w:r>
      <w:r w:rsidR="003E2112" w:rsidRPr="0038514E">
        <w:rPr>
          <w:rFonts w:cs="Times New Roman"/>
          <w:sz w:val="22"/>
        </w:rPr>
        <w:fldChar w:fldCharType="end"/>
      </w:r>
      <w:bookmarkEnd w:id="746"/>
      <w:r w:rsidRPr="0038514E">
        <w:rPr>
          <w:rFonts w:cs="Times New Roman"/>
          <w:sz w:val="22"/>
        </w:rPr>
        <w:t xml:space="preserve"> ] Protégé, </w:t>
      </w:r>
      <w:hyperlink r:id="rId82" w:history="1">
        <w:r w:rsidRPr="0038514E">
          <w:rPr>
            <w:rStyle w:val="Hyperlink"/>
            <w:rFonts w:cs="Times New Roman"/>
            <w:color w:val="auto"/>
            <w:sz w:val="22"/>
          </w:rPr>
          <w:t>http://protege.stanford.edu/</w:t>
        </w:r>
      </w:hyperlink>
    </w:p>
    <w:p w:rsidR="000728C4" w:rsidRPr="0038514E" w:rsidRDefault="000728C4" w:rsidP="000728C4">
      <w:pPr>
        <w:rPr>
          <w:rFonts w:cs="Times New Roman"/>
          <w:sz w:val="22"/>
        </w:rPr>
      </w:pPr>
      <w:bookmarkStart w:id="747" w:name="_Ref263614044"/>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41</w:t>
      </w:r>
      <w:r w:rsidR="003E2112" w:rsidRPr="0038514E">
        <w:rPr>
          <w:rFonts w:cs="Times New Roman"/>
          <w:sz w:val="22"/>
        </w:rPr>
        <w:fldChar w:fldCharType="end"/>
      </w:r>
      <w:bookmarkEnd w:id="747"/>
      <w:r w:rsidRPr="0038514E">
        <w:rPr>
          <w:rFonts w:cs="Times New Roman"/>
          <w:sz w:val="22"/>
        </w:rPr>
        <w:t xml:space="preserve"> ] Protégé Owl Loader, </w:t>
      </w:r>
      <w:hyperlink r:id="rId83" w:history="1">
        <w:r w:rsidRPr="0038514E">
          <w:rPr>
            <w:rStyle w:val="Hyperlink"/>
            <w:rFonts w:cs="Times New Roman"/>
            <w:color w:val="auto"/>
            <w:sz w:val="22"/>
          </w:rPr>
          <w:t>http://protege.stanford.edu/protege/3.4/docs/api/owl/edu/stanford/smi/protegex/owl/ProtegeOWL.html</w:t>
        </w:r>
      </w:hyperlink>
    </w:p>
    <w:p w:rsidR="000728C4" w:rsidRPr="0038514E" w:rsidRDefault="000728C4" w:rsidP="000728C4">
      <w:pPr>
        <w:rPr>
          <w:rFonts w:cs="Times New Roman"/>
          <w:sz w:val="22"/>
        </w:rPr>
      </w:pPr>
      <w:bookmarkStart w:id="748" w:name="_Ref264210208"/>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42</w:t>
      </w:r>
      <w:r w:rsidR="003E2112" w:rsidRPr="0038514E">
        <w:rPr>
          <w:rFonts w:cs="Times New Roman"/>
          <w:sz w:val="22"/>
        </w:rPr>
        <w:fldChar w:fldCharType="end"/>
      </w:r>
      <w:bookmarkEnd w:id="748"/>
      <w:r w:rsidRPr="0038514E">
        <w:rPr>
          <w:rFonts w:cs="Times New Roman"/>
          <w:sz w:val="22"/>
        </w:rPr>
        <w:t xml:space="preserve"> ] OWLModel interface, </w:t>
      </w:r>
      <w:hyperlink r:id="rId84" w:history="1">
        <w:r w:rsidRPr="0038514E">
          <w:rPr>
            <w:rStyle w:val="Hyperlink"/>
            <w:rFonts w:cs="Times New Roman"/>
            <w:color w:val="auto"/>
            <w:sz w:val="22"/>
          </w:rPr>
          <w:t>http://protege-owl.sourceforge.net/javadoc/edu/stanford/smi/protegex/owl/model/OWLModel.html</w:t>
        </w:r>
      </w:hyperlink>
    </w:p>
    <w:p w:rsidR="000728C4" w:rsidRPr="0038514E" w:rsidRDefault="000728C4" w:rsidP="000728C4">
      <w:pPr>
        <w:rPr>
          <w:rFonts w:cs="Times New Roman"/>
          <w:sz w:val="22"/>
        </w:rPr>
      </w:pPr>
      <w:bookmarkStart w:id="749" w:name="_Ref263594040"/>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43</w:t>
      </w:r>
      <w:r w:rsidR="003E2112" w:rsidRPr="0038514E">
        <w:rPr>
          <w:rFonts w:cs="Times New Roman"/>
          <w:sz w:val="22"/>
        </w:rPr>
        <w:fldChar w:fldCharType="end"/>
      </w:r>
      <w:bookmarkEnd w:id="749"/>
      <w:r w:rsidRPr="0038514E">
        <w:rPr>
          <w:rFonts w:cs="Times New Roman"/>
          <w:sz w:val="22"/>
        </w:rPr>
        <w:t xml:space="preserve"> ] SWRL, </w:t>
      </w:r>
      <w:hyperlink r:id="rId85" w:history="1">
        <w:r w:rsidRPr="0038514E">
          <w:rPr>
            <w:rStyle w:val="Hyperlink"/>
            <w:rFonts w:cs="Times New Roman"/>
            <w:color w:val="auto"/>
            <w:sz w:val="22"/>
          </w:rPr>
          <w:t>http://www.w3.org/Submission/SWRL/</w:t>
        </w:r>
      </w:hyperlink>
    </w:p>
    <w:p w:rsidR="000728C4" w:rsidRPr="0038514E" w:rsidRDefault="000728C4" w:rsidP="000728C4">
      <w:pPr>
        <w:rPr>
          <w:rFonts w:cs="Times New Roman"/>
          <w:sz w:val="22"/>
        </w:rPr>
      </w:pPr>
      <w:bookmarkStart w:id="750" w:name="_Ref263594049"/>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44</w:t>
      </w:r>
      <w:r w:rsidR="003E2112" w:rsidRPr="0038514E">
        <w:rPr>
          <w:rFonts w:cs="Times New Roman"/>
          <w:sz w:val="22"/>
        </w:rPr>
        <w:fldChar w:fldCharType="end"/>
      </w:r>
      <w:bookmarkEnd w:id="750"/>
      <w:r w:rsidRPr="0038514E">
        <w:rPr>
          <w:rFonts w:cs="Times New Roman"/>
          <w:sz w:val="22"/>
        </w:rPr>
        <w:t xml:space="preserve"> ] Pellet,  </w:t>
      </w:r>
      <w:hyperlink r:id="rId86" w:history="1">
        <w:r w:rsidRPr="0038514E">
          <w:rPr>
            <w:rStyle w:val="Hyperlink"/>
            <w:rFonts w:cs="Times New Roman"/>
            <w:color w:val="auto"/>
            <w:sz w:val="22"/>
          </w:rPr>
          <w:t>http://clarkparsia.com/pellet/</w:t>
        </w:r>
      </w:hyperlink>
    </w:p>
    <w:p w:rsidR="000728C4" w:rsidRPr="0038514E" w:rsidRDefault="000728C4" w:rsidP="000728C4">
      <w:pPr>
        <w:rPr>
          <w:rFonts w:cs="Times New Roman"/>
          <w:sz w:val="22"/>
        </w:rPr>
      </w:pPr>
      <w:bookmarkStart w:id="751" w:name="_Ref263613409"/>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45</w:t>
      </w:r>
      <w:r w:rsidR="003E2112" w:rsidRPr="0038514E">
        <w:rPr>
          <w:rFonts w:cs="Times New Roman"/>
          <w:sz w:val="22"/>
        </w:rPr>
        <w:fldChar w:fldCharType="end"/>
      </w:r>
      <w:bookmarkEnd w:id="751"/>
      <w:r w:rsidRPr="0038514E">
        <w:rPr>
          <w:rFonts w:cs="Times New Roman"/>
          <w:sz w:val="22"/>
        </w:rPr>
        <w:t xml:space="preserve"> ] Jena, </w:t>
      </w:r>
      <w:hyperlink r:id="rId87" w:history="1">
        <w:r w:rsidRPr="0038514E">
          <w:rPr>
            <w:rStyle w:val="Hyperlink"/>
            <w:rFonts w:cs="Times New Roman"/>
            <w:color w:val="auto"/>
            <w:sz w:val="22"/>
          </w:rPr>
          <w:t>http://jena.sourceforge.net/</w:t>
        </w:r>
      </w:hyperlink>
    </w:p>
    <w:p w:rsidR="000728C4" w:rsidRPr="0038514E" w:rsidRDefault="000728C4" w:rsidP="000728C4">
      <w:pPr>
        <w:rPr>
          <w:rFonts w:cs="Times New Roman"/>
          <w:sz w:val="22"/>
        </w:rPr>
      </w:pPr>
      <w:bookmarkStart w:id="752" w:name="_Ref264210191"/>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46</w:t>
      </w:r>
      <w:r w:rsidR="003E2112" w:rsidRPr="0038514E">
        <w:rPr>
          <w:rFonts w:cs="Times New Roman"/>
          <w:sz w:val="22"/>
        </w:rPr>
        <w:fldChar w:fldCharType="end"/>
      </w:r>
      <w:bookmarkEnd w:id="752"/>
      <w:r w:rsidRPr="0038514E">
        <w:rPr>
          <w:rFonts w:cs="Times New Roman"/>
          <w:sz w:val="22"/>
        </w:rPr>
        <w:t xml:space="preserve"> ] JenaOWLModel, </w:t>
      </w:r>
      <w:hyperlink r:id="rId88" w:history="1">
        <w:r w:rsidRPr="0038514E">
          <w:rPr>
            <w:rStyle w:val="Hyperlink"/>
            <w:rFonts w:cs="Times New Roman"/>
            <w:color w:val="auto"/>
            <w:sz w:val="22"/>
          </w:rPr>
          <w:t>http://protege.stanford.edu/protege/3.4/docs/api/owl/edu/stanford/smi/protegex/owl/jena/JenaOWLModel.html</w:t>
        </w:r>
      </w:hyperlink>
    </w:p>
    <w:p w:rsidR="000728C4" w:rsidRPr="0038514E" w:rsidRDefault="000728C4" w:rsidP="000728C4">
      <w:pPr>
        <w:rPr>
          <w:rFonts w:cs="Times New Roman"/>
          <w:sz w:val="22"/>
        </w:rPr>
      </w:pPr>
      <w:bookmarkStart w:id="753" w:name="_Ref264210281"/>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47</w:t>
      </w:r>
      <w:r w:rsidR="003E2112" w:rsidRPr="0038514E">
        <w:rPr>
          <w:rFonts w:cs="Times New Roman"/>
          <w:sz w:val="22"/>
        </w:rPr>
        <w:fldChar w:fldCharType="end"/>
      </w:r>
      <w:bookmarkEnd w:id="753"/>
      <w:r w:rsidRPr="0038514E">
        <w:rPr>
          <w:rFonts w:cs="Times New Roman"/>
          <w:sz w:val="22"/>
        </w:rPr>
        <w:t xml:space="preserve"> ] OntModel, </w:t>
      </w:r>
      <w:hyperlink r:id="rId89" w:history="1">
        <w:r w:rsidRPr="0038514E">
          <w:rPr>
            <w:rStyle w:val="Hyperlink"/>
            <w:rFonts w:cs="Times New Roman"/>
            <w:color w:val="auto"/>
            <w:sz w:val="22"/>
          </w:rPr>
          <w:t>http://jena.sourceforge.net/javadoc/com/hp/hpl/jena/ontology/OntModel.html</w:t>
        </w:r>
      </w:hyperlink>
    </w:p>
    <w:p w:rsidR="000728C4" w:rsidRPr="0038514E" w:rsidRDefault="000728C4" w:rsidP="000728C4">
      <w:pPr>
        <w:rPr>
          <w:rFonts w:cs="Times New Roman"/>
          <w:sz w:val="22"/>
        </w:rPr>
      </w:pPr>
      <w:bookmarkStart w:id="754" w:name="_Ref263594065"/>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48</w:t>
      </w:r>
      <w:r w:rsidR="003E2112" w:rsidRPr="0038514E">
        <w:rPr>
          <w:rFonts w:cs="Times New Roman"/>
          <w:sz w:val="22"/>
        </w:rPr>
        <w:fldChar w:fldCharType="end"/>
      </w:r>
      <w:bookmarkEnd w:id="754"/>
      <w:r w:rsidRPr="0038514E">
        <w:rPr>
          <w:rFonts w:cs="Times New Roman"/>
          <w:sz w:val="22"/>
        </w:rPr>
        <w:t xml:space="preserve"> ] JADE</w:t>
      </w:r>
      <w:r w:rsidRPr="0038514E">
        <w:rPr>
          <w:rFonts w:cs="Times New Roman"/>
          <w:b/>
          <w:sz w:val="22"/>
        </w:rPr>
        <w:t xml:space="preserve">, </w:t>
      </w:r>
      <w:hyperlink r:id="rId90" w:history="1">
        <w:r w:rsidRPr="0038514E">
          <w:rPr>
            <w:rStyle w:val="Hyperlink"/>
            <w:rFonts w:cs="Times New Roman"/>
            <w:color w:val="auto"/>
            <w:sz w:val="22"/>
          </w:rPr>
          <w:t>http://jade.tilab.com/</w:t>
        </w:r>
      </w:hyperlink>
      <w:r w:rsidRPr="0038514E">
        <w:rPr>
          <w:rFonts w:cs="Times New Roman"/>
          <w:sz w:val="22"/>
        </w:rPr>
        <w:t xml:space="preserve"> </w:t>
      </w:r>
    </w:p>
    <w:p w:rsidR="000728C4" w:rsidRPr="0038514E" w:rsidRDefault="000728C4" w:rsidP="000728C4">
      <w:pPr>
        <w:rPr>
          <w:rFonts w:cs="Times New Roman"/>
          <w:sz w:val="22"/>
        </w:rPr>
      </w:pPr>
      <w:bookmarkStart w:id="755" w:name="_Ref263672009"/>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49</w:t>
      </w:r>
      <w:r w:rsidR="003E2112" w:rsidRPr="0038514E">
        <w:rPr>
          <w:rFonts w:cs="Times New Roman"/>
          <w:sz w:val="22"/>
        </w:rPr>
        <w:fldChar w:fldCharType="end"/>
      </w:r>
      <w:bookmarkEnd w:id="755"/>
      <w:r w:rsidRPr="0038514E">
        <w:rPr>
          <w:rFonts w:cs="Times New Roman"/>
          <w:sz w:val="22"/>
        </w:rPr>
        <w:t xml:space="preserve"> ] JADE A White Paper</w:t>
      </w:r>
      <w:r w:rsidRPr="0038514E">
        <w:rPr>
          <w:rFonts w:cs="Times New Roman"/>
          <w:b/>
          <w:sz w:val="22"/>
        </w:rPr>
        <w:t>,</w:t>
      </w:r>
      <w:r w:rsidRPr="0038514E">
        <w:rPr>
          <w:rFonts w:cs="Times New Roman"/>
          <w:sz w:val="22"/>
        </w:rPr>
        <w:t xml:space="preserve"> </w:t>
      </w:r>
      <w:hyperlink r:id="rId91" w:history="1">
        <w:r w:rsidRPr="0038514E">
          <w:rPr>
            <w:rStyle w:val="Hyperlink"/>
            <w:rFonts w:cs="Times New Roman"/>
            <w:color w:val="auto"/>
            <w:sz w:val="22"/>
          </w:rPr>
          <w:t>http://jade.tilab.com/papers/2003/WhitePaperJADEEXP.pdf</w:t>
        </w:r>
      </w:hyperlink>
    </w:p>
    <w:p w:rsidR="000728C4" w:rsidRPr="0038514E" w:rsidRDefault="000728C4" w:rsidP="000728C4">
      <w:pPr>
        <w:rPr>
          <w:rFonts w:cs="Times New Roman"/>
          <w:sz w:val="22"/>
        </w:rPr>
      </w:pPr>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50</w:t>
      </w:r>
      <w:r w:rsidR="003E2112" w:rsidRPr="0038514E">
        <w:rPr>
          <w:rFonts w:cs="Times New Roman"/>
          <w:sz w:val="22"/>
        </w:rPr>
        <w:fldChar w:fldCharType="end"/>
      </w:r>
      <w:r w:rsidRPr="0038514E">
        <w:rPr>
          <w:rFonts w:cs="Times New Roman"/>
          <w:sz w:val="22"/>
        </w:rPr>
        <w:t xml:space="preserve"> ] Jade Tutorial: Jade programming for beginners, </w:t>
      </w:r>
      <w:hyperlink r:id="rId92" w:history="1">
        <w:r w:rsidRPr="0038514E">
          <w:rPr>
            <w:rStyle w:val="Hyperlink"/>
            <w:rFonts w:cs="Times New Roman"/>
            <w:color w:val="auto"/>
            <w:sz w:val="22"/>
          </w:rPr>
          <w:t>http://jade.tilab.com/doc/tutorials/JADEProgramming-Tutorial-for-beginners.pdf</w:t>
        </w:r>
      </w:hyperlink>
    </w:p>
    <w:p w:rsidR="000728C4" w:rsidRPr="0038514E" w:rsidRDefault="000728C4" w:rsidP="000728C4">
      <w:pPr>
        <w:rPr>
          <w:rFonts w:cs="Times New Roman"/>
          <w:sz w:val="22"/>
        </w:rPr>
      </w:pPr>
      <w:bookmarkStart w:id="756" w:name="_Ref263671899"/>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51</w:t>
      </w:r>
      <w:r w:rsidR="003E2112" w:rsidRPr="0038514E">
        <w:rPr>
          <w:rFonts w:cs="Times New Roman"/>
          <w:sz w:val="22"/>
        </w:rPr>
        <w:fldChar w:fldCharType="end"/>
      </w:r>
      <w:bookmarkEnd w:id="756"/>
      <w:r w:rsidRPr="0038514E">
        <w:rPr>
          <w:rFonts w:cs="Times New Roman"/>
          <w:sz w:val="22"/>
        </w:rPr>
        <w:t xml:space="preserve"> ] FIPA,  </w:t>
      </w:r>
      <w:hyperlink r:id="rId93" w:history="1">
        <w:r w:rsidRPr="0038514E">
          <w:rPr>
            <w:rStyle w:val="Hyperlink"/>
            <w:rFonts w:cs="Times New Roman"/>
            <w:color w:val="auto"/>
            <w:sz w:val="22"/>
          </w:rPr>
          <w:t>http://www.fipa.org/</w:t>
        </w:r>
      </w:hyperlink>
    </w:p>
    <w:p w:rsidR="000728C4" w:rsidRPr="0038514E" w:rsidRDefault="000728C4" w:rsidP="000728C4">
      <w:pPr>
        <w:rPr>
          <w:rFonts w:cs="Times New Roman"/>
          <w:sz w:val="22"/>
        </w:rPr>
      </w:pPr>
      <w:bookmarkStart w:id="757" w:name="_Ref264207925"/>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52</w:t>
      </w:r>
      <w:r w:rsidR="003E2112" w:rsidRPr="0038514E">
        <w:rPr>
          <w:rFonts w:cs="Times New Roman"/>
          <w:sz w:val="22"/>
        </w:rPr>
        <w:fldChar w:fldCharType="end"/>
      </w:r>
      <w:bookmarkEnd w:id="757"/>
      <w:r w:rsidRPr="0038514E">
        <w:rPr>
          <w:rFonts w:cs="Times New Roman"/>
          <w:sz w:val="22"/>
        </w:rPr>
        <w:t xml:space="preserve"> ] FIPA SL Languages, </w:t>
      </w:r>
      <w:hyperlink r:id="rId94" w:history="1">
        <w:r w:rsidRPr="0038514E">
          <w:rPr>
            <w:rStyle w:val="Hyperlink"/>
            <w:rFonts w:cs="Times New Roman"/>
            <w:color w:val="auto"/>
            <w:sz w:val="22"/>
          </w:rPr>
          <w:t>http://www.fipa.org/specs/fipa00008/SC00008I.html</w:t>
        </w:r>
      </w:hyperlink>
    </w:p>
    <w:p w:rsidR="000728C4" w:rsidRPr="0038514E" w:rsidRDefault="000728C4" w:rsidP="000728C4">
      <w:pPr>
        <w:rPr>
          <w:rFonts w:cs="Times New Roman"/>
          <w:sz w:val="22"/>
        </w:rPr>
      </w:pPr>
      <w:bookmarkStart w:id="758" w:name="_Ref263594397"/>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53</w:t>
      </w:r>
      <w:r w:rsidR="003E2112" w:rsidRPr="0038514E">
        <w:rPr>
          <w:rFonts w:cs="Times New Roman"/>
          <w:sz w:val="22"/>
        </w:rPr>
        <w:fldChar w:fldCharType="end"/>
      </w:r>
      <w:bookmarkEnd w:id="758"/>
      <w:r w:rsidRPr="0038514E">
        <w:rPr>
          <w:rFonts w:cs="Times New Roman"/>
          <w:sz w:val="22"/>
        </w:rPr>
        <w:t xml:space="preserve"> ] ASP.NET Web Services</w:t>
      </w:r>
    </w:p>
    <w:p w:rsidR="000728C4" w:rsidRPr="0038514E" w:rsidRDefault="000728C4" w:rsidP="000728C4">
      <w:pPr>
        <w:rPr>
          <w:rFonts w:cs="Times New Roman"/>
          <w:sz w:val="22"/>
        </w:rPr>
      </w:pPr>
      <w:bookmarkStart w:id="759" w:name="_Ref263594408"/>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54</w:t>
      </w:r>
      <w:r w:rsidR="003E2112" w:rsidRPr="0038514E">
        <w:rPr>
          <w:rFonts w:cs="Times New Roman"/>
          <w:sz w:val="22"/>
        </w:rPr>
        <w:fldChar w:fldCharType="end"/>
      </w:r>
      <w:bookmarkEnd w:id="759"/>
      <w:r w:rsidRPr="0038514E">
        <w:rPr>
          <w:rFonts w:cs="Times New Roman"/>
          <w:sz w:val="22"/>
        </w:rPr>
        <w:t xml:space="preserve"> ] Java, </w:t>
      </w:r>
      <w:hyperlink r:id="rId95" w:history="1">
        <w:r w:rsidRPr="0038514E">
          <w:rPr>
            <w:rStyle w:val="Hyperlink"/>
            <w:rFonts w:cs="Times New Roman"/>
            <w:color w:val="auto"/>
            <w:sz w:val="22"/>
          </w:rPr>
          <w:t>http://en.wikipedia.org/wiki/Java_(programming_language)</w:t>
        </w:r>
      </w:hyperlink>
    </w:p>
    <w:p w:rsidR="000728C4" w:rsidRPr="0038514E" w:rsidRDefault="000728C4" w:rsidP="000728C4">
      <w:pPr>
        <w:rPr>
          <w:rFonts w:cs="Times New Roman"/>
          <w:sz w:val="22"/>
        </w:rPr>
      </w:pPr>
      <w:bookmarkStart w:id="760" w:name="_Ref264207013"/>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55</w:t>
      </w:r>
      <w:r w:rsidR="003E2112" w:rsidRPr="0038514E">
        <w:rPr>
          <w:rFonts w:cs="Times New Roman"/>
          <w:sz w:val="22"/>
        </w:rPr>
        <w:fldChar w:fldCharType="end"/>
      </w:r>
      <w:bookmarkEnd w:id="760"/>
      <w:r w:rsidRPr="0038514E">
        <w:rPr>
          <w:rFonts w:cs="Times New Roman"/>
          <w:sz w:val="22"/>
        </w:rPr>
        <w:t xml:space="preserve"> ] Java Mobile Edition,  </w:t>
      </w:r>
      <w:hyperlink r:id="rId96" w:history="1">
        <w:r w:rsidRPr="0038514E">
          <w:rPr>
            <w:rStyle w:val="Hyperlink"/>
            <w:rFonts w:cs="Times New Roman"/>
            <w:color w:val="auto"/>
            <w:sz w:val="22"/>
          </w:rPr>
          <w:t>http://java.sun.com/javame/index.jsp</w:t>
        </w:r>
      </w:hyperlink>
    </w:p>
    <w:p w:rsidR="000728C4" w:rsidRPr="0038514E" w:rsidRDefault="000728C4" w:rsidP="000728C4">
      <w:pPr>
        <w:rPr>
          <w:rFonts w:cs="Times New Roman"/>
          <w:sz w:val="22"/>
        </w:rPr>
      </w:pPr>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56</w:t>
      </w:r>
      <w:r w:rsidR="003E2112" w:rsidRPr="0038514E">
        <w:rPr>
          <w:rFonts w:cs="Times New Roman"/>
          <w:sz w:val="22"/>
        </w:rPr>
        <w:fldChar w:fldCharType="end"/>
      </w:r>
      <w:r w:rsidRPr="0038514E">
        <w:rPr>
          <w:rFonts w:cs="Times New Roman"/>
          <w:sz w:val="22"/>
        </w:rPr>
        <w:t xml:space="preserve"> ] Java Serialization, </w:t>
      </w:r>
      <w:hyperlink r:id="rId97" w:history="1">
        <w:r w:rsidRPr="0038514E">
          <w:rPr>
            <w:rStyle w:val="Hyperlink"/>
            <w:rFonts w:cs="Times New Roman"/>
            <w:color w:val="auto"/>
            <w:sz w:val="22"/>
          </w:rPr>
          <w:t>http://en.wikipedia.org/wiki/Serialization</w:t>
        </w:r>
      </w:hyperlink>
    </w:p>
    <w:p w:rsidR="000728C4" w:rsidRPr="0038514E" w:rsidRDefault="000728C4" w:rsidP="000728C4">
      <w:pPr>
        <w:rPr>
          <w:rFonts w:cs="Times New Roman"/>
          <w:sz w:val="22"/>
        </w:rPr>
      </w:pPr>
      <w:bookmarkStart w:id="761" w:name="_Ref263594484"/>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57</w:t>
      </w:r>
      <w:r w:rsidR="003E2112" w:rsidRPr="0038514E">
        <w:rPr>
          <w:rFonts w:cs="Times New Roman"/>
          <w:sz w:val="22"/>
        </w:rPr>
        <w:fldChar w:fldCharType="end"/>
      </w:r>
      <w:bookmarkEnd w:id="761"/>
      <w:r w:rsidRPr="0038514E">
        <w:rPr>
          <w:rFonts w:cs="Times New Roman"/>
          <w:sz w:val="22"/>
        </w:rPr>
        <w:t xml:space="preserve"> ] C#, </w:t>
      </w:r>
      <w:hyperlink r:id="rId98" w:history="1">
        <w:r w:rsidRPr="0038514E">
          <w:rPr>
            <w:rStyle w:val="Hyperlink"/>
            <w:rFonts w:cs="Times New Roman"/>
            <w:color w:val="auto"/>
            <w:sz w:val="22"/>
          </w:rPr>
          <w:t>http://en.wikipedia.org/wiki/C_Sharp_(programming_language)</w:t>
        </w:r>
      </w:hyperlink>
    </w:p>
    <w:p w:rsidR="000728C4" w:rsidRPr="0038514E" w:rsidRDefault="000728C4" w:rsidP="000728C4">
      <w:pPr>
        <w:rPr>
          <w:rFonts w:cs="Times New Roman"/>
          <w:sz w:val="22"/>
        </w:rPr>
      </w:pPr>
      <w:bookmarkStart w:id="762" w:name="_Ref263617528"/>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58</w:t>
      </w:r>
      <w:r w:rsidR="003E2112" w:rsidRPr="0038514E">
        <w:rPr>
          <w:rFonts w:cs="Times New Roman"/>
          <w:sz w:val="22"/>
        </w:rPr>
        <w:fldChar w:fldCharType="end"/>
      </w:r>
      <w:bookmarkEnd w:id="762"/>
      <w:r w:rsidRPr="0038514E">
        <w:rPr>
          <w:rFonts w:cs="Times New Roman"/>
          <w:sz w:val="22"/>
        </w:rPr>
        <w:t xml:space="preserve"> ] IText , </w:t>
      </w:r>
      <w:hyperlink r:id="rId99" w:history="1">
        <w:r w:rsidRPr="0038514E">
          <w:rPr>
            <w:rStyle w:val="Hyperlink"/>
            <w:rFonts w:cs="Times New Roman"/>
            <w:color w:val="auto"/>
            <w:sz w:val="22"/>
          </w:rPr>
          <w:t>http://itextpdf.com/</w:t>
        </w:r>
      </w:hyperlink>
    </w:p>
    <w:p w:rsidR="000728C4" w:rsidRPr="0038514E" w:rsidRDefault="000728C4" w:rsidP="000728C4">
      <w:pPr>
        <w:rPr>
          <w:rFonts w:cs="Times New Roman"/>
          <w:sz w:val="22"/>
        </w:rPr>
      </w:pPr>
      <w:bookmarkStart w:id="763" w:name="_Ref263677577"/>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59</w:t>
      </w:r>
      <w:r w:rsidR="003E2112" w:rsidRPr="0038514E">
        <w:rPr>
          <w:rFonts w:cs="Times New Roman"/>
          <w:sz w:val="22"/>
        </w:rPr>
        <w:fldChar w:fldCharType="end"/>
      </w:r>
      <w:bookmarkEnd w:id="763"/>
      <w:r w:rsidRPr="0038514E">
        <w:rPr>
          <w:rFonts w:cs="Times New Roman"/>
          <w:sz w:val="22"/>
        </w:rPr>
        <w:t xml:space="preserve"> ] X3D, </w:t>
      </w:r>
      <w:hyperlink r:id="rId100" w:history="1">
        <w:r w:rsidRPr="0038514E">
          <w:rPr>
            <w:rStyle w:val="Hyperlink"/>
            <w:rFonts w:cs="Times New Roman"/>
            <w:color w:val="auto"/>
            <w:sz w:val="22"/>
          </w:rPr>
          <w:t>http://www.web3d.org/x3d/</w:t>
        </w:r>
      </w:hyperlink>
    </w:p>
    <w:p w:rsidR="000728C4" w:rsidRPr="0038514E" w:rsidRDefault="000728C4" w:rsidP="000728C4">
      <w:pPr>
        <w:rPr>
          <w:rFonts w:cs="Times New Roman"/>
          <w:sz w:val="22"/>
        </w:rPr>
      </w:pPr>
      <w:bookmarkStart w:id="764" w:name="_Ref263678182"/>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60</w:t>
      </w:r>
      <w:r w:rsidR="003E2112" w:rsidRPr="0038514E">
        <w:rPr>
          <w:rFonts w:cs="Times New Roman"/>
          <w:sz w:val="22"/>
        </w:rPr>
        <w:fldChar w:fldCharType="end"/>
      </w:r>
      <w:bookmarkEnd w:id="764"/>
      <w:r w:rsidRPr="0038514E">
        <w:rPr>
          <w:rFonts w:cs="Times New Roman"/>
          <w:sz w:val="22"/>
        </w:rPr>
        <w:t xml:space="preserve"> ] XJ3D, </w:t>
      </w:r>
      <w:hyperlink r:id="rId101" w:history="1">
        <w:r w:rsidRPr="0038514E">
          <w:rPr>
            <w:rStyle w:val="Hyperlink"/>
            <w:rFonts w:cs="Times New Roman"/>
            <w:color w:val="auto"/>
            <w:sz w:val="22"/>
          </w:rPr>
          <w:t>http://www.xj3d.org/</w:t>
        </w:r>
      </w:hyperlink>
    </w:p>
    <w:p w:rsidR="000728C4" w:rsidRPr="0038514E" w:rsidRDefault="000728C4" w:rsidP="000728C4">
      <w:pPr>
        <w:rPr>
          <w:rFonts w:cs="Times New Roman"/>
          <w:sz w:val="22"/>
        </w:rPr>
      </w:pPr>
      <w:bookmarkStart w:id="765" w:name="_Ref264033166"/>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61</w:t>
      </w:r>
      <w:r w:rsidR="003E2112" w:rsidRPr="0038514E">
        <w:rPr>
          <w:rFonts w:cs="Times New Roman"/>
          <w:sz w:val="22"/>
        </w:rPr>
        <w:fldChar w:fldCharType="end"/>
      </w:r>
      <w:bookmarkEnd w:id="765"/>
      <w:r w:rsidRPr="0038514E">
        <w:rPr>
          <w:rFonts w:cs="Times New Roman"/>
          <w:sz w:val="22"/>
        </w:rPr>
        <w:t xml:space="preserve">] HTTP, </w:t>
      </w:r>
      <w:hyperlink r:id="rId102" w:history="1">
        <w:r w:rsidRPr="0038514E">
          <w:rPr>
            <w:rStyle w:val="Hyperlink"/>
            <w:rFonts w:cs="Times New Roman"/>
            <w:color w:val="auto"/>
            <w:sz w:val="22"/>
          </w:rPr>
          <w:t>http://en.wikipedia.org/wiki/Hypertext_Transfer_Protocol</w:t>
        </w:r>
      </w:hyperlink>
    </w:p>
    <w:p w:rsidR="000728C4" w:rsidRPr="0038514E" w:rsidRDefault="000728C4" w:rsidP="000728C4">
      <w:pPr>
        <w:rPr>
          <w:rFonts w:cs="Times New Roman"/>
          <w:sz w:val="22"/>
        </w:rPr>
      </w:pPr>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62</w:t>
      </w:r>
      <w:r w:rsidR="003E2112" w:rsidRPr="0038514E">
        <w:rPr>
          <w:rFonts w:cs="Times New Roman"/>
          <w:sz w:val="22"/>
        </w:rPr>
        <w:fldChar w:fldCharType="end"/>
      </w:r>
      <w:r w:rsidRPr="0038514E">
        <w:rPr>
          <w:rFonts w:cs="Times New Roman"/>
          <w:sz w:val="22"/>
        </w:rPr>
        <w:t xml:space="preserve">] Fuzzy Logic, </w:t>
      </w:r>
      <w:hyperlink r:id="rId103" w:history="1">
        <w:r w:rsidRPr="0038514E">
          <w:rPr>
            <w:rStyle w:val="Hyperlink"/>
            <w:rFonts w:cs="Times New Roman"/>
            <w:color w:val="auto"/>
            <w:sz w:val="22"/>
          </w:rPr>
          <w:t>http://en.wikipedia.org/wiki/Fuzzy_logic</w:t>
        </w:r>
      </w:hyperlink>
    </w:p>
    <w:p w:rsidR="000728C4" w:rsidRPr="0038514E" w:rsidRDefault="000728C4" w:rsidP="000728C4">
      <w:pPr>
        <w:rPr>
          <w:rFonts w:cs="Times New Roman"/>
          <w:sz w:val="22"/>
        </w:rPr>
      </w:pPr>
      <w:bookmarkStart w:id="766" w:name="_Ref263762260"/>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63</w:t>
      </w:r>
      <w:r w:rsidR="003E2112" w:rsidRPr="0038514E">
        <w:rPr>
          <w:rFonts w:cs="Times New Roman"/>
          <w:sz w:val="22"/>
        </w:rPr>
        <w:fldChar w:fldCharType="end"/>
      </w:r>
      <w:bookmarkEnd w:id="766"/>
      <w:r w:rsidRPr="0038514E">
        <w:rPr>
          <w:rFonts w:cs="Times New Roman"/>
          <w:sz w:val="22"/>
        </w:rPr>
        <w:t xml:space="preserve"> ] JFuzzyLogic, </w:t>
      </w:r>
      <w:hyperlink r:id="rId104" w:history="1">
        <w:r w:rsidRPr="0038514E">
          <w:rPr>
            <w:rStyle w:val="Hyperlink"/>
            <w:rFonts w:cs="Times New Roman"/>
            <w:color w:val="auto"/>
            <w:sz w:val="22"/>
          </w:rPr>
          <w:t>http://jfuzzylogic.sourceforge.net/html/index.html</w:t>
        </w:r>
      </w:hyperlink>
    </w:p>
    <w:p w:rsidR="000728C4" w:rsidRPr="0038514E" w:rsidRDefault="000728C4" w:rsidP="000728C4">
      <w:pPr>
        <w:rPr>
          <w:rFonts w:cs="Times New Roman"/>
          <w:sz w:val="22"/>
        </w:rPr>
      </w:pPr>
      <w:bookmarkStart w:id="767" w:name="_Ref263762578"/>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64</w:t>
      </w:r>
      <w:r w:rsidR="003E2112" w:rsidRPr="0038514E">
        <w:rPr>
          <w:rFonts w:cs="Times New Roman"/>
          <w:sz w:val="22"/>
        </w:rPr>
        <w:fldChar w:fldCharType="end"/>
      </w:r>
      <w:bookmarkEnd w:id="767"/>
      <w:r w:rsidRPr="0038514E">
        <w:rPr>
          <w:rFonts w:cs="Times New Roman"/>
          <w:sz w:val="22"/>
        </w:rPr>
        <w:t xml:space="preserve"> ] FCL, </w:t>
      </w:r>
      <w:hyperlink r:id="rId105" w:history="1">
        <w:r w:rsidRPr="0038514E">
          <w:rPr>
            <w:rStyle w:val="Hyperlink"/>
            <w:rFonts w:cs="Times New Roman"/>
            <w:color w:val="auto"/>
            <w:sz w:val="22"/>
          </w:rPr>
          <w:t>http://www.fuzzytech.com/binaries/ieccd1.pdf</w:t>
        </w:r>
      </w:hyperlink>
    </w:p>
    <w:p w:rsidR="000728C4" w:rsidRPr="0038514E" w:rsidRDefault="000728C4" w:rsidP="000728C4">
      <w:pPr>
        <w:rPr>
          <w:rFonts w:cs="Times New Roman"/>
          <w:sz w:val="22"/>
        </w:rPr>
      </w:pPr>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65</w:t>
      </w:r>
      <w:r w:rsidR="003E2112" w:rsidRPr="0038514E">
        <w:rPr>
          <w:rFonts w:cs="Times New Roman"/>
          <w:sz w:val="22"/>
        </w:rPr>
        <w:fldChar w:fldCharType="end"/>
      </w:r>
      <w:r w:rsidRPr="0038514E">
        <w:rPr>
          <w:rFonts w:cs="Times New Roman"/>
          <w:sz w:val="22"/>
        </w:rPr>
        <w:t xml:space="preserve"> ] Factory Method Design Pattern, </w:t>
      </w:r>
      <w:hyperlink r:id="rId106" w:history="1">
        <w:r w:rsidRPr="0038514E">
          <w:rPr>
            <w:rStyle w:val="Hyperlink"/>
            <w:rFonts w:cs="Times New Roman"/>
            <w:color w:val="auto"/>
            <w:sz w:val="22"/>
          </w:rPr>
          <w:t>http://en.wikipedia.org/wiki/Factory_method_pattern</w:t>
        </w:r>
      </w:hyperlink>
    </w:p>
    <w:p w:rsidR="000728C4" w:rsidRPr="0038514E" w:rsidRDefault="000728C4" w:rsidP="000728C4">
      <w:pPr>
        <w:rPr>
          <w:rFonts w:cs="Times New Roman"/>
          <w:sz w:val="22"/>
        </w:rPr>
      </w:pPr>
      <w:bookmarkStart w:id="768" w:name="_Ref264031943"/>
      <w:r w:rsidRPr="0038514E">
        <w:rPr>
          <w:rFonts w:cs="Times New Roman"/>
          <w:sz w:val="22"/>
        </w:rPr>
        <w:lastRenderedPageBreak/>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66</w:t>
      </w:r>
      <w:r w:rsidR="003E2112" w:rsidRPr="0038514E">
        <w:rPr>
          <w:rFonts w:cs="Times New Roman"/>
          <w:sz w:val="22"/>
        </w:rPr>
        <w:fldChar w:fldCharType="end"/>
      </w:r>
      <w:bookmarkEnd w:id="768"/>
      <w:r w:rsidRPr="0038514E">
        <w:rPr>
          <w:rFonts w:cs="Times New Roman"/>
          <w:sz w:val="22"/>
        </w:rPr>
        <w:t xml:space="preserve"> ] Windows Server 2008 R2, </w:t>
      </w:r>
      <w:hyperlink r:id="rId107" w:history="1">
        <w:r w:rsidRPr="0038514E">
          <w:rPr>
            <w:rStyle w:val="Hyperlink"/>
            <w:rFonts w:cs="Times New Roman"/>
            <w:color w:val="auto"/>
            <w:sz w:val="22"/>
          </w:rPr>
          <w:t>http://www.microsoft.com/windowsserver2008/en/us/default.aspx</w:t>
        </w:r>
      </w:hyperlink>
    </w:p>
    <w:p w:rsidR="000728C4" w:rsidRPr="0038514E" w:rsidRDefault="000728C4" w:rsidP="000728C4">
      <w:pPr>
        <w:rPr>
          <w:rFonts w:cs="Times New Roman"/>
          <w:sz w:val="22"/>
        </w:rPr>
      </w:pPr>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67</w:t>
      </w:r>
      <w:r w:rsidR="003E2112" w:rsidRPr="0038514E">
        <w:rPr>
          <w:rFonts w:cs="Times New Roman"/>
          <w:sz w:val="22"/>
        </w:rPr>
        <w:fldChar w:fldCharType="end"/>
      </w:r>
      <w:r w:rsidRPr="0038514E">
        <w:rPr>
          <w:rFonts w:cs="Times New Roman"/>
          <w:sz w:val="22"/>
        </w:rPr>
        <w:t xml:space="preserve"> ]</w:t>
      </w:r>
      <w:r>
        <w:rPr>
          <w:rFonts w:cs="Times New Roman"/>
          <w:sz w:val="22"/>
        </w:rPr>
        <w:t xml:space="preserve"> </w:t>
      </w:r>
      <w:r w:rsidRPr="0038514E">
        <w:rPr>
          <w:rFonts w:cs="Times New Roman"/>
          <w:sz w:val="22"/>
        </w:rPr>
        <w:t xml:space="preserve">Windows Storage Server 2008 , </w:t>
      </w:r>
      <w:hyperlink r:id="rId108" w:history="1">
        <w:r w:rsidRPr="0038514E">
          <w:rPr>
            <w:rStyle w:val="Hyperlink"/>
            <w:rFonts w:cs="Times New Roman"/>
            <w:color w:val="auto"/>
            <w:sz w:val="22"/>
          </w:rPr>
          <w:t>http://www.microsoft.com/windowsserver2008/en/us/wss08.aspx</w:t>
        </w:r>
      </w:hyperlink>
    </w:p>
    <w:p w:rsidR="000728C4" w:rsidRPr="0038514E" w:rsidRDefault="000728C4" w:rsidP="000728C4">
      <w:pPr>
        <w:rPr>
          <w:rFonts w:cs="Times New Roman"/>
          <w:sz w:val="22"/>
        </w:rPr>
      </w:pPr>
      <w:bookmarkStart w:id="769" w:name="_Ref264032068"/>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68</w:t>
      </w:r>
      <w:r w:rsidR="003E2112" w:rsidRPr="0038514E">
        <w:rPr>
          <w:rFonts w:cs="Times New Roman"/>
          <w:sz w:val="22"/>
        </w:rPr>
        <w:fldChar w:fldCharType="end"/>
      </w:r>
      <w:bookmarkEnd w:id="769"/>
      <w:r w:rsidRPr="0038514E">
        <w:rPr>
          <w:rFonts w:cs="Times New Roman"/>
          <w:sz w:val="22"/>
        </w:rPr>
        <w:t xml:space="preserve"> ]</w:t>
      </w:r>
      <w:r>
        <w:rPr>
          <w:rFonts w:cs="Times New Roman"/>
          <w:sz w:val="22"/>
        </w:rPr>
        <w:t xml:space="preserve"> </w:t>
      </w:r>
      <w:r w:rsidRPr="0038514E">
        <w:rPr>
          <w:rStyle w:val="apple-style-span"/>
          <w:rFonts w:cs="Times New Roman"/>
          <w:sz w:val="22"/>
        </w:rPr>
        <w:t xml:space="preserve">Microsoft Hyper-V Server, </w:t>
      </w:r>
      <w:hyperlink r:id="rId109" w:history="1">
        <w:r w:rsidRPr="0038514E">
          <w:rPr>
            <w:rStyle w:val="Hyperlink"/>
            <w:rFonts w:cs="Times New Roman"/>
            <w:color w:val="auto"/>
            <w:sz w:val="22"/>
          </w:rPr>
          <w:t>http://www.microsoft.com/hyper-v-server/en/us/default.aspx</w:t>
        </w:r>
      </w:hyperlink>
    </w:p>
    <w:p w:rsidR="000728C4" w:rsidRPr="0038514E" w:rsidRDefault="000728C4" w:rsidP="000728C4">
      <w:pPr>
        <w:rPr>
          <w:rFonts w:cs="Times New Roman"/>
          <w:sz w:val="22"/>
        </w:rPr>
      </w:pPr>
      <w:bookmarkStart w:id="770" w:name="_Ref263771243"/>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69</w:t>
      </w:r>
      <w:r w:rsidR="003E2112" w:rsidRPr="0038514E">
        <w:rPr>
          <w:rFonts w:cs="Times New Roman"/>
          <w:sz w:val="22"/>
        </w:rPr>
        <w:fldChar w:fldCharType="end"/>
      </w:r>
      <w:bookmarkEnd w:id="770"/>
      <w:r w:rsidRPr="0038514E">
        <w:rPr>
          <w:rFonts w:cs="Times New Roman"/>
          <w:sz w:val="22"/>
        </w:rPr>
        <w:t xml:space="preserve"> ] Windows Management Instrumentation, </w:t>
      </w:r>
      <w:hyperlink r:id="rId110" w:history="1">
        <w:r w:rsidRPr="0038514E">
          <w:rPr>
            <w:rStyle w:val="Hyperlink"/>
            <w:rFonts w:cs="Times New Roman"/>
            <w:color w:val="auto"/>
            <w:sz w:val="22"/>
          </w:rPr>
          <w:t>http://msdn.microsoft.com/en-us/library/aa394582(v=VS.85).aspx</w:t>
        </w:r>
      </w:hyperlink>
    </w:p>
    <w:p w:rsidR="000728C4" w:rsidRPr="0038514E" w:rsidRDefault="000728C4" w:rsidP="000728C4">
      <w:pPr>
        <w:rPr>
          <w:rFonts w:cs="Times New Roman"/>
          <w:sz w:val="22"/>
        </w:rPr>
      </w:pPr>
      <w:bookmarkStart w:id="771" w:name="_Ref264033087"/>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70</w:t>
      </w:r>
      <w:r w:rsidR="003E2112" w:rsidRPr="0038514E">
        <w:rPr>
          <w:rFonts w:cs="Times New Roman"/>
          <w:sz w:val="22"/>
        </w:rPr>
        <w:fldChar w:fldCharType="end"/>
      </w:r>
      <w:bookmarkEnd w:id="771"/>
      <w:r w:rsidRPr="0038514E">
        <w:rPr>
          <w:rFonts w:cs="Times New Roman"/>
          <w:sz w:val="22"/>
        </w:rPr>
        <w:t xml:space="preserve"> ]</w:t>
      </w:r>
      <w:r>
        <w:rPr>
          <w:rFonts w:cs="Times New Roman"/>
          <w:sz w:val="22"/>
        </w:rPr>
        <w:t xml:space="preserve"> </w:t>
      </w:r>
      <w:r w:rsidRPr="0038514E">
        <w:rPr>
          <w:rFonts w:cs="Times New Roman"/>
          <w:sz w:val="22"/>
        </w:rPr>
        <w:t xml:space="preserve">Microsoft IIS, </w:t>
      </w:r>
      <w:hyperlink r:id="rId111" w:history="1">
        <w:r w:rsidRPr="0038514E">
          <w:rPr>
            <w:rStyle w:val="Hyperlink"/>
            <w:rFonts w:cs="Times New Roman"/>
            <w:color w:val="auto"/>
            <w:sz w:val="22"/>
          </w:rPr>
          <w:t>http://www.iis.net/</w:t>
        </w:r>
      </w:hyperlink>
    </w:p>
    <w:p w:rsidR="000728C4" w:rsidRPr="0038514E" w:rsidRDefault="000728C4" w:rsidP="000728C4">
      <w:pPr>
        <w:rPr>
          <w:rFonts w:cs="Times New Roman"/>
          <w:sz w:val="22"/>
        </w:rPr>
      </w:pPr>
      <w:bookmarkStart w:id="772" w:name="_Ref263771223"/>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71</w:t>
      </w:r>
      <w:r w:rsidR="003E2112" w:rsidRPr="0038514E">
        <w:rPr>
          <w:rFonts w:cs="Times New Roman"/>
          <w:sz w:val="22"/>
        </w:rPr>
        <w:fldChar w:fldCharType="end"/>
      </w:r>
      <w:bookmarkEnd w:id="772"/>
      <w:r w:rsidRPr="0038514E">
        <w:rPr>
          <w:rFonts w:cs="Times New Roman"/>
          <w:sz w:val="22"/>
        </w:rPr>
        <w:t xml:space="preserve"> ] WIN32 WMI Classes, </w:t>
      </w:r>
      <w:hyperlink r:id="rId112" w:history="1">
        <w:r w:rsidRPr="0038514E">
          <w:rPr>
            <w:rStyle w:val="Hyperlink"/>
            <w:rFonts w:cs="Times New Roman"/>
            <w:color w:val="auto"/>
            <w:sz w:val="22"/>
          </w:rPr>
          <w:t>http://msdn.microsoft.com/en-us/library/aa394084(VS.85).aspx</w:t>
        </w:r>
      </w:hyperlink>
    </w:p>
    <w:p w:rsidR="000728C4" w:rsidRPr="0038514E" w:rsidRDefault="000728C4" w:rsidP="000728C4">
      <w:pPr>
        <w:rPr>
          <w:rFonts w:cs="Times New Roman"/>
          <w:sz w:val="22"/>
        </w:rPr>
      </w:pPr>
      <w:r w:rsidRPr="0038514E">
        <w:rPr>
          <w:rFonts w:cs="Times New Roman"/>
          <w:sz w:val="22"/>
        </w:rPr>
        <w:t xml:space="preserve">[ </w:t>
      </w:r>
      <w:r w:rsidR="003E2112" w:rsidRPr="0038514E">
        <w:rPr>
          <w:rFonts w:cs="Times New Roman"/>
          <w:sz w:val="22"/>
        </w:rPr>
        <w:fldChar w:fldCharType="begin"/>
      </w:r>
      <w:r w:rsidRPr="0038514E">
        <w:rPr>
          <w:rFonts w:cs="Times New Roman"/>
          <w:sz w:val="22"/>
        </w:rPr>
        <w:instrText xml:space="preserve"> SEQ [ \* ARABIC </w:instrText>
      </w:r>
      <w:r w:rsidR="003E2112" w:rsidRPr="0038514E">
        <w:rPr>
          <w:rFonts w:cs="Times New Roman"/>
          <w:sz w:val="22"/>
        </w:rPr>
        <w:fldChar w:fldCharType="separate"/>
      </w:r>
      <w:r w:rsidR="00825075">
        <w:rPr>
          <w:rFonts w:cs="Times New Roman"/>
          <w:noProof/>
          <w:sz w:val="22"/>
        </w:rPr>
        <w:t>72</w:t>
      </w:r>
      <w:r w:rsidR="003E2112" w:rsidRPr="0038514E">
        <w:rPr>
          <w:rFonts w:cs="Times New Roman"/>
          <w:sz w:val="22"/>
        </w:rPr>
        <w:fldChar w:fldCharType="end"/>
      </w:r>
      <w:r w:rsidRPr="0038514E">
        <w:rPr>
          <w:rFonts w:cs="Times New Roman"/>
          <w:sz w:val="22"/>
        </w:rPr>
        <w:t xml:space="preserve"> ] Hyper-V WMI Provider,  </w:t>
      </w:r>
      <w:hyperlink r:id="rId113" w:history="1">
        <w:r w:rsidRPr="0038514E">
          <w:rPr>
            <w:rStyle w:val="Hyperlink"/>
            <w:rFonts w:cs="Times New Roman"/>
            <w:color w:val="auto"/>
            <w:sz w:val="22"/>
          </w:rPr>
          <w:t>http://msdn.microsoft.com/en-us/library/cc136992(VS.85).aspx</w:t>
        </w:r>
      </w:hyperlink>
    </w:p>
    <w:p w:rsidR="000728C4" w:rsidRPr="005E7987" w:rsidRDefault="000728C4" w:rsidP="000728C4">
      <w:pPr>
        <w:rPr>
          <w:rFonts w:cs="Times New Roman"/>
          <w:sz w:val="22"/>
        </w:rPr>
      </w:pPr>
      <w:bookmarkStart w:id="773" w:name="_Ref264034504"/>
      <w:r w:rsidRPr="0038514E">
        <w:rPr>
          <w:rFonts w:cs="Times New Roman"/>
          <w:sz w:val="22"/>
        </w:rPr>
        <w:t xml:space="preserve">[ </w:t>
      </w:r>
      <w:r w:rsidR="003E2112" w:rsidRPr="005E7987">
        <w:rPr>
          <w:rFonts w:cs="Times New Roman"/>
          <w:sz w:val="22"/>
        </w:rPr>
        <w:fldChar w:fldCharType="begin"/>
      </w:r>
      <w:r w:rsidRPr="005E7987">
        <w:rPr>
          <w:rFonts w:cs="Times New Roman"/>
          <w:sz w:val="22"/>
        </w:rPr>
        <w:instrText xml:space="preserve"> SEQ [ \* ARABIC </w:instrText>
      </w:r>
      <w:r w:rsidR="003E2112" w:rsidRPr="005E7987">
        <w:rPr>
          <w:rFonts w:cs="Times New Roman"/>
          <w:sz w:val="22"/>
        </w:rPr>
        <w:fldChar w:fldCharType="separate"/>
      </w:r>
      <w:r w:rsidR="00825075">
        <w:rPr>
          <w:rFonts w:cs="Times New Roman"/>
          <w:noProof/>
          <w:sz w:val="22"/>
        </w:rPr>
        <w:t>73</w:t>
      </w:r>
      <w:r w:rsidR="003E2112" w:rsidRPr="005E7987">
        <w:rPr>
          <w:rFonts w:cs="Times New Roman"/>
          <w:sz w:val="22"/>
        </w:rPr>
        <w:fldChar w:fldCharType="end"/>
      </w:r>
      <w:bookmarkEnd w:id="773"/>
      <w:r w:rsidRPr="005E7987">
        <w:rPr>
          <w:rFonts w:cs="Times New Roman"/>
          <w:sz w:val="22"/>
        </w:rPr>
        <w:t xml:space="preserve"> ] Microsoft Windows XP,  </w:t>
      </w:r>
      <w:hyperlink r:id="rId114" w:history="1">
        <w:r w:rsidRPr="005E7987">
          <w:rPr>
            <w:rStyle w:val="Hyperlink"/>
            <w:rFonts w:cs="Times New Roman"/>
            <w:color w:val="auto"/>
            <w:sz w:val="22"/>
          </w:rPr>
          <w:t>http://www.microsoft.com/windows/windows-xp/default.aspx</w:t>
        </w:r>
      </w:hyperlink>
    </w:p>
    <w:p w:rsidR="000728C4" w:rsidRPr="005E7987" w:rsidRDefault="000728C4" w:rsidP="000728C4">
      <w:pPr>
        <w:rPr>
          <w:rFonts w:cs="Times New Roman"/>
          <w:sz w:val="22"/>
        </w:rPr>
      </w:pPr>
      <w:bookmarkStart w:id="774" w:name="_Ref264270964"/>
      <w:r w:rsidRPr="005E7987">
        <w:rPr>
          <w:rFonts w:cs="Times New Roman"/>
          <w:sz w:val="22"/>
        </w:rPr>
        <w:t xml:space="preserve">[ </w:t>
      </w:r>
      <w:r w:rsidR="003E2112" w:rsidRPr="005E7987">
        <w:rPr>
          <w:rFonts w:cs="Times New Roman"/>
          <w:sz w:val="22"/>
        </w:rPr>
        <w:fldChar w:fldCharType="begin"/>
      </w:r>
      <w:r w:rsidRPr="005E7987">
        <w:rPr>
          <w:rFonts w:cs="Times New Roman"/>
          <w:sz w:val="22"/>
        </w:rPr>
        <w:instrText xml:space="preserve"> SEQ [ \* ARABIC </w:instrText>
      </w:r>
      <w:r w:rsidR="003E2112" w:rsidRPr="005E7987">
        <w:rPr>
          <w:rFonts w:cs="Times New Roman"/>
          <w:sz w:val="22"/>
        </w:rPr>
        <w:fldChar w:fldCharType="separate"/>
      </w:r>
      <w:r w:rsidR="00825075">
        <w:rPr>
          <w:rFonts w:cs="Times New Roman"/>
          <w:noProof/>
          <w:sz w:val="22"/>
        </w:rPr>
        <w:t>74</w:t>
      </w:r>
      <w:r w:rsidR="003E2112" w:rsidRPr="005E7987">
        <w:rPr>
          <w:rFonts w:cs="Times New Roman"/>
          <w:sz w:val="22"/>
        </w:rPr>
        <w:fldChar w:fldCharType="end"/>
      </w:r>
      <w:bookmarkEnd w:id="774"/>
      <w:r w:rsidRPr="005E7987">
        <w:rPr>
          <w:rFonts w:cs="Times New Roman"/>
          <w:sz w:val="22"/>
        </w:rPr>
        <w:t xml:space="preserve"> ] Small Computer Interface,  </w:t>
      </w:r>
      <w:hyperlink r:id="rId115" w:history="1">
        <w:r w:rsidRPr="005E7987">
          <w:rPr>
            <w:rStyle w:val="Hyperlink"/>
            <w:rFonts w:cs="Times New Roman"/>
            <w:color w:val="auto"/>
            <w:sz w:val="22"/>
          </w:rPr>
          <w:t>http://en.wikipedia.org/wiki/SCSI</w:t>
        </w:r>
      </w:hyperlink>
    </w:p>
    <w:p w:rsidR="000728C4" w:rsidRPr="005E7987" w:rsidRDefault="000728C4" w:rsidP="000728C4">
      <w:pPr>
        <w:rPr>
          <w:rFonts w:cs="Times New Roman"/>
          <w:sz w:val="22"/>
        </w:rPr>
      </w:pPr>
      <w:r w:rsidRPr="005E7987">
        <w:rPr>
          <w:rFonts w:cs="Times New Roman"/>
          <w:sz w:val="22"/>
        </w:rPr>
        <w:t xml:space="preserve">[ </w:t>
      </w:r>
      <w:r w:rsidR="003E2112" w:rsidRPr="005E7987">
        <w:rPr>
          <w:rFonts w:cs="Times New Roman"/>
          <w:sz w:val="22"/>
        </w:rPr>
        <w:fldChar w:fldCharType="begin"/>
      </w:r>
      <w:r w:rsidRPr="005E7987">
        <w:rPr>
          <w:rFonts w:cs="Times New Roman"/>
          <w:sz w:val="22"/>
        </w:rPr>
        <w:instrText xml:space="preserve"> SEQ [ \* ARABIC </w:instrText>
      </w:r>
      <w:r w:rsidR="003E2112" w:rsidRPr="005E7987">
        <w:rPr>
          <w:rFonts w:cs="Times New Roman"/>
          <w:sz w:val="22"/>
        </w:rPr>
        <w:fldChar w:fldCharType="separate"/>
      </w:r>
      <w:r w:rsidR="00825075">
        <w:rPr>
          <w:rFonts w:cs="Times New Roman"/>
          <w:noProof/>
          <w:sz w:val="22"/>
        </w:rPr>
        <w:t>75</w:t>
      </w:r>
      <w:r w:rsidR="003E2112" w:rsidRPr="005E7987">
        <w:rPr>
          <w:rFonts w:cs="Times New Roman"/>
          <w:sz w:val="22"/>
        </w:rPr>
        <w:fldChar w:fldCharType="end"/>
      </w:r>
      <w:r w:rsidRPr="005E7987">
        <w:rPr>
          <w:rFonts w:cs="Times New Roman"/>
          <w:sz w:val="22"/>
        </w:rPr>
        <w:t xml:space="preserve"> ] Persistent reservation, </w:t>
      </w:r>
      <w:hyperlink r:id="rId116" w:history="1">
        <w:r w:rsidRPr="005E7987">
          <w:rPr>
            <w:rStyle w:val="Hyperlink"/>
            <w:rFonts w:cs="Times New Roman"/>
            <w:color w:val="auto"/>
            <w:sz w:val="22"/>
          </w:rPr>
          <w:t>http://en.wikipedia.org/wiki/SCSI</w:t>
        </w:r>
      </w:hyperlink>
    </w:p>
    <w:p w:rsidR="000728C4" w:rsidRPr="005E7987" w:rsidRDefault="000728C4" w:rsidP="000728C4">
      <w:pPr>
        <w:pStyle w:val="Caption"/>
        <w:rPr>
          <w:rFonts w:cs="Times New Roman"/>
          <w:b w:val="0"/>
          <w:color w:val="auto"/>
          <w:sz w:val="22"/>
          <w:szCs w:val="22"/>
        </w:rPr>
      </w:pPr>
      <w:bookmarkStart w:id="775" w:name="_Ref264288752"/>
      <w:r w:rsidRPr="005E7987">
        <w:rPr>
          <w:b w:val="0"/>
          <w:color w:val="auto"/>
          <w:sz w:val="22"/>
          <w:szCs w:val="22"/>
        </w:rPr>
        <w:t xml:space="preserve">[ </w:t>
      </w:r>
      <w:r w:rsidR="003E2112" w:rsidRPr="005E7987">
        <w:rPr>
          <w:b w:val="0"/>
          <w:color w:val="auto"/>
          <w:sz w:val="22"/>
          <w:szCs w:val="22"/>
        </w:rPr>
        <w:fldChar w:fldCharType="begin"/>
      </w:r>
      <w:r w:rsidRPr="005E7987">
        <w:rPr>
          <w:b w:val="0"/>
          <w:color w:val="auto"/>
          <w:sz w:val="22"/>
          <w:szCs w:val="22"/>
        </w:rPr>
        <w:instrText xml:space="preserve"> SEQ [ \* ARABIC </w:instrText>
      </w:r>
      <w:r w:rsidR="003E2112" w:rsidRPr="005E7987">
        <w:rPr>
          <w:b w:val="0"/>
          <w:color w:val="auto"/>
          <w:sz w:val="22"/>
          <w:szCs w:val="22"/>
        </w:rPr>
        <w:fldChar w:fldCharType="separate"/>
      </w:r>
      <w:r w:rsidR="00825075">
        <w:rPr>
          <w:b w:val="0"/>
          <w:noProof/>
          <w:color w:val="auto"/>
          <w:sz w:val="22"/>
          <w:szCs w:val="22"/>
        </w:rPr>
        <w:t>76</w:t>
      </w:r>
      <w:r w:rsidR="003E2112" w:rsidRPr="005E7987">
        <w:rPr>
          <w:b w:val="0"/>
          <w:color w:val="auto"/>
          <w:sz w:val="22"/>
          <w:szCs w:val="22"/>
        </w:rPr>
        <w:fldChar w:fldCharType="end"/>
      </w:r>
      <w:bookmarkEnd w:id="775"/>
      <w:r w:rsidRPr="005E7987">
        <w:rPr>
          <w:b w:val="0"/>
          <w:color w:val="auto"/>
          <w:sz w:val="22"/>
          <w:szCs w:val="22"/>
        </w:rPr>
        <w:t xml:space="preserve"> ]Open Simulator, </w:t>
      </w:r>
      <w:hyperlink r:id="rId117" w:history="1">
        <w:r w:rsidRPr="005E7987">
          <w:rPr>
            <w:rStyle w:val="Hyperlink"/>
            <w:b w:val="0"/>
            <w:color w:val="auto"/>
            <w:sz w:val="22"/>
            <w:szCs w:val="22"/>
          </w:rPr>
          <w:t>http://opensimulator.org/wiki/Main_Page</w:t>
        </w:r>
      </w:hyperlink>
    </w:p>
    <w:p w:rsidR="000728C4" w:rsidRPr="005E7987" w:rsidRDefault="000728C4" w:rsidP="000728C4">
      <w:pPr>
        <w:rPr>
          <w:rFonts w:cs="Times New Roman"/>
          <w:sz w:val="22"/>
        </w:rPr>
      </w:pPr>
    </w:p>
    <w:p w:rsidR="000728C4" w:rsidRPr="00367F60"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Pr="004C4906" w:rsidRDefault="000728C4" w:rsidP="000728C4">
      <w:pPr>
        <w:pStyle w:val="Heading1"/>
        <w:rPr>
          <w:sz w:val="48"/>
          <w:szCs w:val="48"/>
        </w:rPr>
      </w:pPr>
      <w:bookmarkStart w:id="776" w:name="_Toc264798612"/>
      <w:bookmarkStart w:id="777" w:name="_Toc264737244"/>
      <w:bookmarkStart w:id="778" w:name="_Toc264995474"/>
      <w:r w:rsidRPr="004C4906">
        <w:rPr>
          <w:sz w:val="48"/>
          <w:szCs w:val="48"/>
        </w:rPr>
        <w:lastRenderedPageBreak/>
        <w:t>Appendix A: List of Acronyms</w:t>
      </w:r>
      <w:bookmarkEnd w:id="776"/>
      <w:bookmarkEnd w:id="777"/>
      <w:bookmarkEnd w:id="778"/>
      <w:r w:rsidRPr="004C4906">
        <w:rPr>
          <w:sz w:val="48"/>
          <w:szCs w:val="48"/>
        </w:rPr>
        <w:t xml:space="preserve"> </w:t>
      </w:r>
    </w:p>
    <w:p w:rsidR="000728C4" w:rsidRPr="00BE021C" w:rsidRDefault="000728C4" w:rsidP="000728C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8118"/>
      </w:tblGrid>
      <w:tr w:rsidR="000728C4" w:rsidRPr="00465E58" w:rsidTr="00AE06C9">
        <w:trPr>
          <w:trHeight w:val="432"/>
        </w:trPr>
        <w:tc>
          <w:tcPr>
            <w:tcW w:w="1458" w:type="dxa"/>
          </w:tcPr>
          <w:p w:rsidR="000728C4" w:rsidRPr="00C87F36" w:rsidRDefault="000728C4" w:rsidP="00AE06C9">
            <w:pPr>
              <w:rPr>
                <w:b/>
              </w:rPr>
            </w:pPr>
            <w:r w:rsidRPr="00C87F36">
              <w:rPr>
                <w:b/>
              </w:rPr>
              <w:t>3D</w:t>
            </w:r>
          </w:p>
        </w:tc>
        <w:tc>
          <w:tcPr>
            <w:tcW w:w="8118" w:type="dxa"/>
          </w:tcPr>
          <w:p w:rsidR="000728C4" w:rsidRPr="00465E58" w:rsidRDefault="000728C4" w:rsidP="00AE06C9">
            <w:r w:rsidRPr="00465E58">
              <w:t>Three-Dimensional</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API</w:t>
            </w:r>
          </w:p>
        </w:tc>
        <w:tc>
          <w:tcPr>
            <w:tcW w:w="8118" w:type="dxa"/>
          </w:tcPr>
          <w:p w:rsidR="000728C4" w:rsidRPr="00465E58" w:rsidRDefault="000728C4" w:rsidP="00AE06C9">
            <w:r w:rsidRPr="00465E58">
              <w:t>Application Programmer Interface</w:t>
            </w:r>
          </w:p>
        </w:tc>
      </w:tr>
      <w:tr w:rsidR="000728C4" w:rsidRPr="00465E58" w:rsidTr="00AE06C9">
        <w:trPr>
          <w:trHeight w:val="432"/>
        </w:trPr>
        <w:tc>
          <w:tcPr>
            <w:tcW w:w="1458" w:type="dxa"/>
          </w:tcPr>
          <w:p w:rsidR="000728C4" w:rsidRPr="00C87F36" w:rsidRDefault="000728C4" w:rsidP="00AE06C9">
            <w:pPr>
              <w:rPr>
                <w:b/>
              </w:rPr>
            </w:pPr>
            <w:r w:rsidRPr="00C87F36">
              <w:rPr>
                <w:b/>
              </w:rPr>
              <w:t>CHOP</w:t>
            </w:r>
          </w:p>
        </w:tc>
        <w:tc>
          <w:tcPr>
            <w:tcW w:w="8118" w:type="dxa"/>
          </w:tcPr>
          <w:p w:rsidR="000728C4" w:rsidRPr="00465E58" w:rsidRDefault="000728C4" w:rsidP="00AE06C9">
            <w:r w:rsidRPr="00465E58">
              <w:t>Self-(Configuring, Healing, Optimizing, Protecting)</w:t>
            </w:r>
          </w:p>
        </w:tc>
      </w:tr>
      <w:tr w:rsidR="000728C4" w:rsidRPr="00465E58" w:rsidTr="00AE06C9">
        <w:trPr>
          <w:trHeight w:val="432"/>
        </w:trPr>
        <w:tc>
          <w:tcPr>
            <w:tcW w:w="1458" w:type="dxa"/>
          </w:tcPr>
          <w:p w:rsidR="000728C4" w:rsidRPr="00C87F36" w:rsidRDefault="000728C4" w:rsidP="00AE06C9">
            <w:pPr>
              <w:rPr>
                <w:b/>
              </w:rPr>
            </w:pPr>
            <w:r w:rsidRPr="00C87F36">
              <w:rPr>
                <w:b/>
              </w:rPr>
              <w:t>CIA</w:t>
            </w:r>
          </w:p>
        </w:tc>
        <w:tc>
          <w:tcPr>
            <w:tcW w:w="8118" w:type="dxa"/>
          </w:tcPr>
          <w:p w:rsidR="000728C4" w:rsidRPr="00465E58" w:rsidRDefault="000728C4" w:rsidP="00AE06C9">
            <w:r w:rsidRPr="00465E58">
              <w:t>Context Interpreting Agent</w:t>
            </w:r>
          </w:p>
        </w:tc>
      </w:tr>
      <w:tr w:rsidR="000728C4" w:rsidRPr="00465E58" w:rsidTr="00AE06C9">
        <w:trPr>
          <w:trHeight w:val="432"/>
        </w:trPr>
        <w:tc>
          <w:tcPr>
            <w:tcW w:w="1458" w:type="dxa"/>
          </w:tcPr>
          <w:p w:rsidR="000728C4" w:rsidRPr="00C87F36" w:rsidRDefault="000728C4" w:rsidP="00AE06C9">
            <w:pPr>
              <w:rPr>
                <w:b/>
              </w:rPr>
            </w:pPr>
            <w:r w:rsidRPr="00C87F36">
              <w:rPr>
                <w:b/>
              </w:rPr>
              <w:t>CMAA</w:t>
            </w:r>
          </w:p>
        </w:tc>
        <w:tc>
          <w:tcPr>
            <w:tcW w:w="8118" w:type="dxa"/>
          </w:tcPr>
          <w:p w:rsidR="000728C4" w:rsidRPr="00465E58" w:rsidRDefault="000728C4" w:rsidP="00AE06C9">
            <w:r w:rsidRPr="00465E58">
              <w:t>Context Model Administering Agent</w:t>
            </w:r>
          </w:p>
        </w:tc>
      </w:tr>
      <w:tr w:rsidR="000728C4" w:rsidRPr="00465E58" w:rsidTr="00AE06C9">
        <w:trPr>
          <w:trHeight w:val="432"/>
        </w:trPr>
        <w:tc>
          <w:tcPr>
            <w:tcW w:w="1458" w:type="dxa"/>
          </w:tcPr>
          <w:p w:rsidR="000728C4" w:rsidRPr="00C87F36" w:rsidRDefault="000728C4" w:rsidP="00AE06C9">
            <w:pPr>
              <w:rPr>
                <w:b/>
              </w:rPr>
            </w:pPr>
            <w:r w:rsidRPr="00C87F36">
              <w:rPr>
                <w:b/>
              </w:rPr>
              <w:t>CONSENS</w:t>
            </w:r>
          </w:p>
        </w:tc>
        <w:tc>
          <w:tcPr>
            <w:tcW w:w="8118" w:type="dxa"/>
          </w:tcPr>
          <w:p w:rsidR="000728C4" w:rsidRPr="00465E58" w:rsidRDefault="000728C4" w:rsidP="00AE06C9">
            <w:r w:rsidRPr="00465E58">
              <w:t>Context  Aware Autonomic Systems</w:t>
            </w:r>
          </w:p>
        </w:tc>
      </w:tr>
      <w:tr w:rsidR="000728C4" w:rsidRPr="00465E58" w:rsidTr="00AE06C9">
        <w:trPr>
          <w:trHeight w:val="432"/>
        </w:trPr>
        <w:tc>
          <w:tcPr>
            <w:tcW w:w="1458" w:type="dxa"/>
          </w:tcPr>
          <w:p w:rsidR="000728C4" w:rsidRPr="00C87F36" w:rsidRDefault="000728C4" w:rsidP="00AE06C9">
            <w:pPr>
              <w:rPr>
                <w:b/>
              </w:rPr>
            </w:pPr>
            <w:r w:rsidRPr="00C87F36">
              <w:rPr>
                <w:b/>
              </w:rPr>
              <w:t>CPU</w:t>
            </w:r>
          </w:p>
        </w:tc>
        <w:tc>
          <w:tcPr>
            <w:tcW w:w="8118" w:type="dxa"/>
          </w:tcPr>
          <w:p w:rsidR="000728C4" w:rsidRPr="00465E58" w:rsidRDefault="000728C4" w:rsidP="00AE06C9">
            <w:r w:rsidRPr="00465E58">
              <w:t>Central Processing Unit</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DTO</w:t>
            </w:r>
          </w:p>
        </w:tc>
        <w:tc>
          <w:tcPr>
            <w:tcW w:w="8118" w:type="dxa"/>
          </w:tcPr>
          <w:p w:rsidR="000728C4" w:rsidRPr="00465E58" w:rsidRDefault="000728C4" w:rsidP="00AE06C9">
            <w:r w:rsidRPr="00465E58">
              <w:t>Data Transfer Object</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FCL</w:t>
            </w:r>
          </w:p>
        </w:tc>
        <w:tc>
          <w:tcPr>
            <w:tcW w:w="8118" w:type="dxa"/>
          </w:tcPr>
          <w:p w:rsidR="000728C4" w:rsidRPr="00465E58" w:rsidRDefault="000728C4" w:rsidP="00AE06C9">
            <w:r w:rsidRPr="00465E58">
              <w:t>Fuzzy Control Language</w:t>
            </w:r>
          </w:p>
        </w:tc>
      </w:tr>
      <w:tr w:rsidR="000728C4" w:rsidRPr="00465E58" w:rsidTr="00AE06C9">
        <w:trPr>
          <w:trHeight w:val="432"/>
        </w:trPr>
        <w:tc>
          <w:tcPr>
            <w:tcW w:w="1458" w:type="dxa"/>
          </w:tcPr>
          <w:p w:rsidR="000728C4" w:rsidRPr="00C87F36" w:rsidRDefault="000728C4" w:rsidP="00AE06C9">
            <w:pPr>
              <w:rPr>
                <w:b/>
              </w:rPr>
            </w:pPr>
            <w:r w:rsidRPr="00C87F36">
              <w:rPr>
                <w:b/>
              </w:rPr>
              <w:t>GRASP</w:t>
            </w:r>
          </w:p>
        </w:tc>
        <w:tc>
          <w:tcPr>
            <w:tcW w:w="8118" w:type="dxa"/>
          </w:tcPr>
          <w:p w:rsidR="000728C4" w:rsidRPr="00465E58" w:rsidRDefault="000728C4" w:rsidP="00AE06C9">
            <w:r w:rsidRPr="00465E58">
              <w:t>General Responsibility Assignment Principles</w:t>
            </w:r>
          </w:p>
        </w:tc>
      </w:tr>
      <w:tr w:rsidR="000728C4" w:rsidRPr="00465E58" w:rsidTr="00AE06C9">
        <w:trPr>
          <w:trHeight w:val="432"/>
        </w:trPr>
        <w:tc>
          <w:tcPr>
            <w:tcW w:w="1458" w:type="dxa"/>
          </w:tcPr>
          <w:p w:rsidR="000728C4" w:rsidRPr="00C87F36" w:rsidRDefault="000728C4" w:rsidP="00AE06C9">
            <w:pPr>
              <w:rPr>
                <w:b/>
              </w:rPr>
            </w:pPr>
            <w:r w:rsidRPr="00C87F36">
              <w:rPr>
                <w:b/>
              </w:rPr>
              <w:t>GUI</w:t>
            </w:r>
          </w:p>
        </w:tc>
        <w:tc>
          <w:tcPr>
            <w:tcW w:w="8118" w:type="dxa"/>
          </w:tcPr>
          <w:p w:rsidR="000728C4" w:rsidRPr="00465E58" w:rsidRDefault="000728C4" w:rsidP="00AE06C9">
            <w:r w:rsidRPr="00465E58">
              <w:t>Graphical User Interface</w:t>
            </w:r>
          </w:p>
        </w:tc>
      </w:tr>
      <w:tr w:rsidR="000728C4" w:rsidRPr="00465E58" w:rsidTr="00AE06C9">
        <w:trPr>
          <w:trHeight w:val="432"/>
        </w:trPr>
        <w:tc>
          <w:tcPr>
            <w:tcW w:w="1458" w:type="dxa"/>
          </w:tcPr>
          <w:p w:rsidR="000728C4" w:rsidRPr="00C87F36" w:rsidRDefault="000728C4" w:rsidP="00AE06C9">
            <w:pPr>
              <w:rPr>
                <w:b/>
              </w:rPr>
            </w:pPr>
            <w:r w:rsidRPr="00C87F36">
              <w:rPr>
                <w:b/>
              </w:rPr>
              <w:t>IEEE</w:t>
            </w:r>
          </w:p>
        </w:tc>
        <w:tc>
          <w:tcPr>
            <w:tcW w:w="8118" w:type="dxa"/>
          </w:tcPr>
          <w:p w:rsidR="000728C4" w:rsidRPr="00465E58" w:rsidRDefault="000728C4" w:rsidP="00AE06C9">
            <w:r w:rsidRPr="00465E58">
              <w:rPr>
                <w:rStyle w:val="apple-style-span"/>
                <w:color w:val="000000"/>
              </w:rPr>
              <w:t>Institute of Electrical and Electronics Engineer</w:t>
            </w:r>
          </w:p>
        </w:tc>
      </w:tr>
      <w:tr w:rsidR="000728C4" w:rsidRPr="00465E58" w:rsidTr="00AE06C9">
        <w:trPr>
          <w:trHeight w:val="432"/>
        </w:trPr>
        <w:tc>
          <w:tcPr>
            <w:tcW w:w="1458" w:type="dxa"/>
          </w:tcPr>
          <w:p w:rsidR="000728C4" w:rsidRPr="00C87F36" w:rsidRDefault="000728C4" w:rsidP="00AE06C9">
            <w:pPr>
              <w:rPr>
                <w:b/>
              </w:rPr>
            </w:pPr>
            <w:r w:rsidRPr="00C87F36">
              <w:rPr>
                <w:b/>
              </w:rPr>
              <w:t>IIRG</w:t>
            </w:r>
          </w:p>
        </w:tc>
        <w:tc>
          <w:tcPr>
            <w:tcW w:w="8118" w:type="dxa"/>
          </w:tcPr>
          <w:p w:rsidR="000728C4" w:rsidRPr="00465E58" w:rsidRDefault="000728C4" w:rsidP="00AE06C9">
            <w:r>
              <w:t>Inter-Independent Resources Group</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IIS</w:t>
            </w:r>
          </w:p>
        </w:tc>
        <w:tc>
          <w:tcPr>
            <w:tcW w:w="8118" w:type="dxa"/>
          </w:tcPr>
          <w:p w:rsidR="000728C4" w:rsidRPr="00465E58" w:rsidRDefault="000728C4" w:rsidP="00AE06C9">
            <w:r>
              <w:t>Internet Information Services</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ISCSI</w:t>
            </w:r>
          </w:p>
        </w:tc>
        <w:tc>
          <w:tcPr>
            <w:tcW w:w="8118" w:type="dxa"/>
          </w:tcPr>
          <w:p w:rsidR="000728C4" w:rsidRPr="00465E58" w:rsidRDefault="000728C4" w:rsidP="00AE06C9">
            <w:r w:rsidRPr="00465E58">
              <w:t>Internet Small Computer Interface</w:t>
            </w:r>
          </w:p>
        </w:tc>
      </w:tr>
      <w:tr w:rsidR="000728C4" w:rsidRPr="00465E58" w:rsidTr="00AE06C9">
        <w:trPr>
          <w:trHeight w:val="432"/>
        </w:trPr>
        <w:tc>
          <w:tcPr>
            <w:tcW w:w="1458" w:type="dxa"/>
          </w:tcPr>
          <w:p w:rsidR="000728C4" w:rsidRPr="00C87F36" w:rsidRDefault="000728C4" w:rsidP="00AE06C9">
            <w:pPr>
              <w:rPr>
                <w:b/>
              </w:rPr>
            </w:pPr>
            <w:r w:rsidRPr="00C87F36">
              <w:rPr>
                <w:b/>
              </w:rPr>
              <w:t>IT</w:t>
            </w:r>
          </w:p>
        </w:tc>
        <w:tc>
          <w:tcPr>
            <w:tcW w:w="8118" w:type="dxa"/>
          </w:tcPr>
          <w:p w:rsidR="000728C4" w:rsidRPr="00465E58" w:rsidRDefault="000728C4" w:rsidP="00AE06C9">
            <w:pPr>
              <w:tabs>
                <w:tab w:val="left" w:pos="1155"/>
              </w:tabs>
            </w:pPr>
            <w:r>
              <w:t>Information Technology</w:t>
            </w:r>
            <w:r>
              <w:tab/>
            </w:r>
          </w:p>
        </w:tc>
      </w:tr>
      <w:tr w:rsidR="000728C4" w:rsidRPr="00465E58" w:rsidTr="00AE06C9">
        <w:trPr>
          <w:trHeight w:val="432"/>
        </w:trPr>
        <w:tc>
          <w:tcPr>
            <w:tcW w:w="1458" w:type="dxa"/>
          </w:tcPr>
          <w:p w:rsidR="000728C4" w:rsidRPr="00C87F36" w:rsidRDefault="000728C4" w:rsidP="00AE06C9">
            <w:pPr>
              <w:rPr>
                <w:b/>
              </w:rPr>
            </w:pPr>
            <w:r w:rsidRPr="00C87F36">
              <w:rPr>
                <w:b/>
              </w:rPr>
              <w:t>J2ME</w:t>
            </w:r>
          </w:p>
        </w:tc>
        <w:tc>
          <w:tcPr>
            <w:tcW w:w="8118" w:type="dxa"/>
          </w:tcPr>
          <w:p w:rsidR="000728C4" w:rsidRPr="00465E58" w:rsidRDefault="000728C4" w:rsidP="00AE06C9">
            <w:r>
              <w:t>Java Mobile Edition</w:t>
            </w:r>
          </w:p>
        </w:tc>
      </w:tr>
      <w:tr w:rsidR="000728C4" w:rsidRPr="00465E58" w:rsidTr="00AE06C9">
        <w:trPr>
          <w:trHeight w:val="432"/>
        </w:trPr>
        <w:tc>
          <w:tcPr>
            <w:tcW w:w="1458" w:type="dxa"/>
          </w:tcPr>
          <w:p w:rsidR="000728C4" w:rsidRPr="00C87F36" w:rsidRDefault="000728C4" w:rsidP="00AE06C9">
            <w:pPr>
              <w:rPr>
                <w:b/>
              </w:rPr>
            </w:pPr>
            <w:r w:rsidRPr="00C87F36">
              <w:rPr>
                <w:b/>
              </w:rPr>
              <w:t>JADE</w:t>
            </w:r>
          </w:p>
        </w:tc>
        <w:tc>
          <w:tcPr>
            <w:tcW w:w="8118" w:type="dxa"/>
          </w:tcPr>
          <w:p w:rsidR="000728C4" w:rsidRPr="00465E58" w:rsidRDefault="000728C4" w:rsidP="00AE06C9">
            <w:r>
              <w:t>Java Agent DEvelopment Framework</w:t>
            </w:r>
          </w:p>
        </w:tc>
      </w:tr>
      <w:tr w:rsidR="000728C4" w:rsidRPr="00465E58" w:rsidTr="00AE06C9">
        <w:trPr>
          <w:trHeight w:val="432"/>
        </w:trPr>
        <w:tc>
          <w:tcPr>
            <w:tcW w:w="1458" w:type="dxa"/>
          </w:tcPr>
          <w:p w:rsidR="000728C4" w:rsidRPr="00C87F36" w:rsidRDefault="000728C4" w:rsidP="00AE06C9">
            <w:pPr>
              <w:rPr>
                <w:b/>
              </w:rPr>
            </w:pPr>
            <w:r w:rsidRPr="00C87F36">
              <w:rPr>
                <w:b/>
              </w:rPr>
              <w:t>kWh</w:t>
            </w:r>
          </w:p>
        </w:tc>
        <w:tc>
          <w:tcPr>
            <w:tcW w:w="8118" w:type="dxa"/>
          </w:tcPr>
          <w:p w:rsidR="000728C4" w:rsidRPr="00465E58" w:rsidRDefault="000728C4" w:rsidP="00AE06C9">
            <w:r w:rsidRPr="00465E58">
              <w:t>Kilowatts per hour</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LAN</w:t>
            </w:r>
          </w:p>
        </w:tc>
        <w:tc>
          <w:tcPr>
            <w:tcW w:w="8118" w:type="dxa"/>
          </w:tcPr>
          <w:p w:rsidR="000728C4" w:rsidRPr="00465E58" w:rsidRDefault="000728C4" w:rsidP="00AE06C9">
            <w:r>
              <w:t>Local Area Network</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MAC</w:t>
            </w:r>
          </w:p>
        </w:tc>
        <w:tc>
          <w:tcPr>
            <w:tcW w:w="8118" w:type="dxa"/>
          </w:tcPr>
          <w:p w:rsidR="000728C4" w:rsidRPr="00465E58" w:rsidRDefault="000728C4" w:rsidP="00AE06C9">
            <w:r>
              <w:t>Media Access Control</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MB</w:t>
            </w:r>
          </w:p>
        </w:tc>
        <w:tc>
          <w:tcPr>
            <w:tcW w:w="8118" w:type="dxa"/>
          </w:tcPr>
          <w:p w:rsidR="000728C4" w:rsidRPr="00465E58" w:rsidRDefault="000728C4" w:rsidP="00AE06C9">
            <w:r>
              <w:t>Mega Bytes</w:t>
            </w:r>
          </w:p>
        </w:tc>
      </w:tr>
      <w:tr w:rsidR="000728C4" w:rsidRPr="00465E58" w:rsidTr="00AE06C9">
        <w:trPr>
          <w:trHeight w:val="432"/>
        </w:trPr>
        <w:tc>
          <w:tcPr>
            <w:tcW w:w="1458" w:type="dxa"/>
          </w:tcPr>
          <w:p w:rsidR="000728C4" w:rsidRPr="00C87F36" w:rsidRDefault="000728C4" w:rsidP="00AE06C9">
            <w:pPr>
              <w:rPr>
                <w:b/>
              </w:rPr>
            </w:pPr>
            <w:r w:rsidRPr="00C87F36">
              <w:rPr>
                <w:b/>
              </w:rPr>
              <w:t>MHz</w:t>
            </w:r>
          </w:p>
        </w:tc>
        <w:tc>
          <w:tcPr>
            <w:tcW w:w="8118" w:type="dxa"/>
          </w:tcPr>
          <w:p w:rsidR="000728C4" w:rsidRPr="00465E58" w:rsidRDefault="000728C4" w:rsidP="00AE06C9">
            <w:r>
              <w:t xml:space="preserve">Mega Hertz </w:t>
            </w:r>
          </w:p>
        </w:tc>
      </w:tr>
      <w:tr w:rsidR="000728C4" w:rsidRPr="00465E58" w:rsidTr="00AE06C9">
        <w:trPr>
          <w:trHeight w:val="432"/>
        </w:trPr>
        <w:tc>
          <w:tcPr>
            <w:tcW w:w="1458" w:type="dxa"/>
          </w:tcPr>
          <w:p w:rsidR="000728C4" w:rsidRPr="00C87F36" w:rsidRDefault="000728C4" w:rsidP="00AE06C9">
            <w:pPr>
              <w:rPr>
                <w:b/>
              </w:rPr>
            </w:pPr>
            <w:r w:rsidRPr="00C87F36">
              <w:rPr>
                <w:b/>
              </w:rPr>
              <w:t>OS</w:t>
            </w:r>
          </w:p>
        </w:tc>
        <w:tc>
          <w:tcPr>
            <w:tcW w:w="8118" w:type="dxa"/>
          </w:tcPr>
          <w:p w:rsidR="000728C4" w:rsidRPr="00465E58" w:rsidRDefault="000728C4" w:rsidP="00AE06C9">
            <w:r>
              <w:t>Operating System</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OWL</w:t>
            </w:r>
            <w:r w:rsidRPr="00C87F36">
              <w:rPr>
                <w:b/>
              </w:rPr>
              <w:tab/>
            </w:r>
          </w:p>
        </w:tc>
        <w:tc>
          <w:tcPr>
            <w:tcW w:w="8118" w:type="dxa"/>
          </w:tcPr>
          <w:p w:rsidR="000728C4" w:rsidRPr="00465E58" w:rsidRDefault="000728C4" w:rsidP="00AE06C9">
            <w:r>
              <w:t>Ontology Web Language</w:t>
            </w:r>
          </w:p>
        </w:tc>
      </w:tr>
      <w:tr w:rsidR="000728C4" w:rsidRPr="00465E58" w:rsidTr="00AE06C9">
        <w:trPr>
          <w:trHeight w:val="432"/>
        </w:trPr>
        <w:tc>
          <w:tcPr>
            <w:tcW w:w="1458" w:type="dxa"/>
          </w:tcPr>
          <w:p w:rsidR="000728C4" w:rsidRPr="00C87F36" w:rsidRDefault="000728C4" w:rsidP="00AE06C9">
            <w:pPr>
              <w:rPr>
                <w:b/>
              </w:rPr>
            </w:pPr>
            <w:r w:rsidRPr="00C87F36">
              <w:rPr>
                <w:b/>
              </w:rPr>
              <w:t>PDF</w:t>
            </w:r>
          </w:p>
        </w:tc>
        <w:tc>
          <w:tcPr>
            <w:tcW w:w="8118" w:type="dxa"/>
          </w:tcPr>
          <w:p w:rsidR="000728C4" w:rsidRPr="00465E58" w:rsidRDefault="000728C4" w:rsidP="00AE06C9">
            <w:r>
              <w:t>Portable Document Format</w:t>
            </w:r>
          </w:p>
        </w:tc>
      </w:tr>
      <w:tr w:rsidR="000728C4" w:rsidRPr="00465E58" w:rsidTr="00AE06C9">
        <w:trPr>
          <w:trHeight w:val="432"/>
        </w:trPr>
        <w:tc>
          <w:tcPr>
            <w:tcW w:w="1458" w:type="dxa"/>
          </w:tcPr>
          <w:p w:rsidR="000728C4" w:rsidRPr="00C87F36" w:rsidRDefault="000728C4" w:rsidP="00AE06C9">
            <w:pPr>
              <w:rPr>
                <w:b/>
              </w:rPr>
            </w:pPr>
            <w:r w:rsidRPr="00C87F36">
              <w:rPr>
                <w:b/>
              </w:rPr>
              <w:t>QoS</w:t>
            </w:r>
          </w:p>
        </w:tc>
        <w:tc>
          <w:tcPr>
            <w:tcW w:w="8118" w:type="dxa"/>
          </w:tcPr>
          <w:p w:rsidR="000728C4" w:rsidRPr="00465E58" w:rsidRDefault="000728C4" w:rsidP="00AE06C9">
            <w:r>
              <w:t>Quality Of Service</w:t>
            </w:r>
          </w:p>
        </w:tc>
      </w:tr>
      <w:tr w:rsidR="000728C4" w:rsidRPr="00465E58" w:rsidTr="00AE06C9">
        <w:trPr>
          <w:trHeight w:val="432"/>
        </w:trPr>
        <w:tc>
          <w:tcPr>
            <w:tcW w:w="1458" w:type="dxa"/>
          </w:tcPr>
          <w:p w:rsidR="000728C4" w:rsidRPr="00C87F36" w:rsidRDefault="000728C4" w:rsidP="00AE06C9">
            <w:pPr>
              <w:rPr>
                <w:b/>
              </w:rPr>
            </w:pPr>
            <w:r w:rsidRPr="00C87F36">
              <w:rPr>
                <w:b/>
              </w:rPr>
              <w:lastRenderedPageBreak/>
              <w:t>RAP</w:t>
            </w:r>
          </w:p>
        </w:tc>
        <w:tc>
          <w:tcPr>
            <w:tcW w:w="8118" w:type="dxa"/>
          </w:tcPr>
          <w:p w:rsidR="000728C4" w:rsidRPr="00465E58" w:rsidRDefault="000728C4" w:rsidP="00AE06C9">
            <w:r>
              <w:t>Resources, Actors, Policies</w:t>
            </w:r>
          </w:p>
        </w:tc>
      </w:tr>
      <w:tr w:rsidR="000728C4" w:rsidRPr="00465E58" w:rsidTr="00AE06C9">
        <w:trPr>
          <w:trHeight w:val="432"/>
        </w:trPr>
        <w:tc>
          <w:tcPr>
            <w:tcW w:w="1458" w:type="dxa"/>
          </w:tcPr>
          <w:p w:rsidR="000728C4" w:rsidRPr="00C87F36" w:rsidRDefault="000728C4" w:rsidP="00AE06C9">
            <w:pPr>
              <w:rPr>
                <w:b/>
              </w:rPr>
            </w:pPr>
            <w:r>
              <w:rPr>
                <w:b/>
              </w:rPr>
              <w:t>RGB</w:t>
            </w:r>
          </w:p>
        </w:tc>
        <w:tc>
          <w:tcPr>
            <w:tcW w:w="8118" w:type="dxa"/>
          </w:tcPr>
          <w:p w:rsidR="000728C4" w:rsidRDefault="000728C4" w:rsidP="00AE06C9">
            <w:r>
              <w:t>Red, Green, Blue</w:t>
            </w:r>
          </w:p>
        </w:tc>
      </w:tr>
      <w:tr w:rsidR="000728C4" w:rsidRPr="00465E58" w:rsidTr="00AE06C9">
        <w:trPr>
          <w:trHeight w:val="432"/>
        </w:trPr>
        <w:tc>
          <w:tcPr>
            <w:tcW w:w="1458" w:type="dxa"/>
          </w:tcPr>
          <w:p w:rsidR="000728C4" w:rsidRPr="00C87F36" w:rsidRDefault="000728C4" w:rsidP="00AE06C9">
            <w:pPr>
              <w:rPr>
                <w:b/>
              </w:rPr>
            </w:pPr>
            <w:r w:rsidRPr="00C87F36">
              <w:rPr>
                <w:b/>
              </w:rPr>
              <w:t>RLA</w:t>
            </w:r>
          </w:p>
        </w:tc>
        <w:tc>
          <w:tcPr>
            <w:tcW w:w="8118" w:type="dxa"/>
          </w:tcPr>
          <w:p w:rsidR="000728C4" w:rsidRPr="00465E58" w:rsidRDefault="000728C4" w:rsidP="00AE06C9">
            <w:r>
              <w:t>Reinforcement Learning Agent</w:t>
            </w:r>
          </w:p>
        </w:tc>
      </w:tr>
      <w:tr w:rsidR="000728C4" w:rsidRPr="00465E58" w:rsidTr="00AE06C9">
        <w:trPr>
          <w:trHeight w:val="432"/>
        </w:trPr>
        <w:tc>
          <w:tcPr>
            <w:tcW w:w="1458" w:type="dxa"/>
          </w:tcPr>
          <w:p w:rsidR="000728C4" w:rsidRPr="00C87F36" w:rsidRDefault="000728C4" w:rsidP="00AE06C9">
            <w:pPr>
              <w:rPr>
                <w:b/>
              </w:rPr>
            </w:pPr>
            <w:r w:rsidRPr="00C87F36">
              <w:rPr>
                <w:b/>
              </w:rPr>
              <w:t>SUT</w:t>
            </w:r>
          </w:p>
        </w:tc>
        <w:tc>
          <w:tcPr>
            <w:tcW w:w="8118" w:type="dxa"/>
          </w:tcPr>
          <w:p w:rsidR="000728C4" w:rsidRPr="00465E58" w:rsidRDefault="000728C4" w:rsidP="00AE06C9">
            <w:r>
              <w:t>System Under Test</w:t>
            </w:r>
          </w:p>
        </w:tc>
      </w:tr>
      <w:tr w:rsidR="000728C4" w:rsidRPr="00465E58" w:rsidTr="00AE06C9">
        <w:trPr>
          <w:trHeight w:val="432"/>
        </w:trPr>
        <w:tc>
          <w:tcPr>
            <w:tcW w:w="1458" w:type="dxa"/>
          </w:tcPr>
          <w:p w:rsidR="000728C4" w:rsidRPr="00C87F36" w:rsidRDefault="000728C4" w:rsidP="00AE06C9">
            <w:pPr>
              <w:rPr>
                <w:b/>
              </w:rPr>
            </w:pPr>
            <w:r w:rsidRPr="00C87F36">
              <w:rPr>
                <w:b/>
              </w:rPr>
              <w:t>SWRL</w:t>
            </w:r>
          </w:p>
        </w:tc>
        <w:tc>
          <w:tcPr>
            <w:tcW w:w="8118" w:type="dxa"/>
          </w:tcPr>
          <w:p w:rsidR="000728C4" w:rsidRPr="00465E58" w:rsidRDefault="000728C4" w:rsidP="00AE06C9">
            <w:r>
              <w:t>Semantic Web Rule Language</w:t>
            </w:r>
          </w:p>
        </w:tc>
      </w:tr>
      <w:tr w:rsidR="000728C4" w:rsidRPr="00465E58" w:rsidTr="00AE06C9">
        <w:trPr>
          <w:trHeight w:val="432"/>
        </w:trPr>
        <w:tc>
          <w:tcPr>
            <w:tcW w:w="1458" w:type="dxa"/>
          </w:tcPr>
          <w:p w:rsidR="000728C4" w:rsidRPr="00C87F36" w:rsidRDefault="000728C4" w:rsidP="00AE06C9">
            <w:pPr>
              <w:rPr>
                <w:b/>
              </w:rPr>
            </w:pPr>
            <w:r w:rsidRPr="00C87F36">
              <w:rPr>
                <w:b/>
              </w:rPr>
              <w:t>TMA</w:t>
            </w:r>
          </w:p>
        </w:tc>
        <w:tc>
          <w:tcPr>
            <w:tcW w:w="8118" w:type="dxa"/>
          </w:tcPr>
          <w:p w:rsidR="000728C4" w:rsidRPr="00465E58" w:rsidRDefault="000728C4" w:rsidP="00AE06C9">
            <w:r>
              <w:t>Task Management Agent</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VRML</w:t>
            </w:r>
          </w:p>
        </w:tc>
        <w:tc>
          <w:tcPr>
            <w:tcW w:w="8118" w:type="dxa"/>
          </w:tcPr>
          <w:p w:rsidR="000728C4" w:rsidRPr="00465E58" w:rsidRDefault="000728C4" w:rsidP="00AE06C9">
            <w:r w:rsidRPr="00465E58">
              <w:t>Virtual Reality Modeling Language</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WMI</w:t>
            </w:r>
          </w:p>
        </w:tc>
        <w:tc>
          <w:tcPr>
            <w:tcW w:w="8118" w:type="dxa"/>
          </w:tcPr>
          <w:p w:rsidR="000728C4" w:rsidRPr="00465E58" w:rsidRDefault="000728C4" w:rsidP="00AE06C9">
            <w:r>
              <w:t>Windows Management Instrumentation</w:t>
            </w:r>
          </w:p>
        </w:tc>
      </w:tr>
    </w:tbl>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Pr>
        <w:pStyle w:val="Heading1"/>
      </w:pPr>
    </w:p>
    <w:p w:rsidR="000728C4" w:rsidRPr="004C4906" w:rsidRDefault="000728C4" w:rsidP="000728C4">
      <w:pPr>
        <w:pStyle w:val="Heading1"/>
        <w:rPr>
          <w:sz w:val="52"/>
          <w:szCs w:val="52"/>
        </w:rPr>
      </w:pPr>
      <w:bookmarkStart w:id="779" w:name="_Toc264798613"/>
      <w:bookmarkStart w:id="780" w:name="_Toc264737245"/>
      <w:bookmarkStart w:id="781" w:name="_Toc264995475"/>
      <w:r w:rsidRPr="004C4906">
        <w:rPr>
          <w:sz w:val="52"/>
          <w:szCs w:val="52"/>
        </w:rPr>
        <w:lastRenderedPageBreak/>
        <w:t>Appendix B: Java Source Code</w:t>
      </w:r>
      <w:bookmarkEnd w:id="779"/>
      <w:bookmarkEnd w:id="780"/>
      <w:bookmarkEnd w:id="781"/>
    </w:p>
    <w:p w:rsidR="000728C4" w:rsidRPr="009F3D7B" w:rsidRDefault="000728C4" w:rsidP="000728C4"/>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E44ED4" w:rsidTr="00AE06C9">
        <w:trPr>
          <w:tblCellSpacing w:w="0" w:type="dxa"/>
        </w:trPr>
        <w:tc>
          <w:tcPr>
            <w:tcW w:w="0" w:type="auto"/>
            <w:shd w:val="clear" w:color="auto" w:fill="C0C0C0"/>
            <w:vAlign w:val="center"/>
            <w:hideMark/>
          </w:tcPr>
          <w:p w:rsidR="000728C4" w:rsidRPr="00E44ED4" w:rsidRDefault="000728C4" w:rsidP="00AE06C9">
            <w:pPr>
              <w:pStyle w:val="Heading2"/>
              <w:jc w:val="center"/>
              <w:rPr>
                <w:rFonts w:eastAsia="Times New Roman" w:cs="Times New Roman"/>
                <w:lang w:bidi="ar-SA"/>
              </w:rPr>
            </w:pPr>
            <w:bookmarkStart w:id="782" w:name="_Toc264798614"/>
            <w:bookmarkStart w:id="783" w:name="_Toc264737246"/>
            <w:bookmarkStart w:id="784" w:name="_Toc264995476"/>
            <w:r w:rsidRPr="00E44ED4">
              <w:rPr>
                <w:rFonts w:eastAsia="Times New Roman"/>
                <w:lang w:bidi="ar-SA"/>
              </w:rPr>
              <w:t>FuzzyLogicNegotiator.java</w:t>
            </w:r>
            <w:bookmarkEnd w:id="782"/>
            <w:bookmarkEnd w:id="783"/>
            <w:bookmarkEnd w:id="784"/>
          </w:p>
        </w:tc>
      </w:tr>
    </w:tbl>
    <w:p w:rsidR="000728C4" w:rsidRPr="00E44ED4"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5" w:name="l1"/>
      <w:r w:rsidRPr="00E735B9">
        <w:rPr>
          <w:rFonts w:ascii="Courier New" w:eastAsia="Times New Roman" w:hAnsi="Courier New" w:cs="Courier New"/>
          <w:color w:val="000000"/>
          <w:sz w:val="18"/>
          <w:szCs w:val="18"/>
          <w:lang w:bidi="ar-SA"/>
        </w:rPr>
        <w:t xml:space="preserve">1    </w:t>
      </w:r>
      <w:bookmarkEnd w:id="785"/>
      <w:r w:rsidRPr="00E735B9">
        <w:rPr>
          <w:rFonts w:ascii="Courier New" w:eastAsia="Times New Roman" w:hAnsi="Courier New" w:cs="Courier New"/>
          <w:b/>
          <w:bCs/>
          <w:color w:val="000080"/>
          <w:sz w:val="18"/>
          <w:szCs w:val="18"/>
          <w:lang w:bidi="ar-SA"/>
        </w:rPr>
        <w:t xml:space="preserve">package </w:t>
      </w:r>
      <w:r w:rsidRPr="00E735B9">
        <w:rPr>
          <w:rFonts w:ascii="Courier New" w:eastAsia="Times New Roman" w:hAnsi="Courier New" w:cs="Courier New"/>
          <w:color w:val="000000"/>
          <w:sz w:val="18"/>
          <w:szCs w:val="18"/>
          <w:lang w:bidi="ar-SA"/>
        </w:rPr>
        <w:t xml:space="preserve">negotiator.impl;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6" w:name="l2"/>
      <w:r w:rsidRPr="00E735B9">
        <w:rPr>
          <w:rFonts w:ascii="Courier New" w:eastAsia="Times New Roman" w:hAnsi="Courier New" w:cs="Courier New"/>
          <w:color w:val="000000"/>
          <w:sz w:val="18"/>
          <w:szCs w:val="18"/>
          <w:lang w:bidi="ar-SA"/>
        </w:rPr>
        <w:t xml:space="preserve">2    </w:t>
      </w:r>
      <w:bookmarkEnd w:id="78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7" w:name="l3"/>
      <w:r w:rsidRPr="00E735B9">
        <w:rPr>
          <w:rFonts w:ascii="Courier New" w:eastAsia="Times New Roman" w:hAnsi="Courier New" w:cs="Courier New"/>
          <w:color w:val="000000"/>
          <w:sz w:val="18"/>
          <w:szCs w:val="18"/>
          <w:lang w:bidi="ar-SA"/>
        </w:rPr>
        <w:t xml:space="preserve">3    </w:t>
      </w:r>
      <w:bookmarkEnd w:id="787"/>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greenContextOntology.*;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8" w:name="l4"/>
      <w:r w:rsidRPr="00E735B9">
        <w:rPr>
          <w:rFonts w:ascii="Courier New" w:eastAsia="Times New Roman" w:hAnsi="Courier New" w:cs="Courier New"/>
          <w:color w:val="000000"/>
          <w:sz w:val="18"/>
          <w:szCs w:val="18"/>
          <w:lang w:bidi="ar-SA"/>
        </w:rPr>
        <w:t xml:space="preserve">4    </w:t>
      </w:r>
      <w:bookmarkEnd w:id="788"/>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negotiator.Negotiator;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9" w:name="l5"/>
      <w:r w:rsidRPr="00E735B9">
        <w:rPr>
          <w:rFonts w:ascii="Courier New" w:eastAsia="Times New Roman" w:hAnsi="Courier New" w:cs="Courier New"/>
          <w:color w:val="000000"/>
          <w:sz w:val="18"/>
          <w:szCs w:val="18"/>
          <w:lang w:bidi="ar-SA"/>
        </w:rPr>
        <w:t xml:space="preserve">5    </w:t>
      </w:r>
      <w:bookmarkEnd w:id="78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net.sourceforge.jFuzzyLogic.FIS;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0" w:name="l6"/>
      <w:r w:rsidRPr="00E735B9">
        <w:rPr>
          <w:rFonts w:ascii="Courier New" w:eastAsia="Times New Roman" w:hAnsi="Courier New" w:cs="Courier New"/>
          <w:color w:val="000000"/>
          <w:sz w:val="18"/>
          <w:szCs w:val="18"/>
          <w:lang w:bidi="ar-SA"/>
        </w:rPr>
        <w:t xml:space="preserve">6    </w:t>
      </w:r>
      <w:bookmarkEnd w:id="79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net.sourceforge.jFuzzyLogic.FunctionBlock;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1" w:name="l7"/>
      <w:r w:rsidRPr="00E735B9">
        <w:rPr>
          <w:rFonts w:ascii="Courier New" w:eastAsia="Times New Roman" w:hAnsi="Courier New" w:cs="Courier New"/>
          <w:color w:val="000000"/>
          <w:sz w:val="18"/>
          <w:szCs w:val="18"/>
          <w:lang w:bidi="ar-SA"/>
        </w:rPr>
        <w:t xml:space="preserve">7    </w:t>
      </w:r>
      <w:bookmarkEnd w:id="791"/>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2" w:name="l8"/>
      <w:r w:rsidRPr="00E735B9">
        <w:rPr>
          <w:rFonts w:ascii="Courier New" w:eastAsia="Times New Roman" w:hAnsi="Courier New" w:cs="Courier New"/>
          <w:color w:val="000000"/>
          <w:sz w:val="18"/>
          <w:szCs w:val="18"/>
          <w:lang w:bidi="ar-SA"/>
        </w:rPr>
        <w:t xml:space="preserve">8    </w:t>
      </w:r>
      <w:bookmarkEnd w:id="792"/>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net.sourceforge.jFuzzyLogic.membership.MembershipFunctionPieceWiseLinear;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3" w:name="l9"/>
      <w:r w:rsidRPr="00E735B9">
        <w:rPr>
          <w:rFonts w:ascii="Courier New" w:eastAsia="Times New Roman" w:hAnsi="Courier New" w:cs="Courier New"/>
          <w:color w:val="000000"/>
          <w:sz w:val="18"/>
          <w:szCs w:val="18"/>
          <w:lang w:bidi="ar-SA"/>
        </w:rPr>
        <w:t xml:space="preserve">9    </w:t>
      </w:r>
      <w:bookmarkEnd w:id="793"/>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4" w:name="l10"/>
      <w:r w:rsidRPr="00E735B9">
        <w:rPr>
          <w:rFonts w:ascii="Courier New" w:eastAsia="Times New Roman" w:hAnsi="Courier New" w:cs="Courier New"/>
          <w:color w:val="000000"/>
          <w:sz w:val="18"/>
          <w:szCs w:val="18"/>
          <w:lang w:bidi="ar-SA"/>
        </w:rPr>
        <w:t xml:space="preserve">10   </w:t>
      </w:r>
      <w:bookmarkEnd w:id="794"/>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net.sourceforge.jFuzzyLogic.rule.LinguisticTerm;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5" w:name="l11"/>
      <w:r w:rsidRPr="00E735B9">
        <w:rPr>
          <w:rFonts w:ascii="Courier New" w:eastAsia="Times New Roman" w:hAnsi="Courier New" w:cs="Courier New"/>
          <w:color w:val="000000"/>
          <w:sz w:val="18"/>
          <w:szCs w:val="18"/>
          <w:lang w:bidi="ar-SA"/>
        </w:rPr>
        <w:t xml:space="preserve">11   </w:t>
      </w:r>
      <w:bookmarkEnd w:id="795"/>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net.sourceforge.jFuzzyLogic.rule.Variable;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6" w:name="l12"/>
      <w:r w:rsidRPr="00E735B9">
        <w:rPr>
          <w:rFonts w:ascii="Courier New" w:eastAsia="Times New Roman" w:hAnsi="Courier New" w:cs="Courier New"/>
          <w:color w:val="000000"/>
          <w:sz w:val="18"/>
          <w:szCs w:val="18"/>
          <w:lang w:bidi="ar-SA"/>
        </w:rPr>
        <w:t xml:space="preserve">12   </w:t>
      </w:r>
      <w:bookmarkEnd w:id="796"/>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org.antlr.runtime.RecognitionException;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7" w:name="l13"/>
      <w:r w:rsidRPr="00E735B9">
        <w:rPr>
          <w:rFonts w:ascii="Courier New" w:eastAsia="Times New Roman" w:hAnsi="Courier New" w:cs="Courier New"/>
          <w:color w:val="000000"/>
          <w:sz w:val="18"/>
          <w:szCs w:val="18"/>
          <w:lang w:bidi="ar-SA"/>
        </w:rPr>
        <w:t xml:space="preserve">13   </w:t>
      </w:r>
      <w:bookmarkEnd w:id="797"/>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8" w:name="l14"/>
      <w:r w:rsidRPr="00E735B9">
        <w:rPr>
          <w:rFonts w:ascii="Courier New" w:eastAsia="Times New Roman" w:hAnsi="Courier New" w:cs="Courier New"/>
          <w:color w:val="000000"/>
          <w:sz w:val="18"/>
          <w:szCs w:val="18"/>
          <w:lang w:bidi="ar-SA"/>
        </w:rPr>
        <w:t xml:space="preserve">14   </w:t>
      </w:r>
      <w:bookmarkEnd w:id="798"/>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java.util.Collection;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9" w:name="l15"/>
      <w:r w:rsidRPr="00E735B9">
        <w:rPr>
          <w:rFonts w:ascii="Courier New" w:eastAsia="Times New Roman" w:hAnsi="Courier New" w:cs="Courier New"/>
          <w:color w:val="000000"/>
          <w:sz w:val="18"/>
          <w:szCs w:val="18"/>
          <w:lang w:bidi="ar-SA"/>
        </w:rPr>
        <w:t xml:space="preserve">15   </w:t>
      </w:r>
      <w:bookmarkEnd w:id="79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java.util.HashMap;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0" w:name="l16"/>
      <w:r w:rsidRPr="00E735B9">
        <w:rPr>
          <w:rFonts w:ascii="Courier New" w:eastAsia="Times New Roman" w:hAnsi="Courier New" w:cs="Courier New"/>
          <w:color w:val="000000"/>
          <w:sz w:val="18"/>
          <w:szCs w:val="18"/>
          <w:lang w:bidi="ar-SA"/>
        </w:rPr>
        <w:t xml:space="preserve">16   </w:t>
      </w:r>
      <w:bookmarkEnd w:id="80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java.util.Map;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1" w:name="l17"/>
      <w:r w:rsidRPr="00E735B9">
        <w:rPr>
          <w:rFonts w:ascii="Courier New" w:eastAsia="Times New Roman" w:hAnsi="Courier New" w:cs="Courier New"/>
          <w:color w:val="000000"/>
          <w:sz w:val="18"/>
          <w:szCs w:val="18"/>
          <w:lang w:bidi="ar-SA"/>
        </w:rPr>
        <w:t xml:space="preserve">17   </w:t>
      </w:r>
      <w:bookmarkEnd w:id="80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02" w:name="l18"/>
      <w:r w:rsidRPr="00E735B9">
        <w:rPr>
          <w:rFonts w:ascii="Courier New" w:eastAsia="Times New Roman" w:hAnsi="Courier New" w:cs="Courier New"/>
          <w:color w:val="000000"/>
          <w:sz w:val="18"/>
          <w:szCs w:val="18"/>
          <w:lang w:bidi="ar-SA"/>
        </w:rPr>
        <w:t xml:space="preserve">18   </w:t>
      </w:r>
      <w:bookmarkEnd w:id="802"/>
      <w:r w:rsidRPr="00E735B9">
        <w:rPr>
          <w:rFonts w:ascii="Courier New" w:eastAsia="Times New Roman" w:hAnsi="Courier New" w:cs="Courier New"/>
          <w:i/>
          <w:iCs/>
          <w:color w:val="80808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03" w:name="l19"/>
      <w:r w:rsidRPr="00E735B9">
        <w:rPr>
          <w:rFonts w:ascii="Courier New" w:eastAsia="Times New Roman" w:hAnsi="Courier New" w:cs="Courier New"/>
          <w:color w:val="000000"/>
          <w:sz w:val="18"/>
          <w:szCs w:val="18"/>
          <w:lang w:bidi="ar-SA"/>
        </w:rPr>
        <w:t xml:space="preserve">19   </w:t>
      </w:r>
      <w:bookmarkEnd w:id="803"/>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@author </w:t>
      </w:r>
      <w:r w:rsidRPr="00E735B9">
        <w:rPr>
          <w:rFonts w:ascii="Courier New" w:eastAsia="Times New Roman" w:hAnsi="Courier New" w:cs="Courier New"/>
          <w:i/>
          <w:iCs/>
          <w:color w:val="808080"/>
          <w:sz w:val="18"/>
          <w:szCs w:val="18"/>
          <w:lang w:bidi="ar-SA"/>
        </w:rPr>
        <w:t xml:space="preserve">Moldovan Daniel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4" w:name="l20"/>
      <w:r w:rsidRPr="00E735B9">
        <w:rPr>
          <w:rFonts w:ascii="Courier New" w:eastAsia="Times New Roman" w:hAnsi="Courier New" w:cs="Courier New"/>
          <w:color w:val="000000"/>
          <w:sz w:val="18"/>
          <w:szCs w:val="18"/>
          <w:lang w:bidi="ar-SA"/>
        </w:rPr>
        <w:t xml:space="preserve">20   </w:t>
      </w:r>
      <w:bookmarkEnd w:id="804"/>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5" w:name="l21"/>
      <w:r w:rsidRPr="00E735B9">
        <w:rPr>
          <w:rFonts w:ascii="Courier New" w:eastAsia="Times New Roman" w:hAnsi="Courier New" w:cs="Courier New"/>
          <w:color w:val="000000"/>
          <w:sz w:val="18"/>
          <w:szCs w:val="18"/>
          <w:lang w:bidi="ar-SA"/>
        </w:rPr>
        <w:t xml:space="preserve">21   </w:t>
      </w:r>
      <w:bookmarkEnd w:id="805"/>
      <w:r w:rsidRPr="00E735B9">
        <w:rPr>
          <w:rFonts w:ascii="Courier New" w:eastAsia="Times New Roman" w:hAnsi="Courier New" w:cs="Courier New"/>
          <w:b/>
          <w:bCs/>
          <w:color w:val="000080"/>
          <w:sz w:val="18"/>
          <w:szCs w:val="18"/>
          <w:lang w:bidi="ar-SA"/>
        </w:rPr>
        <w:t xml:space="preserve">public class </w:t>
      </w:r>
      <w:r w:rsidRPr="00E735B9">
        <w:rPr>
          <w:rFonts w:ascii="Courier New" w:eastAsia="Times New Roman" w:hAnsi="Courier New" w:cs="Courier New"/>
          <w:color w:val="000000"/>
          <w:sz w:val="18"/>
          <w:szCs w:val="18"/>
          <w:lang w:bidi="ar-SA"/>
        </w:rPr>
        <w:t xml:space="preserve">FuzzyLogicNegotiator </w:t>
      </w:r>
      <w:r w:rsidRPr="00E735B9">
        <w:rPr>
          <w:rFonts w:ascii="Courier New" w:eastAsia="Times New Roman" w:hAnsi="Courier New" w:cs="Courier New"/>
          <w:b/>
          <w:bCs/>
          <w:color w:val="000080"/>
          <w:sz w:val="18"/>
          <w:szCs w:val="18"/>
          <w:lang w:bidi="ar-SA"/>
        </w:rPr>
        <w:t xml:space="preserve">implements </w:t>
      </w:r>
      <w:r w:rsidRPr="00E735B9">
        <w:rPr>
          <w:rFonts w:ascii="Courier New" w:eastAsia="Times New Roman" w:hAnsi="Courier New" w:cs="Courier New"/>
          <w:color w:val="000000"/>
          <w:sz w:val="18"/>
          <w:szCs w:val="18"/>
          <w:lang w:bidi="ar-SA"/>
        </w:rPr>
        <w:t xml:space="preserve">Negotiator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6" w:name="l22"/>
      <w:r w:rsidRPr="00E735B9">
        <w:rPr>
          <w:rFonts w:ascii="Courier New" w:eastAsia="Times New Roman" w:hAnsi="Courier New" w:cs="Courier New"/>
          <w:color w:val="000000"/>
          <w:sz w:val="18"/>
          <w:szCs w:val="18"/>
          <w:lang w:bidi="ar-SA"/>
        </w:rPr>
        <w:t xml:space="preserve">22   </w:t>
      </w:r>
      <w:bookmarkEnd w:id="80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7" w:name="l23"/>
      <w:r w:rsidRPr="00E735B9">
        <w:rPr>
          <w:rFonts w:ascii="Courier New" w:eastAsia="Times New Roman" w:hAnsi="Courier New" w:cs="Courier New"/>
          <w:color w:val="000000"/>
          <w:sz w:val="18"/>
          <w:szCs w:val="18"/>
          <w:lang w:bidi="ar-SA"/>
        </w:rPr>
        <w:t xml:space="preserve">23   </w:t>
      </w:r>
      <w:bookmarkEnd w:id="80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FIS fis;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8" w:name="l24"/>
      <w:r w:rsidRPr="00E735B9">
        <w:rPr>
          <w:rFonts w:ascii="Courier New" w:eastAsia="Times New Roman" w:hAnsi="Courier New" w:cs="Courier New"/>
          <w:color w:val="000000"/>
          <w:sz w:val="18"/>
          <w:szCs w:val="18"/>
          <w:lang w:bidi="ar-SA"/>
        </w:rPr>
        <w:t xml:space="preserve">24   </w:t>
      </w:r>
      <w:bookmarkEnd w:id="80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FunctionBlock functionBlock;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9" w:name="l25"/>
      <w:r w:rsidRPr="00E735B9">
        <w:rPr>
          <w:rFonts w:ascii="Courier New" w:eastAsia="Times New Roman" w:hAnsi="Courier New" w:cs="Courier New"/>
          <w:color w:val="000000"/>
          <w:sz w:val="18"/>
          <w:szCs w:val="18"/>
          <w:lang w:bidi="ar-SA"/>
        </w:rPr>
        <w:t xml:space="preserve">25   </w:t>
      </w:r>
      <w:bookmarkEnd w:id="80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0" w:name="l26"/>
      <w:r w:rsidRPr="00E735B9">
        <w:rPr>
          <w:rFonts w:ascii="Courier New" w:eastAsia="Times New Roman" w:hAnsi="Courier New" w:cs="Courier New"/>
          <w:color w:val="000000"/>
          <w:sz w:val="18"/>
          <w:szCs w:val="18"/>
          <w:lang w:bidi="ar-SA"/>
        </w:rPr>
        <w:t xml:space="preserve">26   </w:t>
      </w:r>
      <w:bookmarkEnd w:id="81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MembershipFunction requestedRangeMembershipFunction;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1" w:name="l27"/>
      <w:r w:rsidRPr="00E735B9">
        <w:rPr>
          <w:rFonts w:ascii="Courier New" w:eastAsia="Times New Roman" w:hAnsi="Courier New" w:cs="Courier New"/>
          <w:color w:val="000000"/>
          <w:sz w:val="18"/>
          <w:szCs w:val="18"/>
          <w:lang w:bidi="ar-SA"/>
        </w:rPr>
        <w:t xml:space="preserve">27   </w:t>
      </w:r>
      <w:bookmarkEnd w:id="81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2" w:name="l28"/>
      <w:r w:rsidRPr="00E735B9">
        <w:rPr>
          <w:rFonts w:ascii="Courier New" w:eastAsia="Times New Roman" w:hAnsi="Courier New" w:cs="Courier New"/>
          <w:color w:val="000000"/>
          <w:sz w:val="18"/>
          <w:szCs w:val="18"/>
          <w:lang w:bidi="ar-SA"/>
        </w:rPr>
        <w:t xml:space="preserve">28   </w:t>
      </w:r>
      <w:bookmarkEnd w:id="81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serverRange;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3" w:name="l29"/>
      <w:r w:rsidRPr="00E735B9">
        <w:rPr>
          <w:rFonts w:ascii="Courier New" w:eastAsia="Times New Roman" w:hAnsi="Courier New" w:cs="Courier New"/>
          <w:color w:val="000000"/>
          <w:sz w:val="18"/>
          <w:szCs w:val="18"/>
          <w:lang w:bidi="ar-SA"/>
        </w:rPr>
        <w:t xml:space="preserve">29   </w:t>
      </w:r>
      <w:bookmarkEnd w:id="81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requestedRange;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4" w:name="l30"/>
      <w:r w:rsidRPr="00E735B9">
        <w:rPr>
          <w:rFonts w:ascii="Courier New" w:eastAsia="Times New Roman" w:hAnsi="Courier New" w:cs="Courier New"/>
          <w:color w:val="000000"/>
          <w:sz w:val="18"/>
          <w:szCs w:val="18"/>
          <w:lang w:bidi="ar-SA"/>
        </w:rPr>
        <w:t xml:space="preserve">30   </w:t>
      </w:r>
      <w:bookmarkEnd w:id="81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negotiatedRange;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5" w:name="l31"/>
      <w:r w:rsidRPr="00E735B9">
        <w:rPr>
          <w:rFonts w:ascii="Courier New" w:eastAsia="Times New Roman" w:hAnsi="Courier New" w:cs="Courier New"/>
          <w:color w:val="000000"/>
          <w:sz w:val="18"/>
          <w:szCs w:val="18"/>
          <w:lang w:bidi="ar-SA"/>
        </w:rPr>
        <w:t xml:space="preserve">31   </w:t>
      </w:r>
      <w:bookmarkEnd w:id="81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serverAndRequested;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6" w:name="l32"/>
      <w:r w:rsidRPr="00E735B9">
        <w:rPr>
          <w:rFonts w:ascii="Courier New" w:eastAsia="Times New Roman" w:hAnsi="Courier New" w:cs="Courier New"/>
          <w:color w:val="000000"/>
          <w:sz w:val="18"/>
          <w:szCs w:val="18"/>
          <w:lang w:bidi="ar-SA"/>
        </w:rPr>
        <w:t xml:space="preserve">32   </w:t>
      </w:r>
      <w:bookmarkEnd w:id="81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7" w:name="l33"/>
      <w:r w:rsidRPr="00E735B9">
        <w:rPr>
          <w:rFonts w:ascii="Courier New" w:eastAsia="Times New Roman" w:hAnsi="Courier New" w:cs="Courier New"/>
          <w:color w:val="000000"/>
          <w:sz w:val="18"/>
          <w:szCs w:val="18"/>
          <w:lang w:bidi="ar-SA"/>
        </w:rPr>
        <w:t xml:space="preserve">33   </w:t>
      </w:r>
      <w:bookmarkEnd w:id="81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serverRangeValue;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8" w:name="l34"/>
      <w:r w:rsidRPr="00E735B9">
        <w:rPr>
          <w:rFonts w:ascii="Courier New" w:eastAsia="Times New Roman" w:hAnsi="Courier New" w:cs="Courier New"/>
          <w:color w:val="000000"/>
          <w:sz w:val="18"/>
          <w:szCs w:val="18"/>
          <w:lang w:bidi="ar-SA"/>
        </w:rPr>
        <w:t xml:space="preserve">34   </w:t>
      </w:r>
      <w:bookmarkEnd w:id="81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requestedRangeValue;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9" w:name="l35"/>
      <w:r w:rsidRPr="00E735B9">
        <w:rPr>
          <w:rFonts w:ascii="Courier New" w:eastAsia="Times New Roman" w:hAnsi="Courier New" w:cs="Courier New"/>
          <w:color w:val="000000"/>
          <w:sz w:val="18"/>
          <w:szCs w:val="18"/>
          <w:lang w:bidi="ar-SA"/>
        </w:rPr>
        <w:t xml:space="preserve">35   </w:t>
      </w:r>
      <w:bookmarkEnd w:id="81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negotiatedRangeValue;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0" w:name="l36"/>
      <w:r w:rsidRPr="00E735B9">
        <w:rPr>
          <w:rFonts w:ascii="Courier New" w:eastAsia="Times New Roman" w:hAnsi="Courier New" w:cs="Courier New"/>
          <w:color w:val="000000"/>
          <w:sz w:val="18"/>
          <w:szCs w:val="18"/>
          <w:lang w:bidi="ar-SA"/>
        </w:rPr>
        <w:t xml:space="preserve">36   </w:t>
      </w:r>
      <w:bookmarkEnd w:id="82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1" w:name="l37"/>
      <w:r w:rsidRPr="00E735B9">
        <w:rPr>
          <w:rFonts w:ascii="Courier New" w:eastAsia="Times New Roman" w:hAnsi="Courier New" w:cs="Courier New"/>
          <w:color w:val="000000"/>
          <w:sz w:val="18"/>
          <w:szCs w:val="18"/>
          <w:lang w:bidi="ar-SA"/>
        </w:rPr>
        <w:t xml:space="preserve">37   </w:t>
      </w:r>
      <w:bookmarkEnd w:id="82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2" w:name="l38"/>
      <w:r w:rsidRPr="00E735B9">
        <w:rPr>
          <w:rFonts w:ascii="Courier New" w:eastAsia="Times New Roman" w:hAnsi="Courier New" w:cs="Courier New"/>
          <w:color w:val="000000"/>
          <w:sz w:val="18"/>
          <w:szCs w:val="18"/>
          <w:lang w:bidi="ar-SA"/>
        </w:rPr>
        <w:t xml:space="preserve">38   </w:t>
      </w:r>
      <w:bookmarkEnd w:id="82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3" w:name="l39"/>
      <w:r w:rsidRPr="00E735B9">
        <w:rPr>
          <w:rFonts w:ascii="Courier New" w:eastAsia="Times New Roman" w:hAnsi="Courier New" w:cs="Courier New"/>
          <w:color w:val="000000"/>
          <w:sz w:val="18"/>
          <w:szCs w:val="18"/>
          <w:lang w:bidi="ar-SA"/>
        </w:rPr>
        <w:t xml:space="preserve">39   </w:t>
      </w:r>
      <w:bookmarkEnd w:id="82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protected </w:t>
      </w:r>
      <w:r w:rsidRPr="00E735B9">
        <w:rPr>
          <w:rFonts w:ascii="Courier New" w:eastAsia="Times New Roman" w:hAnsi="Courier New" w:cs="Courier New"/>
          <w:color w:val="000000"/>
          <w:sz w:val="18"/>
          <w:szCs w:val="18"/>
          <w:lang w:bidi="ar-SA"/>
        </w:rPr>
        <w:t xml:space="preserve">FuzzyLogicNegotiator(String fuzzyControlLanguageFile)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4" w:name="l40"/>
      <w:r w:rsidRPr="00E735B9">
        <w:rPr>
          <w:rFonts w:ascii="Courier New" w:eastAsia="Times New Roman" w:hAnsi="Courier New" w:cs="Courier New"/>
          <w:color w:val="000000"/>
          <w:sz w:val="18"/>
          <w:szCs w:val="18"/>
          <w:lang w:bidi="ar-SA"/>
        </w:rPr>
        <w:t xml:space="preserve">40   </w:t>
      </w:r>
      <w:bookmarkEnd w:id="824"/>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5" w:name="l41"/>
      <w:r w:rsidRPr="00E735B9">
        <w:rPr>
          <w:rFonts w:ascii="Courier New" w:eastAsia="Times New Roman" w:hAnsi="Courier New" w:cs="Courier New"/>
          <w:color w:val="000000"/>
          <w:sz w:val="18"/>
          <w:szCs w:val="18"/>
          <w:lang w:bidi="ar-SA"/>
        </w:rPr>
        <w:t xml:space="preserve">41   </w:t>
      </w:r>
      <w:bookmarkEnd w:id="82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6" w:name="l42"/>
      <w:r w:rsidRPr="00E735B9">
        <w:rPr>
          <w:rFonts w:ascii="Courier New" w:eastAsia="Times New Roman" w:hAnsi="Courier New" w:cs="Courier New"/>
          <w:color w:val="000000"/>
          <w:sz w:val="18"/>
          <w:szCs w:val="18"/>
          <w:lang w:bidi="ar-SA"/>
        </w:rPr>
        <w:t xml:space="preserve">42   </w:t>
      </w:r>
      <w:bookmarkEnd w:id="826"/>
      <w:r w:rsidRPr="00E735B9">
        <w:rPr>
          <w:rFonts w:ascii="Courier New" w:eastAsia="Times New Roman" w:hAnsi="Courier New" w:cs="Courier New"/>
          <w:color w:val="000000"/>
          <w:sz w:val="18"/>
          <w:szCs w:val="18"/>
          <w:lang w:bidi="ar-SA"/>
        </w:rPr>
        <w:t xml:space="preserve">            fis = FIS.load(fuzzyControlLanguageFile,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7" w:name="l43"/>
      <w:r w:rsidRPr="00E735B9">
        <w:rPr>
          <w:rFonts w:ascii="Courier New" w:eastAsia="Times New Roman" w:hAnsi="Courier New" w:cs="Courier New"/>
          <w:color w:val="000000"/>
          <w:sz w:val="18"/>
          <w:szCs w:val="18"/>
          <w:lang w:bidi="ar-SA"/>
        </w:rPr>
        <w:t xml:space="preserve">43   </w:t>
      </w:r>
      <w:bookmarkEnd w:id="827"/>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(RuntimeException 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8" w:name="l44"/>
      <w:r w:rsidRPr="00E735B9">
        <w:rPr>
          <w:rFonts w:ascii="Courier New" w:eastAsia="Times New Roman" w:hAnsi="Courier New" w:cs="Courier New"/>
          <w:color w:val="000000"/>
          <w:sz w:val="18"/>
          <w:szCs w:val="18"/>
          <w:lang w:bidi="ar-SA"/>
        </w:rPr>
        <w:t xml:space="preserve">44   </w:t>
      </w:r>
      <w:bookmarkEnd w:id="82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9" w:name="l45"/>
      <w:r w:rsidRPr="00E735B9">
        <w:rPr>
          <w:rFonts w:ascii="Courier New" w:eastAsia="Times New Roman" w:hAnsi="Courier New" w:cs="Courier New"/>
          <w:color w:val="000000"/>
          <w:sz w:val="18"/>
          <w:szCs w:val="18"/>
          <w:lang w:bidi="ar-SA"/>
        </w:rPr>
        <w:t xml:space="preserve">45   </w:t>
      </w:r>
      <w:bookmarkEnd w:id="829"/>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0" w:name="l46"/>
      <w:r w:rsidRPr="00E735B9">
        <w:rPr>
          <w:rFonts w:ascii="Courier New" w:eastAsia="Times New Roman" w:hAnsi="Courier New" w:cs="Courier New"/>
          <w:color w:val="000000"/>
          <w:sz w:val="18"/>
          <w:szCs w:val="18"/>
          <w:lang w:bidi="ar-SA"/>
        </w:rPr>
        <w:t xml:space="preserve">46   </w:t>
      </w:r>
      <w:bookmarkEnd w:id="830"/>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1" w:name="l47"/>
      <w:r w:rsidRPr="00E735B9">
        <w:rPr>
          <w:rFonts w:ascii="Courier New" w:eastAsia="Times New Roman" w:hAnsi="Courier New" w:cs="Courier New"/>
          <w:color w:val="000000"/>
          <w:sz w:val="18"/>
          <w:szCs w:val="18"/>
          <w:lang w:bidi="ar-SA"/>
        </w:rPr>
        <w:t xml:space="preserve">47   </w:t>
      </w:r>
      <w:bookmarkEnd w:id="831"/>
      <w:r w:rsidRPr="00E735B9">
        <w:rPr>
          <w:rFonts w:ascii="Courier New" w:eastAsia="Times New Roman" w:hAnsi="Courier New" w:cs="Courier New"/>
          <w:color w:val="000000"/>
          <w:sz w:val="18"/>
          <w:szCs w:val="18"/>
          <w:lang w:bidi="ar-SA"/>
        </w:rPr>
        <w:t xml:space="preserve">            e.printStackTrace();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2" w:name="l48"/>
      <w:r w:rsidRPr="00E735B9">
        <w:rPr>
          <w:rFonts w:ascii="Courier New" w:eastAsia="Times New Roman" w:hAnsi="Courier New" w:cs="Courier New"/>
          <w:color w:val="000000"/>
          <w:sz w:val="18"/>
          <w:szCs w:val="18"/>
          <w:lang w:bidi="ar-SA"/>
        </w:rPr>
        <w:t xml:space="preserve">48   </w:t>
      </w:r>
      <w:bookmarkEnd w:id="83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3" w:name="l49"/>
      <w:r w:rsidRPr="00E735B9">
        <w:rPr>
          <w:rFonts w:ascii="Courier New" w:eastAsia="Times New Roman" w:hAnsi="Courier New" w:cs="Courier New"/>
          <w:color w:val="000000"/>
          <w:sz w:val="18"/>
          <w:szCs w:val="18"/>
          <w:lang w:bidi="ar-SA"/>
        </w:rPr>
        <w:t xml:space="preserve">49   </w:t>
      </w:r>
      <w:bookmarkEnd w:id="833"/>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4" w:name="l50"/>
      <w:r w:rsidRPr="00E735B9">
        <w:rPr>
          <w:rFonts w:ascii="Courier New" w:eastAsia="Times New Roman" w:hAnsi="Courier New" w:cs="Courier New"/>
          <w:color w:val="000000"/>
          <w:sz w:val="18"/>
          <w:szCs w:val="18"/>
          <w:lang w:bidi="ar-SA"/>
        </w:rPr>
        <w:t xml:space="preserve">50   </w:t>
      </w:r>
      <w:bookmarkEnd w:id="83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Error while loading?</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5" w:name="l51"/>
      <w:r w:rsidRPr="00E735B9">
        <w:rPr>
          <w:rFonts w:ascii="Courier New" w:eastAsia="Times New Roman" w:hAnsi="Courier New" w:cs="Courier New"/>
          <w:color w:val="000000"/>
          <w:sz w:val="18"/>
          <w:szCs w:val="18"/>
          <w:lang w:bidi="ar-SA"/>
        </w:rPr>
        <w:t xml:space="preserve">51   </w:t>
      </w:r>
      <w:bookmarkEnd w:id="83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(fis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6" w:name="l52"/>
      <w:r w:rsidRPr="00E735B9">
        <w:rPr>
          <w:rFonts w:ascii="Courier New" w:eastAsia="Times New Roman" w:hAnsi="Courier New" w:cs="Courier New"/>
          <w:color w:val="000000"/>
          <w:sz w:val="18"/>
          <w:szCs w:val="18"/>
          <w:lang w:bidi="ar-SA"/>
        </w:rPr>
        <w:lastRenderedPageBreak/>
        <w:t xml:space="preserve">52   </w:t>
      </w:r>
      <w:bookmarkEnd w:id="836"/>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7" w:name="l53"/>
      <w:r w:rsidRPr="00E735B9">
        <w:rPr>
          <w:rFonts w:ascii="Courier New" w:eastAsia="Times New Roman" w:hAnsi="Courier New" w:cs="Courier New"/>
          <w:color w:val="000000"/>
          <w:sz w:val="18"/>
          <w:szCs w:val="18"/>
          <w:lang w:bidi="ar-SA"/>
        </w:rPr>
        <w:t xml:space="preserve">53   </w:t>
      </w:r>
      <w:bookmarkEnd w:id="837"/>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8" w:name="l54"/>
      <w:r w:rsidRPr="00E735B9">
        <w:rPr>
          <w:rFonts w:ascii="Courier New" w:eastAsia="Times New Roman" w:hAnsi="Courier New" w:cs="Courier New"/>
          <w:color w:val="000000"/>
          <w:sz w:val="18"/>
          <w:szCs w:val="18"/>
          <w:lang w:bidi="ar-SA"/>
        </w:rPr>
        <w:t xml:space="preserve">54   </w:t>
      </w:r>
      <w:bookmarkEnd w:id="8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9" w:name="l55"/>
      <w:r w:rsidRPr="00E735B9">
        <w:rPr>
          <w:rFonts w:ascii="Courier New" w:eastAsia="Times New Roman" w:hAnsi="Courier New" w:cs="Courier New"/>
          <w:color w:val="000000"/>
          <w:sz w:val="18"/>
          <w:szCs w:val="18"/>
          <w:lang w:bidi="ar-SA"/>
        </w:rPr>
        <w:t xml:space="preserve">55   </w:t>
      </w:r>
      <w:bookmarkEnd w:id="839"/>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0" w:name="l56"/>
      <w:r w:rsidRPr="00E735B9">
        <w:rPr>
          <w:rFonts w:ascii="Courier New" w:eastAsia="Times New Roman" w:hAnsi="Courier New" w:cs="Courier New"/>
          <w:color w:val="000000"/>
          <w:sz w:val="18"/>
          <w:szCs w:val="18"/>
          <w:lang w:bidi="ar-SA"/>
        </w:rPr>
        <w:t xml:space="preserve">56   </w:t>
      </w:r>
      <w:bookmarkEnd w:id="840"/>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1" w:name="l57"/>
      <w:r w:rsidRPr="00E735B9">
        <w:rPr>
          <w:rFonts w:ascii="Courier New" w:eastAsia="Times New Roman" w:hAnsi="Courier New" w:cs="Courier New"/>
          <w:color w:val="000000"/>
          <w:sz w:val="18"/>
          <w:szCs w:val="18"/>
          <w:lang w:bidi="ar-SA"/>
        </w:rPr>
        <w:t xml:space="preserve">57   </w:t>
      </w:r>
      <w:bookmarkEnd w:id="841"/>
      <w:r w:rsidRPr="00E735B9">
        <w:rPr>
          <w:rFonts w:ascii="Courier New" w:eastAsia="Times New Roman" w:hAnsi="Courier New" w:cs="Courier New"/>
          <w:color w:val="000000"/>
          <w:sz w:val="18"/>
          <w:szCs w:val="18"/>
          <w:lang w:bidi="ar-SA"/>
        </w:rPr>
        <w:t xml:space="preserve">        functionBlock = fis.getFunctionBlock(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2" w:name="l58"/>
      <w:r w:rsidRPr="00E735B9">
        <w:rPr>
          <w:rFonts w:ascii="Courier New" w:eastAsia="Times New Roman" w:hAnsi="Courier New" w:cs="Courier New"/>
          <w:color w:val="000000"/>
          <w:sz w:val="18"/>
          <w:szCs w:val="18"/>
          <w:lang w:bidi="ar-SA"/>
        </w:rPr>
        <w:t xml:space="preserve">58   </w:t>
      </w:r>
      <w:bookmarkEnd w:id="84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3" w:name="l59"/>
      <w:r w:rsidRPr="00E735B9">
        <w:rPr>
          <w:rFonts w:ascii="Courier New" w:eastAsia="Times New Roman" w:hAnsi="Courier New" w:cs="Courier New"/>
          <w:color w:val="000000"/>
          <w:sz w:val="18"/>
          <w:szCs w:val="18"/>
          <w:lang w:bidi="ar-SA"/>
        </w:rPr>
        <w:t xml:space="preserve">59   </w:t>
      </w:r>
      <w:bookmarkEnd w:id="843"/>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4" w:name="l60"/>
      <w:r w:rsidRPr="00E735B9">
        <w:rPr>
          <w:rFonts w:ascii="Courier New" w:eastAsia="Times New Roman" w:hAnsi="Courier New" w:cs="Courier New"/>
          <w:color w:val="000000"/>
          <w:sz w:val="18"/>
          <w:szCs w:val="18"/>
          <w:lang w:bidi="ar-SA"/>
        </w:rPr>
        <w:t xml:space="preserve">60   </w:t>
      </w:r>
      <w:bookmarkEnd w:id="844"/>
      <w:r w:rsidRPr="00E735B9">
        <w:rPr>
          <w:rFonts w:ascii="Courier New" w:eastAsia="Times New Roman" w:hAnsi="Courier New" w:cs="Courier New"/>
          <w:color w:val="000000"/>
          <w:sz w:val="18"/>
          <w:szCs w:val="18"/>
          <w:lang w:bidi="ar-SA"/>
        </w:rPr>
        <w:t xml:space="preserve">        requestedRangeMembershipFunction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5" w:name="l61"/>
      <w:r w:rsidRPr="00E735B9">
        <w:rPr>
          <w:rFonts w:ascii="Courier New" w:eastAsia="Times New Roman" w:hAnsi="Courier New" w:cs="Courier New"/>
          <w:color w:val="000000"/>
          <w:sz w:val="18"/>
          <w:szCs w:val="18"/>
          <w:lang w:bidi="ar-SA"/>
        </w:rPr>
        <w:t xml:space="preserve">61   </w:t>
      </w:r>
      <w:bookmarkEnd w:id="845"/>
      <w:r w:rsidRPr="00E735B9">
        <w:rPr>
          <w:rFonts w:ascii="Courier New" w:eastAsia="Times New Roman" w:hAnsi="Courier New" w:cs="Courier New"/>
          <w:color w:val="000000"/>
          <w:sz w:val="18"/>
          <w:szCs w:val="18"/>
          <w:lang w:bidi="ar-SA"/>
        </w:rPr>
        <w:t xml:space="preserve">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6" w:name="l62"/>
      <w:r w:rsidRPr="00E735B9">
        <w:rPr>
          <w:rFonts w:ascii="Courier New" w:eastAsia="Times New Roman" w:hAnsi="Courier New" w:cs="Courier New"/>
          <w:color w:val="000000"/>
          <w:sz w:val="18"/>
          <w:szCs w:val="18"/>
          <w:lang w:bidi="ar-SA"/>
        </w:rPr>
        <w:t xml:space="preserve">62   </w:t>
      </w:r>
      <w:bookmarkEnd w:id="846"/>
      <w:r w:rsidRPr="00E735B9">
        <w:rPr>
          <w:rFonts w:ascii="Courier New" w:eastAsia="Times New Roman" w:hAnsi="Courier New" w:cs="Courier New"/>
          <w:color w:val="000000"/>
          <w:sz w:val="18"/>
          <w:szCs w:val="18"/>
          <w:lang w:bidi="ar-SA"/>
        </w:rPr>
        <w:t xml:space="preserve">                        .getLinguisticTerm(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).getMembershipFunction();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7" w:name="l63"/>
      <w:r w:rsidRPr="00E735B9">
        <w:rPr>
          <w:rFonts w:ascii="Courier New" w:eastAsia="Times New Roman" w:hAnsi="Courier New" w:cs="Courier New"/>
          <w:color w:val="000000"/>
          <w:sz w:val="18"/>
          <w:szCs w:val="18"/>
          <w:lang w:bidi="ar-SA"/>
        </w:rPr>
        <w:t xml:space="preserve">63   </w:t>
      </w:r>
      <w:bookmarkEnd w:id="847"/>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8" w:name="l64"/>
      <w:r w:rsidRPr="00E735B9">
        <w:rPr>
          <w:rFonts w:ascii="Courier New" w:eastAsia="Times New Roman" w:hAnsi="Courier New" w:cs="Courier New"/>
          <w:color w:val="000000"/>
          <w:sz w:val="18"/>
          <w:szCs w:val="18"/>
          <w:lang w:bidi="ar-SA"/>
        </w:rPr>
        <w:t xml:space="preserve">64   </w:t>
      </w:r>
      <w:bookmarkEnd w:id="848"/>
      <w:r w:rsidRPr="00E735B9">
        <w:rPr>
          <w:rFonts w:ascii="Courier New" w:eastAsia="Times New Roman" w:hAnsi="Courier New" w:cs="Courier New"/>
          <w:color w:val="000000"/>
          <w:sz w:val="18"/>
          <w:szCs w:val="18"/>
          <w:lang w:bidi="ar-SA"/>
        </w:rPr>
        <w:t xml:space="preserve">        serverRange = functionBlock.getVariable(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9" w:name="l65"/>
      <w:r w:rsidRPr="00E735B9">
        <w:rPr>
          <w:rFonts w:ascii="Courier New" w:eastAsia="Times New Roman" w:hAnsi="Courier New" w:cs="Courier New"/>
          <w:color w:val="000000"/>
          <w:sz w:val="18"/>
          <w:szCs w:val="18"/>
          <w:lang w:bidi="ar-SA"/>
        </w:rPr>
        <w:t xml:space="preserve">65   </w:t>
      </w:r>
      <w:bookmarkEnd w:id="849"/>
      <w:r w:rsidRPr="00E735B9">
        <w:rPr>
          <w:rFonts w:ascii="Courier New" w:eastAsia="Times New Roman" w:hAnsi="Courier New" w:cs="Courier New"/>
          <w:color w:val="000000"/>
          <w:sz w:val="18"/>
          <w:szCs w:val="18"/>
          <w:lang w:bidi="ar-SA"/>
        </w:rPr>
        <w:t xml:space="preserve">        requestedRange =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0" w:name="l66"/>
      <w:r w:rsidRPr="00E735B9">
        <w:rPr>
          <w:rFonts w:ascii="Courier New" w:eastAsia="Times New Roman" w:hAnsi="Courier New" w:cs="Courier New"/>
          <w:color w:val="000000"/>
          <w:sz w:val="18"/>
          <w:szCs w:val="18"/>
          <w:lang w:bidi="ar-SA"/>
        </w:rPr>
        <w:t xml:space="preserve">66   </w:t>
      </w:r>
      <w:bookmarkEnd w:id="850"/>
      <w:r w:rsidRPr="00E735B9">
        <w:rPr>
          <w:rFonts w:ascii="Courier New" w:eastAsia="Times New Roman" w:hAnsi="Courier New" w:cs="Courier New"/>
          <w:color w:val="000000"/>
          <w:sz w:val="18"/>
          <w:szCs w:val="18"/>
          <w:lang w:bidi="ar-SA"/>
        </w:rPr>
        <w:t xml:space="preserve">        negotiatedRange = functionBlock.getVariable(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1" w:name="l67"/>
      <w:r w:rsidRPr="00E735B9">
        <w:rPr>
          <w:rFonts w:ascii="Courier New" w:eastAsia="Times New Roman" w:hAnsi="Courier New" w:cs="Courier New"/>
          <w:color w:val="000000"/>
          <w:sz w:val="18"/>
          <w:szCs w:val="18"/>
          <w:lang w:bidi="ar-SA"/>
        </w:rPr>
        <w:t xml:space="preserve">67   </w:t>
      </w:r>
      <w:bookmarkEnd w:id="851"/>
      <w:r w:rsidRPr="00E735B9">
        <w:rPr>
          <w:rFonts w:ascii="Courier New" w:eastAsia="Times New Roman" w:hAnsi="Courier New" w:cs="Courier New"/>
          <w:color w:val="000000"/>
          <w:sz w:val="18"/>
          <w:szCs w:val="18"/>
          <w:lang w:bidi="ar-SA"/>
        </w:rPr>
        <w:t xml:space="preserve">        serverAndRequested = functionBlock.getVariable(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2" w:name="l68"/>
      <w:r w:rsidRPr="00E735B9">
        <w:rPr>
          <w:rFonts w:ascii="Courier New" w:eastAsia="Times New Roman" w:hAnsi="Courier New" w:cs="Courier New"/>
          <w:color w:val="000000"/>
          <w:sz w:val="18"/>
          <w:szCs w:val="18"/>
          <w:lang w:bidi="ar-SA"/>
        </w:rPr>
        <w:t xml:space="preserve">68   </w:t>
      </w:r>
      <w:bookmarkEnd w:id="85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3" w:name="l69"/>
      <w:r w:rsidRPr="00E735B9">
        <w:rPr>
          <w:rFonts w:ascii="Courier New" w:eastAsia="Times New Roman" w:hAnsi="Courier New" w:cs="Courier New"/>
          <w:color w:val="000000"/>
          <w:sz w:val="18"/>
          <w:szCs w:val="18"/>
          <w:lang w:bidi="ar-SA"/>
        </w:rPr>
        <w:t xml:space="preserve">69   </w:t>
      </w:r>
      <w:bookmarkEnd w:id="853"/>
      <w:r w:rsidRPr="00E735B9">
        <w:rPr>
          <w:rFonts w:ascii="Courier New" w:eastAsia="Times New Roman" w:hAnsi="Courier New" w:cs="Courier New"/>
          <w:color w:val="000000"/>
          <w:sz w:val="18"/>
          <w:szCs w:val="18"/>
          <w:lang w:bidi="ar-SA"/>
        </w:rPr>
        <w:t xml:space="preserve">        serverRangeValue = serverRange.getLinguisticTerm(</w:t>
      </w:r>
      <w:r w:rsidRPr="00E735B9">
        <w:rPr>
          <w:rFonts w:ascii="Courier New" w:eastAsia="Times New Roman" w:hAnsi="Courier New" w:cs="Courier New"/>
          <w:b/>
          <w:bCs/>
          <w:color w:val="008000"/>
          <w:sz w:val="18"/>
          <w:szCs w:val="18"/>
          <w:lang w:bidi="ar-SA"/>
        </w:rPr>
        <w:t>"server_range_value"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4" w:name="l70"/>
      <w:r w:rsidRPr="00E735B9">
        <w:rPr>
          <w:rFonts w:ascii="Courier New" w:eastAsia="Times New Roman" w:hAnsi="Courier New" w:cs="Courier New"/>
          <w:color w:val="000000"/>
          <w:sz w:val="18"/>
          <w:szCs w:val="18"/>
          <w:lang w:bidi="ar-SA"/>
        </w:rPr>
        <w:t xml:space="preserve">70   </w:t>
      </w:r>
      <w:bookmarkEnd w:id="854"/>
      <w:r w:rsidRPr="00E735B9">
        <w:rPr>
          <w:rFonts w:ascii="Courier New" w:eastAsia="Times New Roman" w:hAnsi="Courier New" w:cs="Courier New"/>
          <w:color w:val="000000"/>
          <w:sz w:val="18"/>
          <w:szCs w:val="18"/>
          <w:lang w:bidi="ar-SA"/>
        </w:rPr>
        <w:t xml:space="preserve">        requestedRangeValue = requestedRange.getLinguisticTerm(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5" w:name="l71"/>
      <w:r w:rsidRPr="00E735B9">
        <w:rPr>
          <w:rFonts w:ascii="Courier New" w:eastAsia="Times New Roman" w:hAnsi="Courier New" w:cs="Courier New"/>
          <w:color w:val="000000"/>
          <w:sz w:val="18"/>
          <w:szCs w:val="18"/>
          <w:lang w:bidi="ar-SA"/>
        </w:rPr>
        <w:t xml:space="preserve">71   </w:t>
      </w:r>
      <w:bookmarkEnd w:id="855"/>
      <w:r w:rsidRPr="00E735B9">
        <w:rPr>
          <w:rFonts w:ascii="Courier New" w:eastAsia="Times New Roman" w:hAnsi="Courier New" w:cs="Courier New"/>
          <w:color w:val="000000"/>
          <w:sz w:val="18"/>
          <w:szCs w:val="18"/>
          <w:lang w:bidi="ar-SA"/>
        </w:rPr>
        <w:t xml:space="preserve">        negotiatedRangeValue = negotiatedRange.getLinguisticTerm(</w:t>
      </w:r>
      <w:r w:rsidRPr="00E735B9">
        <w:rPr>
          <w:rFonts w:ascii="Courier New" w:eastAsia="Times New Roman" w:hAnsi="Courier New" w:cs="Courier New"/>
          <w:b/>
          <w:bCs/>
          <w:color w:val="008000"/>
          <w:sz w:val="18"/>
          <w:szCs w:val="18"/>
          <w:lang w:bidi="ar-SA"/>
        </w:rPr>
        <w:t>"negotiated_range_value"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6" w:name="l72"/>
      <w:r w:rsidRPr="00E735B9">
        <w:rPr>
          <w:rFonts w:ascii="Courier New" w:eastAsia="Times New Roman" w:hAnsi="Courier New" w:cs="Courier New"/>
          <w:color w:val="000000"/>
          <w:sz w:val="18"/>
          <w:szCs w:val="18"/>
          <w:lang w:bidi="ar-SA"/>
        </w:rPr>
        <w:t xml:space="preserve">72   </w:t>
      </w:r>
      <w:bookmarkEnd w:id="856"/>
      <w:r w:rsidRPr="00E735B9">
        <w:rPr>
          <w:rFonts w:ascii="Courier New" w:eastAsia="Times New Roman" w:hAnsi="Courier New" w:cs="Courier New"/>
          <w:color w:val="000000"/>
          <w:sz w:val="18"/>
          <w:szCs w:val="18"/>
          <w:lang w:bidi="ar-SA"/>
        </w:rPr>
        <w:t xml:space="preserve">        serverValue = serverAndRequested.getLinguisticTerm(</w:t>
      </w:r>
      <w:r w:rsidRPr="00E735B9">
        <w:rPr>
          <w:rFonts w:ascii="Courier New" w:eastAsia="Times New Roman" w:hAnsi="Courier New" w:cs="Courier New"/>
          <w:b/>
          <w:bCs/>
          <w:color w:val="008000"/>
          <w:sz w:val="18"/>
          <w:szCs w:val="18"/>
          <w:lang w:bidi="ar-SA"/>
        </w:rPr>
        <w:t>"server_value"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7" w:name="l73"/>
      <w:r w:rsidRPr="00E735B9">
        <w:rPr>
          <w:rFonts w:ascii="Courier New" w:eastAsia="Times New Roman" w:hAnsi="Courier New" w:cs="Courier New"/>
          <w:color w:val="000000"/>
          <w:sz w:val="18"/>
          <w:szCs w:val="18"/>
          <w:lang w:bidi="ar-SA"/>
        </w:rPr>
        <w:t xml:space="preserve">73   </w:t>
      </w:r>
      <w:bookmarkEnd w:id="857"/>
      <w:r w:rsidRPr="00E735B9">
        <w:rPr>
          <w:rFonts w:ascii="Courier New" w:eastAsia="Times New Roman" w:hAnsi="Courier New" w:cs="Courier New"/>
          <w:color w:val="000000"/>
          <w:sz w:val="18"/>
          <w:szCs w:val="18"/>
          <w:lang w:bidi="ar-SA"/>
        </w:rPr>
        <w:t xml:space="preserve">        requestedValue = serverAndRequested.getLinguisticTerm(</w:t>
      </w:r>
      <w:r w:rsidRPr="00E735B9">
        <w:rPr>
          <w:rFonts w:ascii="Courier New" w:eastAsia="Times New Roman" w:hAnsi="Courier New" w:cs="Courier New"/>
          <w:b/>
          <w:bCs/>
          <w:color w:val="008000"/>
          <w:sz w:val="18"/>
          <w:szCs w:val="18"/>
          <w:lang w:bidi="ar-SA"/>
        </w:rPr>
        <w:t>"requested_value"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8" w:name="l74"/>
      <w:r w:rsidRPr="00E735B9">
        <w:rPr>
          <w:rFonts w:ascii="Courier New" w:eastAsia="Times New Roman" w:hAnsi="Courier New" w:cs="Courier New"/>
          <w:color w:val="000000"/>
          <w:sz w:val="18"/>
          <w:szCs w:val="18"/>
          <w:lang w:bidi="ar-SA"/>
        </w:rPr>
        <w:t xml:space="preserve">74   </w:t>
      </w:r>
      <w:bookmarkEnd w:id="85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9" w:name="l75"/>
      <w:r w:rsidRPr="00E735B9">
        <w:rPr>
          <w:rFonts w:ascii="Courier New" w:eastAsia="Times New Roman" w:hAnsi="Courier New" w:cs="Courier New"/>
          <w:color w:val="000000"/>
          <w:sz w:val="18"/>
          <w:szCs w:val="18"/>
          <w:lang w:bidi="ar-SA"/>
        </w:rPr>
        <w:t xml:space="preserve">75   </w:t>
      </w:r>
      <w:bookmarkEnd w:id="859"/>
      <w:r w:rsidRPr="00E735B9">
        <w:rPr>
          <w:rFonts w:ascii="Courier New" w:eastAsia="Times New Roman" w:hAnsi="Courier New" w:cs="Courier New"/>
          <w:color w:val="000000"/>
          <w:sz w:val="18"/>
          <w:szCs w:val="18"/>
          <w:lang w:bidi="ar-SA"/>
        </w:rPr>
        <w:t xml:space="preserve">        requestedRangeMembershipFunction = requestedRangeValue.getMembershipFunction();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0" w:name="l76"/>
      <w:r w:rsidRPr="00E735B9">
        <w:rPr>
          <w:rFonts w:ascii="Courier New" w:eastAsia="Times New Roman" w:hAnsi="Courier New" w:cs="Courier New"/>
          <w:color w:val="000000"/>
          <w:sz w:val="18"/>
          <w:szCs w:val="18"/>
          <w:lang w:bidi="ar-SA"/>
        </w:rPr>
        <w:t xml:space="preserve">76   </w:t>
      </w:r>
      <w:bookmarkEnd w:id="860"/>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1" w:name="l77"/>
      <w:r w:rsidRPr="00E735B9">
        <w:rPr>
          <w:rFonts w:ascii="Courier New" w:eastAsia="Times New Roman" w:hAnsi="Courier New" w:cs="Courier New"/>
          <w:color w:val="000000"/>
          <w:sz w:val="18"/>
          <w:szCs w:val="18"/>
          <w:lang w:bidi="ar-SA"/>
        </w:rPr>
        <w:t xml:space="preserve">77   </w:t>
      </w:r>
      <w:bookmarkEnd w:id="861"/>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2" w:name="l78"/>
      <w:r w:rsidRPr="00E735B9">
        <w:rPr>
          <w:rFonts w:ascii="Courier New" w:eastAsia="Times New Roman" w:hAnsi="Courier New" w:cs="Courier New"/>
          <w:color w:val="000000"/>
          <w:sz w:val="18"/>
          <w:szCs w:val="18"/>
          <w:lang w:bidi="ar-SA"/>
        </w:rPr>
        <w:t xml:space="preserve">78   </w:t>
      </w:r>
      <w:bookmarkEnd w:id="86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63" w:name="l79"/>
      <w:r w:rsidRPr="00E735B9">
        <w:rPr>
          <w:rFonts w:ascii="Courier New" w:eastAsia="Times New Roman" w:hAnsi="Courier New" w:cs="Courier New"/>
          <w:color w:val="000000"/>
          <w:sz w:val="18"/>
          <w:szCs w:val="18"/>
          <w:lang w:bidi="ar-SA"/>
        </w:rPr>
        <w:t xml:space="preserve">79   </w:t>
      </w:r>
      <w:bookmarkEnd w:id="86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64" w:name="l80"/>
      <w:r w:rsidRPr="00E735B9">
        <w:rPr>
          <w:rFonts w:ascii="Courier New" w:eastAsia="Times New Roman" w:hAnsi="Courier New" w:cs="Courier New"/>
          <w:color w:val="000000"/>
          <w:sz w:val="18"/>
          <w:szCs w:val="18"/>
          <w:lang w:bidi="ar-SA"/>
        </w:rPr>
        <w:t xml:space="preserve">80   </w:t>
      </w:r>
      <w:bookmarkEnd w:id="864"/>
      <w:r w:rsidRPr="00E735B9">
        <w:rPr>
          <w:rFonts w:ascii="Courier New" w:eastAsia="Times New Roman" w:hAnsi="Courier New" w:cs="Courier New"/>
          <w:i/>
          <w:iCs/>
          <w:color w:val="808080"/>
          <w:sz w:val="18"/>
          <w:szCs w:val="18"/>
          <w:lang w:bidi="ar-SA"/>
        </w:rPr>
        <w:t xml:space="preserve">     * Uses JFuzzyLogic to compute the tradeoff between what a server is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65" w:name="l81"/>
      <w:r w:rsidRPr="00E735B9">
        <w:rPr>
          <w:rFonts w:ascii="Courier New" w:eastAsia="Times New Roman" w:hAnsi="Courier New" w:cs="Courier New"/>
          <w:color w:val="000000"/>
          <w:sz w:val="18"/>
          <w:szCs w:val="18"/>
          <w:lang w:bidi="ar-SA"/>
        </w:rPr>
        <w:t xml:space="preserve">81   </w:t>
      </w:r>
      <w:bookmarkEnd w:id="865"/>
      <w:r w:rsidRPr="00E735B9">
        <w:rPr>
          <w:rFonts w:ascii="Courier New" w:eastAsia="Times New Roman" w:hAnsi="Courier New" w:cs="Courier New"/>
          <w:i/>
          <w:iCs/>
          <w:color w:val="808080"/>
          <w:sz w:val="18"/>
          <w:szCs w:val="18"/>
          <w:lang w:bidi="ar-SA"/>
        </w:rPr>
        <w:t xml:space="preserve">     * willing to offer and what a task requests in terms of resurces usage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66" w:name="l82"/>
      <w:r w:rsidRPr="00E735B9">
        <w:rPr>
          <w:rFonts w:ascii="Courier New" w:eastAsia="Times New Roman" w:hAnsi="Courier New" w:cs="Courier New"/>
          <w:color w:val="000000"/>
          <w:sz w:val="18"/>
          <w:szCs w:val="18"/>
          <w:lang w:bidi="ar-SA"/>
        </w:rPr>
        <w:t xml:space="preserve">82   </w:t>
      </w:r>
      <w:bookmarkEnd w:id="866"/>
      <w:r w:rsidRPr="00E735B9">
        <w:rPr>
          <w:rFonts w:ascii="Courier New" w:eastAsia="Times New Roman" w:hAnsi="Courier New" w:cs="Courier New"/>
          <w:i/>
          <w:iCs/>
          <w:color w:val="80808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67" w:name="l83"/>
      <w:r w:rsidRPr="00E735B9">
        <w:rPr>
          <w:rFonts w:ascii="Courier New" w:eastAsia="Times New Roman" w:hAnsi="Courier New" w:cs="Courier New"/>
          <w:color w:val="000000"/>
          <w:sz w:val="18"/>
          <w:szCs w:val="18"/>
          <w:lang w:bidi="ar-SA"/>
        </w:rPr>
        <w:t xml:space="preserve">83   </w:t>
      </w:r>
      <w:bookmarkEnd w:id="867"/>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server - the server which can accomodate the task but is not willing to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68" w:name="l84"/>
      <w:r w:rsidRPr="00E735B9">
        <w:rPr>
          <w:rFonts w:ascii="Courier New" w:eastAsia="Times New Roman" w:hAnsi="Courier New" w:cs="Courier New"/>
          <w:color w:val="000000"/>
          <w:sz w:val="18"/>
          <w:szCs w:val="18"/>
          <w:lang w:bidi="ar-SA"/>
        </w:rPr>
        <w:t xml:space="preserve">84   </w:t>
      </w:r>
      <w:bookmarkEnd w:id="868"/>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task   - the task to negotiate it's acomodation on the server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69" w:name="l85"/>
      <w:r w:rsidRPr="00E735B9">
        <w:rPr>
          <w:rFonts w:ascii="Courier New" w:eastAsia="Times New Roman" w:hAnsi="Courier New" w:cs="Courier New"/>
          <w:color w:val="000000"/>
          <w:sz w:val="18"/>
          <w:szCs w:val="18"/>
          <w:lang w:bidi="ar-SA"/>
        </w:rPr>
        <w:t xml:space="preserve">85   </w:t>
      </w:r>
      <w:bookmarkEnd w:id="869"/>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@return </w:t>
      </w:r>
      <w:r w:rsidRPr="00E735B9">
        <w:rPr>
          <w:rFonts w:ascii="Courier New" w:eastAsia="Times New Roman" w:hAnsi="Courier New" w:cs="Courier New"/>
          <w:i/>
          <w:iCs/>
          <w:color w:val="808080"/>
          <w:sz w:val="18"/>
          <w:szCs w:val="18"/>
          <w:lang w:bidi="ar-SA"/>
        </w:rPr>
        <w:t xml:space="preserve">[negotiated CPU, negotiated Memory, negotiated 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0" w:name="l86"/>
      <w:r w:rsidRPr="00E735B9">
        <w:rPr>
          <w:rFonts w:ascii="Courier New" w:eastAsia="Times New Roman" w:hAnsi="Courier New" w:cs="Courier New"/>
          <w:color w:val="000000"/>
          <w:sz w:val="18"/>
          <w:szCs w:val="18"/>
          <w:lang w:bidi="ar-SA"/>
        </w:rPr>
        <w:t xml:space="preserve">86   </w:t>
      </w:r>
      <w:bookmarkEnd w:id="870"/>
      <w:r w:rsidRPr="00E735B9">
        <w:rPr>
          <w:rFonts w:ascii="Courier New" w:eastAsia="Times New Roman" w:hAnsi="Courier New" w:cs="Courier New"/>
          <w:i/>
          <w:iCs/>
          <w:color w:val="808080"/>
          <w:sz w:val="18"/>
          <w:szCs w:val="18"/>
          <w:lang w:bidi="ar-SA"/>
        </w:rPr>
        <w:t xml:space="preserve">     *         map containing the negotiated values for the CPU, memory and 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1" w:name="l87"/>
      <w:r w:rsidRPr="00E735B9">
        <w:rPr>
          <w:rFonts w:ascii="Courier New" w:eastAsia="Times New Roman" w:hAnsi="Courier New" w:cs="Courier New"/>
          <w:color w:val="000000"/>
          <w:sz w:val="18"/>
          <w:szCs w:val="18"/>
          <w:lang w:bidi="ar-SA"/>
        </w:rPr>
        <w:t xml:space="preserve">87   </w:t>
      </w:r>
      <w:bookmarkEnd w:id="871"/>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2" w:name="l88"/>
      <w:r w:rsidRPr="00E735B9">
        <w:rPr>
          <w:rFonts w:ascii="Courier New" w:eastAsia="Times New Roman" w:hAnsi="Courier New" w:cs="Courier New"/>
          <w:color w:val="000000"/>
          <w:sz w:val="18"/>
          <w:szCs w:val="18"/>
          <w:lang w:bidi="ar-SA"/>
        </w:rPr>
        <w:t xml:space="preserve">88   </w:t>
      </w:r>
      <w:bookmarkEnd w:id="87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3" w:name="l89"/>
      <w:r w:rsidRPr="00E735B9">
        <w:rPr>
          <w:rFonts w:ascii="Courier New" w:eastAsia="Times New Roman" w:hAnsi="Courier New" w:cs="Courier New"/>
          <w:color w:val="000000"/>
          <w:sz w:val="18"/>
          <w:szCs w:val="18"/>
          <w:lang w:bidi="ar-SA"/>
        </w:rPr>
        <w:t xml:space="preserve">89   </w:t>
      </w:r>
      <w:bookmarkEnd w:id="8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public </w:t>
      </w:r>
      <w:r w:rsidRPr="00E735B9">
        <w:rPr>
          <w:rFonts w:ascii="Courier New" w:eastAsia="Times New Roman" w:hAnsi="Courier New" w:cs="Courier New"/>
          <w:color w:val="000000"/>
          <w:sz w:val="18"/>
          <w:szCs w:val="18"/>
          <w:lang w:bidi="ar-SA"/>
        </w:rPr>
        <w:t xml:space="preserve">Map&lt;String, Double&gt; negotiate(Server server, Task task)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4" w:name="l90"/>
      <w:r w:rsidRPr="00E735B9">
        <w:rPr>
          <w:rFonts w:ascii="Courier New" w:eastAsia="Times New Roman" w:hAnsi="Courier New" w:cs="Courier New"/>
          <w:color w:val="000000"/>
          <w:sz w:val="18"/>
          <w:szCs w:val="18"/>
          <w:lang w:bidi="ar-SA"/>
        </w:rPr>
        <w:t xml:space="preserve">90   </w:t>
      </w:r>
      <w:bookmarkEnd w:id="874"/>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5" w:name="l91"/>
      <w:r w:rsidRPr="00E735B9">
        <w:rPr>
          <w:rFonts w:ascii="Courier New" w:eastAsia="Times New Roman" w:hAnsi="Courier New" w:cs="Courier New"/>
          <w:color w:val="000000"/>
          <w:sz w:val="18"/>
          <w:szCs w:val="18"/>
          <w:lang w:bidi="ar-SA"/>
        </w:rPr>
        <w:t xml:space="preserve">91   </w:t>
      </w:r>
      <w:bookmarkEnd w:id="875"/>
      <w:r w:rsidRPr="00E735B9">
        <w:rPr>
          <w:rFonts w:ascii="Courier New" w:eastAsia="Times New Roman" w:hAnsi="Courier New" w:cs="Courier New"/>
          <w:color w:val="000000"/>
          <w:sz w:val="18"/>
          <w:szCs w:val="18"/>
          <w:lang w:bidi="ar-SA"/>
        </w:rPr>
        <w:t xml:space="preserve">        Map&lt;String, Double&gt; negotiatedValues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HashMap&lt;String, Double&gt;();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6" w:name="l92"/>
      <w:r w:rsidRPr="00E735B9">
        <w:rPr>
          <w:rFonts w:ascii="Courier New" w:eastAsia="Times New Roman" w:hAnsi="Courier New" w:cs="Courier New"/>
          <w:color w:val="000000"/>
          <w:sz w:val="18"/>
          <w:szCs w:val="18"/>
          <w:lang w:bidi="ar-SA"/>
        </w:rPr>
        <w:t xml:space="preserve">92   </w:t>
      </w:r>
      <w:bookmarkEnd w:id="87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eventually to reintroduce variables for each of the 3 elements in the file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7" w:name="l93"/>
      <w:r w:rsidRPr="00E735B9">
        <w:rPr>
          <w:rFonts w:ascii="Courier New" w:eastAsia="Times New Roman" w:hAnsi="Courier New" w:cs="Courier New"/>
          <w:color w:val="000000"/>
          <w:sz w:val="18"/>
          <w:szCs w:val="18"/>
          <w:lang w:bidi="ar-SA"/>
        </w:rPr>
        <w:t xml:space="preserve">93   </w:t>
      </w:r>
      <w:bookmarkEnd w:id="877"/>
      <w:r w:rsidRPr="00E735B9">
        <w:rPr>
          <w:rFonts w:ascii="Courier New" w:eastAsia="Times New Roman" w:hAnsi="Courier New" w:cs="Courier New"/>
          <w:color w:val="000000"/>
          <w:sz w:val="18"/>
          <w:szCs w:val="18"/>
          <w:lang w:bidi="ar-SA"/>
        </w:rPr>
        <w:t xml:space="preserve">        Collection&lt;Core&gt; cores = server.getAssociatedCPU().getAssociatedCore();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8" w:name="l94"/>
      <w:r w:rsidRPr="00E735B9">
        <w:rPr>
          <w:rFonts w:ascii="Courier New" w:eastAsia="Times New Roman" w:hAnsi="Courier New" w:cs="Courier New"/>
          <w:color w:val="000000"/>
          <w:sz w:val="18"/>
          <w:szCs w:val="18"/>
          <w:lang w:bidi="ar-SA"/>
        </w:rPr>
        <w:t xml:space="preserve">94   </w:t>
      </w:r>
      <w:bookmarkEnd w:id="878"/>
      <w:r w:rsidRPr="00E735B9">
        <w:rPr>
          <w:rFonts w:ascii="Courier New" w:eastAsia="Times New Roman" w:hAnsi="Courier New" w:cs="Courier New"/>
          <w:color w:val="000000"/>
          <w:sz w:val="18"/>
          <w:szCs w:val="18"/>
          <w:lang w:bidi="ar-SA"/>
        </w:rPr>
        <w:t xml:space="preserve">        Memory memory = server.getAssociatedMemory();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9" w:name="l95"/>
      <w:r w:rsidRPr="00E735B9">
        <w:rPr>
          <w:rFonts w:ascii="Courier New" w:eastAsia="Times New Roman" w:hAnsi="Courier New" w:cs="Courier New"/>
          <w:color w:val="000000"/>
          <w:sz w:val="18"/>
          <w:szCs w:val="18"/>
          <w:lang w:bidi="ar-SA"/>
        </w:rPr>
        <w:t xml:space="preserve">95   </w:t>
      </w:r>
      <w:bookmarkEnd w:id="879"/>
      <w:r w:rsidRPr="00E735B9">
        <w:rPr>
          <w:rFonts w:ascii="Courier New" w:eastAsia="Times New Roman" w:hAnsi="Courier New" w:cs="Courier New"/>
          <w:color w:val="000000"/>
          <w:sz w:val="18"/>
          <w:szCs w:val="18"/>
          <w:lang w:bidi="ar-SA"/>
        </w:rPr>
        <w:t xml:space="preserve">        Storage storage = server.getAssociatedStorage();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0" w:name="l96"/>
      <w:r w:rsidRPr="00E735B9">
        <w:rPr>
          <w:rFonts w:ascii="Courier New" w:eastAsia="Times New Roman" w:hAnsi="Courier New" w:cs="Courier New"/>
          <w:color w:val="000000"/>
          <w:sz w:val="18"/>
          <w:szCs w:val="18"/>
          <w:lang w:bidi="ar-SA"/>
        </w:rPr>
        <w:t xml:space="preserve">96   </w:t>
      </w:r>
      <w:bookmarkEnd w:id="880"/>
      <w:r w:rsidRPr="00E735B9">
        <w:rPr>
          <w:rFonts w:ascii="Courier New" w:eastAsia="Times New Roman" w:hAnsi="Courier New" w:cs="Courier New"/>
          <w:color w:val="000000"/>
          <w:sz w:val="18"/>
          <w:szCs w:val="18"/>
          <w:lang w:bidi="ar-SA"/>
        </w:rPr>
        <w:t xml:space="preserve">        RequestedTaskInfo requestedTaskInfo = task.getRequestedInfo();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1" w:name="l97"/>
      <w:r w:rsidRPr="00E735B9">
        <w:rPr>
          <w:rFonts w:ascii="Courier New" w:eastAsia="Times New Roman" w:hAnsi="Courier New" w:cs="Courier New"/>
          <w:color w:val="000000"/>
          <w:sz w:val="18"/>
          <w:szCs w:val="18"/>
          <w:lang w:bidi="ar-SA"/>
        </w:rPr>
        <w:t xml:space="preserve">97   </w:t>
      </w:r>
      <w:bookmarkEnd w:id="88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2" w:name="l98"/>
      <w:r w:rsidRPr="00E735B9">
        <w:rPr>
          <w:rFonts w:ascii="Courier New" w:eastAsia="Times New Roman" w:hAnsi="Courier New" w:cs="Courier New"/>
          <w:color w:val="000000"/>
          <w:sz w:val="18"/>
          <w:szCs w:val="18"/>
          <w:lang w:bidi="ar-SA"/>
        </w:rPr>
        <w:t xml:space="preserve">98   </w:t>
      </w:r>
      <w:bookmarkEnd w:id="88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requestedCores = requestedTaskInfo.getCores();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3" w:name="l99"/>
      <w:r w:rsidRPr="00E735B9">
        <w:rPr>
          <w:rFonts w:ascii="Courier New" w:eastAsia="Times New Roman" w:hAnsi="Courier New" w:cs="Courier New"/>
          <w:color w:val="000000"/>
          <w:sz w:val="18"/>
          <w:szCs w:val="18"/>
          <w:lang w:bidi="ar-SA"/>
        </w:rPr>
        <w:t xml:space="preserve">99   </w:t>
      </w:r>
      <w:bookmarkEnd w:id="883"/>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4" w:name="l100"/>
      <w:r w:rsidRPr="00E735B9">
        <w:rPr>
          <w:rFonts w:ascii="Courier New" w:eastAsia="Times New Roman" w:hAnsi="Courier New" w:cs="Courier New"/>
          <w:color w:val="000000"/>
          <w:sz w:val="18"/>
          <w:szCs w:val="18"/>
          <w:lang w:bidi="ar-SA"/>
        </w:rPr>
        <w:t xml:space="preserve">100  </w:t>
      </w:r>
      <w:bookmarkEnd w:id="88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 xml:space="preserve">(Core core : cores)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5" w:name="l101"/>
      <w:r w:rsidRPr="00E735B9">
        <w:rPr>
          <w:rFonts w:ascii="Courier New" w:eastAsia="Times New Roman" w:hAnsi="Courier New" w:cs="Courier New"/>
          <w:color w:val="000000"/>
          <w:sz w:val="18"/>
          <w:szCs w:val="18"/>
          <w:lang w:bidi="ar-SA"/>
        </w:rPr>
        <w:t xml:space="preserve">101  </w:t>
      </w:r>
      <w:bookmarkEnd w:id="885"/>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6" w:name="l102"/>
      <w:r w:rsidRPr="00E735B9">
        <w:rPr>
          <w:rFonts w:ascii="Courier New" w:eastAsia="Times New Roman" w:hAnsi="Courier New" w:cs="Courier New"/>
          <w:color w:val="000000"/>
          <w:sz w:val="18"/>
          <w:szCs w:val="18"/>
          <w:lang w:bidi="ar-SA"/>
        </w:rPr>
        <w:t xml:space="preserve">102  </w:t>
      </w:r>
      <w:bookmarkEnd w:id="88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maxCPU = core.getMaxAcceptableValue();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7" w:name="l103"/>
      <w:r w:rsidRPr="00E735B9">
        <w:rPr>
          <w:rFonts w:ascii="Courier New" w:eastAsia="Times New Roman" w:hAnsi="Courier New" w:cs="Courier New"/>
          <w:color w:val="000000"/>
          <w:sz w:val="18"/>
          <w:szCs w:val="18"/>
          <w:lang w:bidi="ar-SA"/>
        </w:rPr>
        <w:t xml:space="preserve">103  </w:t>
      </w:r>
      <w:bookmarkEnd w:id="88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usedCPU = core.getUsed();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8" w:name="l104"/>
      <w:r w:rsidRPr="00E735B9">
        <w:rPr>
          <w:rFonts w:ascii="Courier New" w:eastAsia="Times New Roman" w:hAnsi="Courier New" w:cs="Courier New"/>
          <w:color w:val="000000"/>
          <w:sz w:val="18"/>
          <w:szCs w:val="18"/>
          <w:lang w:bidi="ar-SA"/>
        </w:rPr>
        <w:t xml:space="preserve">104  </w:t>
      </w:r>
      <w:bookmarkEnd w:id="8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totalCPU = core.getTotal();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9" w:name="l105"/>
      <w:r w:rsidRPr="00E735B9">
        <w:rPr>
          <w:rFonts w:ascii="Courier New" w:eastAsia="Times New Roman" w:hAnsi="Courier New" w:cs="Courier New"/>
          <w:color w:val="000000"/>
          <w:sz w:val="18"/>
          <w:szCs w:val="18"/>
          <w:lang w:bidi="ar-SA"/>
        </w:rPr>
        <w:t xml:space="preserve">105  </w:t>
      </w:r>
      <w:bookmarkEnd w:id="88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minRequestedCPU = requestedTaskInfo.getCpuMinAcceptableValue();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0" w:name="l106"/>
      <w:r w:rsidRPr="00E735B9">
        <w:rPr>
          <w:rFonts w:ascii="Courier New" w:eastAsia="Times New Roman" w:hAnsi="Courier New" w:cs="Courier New"/>
          <w:color w:val="000000"/>
          <w:sz w:val="18"/>
          <w:szCs w:val="18"/>
          <w:lang w:bidi="ar-SA"/>
        </w:rPr>
        <w:t xml:space="preserve">106  </w:t>
      </w:r>
      <w:bookmarkEnd w:id="89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maxRequestedCPU = requestedTaskInfo.getCpuMaxAcceptableValue();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1" w:name="l107"/>
      <w:r w:rsidRPr="00E735B9">
        <w:rPr>
          <w:rFonts w:ascii="Courier New" w:eastAsia="Times New Roman" w:hAnsi="Courier New" w:cs="Courier New"/>
          <w:color w:val="000000"/>
          <w:sz w:val="18"/>
          <w:szCs w:val="18"/>
          <w:lang w:bidi="ar-SA"/>
        </w:rPr>
        <w:lastRenderedPageBreak/>
        <w:t xml:space="preserve">107  </w:t>
      </w:r>
      <w:bookmarkEnd w:id="89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2" w:name="l108"/>
      <w:r w:rsidRPr="00E735B9">
        <w:rPr>
          <w:rFonts w:ascii="Courier New" w:eastAsia="Times New Roman" w:hAnsi="Courier New" w:cs="Courier New"/>
          <w:color w:val="000000"/>
          <w:sz w:val="18"/>
          <w:szCs w:val="18"/>
          <w:lang w:bidi="ar-SA"/>
        </w:rPr>
        <w:t xml:space="preserve">108  </w:t>
      </w:r>
      <w:bookmarkEnd w:id="89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also negotiate in order to give more resources than needed to the task</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3" w:name="l109"/>
      <w:r w:rsidRPr="00E735B9">
        <w:rPr>
          <w:rFonts w:ascii="Courier New" w:eastAsia="Times New Roman" w:hAnsi="Courier New" w:cs="Courier New"/>
          <w:color w:val="000000"/>
          <w:sz w:val="18"/>
          <w:szCs w:val="18"/>
          <w:lang w:bidi="ar-SA"/>
        </w:rPr>
        <w:t xml:space="preserve">109  </w:t>
      </w:r>
      <w:bookmarkEnd w:id="89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CPU max optimum 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4" w:name="l110"/>
      <w:r w:rsidRPr="00E735B9">
        <w:rPr>
          <w:rFonts w:ascii="Courier New" w:eastAsia="Times New Roman" w:hAnsi="Courier New" w:cs="Courier New"/>
          <w:color w:val="000000"/>
          <w:sz w:val="18"/>
          <w:szCs w:val="18"/>
          <w:lang w:bidi="ar-SA"/>
        </w:rPr>
        <w:t xml:space="preserve">110  </w:t>
      </w:r>
      <w:bookmarkEnd w:id="89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((maxCPU - usedCPU &lt; maxRequestedCPU &amp;&amp; minRequestedCPU &lt;= totalCPU - usedCPU)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5" w:name="l111"/>
      <w:r w:rsidRPr="00E735B9">
        <w:rPr>
          <w:rFonts w:ascii="Courier New" w:eastAsia="Times New Roman" w:hAnsi="Courier New" w:cs="Courier New"/>
          <w:color w:val="000000"/>
          <w:sz w:val="18"/>
          <w:szCs w:val="18"/>
          <w:lang w:bidi="ar-SA"/>
        </w:rPr>
        <w:t xml:space="preserve">111  </w:t>
      </w:r>
      <w:bookmarkEnd w:id="895"/>
      <w:r w:rsidRPr="00E735B9">
        <w:rPr>
          <w:rFonts w:ascii="Courier New" w:eastAsia="Times New Roman" w:hAnsi="Courier New" w:cs="Courier New"/>
          <w:color w:val="000000"/>
          <w:sz w:val="18"/>
          <w:szCs w:val="18"/>
          <w:lang w:bidi="ar-SA"/>
        </w:rPr>
        <w:t xml:space="preserve">                    &amp;&amp; (maxCPU &lt; totalCPU))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6" w:name="l112"/>
      <w:r w:rsidRPr="00E735B9">
        <w:rPr>
          <w:rFonts w:ascii="Courier New" w:eastAsia="Times New Roman" w:hAnsi="Courier New" w:cs="Courier New"/>
          <w:color w:val="000000"/>
          <w:sz w:val="18"/>
          <w:szCs w:val="18"/>
          <w:lang w:bidi="ar-SA"/>
        </w:rPr>
        <w:t xml:space="preserve">112  </w:t>
      </w:r>
      <w:bookmarkEnd w:id="89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7" w:name="l113"/>
      <w:r w:rsidRPr="00E735B9">
        <w:rPr>
          <w:rFonts w:ascii="Courier New" w:eastAsia="Times New Roman" w:hAnsi="Courier New" w:cs="Courier New"/>
          <w:color w:val="000000"/>
          <w:sz w:val="18"/>
          <w:szCs w:val="18"/>
          <w:lang w:bidi="ar-SA"/>
        </w:rPr>
        <w:t xml:space="preserve">113  </w:t>
      </w:r>
      <w:bookmarkEnd w:id="89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8" w:name="l114"/>
      <w:r w:rsidRPr="00E735B9">
        <w:rPr>
          <w:rFonts w:ascii="Courier New" w:eastAsia="Times New Roman" w:hAnsi="Courier New" w:cs="Courier New"/>
          <w:color w:val="000000"/>
          <w:sz w:val="18"/>
          <w:szCs w:val="18"/>
          <w:lang w:bidi="ar-SA"/>
        </w:rPr>
        <w:t xml:space="preserve">114  </w:t>
      </w:r>
      <w:bookmarkEnd w:id="89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9" w:name="l115"/>
      <w:r w:rsidRPr="00E735B9">
        <w:rPr>
          <w:rFonts w:ascii="Courier New" w:eastAsia="Times New Roman" w:hAnsi="Courier New" w:cs="Courier New"/>
          <w:color w:val="000000"/>
          <w:sz w:val="18"/>
          <w:szCs w:val="18"/>
          <w:lang w:bidi="ar-SA"/>
        </w:rPr>
        <w:t xml:space="preserve">115  </w:t>
      </w:r>
      <w:bookmarkEnd w:id="8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0" w:name="l116"/>
      <w:r w:rsidRPr="00E735B9">
        <w:rPr>
          <w:rFonts w:ascii="Courier New" w:eastAsia="Times New Roman" w:hAnsi="Courier New" w:cs="Courier New"/>
          <w:color w:val="000000"/>
          <w:sz w:val="18"/>
          <w:szCs w:val="18"/>
          <w:lang w:bidi="ar-SA"/>
        </w:rPr>
        <w:t xml:space="preserve">116  </w:t>
      </w:r>
      <w:bookmarkEnd w:id="900"/>
      <w:r w:rsidRPr="00E735B9">
        <w:rPr>
          <w:rFonts w:ascii="Courier New" w:eastAsia="Times New Roman" w:hAnsi="Courier New" w:cs="Courier New"/>
          <w:color w:val="000000"/>
          <w:sz w:val="18"/>
          <w:szCs w:val="18"/>
          <w:lang w:bidi="ar-SA"/>
        </w:rPr>
        <w:t xml:space="preserve">                Value[] serverValues;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1" w:name="l117"/>
      <w:r w:rsidRPr="00E735B9">
        <w:rPr>
          <w:rFonts w:ascii="Courier New" w:eastAsia="Times New Roman" w:hAnsi="Courier New" w:cs="Courier New"/>
          <w:color w:val="000000"/>
          <w:sz w:val="18"/>
          <w:szCs w:val="18"/>
          <w:lang w:bidi="ar-SA"/>
        </w:rPr>
        <w:t xml:space="preserve">117  </w:t>
      </w:r>
      <w:bookmarkEnd w:id="901"/>
      <w:r w:rsidRPr="00E735B9">
        <w:rPr>
          <w:rFonts w:ascii="Courier New" w:eastAsia="Times New Roman" w:hAnsi="Courier New" w:cs="Courier New"/>
          <w:color w:val="000000"/>
          <w:sz w:val="18"/>
          <w:szCs w:val="18"/>
          <w:lang w:bidi="ar-SA"/>
        </w:rPr>
        <w:t xml:space="preserve">                Value[] membershipValues;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2" w:name="l118"/>
      <w:r w:rsidRPr="00E735B9">
        <w:rPr>
          <w:rFonts w:ascii="Courier New" w:eastAsia="Times New Roman" w:hAnsi="Courier New" w:cs="Courier New"/>
          <w:color w:val="000000"/>
          <w:sz w:val="18"/>
          <w:szCs w:val="18"/>
          <w:lang w:bidi="ar-SA"/>
        </w:rPr>
        <w:t xml:space="preserve">118  </w:t>
      </w:r>
      <w:bookmarkEnd w:id="90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3" w:name="l119"/>
      <w:r w:rsidRPr="00E735B9">
        <w:rPr>
          <w:rFonts w:ascii="Courier New" w:eastAsia="Times New Roman" w:hAnsi="Courier New" w:cs="Courier New"/>
          <w:color w:val="000000"/>
          <w:sz w:val="18"/>
          <w:szCs w:val="18"/>
          <w:lang w:bidi="ar-SA"/>
        </w:rPr>
        <w:t xml:space="preserve">119  </w:t>
      </w:r>
      <w:bookmarkEnd w:id="90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CPU ranges in Value type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4" w:name="l120"/>
      <w:r w:rsidRPr="00E735B9">
        <w:rPr>
          <w:rFonts w:ascii="Courier New" w:eastAsia="Times New Roman" w:hAnsi="Courier New" w:cs="Courier New"/>
          <w:color w:val="000000"/>
          <w:sz w:val="18"/>
          <w:szCs w:val="18"/>
          <w:lang w:bidi="ar-SA"/>
        </w:rPr>
        <w:t xml:space="preserve">120  </w:t>
      </w:r>
      <w:bookmarkEnd w:id="904"/>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[]{maxCPU, totalCPU};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5" w:name="l121"/>
      <w:r w:rsidRPr="00E735B9">
        <w:rPr>
          <w:rFonts w:ascii="Courier New" w:eastAsia="Times New Roman" w:hAnsi="Courier New" w:cs="Courier New"/>
          <w:color w:val="000000"/>
          <w:sz w:val="18"/>
          <w:szCs w:val="18"/>
          <w:lang w:bidi="ar-SA"/>
        </w:rPr>
        <w:t xml:space="preserve">121  </w:t>
      </w:r>
      <w:bookmarkEnd w:id="905"/>
      <w:r w:rsidRPr="00E735B9">
        <w:rPr>
          <w:rFonts w:ascii="Courier New" w:eastAsia="Times New Roman" w:hAnsi="Courier New" w:cs="Courier New"/>
          <w:color w:val="000000"/>
          <w:sz w:val="18"/>
          <w:szCs w:val="18"/>
          <w:lang w:bidi="ar-SA"/>
        </w:rPr>
        <w:t xml:space="preserve">                count = values.length;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6" w:name="l122"/>
      <w:r w:rsidRPr="00E735B9">
        <w:rPr>
          <w:rFonts w:ascii="Courier New" w:eastAsia="Times New Roman" w:hAnsi="Courier New" w:cs="Courier New"/>
          <w:color w:val="000000"/>
          <w:sz w:val="18"/>
          <w:szCs w:val="18"/>
          <w:lang w:bidi="ar-SA"/>
        </w:rPr>
        <w:t xml:space="preserve">122  </w:t>
      </w:r>
      <w:bookmarkEnd w:id="906"/>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7" w:name="l123"/>
      <w:r w:rsidRPr="00E735B9">
        <w:rPr>
          <w:rFonts w:ascii="Courier New" w:eastAsia="Times New Roman" w:hAnsi="Courier New" w:cs="Courier New"/>
          <w:color w:val="000000"/>
          <w:sz w:val="18"/>
          <w:szCs w:val="18"/>
          <w:lang w:bidi="ar-SA"/>
        </w:rPr>
        <w:t xml:space="preserve">123  </w:t>
      </w:r>
      <w:bookmarkEnd w:id="907"/>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8" w:name="l124"/>
      <w:r w:rsidRPr="00E735B9">
        <w:rPr>
          <w:rFonts w:ascii="Courier New" w:eastAsia="Times New Roman" w:hAnsi="Courier New" w:cs="Courier New"/>
          <w:color w:val="000000"/>
          <w:sz w:val="18"/>
          <w:szCs w:val="18"/>
          <w:lang w:bidi="ar-SA"/>
        </w:rPr>
        <w:t xml:space="preserve">124  </w:t>
      </w:r>
      <w:bookmarkEnd w:id="90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9" w:name="l125"/>
      <w:r w:rsidRPr="00E735B9">
        <w:rPr>
          <w:rFonts w:ascii="Courier New" w:eastAsia="Times New Roman" w:hAnsi="Courier New" w:cs="Courier New"/>
          <w:color w:val="000000"/>
          <w:sz w:val="18"/>
          <w:szCs w:val="18"/>
          <w:lang w:bidi="ar-SA"/>
        </w:rPr>
        <w:t xml:space="preserve">125  </w:t>
      </w:r>
      <w:bookmarkEnd w:id="909"/>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0" w:name="l126"/>
      <w:r w:rsidRPr="00E735B9">
        <w:rPr>
          <w:rFonts w:ascii="Courier New" w:eastAsia="Times New Roman" w:hAnsi="Courier New" w:cs="Courier New"/>
          <w:color w:val="000000"/>
          <w:sz w:val="18"/>
          <w:szCs w:val="18"/>
          <w:lang w:bidi="ar-SA"/>
        </w:rPr>
        <w:t xml:space="preserve">126  </w:t>
      </w:r>
      <w:bookmarkEnd w:id="910"/>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1" w:name="l127"/>
      <w:r w:rsidRPr="00E735B9">
        <w:rPr>
          <w:rFonts w:ascii="Courier New" w:eastAsia="Times New Roman" w:hAnsi="Courier New" w:cs="Courier New"/>
          <w:color w:val="000000"/>
          <w:sz w:val="18"/>
          <w:szCs w:val="18"/>
          <w:lang w:bidi="ar-SA"/>
        </w:rPr>
        <w:t xml:space="preserve">127  </w:t>
      </w:r>
      <w:bookmarkEnd w:id="911"/>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2" w:name="l128"/>
      <w:r w:rsidRPr="00E735B9">
        <w:rPr>
          <w:rFonts w:ascii="Courier New" w:eastAsia="Times New Roman" w:hAnsi="Courier New" w:cs="Courier New"/>
          <w:color w:val="000000"/>
          <w:sz w:val="18"/>
          <w:szCs w:val="18"/>
          <w:lang w:bidi="ar-SA"/>
        </w:rPr>
        <w:t xml:space="preserve">128  </w:t>
      </w:r>
      <w:bookmarkEnd w:id="91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3" w:name="l129"/>
      <w:r w:rsidRPr="00E735B9">
        <w:rPr>
          <w:rFonts w:ascii="Courier New" w:eastAsia="Times New Roman" w:hAnsi="Courier New" w:cs="Courier New"/>
          <w:color w:val="000000"/>
          <w:sz w:val="18"/>
          <w:szCs w:val="18"/>
          <w:lang w:bidi="ar-SA"/>
        </w:rPr>
        <w:t xml:space="preserve">129  </w:t>
      </w:r>
      <w:bookmarkEnd w:id="91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 for the CPU</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4" w:name="l130"/>
      <w:r w:rsidRPr="00E735B9">
        <w:rPr>
          <w:rFonts w:ascii="Courier New" w:eastAsia="Times New Roman" w:hAnsi="Courier New" w:cs="Courier New"/>
          <w:color w:val="000000"/>
          <w:sz w:val="18"/>
          <w:szCs w:val="18"/>
          <w:lang w:bidi="ar-SA"/>
        </w:rPr>
        <w:t xml:space="preserve">130  </w:t>
      </w:r>
      <w:bookmarkEnd w:id="914"/>
      <w:r w:rsidRPr="00E735B9">
        <w:rPr>
          <w:rFonts w:ascii="Courier New" w:eastAsia="Times New Roman" w:hAnsi="Courier New" w:cs="Courier New"/>
          <w:color w:val="000000"/>
          <w:sz w:val="18"/>
          <w:szCs w:val="18"/>
          <w:lang w:bidi="ar-SA"/>
        </w:rPr>
        <w:t xml:space="preserve">                MembershipFunction serverCpuMembershipFunction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5" w:name="l131"/>
      <w:r w:rsidRPr="00E735B9">
        <w:rPr>
          <w:rFonts w:ascii="Courier New" w:eastAsia="Times New Roman" w:hAnsi="Courier New" w:cs="Courier New"/>
          <w:color w:val="000000"/>
          <w:sz w:val="18"/>
          <w:szCs w:val="18"/>
          <w:lang w:bidi="ar-SA"/>
        </w:rPr>
        <w:t xml:space="preserve">131  </w:t>
      </w:r>
      <w:bookmarkEnd w:id="91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6" w:name="l132"/>
      <w:r w:rsidRPr="00E735B9">
        <w:rPr>
          <w:rFonts w:ascii="Courier New" w:eastAsia="Times New Roman" w:hAnsi="Courier New" w:cs="Courier New"/>
          <w:color w:val="000000"/>
          <w:sz w:val="18"/>
          <w:szCs w:val="18"/>
          <w:lang w:bidi="ar-SA"/>
        </w:rPr>
        <w:t xml:space="preserve">132  </w:t>
      </w:r>
      <w:bookmarkEnd w:id="91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7" w:name="l133"/>
      <w:r w:rsidRPr="00E735B9">
        <w:rPr>
          <w:rFonts w:ascii="Courier New" w:eastAsia="Times New Roman" w:hAnsi="Courier New" w:cs="Courier New"/>
          <w:color w:val="000000"/>
          <w:sz w:val="18"/>
          <w:szCs w:val="18"/>
          <w:lang w:bidi="ar-SA"/>
        </w:rPr>
        <w:t xml:space="preserve">133  </w:t>
      </w:r>
      <w:bookmarkEnd w:id="917"/>
      <w:r w:rsidRPr="00E735B9">
        <w:rPr>
          <w:rFonts w:ascii="Courier New" w:eastAsia="Times New Roman" w:hAnsi="Courier New" w:cs="Courier New"/>
          <w:color w:val="000000"/>
          <w:sz w:val="18"/>
          <w:szCs w:val="18"/>
          <w:lang w:bidi="ar-SA"/>
        </w:rPr>
        <w:t xml:space="preserve">                serverRangeValue.setMembershipFunction(serverCpuMembershipFunction);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8" w:name="l134"/>
      <w:r w:rsidRPr="00E735B9">
        <w:rPr>
          <w:rFonts w:ascii="Courier New" w:eastAsia="Times New Roman" w:hAnsi="Courier New" w:cs="Courier New"/>
          <w:color w:val="000000"/>
          <w:sz w:val="18"/>
          <w:szCs w:val="18"/>
          <w:lang w:bidi="ar-SA"/>
        </w:rPr>
        <w:t xml:space="preserve">134  </w:t>
      </w:r>
      <w:bookmarkEnd w:id="91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9" w:name="l135"/>
      <w:r w:rsidRPr="00E735B9">
        <w:rPr>
          <w:rFonts w:ascii="Courier New" w:eastAsia="Times New Roman" w:hAnsi="Courier New" w:cs="Courier New"/>
          <w:color w:val="000000"/>
          <w:sz w:val="18"/>
          <w:szCs w:val="18"/>
          <w:lang w:bidi="ar-SA"/>
        </w:rPr>
        <w:t xml:space="preserve">135  </w:t>
      </w:r>
      <w:bookmarkEnd w:id="91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0" w:name="l136"/>
      <w:r w:rsidRPr="00E735B9">
        <w:rPr>
          <w:rFonts w:ascii="Courier New" w:eastAsia="Times New Roman" w:hAnsi="Courier New" w:cs="Courier New"/>
          <w:color w:val="000000"/>
          <w:sz w:val="18"/>
          <w:szCs w:val="18"/>
          <w:lang w:bidi="ar-SA"/>
        </w:rPr>
        <w:t xml:space="preserve">136  </w:t>
      </w:r>
      <w:bookmarkEnd w:id="92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(totalCPU &gt; usedCPU + maxRequestedCPU)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1" w:name="l137"/>
      <w:r w:rsidRPr="00E735B9">
        <w:rPr>
          <w:rFonts w:ascii="Courier New" w:eastAsia="Times New Roman" w:hAnsi="Courier New" w:cs="Courier New"/>
          <w:color w:val="000000"/>
          <w:sz w:val="18"/>
          <w:szCs w:val="18"/>
          <w:lang w:bidi="ar-SA"/>
        </w:rPr>
        <w:t xml:space="preserve">137  </w:t>
      </w:r>
      <w:bookmarkEnd w:id="921"/>
      <w:r w:rsidRPr="00E735B9">
        <w:rPr>
          <w:rFonts w:ascii="Courier New" w:eastAsia="Times New Roman" w:hAnsi="Courier New" w:cs="Courier New"/>
          <w:color w:val="000000"/>
          <w:sz w:val="18"/>
          <w:szCs w:val="18"/>
          <w:lang w:bidi="ar-SA"/>
        </w:rPr>
        <w:t xml:space="preserve">                    negotiatedRangeValue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2" w:name="l138"/>
      <w:r w:rsidRPr="00E735B9">
        <w:rPr>
          <w:rFonts w:ascii="Courier New" w:eastAsia="Times New Roman" w:hAnsi="Courier New" w:cs="Courier New"/>
          <w:color w:val="000000"/>
          <w:sz w:val="18"/>
          <w:szCs w:val="18"/>
          <w:lang w:bidi="ar-SA"/>
        </w:rPr>
        <w:t xml:space="preserve">138  </w:t>
      </w:r>
      <w:bookmarkEnd w:id="922"/>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3" w:name="l139"/>
      <w:r w:rsidRPr="00E735B9">
        <w:rPr>
          <w:rFonts w:ascii="Courier New" w:eastAsia="Times New Roman" w:hAnsi="Courier New" w:cs="Courier New"/>
          <w:color w:val="000000"/>
          <w:sz w:val="18"/>
          <w:szCs w:val="18"/>
          <w:lang w:bidi="ar-SA"/>
        </w:rPr>
        <w:t xml:space="preserve">139  </w:t>
      </w:r>
      <w:bookmarkEnd w:id="923"/>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else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4" w:name="l140"/>
      <w:r w:rsidRPr="00E735B9">
        <w:rPr>
          <w:rFonts w:ascii="Courier New" w:eastAsia="Times New Roman" w:hAnsi="Courier New" w:cs="Courier New"/>
          <w:color w:val="000000"/>
          <w:sz w:val="18"/>
          <w:szCs w:val="18"/>
          <w:lang w:bidi="ar-SA"/>
        </w:rPr>
        <w:t xml:space="preserve">140  </w:t>
      </w:r>
      <w:bookmarkEnd w:id="924"/>
      <w:r w:rsidRPr="00E735B9">
        <w:rPr>
          <w:rFonts w:ascii="Courier New" w:eastAsia="Times New Roman" w:hAnsi="Courier New" w:cs="Courier New"/>
          <w:color w:val="000000"/>
          <w:sz w:val="18"/>
          <w:szCs w:val="18"/>
          <w:lang w:bidi="ar-SA"/>
        </w:rPr>
        <w:t xml:space="preserve">                    negotiatedRangeValue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5" w:name="l141"/>
      <w:r w:rsidRPr="00E735B9">
        <w:rPr>
          <w:rFonts w:ascii="Courier New" w:eastAsia="Times New Roman" w:hAnsi="Courier New" w:cs="Courier New"/>
          <w:color w:val="000000"/>
          <w:sz w:val="18"/>
          <w:szCs w:val="18"/>
          <w:lang w:bidi="ar-SA"/>
        </w:rPr>
        <w:t xml:space="preserve">141  </w:t>
      </w:r>
      <w:bookmarkEnd w:id="925"/>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totalCPU);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6" w:name="l142"/>
      <w:r w:rsidRPr="00E735B9">
        <w:rPr>
          <w:rFonts w:ascii="Courier New" w:eastAsia="Times New Roman" w:hAnsi="Courier New" w:cs="Courier New"/>
          <w:color w:val="000000"/>
          <w:sz w:val="18"/>
          <w:szCs w:val="18"/>
          <w:lang w:bidi="ar-SA"/>
        </w:rPr>
        <w:t xml:space="preserve">142  </w:t>
      </w:r>
      <w:bookmarkEnd w:id="926"/>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7" w:name="l143"/>
      <w:r w:rsidRPr="00E735B9">
        <w:rPr>
          <w:rFonts w:ascii="Courier New" w:eastAsia="Times New Roman" w:hAnsi="Courier New" w:cs="Courier New"/>
          <w:color w:val="000000"/>
          <w:sz w:val="18"/>
          <w:szCs w:val="18"/>
          <w:lang w:bidi="ar-SA"/>
        </w:rPr>
        <w:t xml:space="preserve">143  </w:t>
      </w:r>
      <w:bookmarkEnd w:id="927"/>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8" w:name="l144"/>
      <w:r w:rsidRPr="00E735B9">
        <w:rPr>
          <w:rFonts w:ascii="Courier New" w:eastAsia="Times New Roman" w:hAnsi="Courier New" w:cs="Courier New"/>
          <w:color w:val="000000"/>
          <w:sz w:val="18"/>
          <w:szCs w:val="18"/>
          <w:lang w:bidi="ar-SA"/>
        </w:rPr>
        <w:t xml:space="preserve">144  </w:t>
      </w:r>
      <w:bookmarkEnd w:id="928"/>
      <w:r w:rsidRPr="00E735B9">
        <w:rPr>
          <w:rFonts w:ascii="Courier New" w:eastAsia="Times New Roman" w:hAnsi="Courier New" w:cs="Courier New"/>
          <w:color w:val="000000"/>
          <w:sz w:val="18"/>
          <w:szCs w:val="18"/>
          <w:lang w:bidi="ar-SA"/>
        </w:rPr>
        <w:t xml:space="preserve">                negotiatedRangeValue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9" w:name="l145"/>
      <w:r w:rsidRPr="00E735B9">
        <w:rPr>
          <w:rFonts w:ascii="Courier New" w:eastAsia="Times New Roman" w:hAnsi="Courier New" w:cs="Courier New"/>
          <w:color w:val="000000"/>
          <w:sz w:val="18"/>
          <w:szCs w:val="18"/>
          <w:lang w:bidi="ar-SA"/>
        </w:rPr>
        <w:t xml:space="preserve">145  </w:t>
      </w:r>
      <w:bookmarkEnd w:id="929"/>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0" w:name="l146"/>
      <w:r w:rsidRPr="00E735B9">
        <w:rPr>
          <w:rFonts w:ascii="Courier New" w:eastAsia="Times New Roman" w:hAnsi="Courier New" w:cs="Courier New"/>
          <w:color w:val="000000"/>
          <w:sz w:val="18"/>
          <w:szCs w:val="18"/>
          <w:lang w:bidi="ar-SA"/>
        </w:rPr>
        <w:t xml:space="preserve">146  </w:t>
      </w:r>
      <w:bookmarkEnd w:id="930"/>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1" w:name="l147"/>
      <w:r w:rsidRPr="00E735B9">
        <w:rPr>
          <w:rFonts w:ascii="Courier New" w:eastAsia="Times New Roman" w:hAnsi="Courier New" w:cs="Courier New"/>
          <w:color w:val="000000"/>
          <w:sz w:val="18"/>
          <w:szCs w:val="18"/>
          <w:lang w:bidi="ar-SA"/>
        </w:rPr>
        <w:t xml:space="preserve">147  </w:t>
      </w:r>
      <w:bookmarkEnd w:id="93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2" w:name="l148"/>
      <w:r w:rsidRPr="00E735B9">
        <w:rPr>
          <w:rFonts w:ascii="Courier New" w:eastAsia="Times New Roman" w:hAnsi="Courier New" w:cs="Courier New"/>
          <w:color w:val="000000"/>
          <w:sz w:val="18"/>
          <w:szCs w:val="18"/>
          <w:lang w:bidi="ar-SA"/>
        </w:rPr>
        <w:t xml:space="preserve">148  </w:t>
      </w:r>
      <w:bookmarkEnd w:id="932"/>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3</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3" w:name="l149"/>
      <w:r w:rsidRPr="00E735B9">
        <w:rPr>
          <w:rFonts w:ascii="Courier New" w:eastAsia="Times New Roman" w:hAnsi="Courier New" w:cs="Courier New"/>
          <w:color w:val="000000"/>
          <w:sz w:val="18"/>
          <w:szCs w:val="18"/>
          <w:lang w:bidi="ar-SA"/>
        </w:rPr>
        <w:t xml:space="preserve">149  </w:t>
      </w:r>
      <w:bookmarkEnd w:id="933"/>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4" w:name="l150"/>
      <w:r w:rsidRPr="00E735B9">
        <w:rPr>
          <w:rFonts w:ascii="Courier New" w:eastAsia="Times New Roman" w:hAnsi="Courier New" w:cs="Courier New"/>
          <w:color w:val="000000"/>
          <w:sz w:val="18"/>
          <w:szCs w:val="18"/>
          <w:lang w:bidi="ar-SA"/>
        </w:rPr>
        <w:t xml:space="preserve">150  </w:t>
      </w:r>
      <w:bookmarkEnd w:id="934"/>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5" w:name="l151"/>
      <w:r w:rsidRPr="00E735B9">
        <w:rPr>
          <w:rFonts w:ascii="Courier New" w:eastAsia="Times New Roman" w:hAnsi="Courier New" w:cs="Courier New"/>
          <w:color w:val="000000"/>
          <w:sz w:val="18"/>
          <w:szCs w:val="18"/>
          <w:lang w:bidi="ar-SA"/>
        </w:rPr>
        <w:t xml:space="preserve">151  </w:t>
      </w:r>
      <w:bookmarkEnd w:id="935"/>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6" w:name="l152"/>
      <w:r w:rsidRPr="00E735B9">
        <w:rPr>
          <w:rFonts w:ascii="Courier New" w:eastAsia="Times New Roman" w:hAnsi="Courier New" w:cs="Courier New"/>
          <w:color w:val="000000"/>
          <w:sz w:val="18"/>
          <w:szCs w:val="18"/>
          <w:lang w:bidi="ar-SA"/>
        </w:rPr>
        <w:t xml:space="preserve">152  </w:t>
      </w:r>
      <w:bookmarkEnd w:id="93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7" w:name="l153"/>
      <w:r w:rsidRPr="00E735B9">
        <w:rPr>
          <w:rFonts w:ascii="Courier New" w:eastAsia="Times New Roman" w:hAnsi="Courier New" w:cs="Courier New"/>
          <w:color w:val="000000"/>
          <w:sz w:val="18"/>
          <w:szCs w:val="18"/>
          <w:lang w:bidi="ar-SA"/>
        </w:rPr>
        <w:t xml:space="preserve">153  </w:t>
      </w:r>
      <w:bookmarkEnd w:id="937"/>
      <w:r w:rsidRPr="00E735B9">
        <w:rPr>
          <w:rFonts w:ascii="Courier New" w:eastAsia="Times New Roman" w:hAnsi="Courier New" w:cs="Courier New"/>
          <w:color w:val="000000"/>
          <w:sz w:val="18"/>
          <w:szCs w:val="18"/>
          <w:lang w:bidi="ar-SA"/>
        </w:rPr>
        <w:t xml:space="preserve">                serverValue.setMembershipFunction(serverCpuMembershipFunction);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8" w:name="l154"/>
      <w:r w:rsidRPr="00E735B9">
        <w:rPr>
          <w:rFonts w:ascii="Courier New" w:eastAsia="Times New Roman" w:hAnsi="Courier New" w:cs="Courier New"/>
          <w:color w:val="000000"/>
          <w:sz w:val="18"/>
          <w:szCs w:val="18"/>
          <w:lang w:bidi="ar-SA"/>
        </w:rPr>
        <w:t xml:space="preserve">154  </w:t>
      </w:r>
      <w:bookmarkEnd w:id="938"/>
      <w:r w:rsidRPr="00E735B9">
        <w:rPr>
          <w:rFonts w:ascii="Courier New" w:eastAsia="Times New Roman" w:hAnsi="Courier New" w:cs="Courier New"/>
          <w:color w:val="000000"/>
          <w:sz w:val="18"/>
          <w:szCs w:val="18"/>
          <w:lang w:bidi="ar-SA"/>
        </w:rPr>
        <w:t xml:space="preserve">                requestedValue.setMembershipFunction(requestedRangeMembershipFunction);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9" w:name="l155"/>
      <w:r w:rsidRPr="00E735B9">
        <w:rPr>
          <w:rFonts w:ascii="Courier New" w:eastAsia="Times New Roman" w:hAnsi="Courier New" w:cs="Courier New"/>
          <w:color w:val="000000"/>
          <w:sz w:val="18"/>
          <w:szCs w:val="18"/>
          <w:lang w:bidi="ar-SA"/>
        </w:rPr>
        <w:t xml:space="preserve">155  </w:t>
      </w:r>
      <w:bookmarkEnd w:id="93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0" w:name="l156"/>
      <w:r w:rsidRPr="00E735B9">
        <w:rPr>
          <w:rFonts w:ascii="Courier New" w:eastAsia="Times New Roman" w:hAnsi="Courier New" w:cs="Courier New"/>
          <w:color w:val="000000"/>
          <w:sz w:val="18"/>
          <w:szCs w:val="18"/>
          <w:lang w:bidi="ar-SA"/>
        </w:rPr>
        <w:t xml:space="preserve">156  </w:t>
      </w:r>
      <w:bookmarkEnd w:id="9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//serverAndRequested.setValue();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1" w:name="l157"/>
      <w:r w:rsidRPr="00E735B9">
        <w:rPr>
          <w:rFonts w:ascii="Courier New" w:eastAsia="Times New Roman" w:hAnsi="Courier New" w:cs="Courier New"/>
          <w:color w:val="000000"/>
          <w:sz w:val="18"/>
          <w:szCs w:val="18"/>
          <w:lang w:bidi="ar-SA"/>
        </w:rPr>
        <w:t xml:space="preserve">157  </w:t>
      </w:r>
      <w:bookmarkEnd w:id="941"/>
      <w:r w:rsidRPr="00E735B9">
        <w:rPr>
          <w:rFonts w:ascii="Courier New" w:eastAsia="Times New Roman" w:hAnsi="Courier New" w:cs="Courier New"/>
          <w:color w:val="000000"/>
          <w:sz w:val="18"/>
          <w:szCs w:val="18"/>
          <w:lang w:bidi="ar-SA"/>
        </w:rPr>
        <w:t xml:space="preserve">                serverAndRequested.setUniverseMin(maxCPU);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2" w:name="l158"/>
      <w:r w:rsidRPr="00E735B9">
        <w:rPr>
          <w:rFonts w:ascii="Courier New" w:eastAsia="Times New Roman" w:hAnsi="Courier New" w:cs="Courier New"/>
          <w:color w:val="000000"/>
          <w:sz w:val="18"/>
          <w:szCs w:val="18"/>
          <w:lang w:bidi="ar-SA"/>
        </w:rPr>
        <w:t xml:space="preserve">158  </w:t>
      </w:r>
      <w:bookmarkEnd w:id="942"/>
      <w:r w:rsidRPr="00E735B9">
        <w:rPr>
          <w:rFonts w:ascii="Courier New" w:eastAsia="Times New Roman" w:hAnsi="Courier New" w:cs="Courier New"/>
          <w:color w:val="000000"/>
          <w:sz w:val="18"/>
          <w:szCs w:val="18"/>
          <w:lang w:bidi="ar-SA"/>
        </w:rPr>
        <w:t xml:space="preserve">                serverAndRequested.setUniverseMax(totalCPU);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3" w:name="l159"/>
      <w:r w:rsidRPr="00E735B9">
        <w:rPr>
          <w:rFonts w:ascii="Courier New" w:eastAsia="Times New Roman" w:hAnsi="Courier New" w:cs="Courier New"/>
          <w:color w:val="000000"/>
          <w:sz w:val="18"/>
          <w:szCs w:val="18"/>
          <w:lang w:bidi="ar-SA"/>
        </w:rPr>
        <w:t xml:space="preserve">159  </w:t>
      </w:r>
      <w:bookmarkEnd w:id="943"/>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4" w:name="l160"/>
      <w:r w:rsidRPr="00E735B9">
        <w:rPr>
          <w:rFonts w:ascii="Courier New" w:eastAsia="Times New Roman" w:hAnsi="Courier New" w:cs="Courier New"/>
          <w:color w:val="000000"/>
          <w:sz w:val="18"/>
          <w:szCs w:val="18"/>
          <w:lang w:bidi="ar-SA"/>
        </w:rPr>
        <w:t xml:space="preserve">160  </w:t>
      </w:r>
      <w:bookmarkEnd w:id="944"/>
      <w:r w:rsidRPr="00E735B9">
        <w:rPr>
          <w:rFonts w:ascii="Courier New" w:eastAsia="Times New Roman" w:hAnsi="Courier New" w:cs="Courier New"/>
          <w:color w:val="000000"/>
          <w:sz w:val="18"/>
          <w:szCs w:val="18"/>
          <w:lang w:bidi="ar-SA"/>
        </w:rPr>
        <w:t xml:space="preserve">                negotiatedRange.setUniverseMin(maxCPU);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5" w:name="l161"/>
      <w:r w:rsidRPr="00E735B9">
        <w:rPr>
          <w:rFonts w:ascii="Courier New" w:eastAsia="Times New Roman" w:hAnsi="Courier New" w:cs="Courier New"/>
          <w:color w:val="000000"/>
          <w:sz w:val="18"/>
          <w:szCs w:val="18"/>
          <w:lang w:bidi="ar-SA"/>
        </w:rPr>
        <w:lastRenderedPageBreak/>
        <w:t xml:space="preserve">161  </w:t>
      </w:r>
      <w:bookmarkEnd w:id="945"/>
      <w:r w:rsidRPr="00E735B9">
        <w:rPr>
          <w:rFonts w:ascii="Courier New" w:eastAsia="Times New Roman" w:hAnsi="Courier New" w:cs="Courier New"/>
          <w:color w:val="000000"/>
          <w:sz w:val="18"/>
          <w:szCs w:val="18"/>
          <w:lang w:bidi="ar-SA"/>
        </w:rPr>
        <w:t xml:space="preserve">                negotiatedRange.setUniverseMax(totalCPU);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6" w:name="l162"/>
      <w:r w:rsidRPr="00E735B9">
        <w:rPr>
          <w:rFonts w:ascii="Courier New" w:eastAsia="Times New Roman" w:hAnsi="Courier New" w:cs="Courier New"/>
          <w:color w:val="000000"/>
          <w:sz w:val="18"/>
          <w:szCs w:val="18"/>
          <w:lang w:bidi="ar-SA"/>
        </w:rPr>
        <w:t xml:space="preserve">162  </w:t>
      </w:r>
      <w:bookmarkEnd w:id="94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7" w:name="l163"/>
      <w:r w:rsidRPr="00E735B9">
        <w:rPr>
          <w:rFonts w:ascii="Courier New" w:eastAsia="Times New Roman" w:hAnsi="Courier New" w:cs="Courier New"/>
          <w:color w:val="000000"/>
          <w:sz w:val="18"/>
          <w:szCs w:val="18"/>
          <w:lang w:bidi="ar-SA"/>
        </w:rPr>
        <w:t xml:space="preserve">163  </w:t>
      </w:r>
      <w:bookmarkEnd w:id="94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 new FIS</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8" w:name="l164"/>
      <w:r w:rsidRPr="00E735B9">
        <w:rPr>
          <w:rFonts w:ascii="Courier New" w:eastAsia="Times New Roman" w:hAnsi="Courier New" w:cs="Courier New"/>
          <w:color w:val="000000"/>
          <w:sz w:val="18"/>
          <w:szCs w:val="18"/>
          <w:lang w:bidi="ar-SA"/>
        </w:rPr>
        <w:t xml:space="preserve">164  </w:t>
      </w:r>
      <w:bookmarkEnd w:id="94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has to be created in order to evaluate the rules properly</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9" w:name="l165"/>
      <w:r w:rsidRPr="00E735B9">
        <w:rPr>
          <w:rFonts w:ascii="Courier New" w:eastAsia="Times New Roman" w:hAnsi="Courier New" w:cs="Courier New"/>
          <w:color w:val="000000"/>
          <w:sz w:val="18"/>
          <w:szCs w:val="18"/>
          <w:lang w:bidi="ar-SA"/>
        </w:rPr>
        <w:t xml:space="preserve">165  </w:t>
      </w:r>
      <w:bookmarkEnd w:id="94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0" w:name="l166"/>
      <w:r w:rsidRPr="00E735B9">
        <w:rPr>
          <w:rFonts w:ascii="Courier New" w:eastAsia="Times New Roman" w:hAnsi="Courier New" w:cs="Courier New"/>
          <w:color w:val="000000"/>
          <w:sz w:val="18"/>
          <w:szCs w:val="18"/>
          <w:lang w:bidi="ar-SA"/>
        </w:rPr>
        <w:t xml:space="preserve">166  </w:t>
      </w:r>
      <w:bookmarkEnd w:id="95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//deffuzification of the output variable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1" w:name="l167"/>
      <w:r w:rsidRPr="00E735B9">
        <w:rPr>
          <w:rFonts w:ascii="Courier New" w:eastAsia="Times New Roman" w:hAnsi="Courier New" w:cs="Courier New"/>
          <w:color w:val="000000"/>
          <w:sz w:val="18"/>
          <w:szCs w:val="18"/>
          <w:lang w:bidi="ar-SA"/>
        </w:rPr>
        <w:t xml:space="preserve">167  </w:t>
      </w:r>
      <w:bookmarkEnd w:id="951"/>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2" w:name="l168"/>
      <w:r w:rsidRPr="00E735B9">
        <w:rPr>
          <w:rFonts w:ascii="Courier New" w:eastAsia="Times New Roman" w:hAnsi="Courier New" w:cs="Courier New"/>
          <w:color w:val="000000"/>
          <w:sz w:val="18"/>
          <w:szCs w:val="18"/>
          <w:lang w:bidi="ar-SA"/>
        </w:rPr>
        <w:t xml:space="preserve">168  </w:t>
      </w:r>
      <w:bookmarkEnd w:id="95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3" w:name="l169"/>
      <w:r w:rsidRPr="00E735B9">
        <w:rPr>
          <w:rFonts w:ascii="Courier New" w:eastAsia="Times New Roman" w:hAnsi="Courier New" w:cs="Courier New"/>
          <w:color w:val="000000"/>
          <w:sz w:val="18"/>
          <w:szCs w:val="18"/>
          <w:lang w:bidi="ar-SA"/>
        </w:rPr>
        <w:t xml:space="preserve">169  </w:t>
      </w:r>
      <w:bookmarkEnd w:id="953"/>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4" w:name="l170"/>
      <w:r w:rsidRPr="00E735B9">
        <w:rPr>
          <w:rFonts w:ascii="Courier New" w:eastAsia="Times New Roman" w:hAnsi="Courier New" w:cs="Courier New"/>
          <w:color w:val="000000"/>
          <w:sz w:val="18"/>
          <w:szCs w:val="18"/>
          <w:lang w:bidi="ar-SA"/>
        </w:rPr>
        <w:t xml:space="preserve">170  </w:t>
      </w:r>
      <w:bookmarkEnd w:id="954"/>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5" w:name="l171"/>
      <w:r w:rsidRPr="00E735B9">
        <w:rPr>
          <w:rFonts w:ascii="Courier New" w:eastAsia="Times New Roman" w:hAnsi="Courier New" w:cs="Courier New"/>
          <w:color w:val="000000"/>
          <w:sz w:val="18"/>
          <w:szCs w:val="18"/>
          <w:lang w:bidi="ar-SA"/>
        </w:rPr>
        <w:t xml:space="preserve">171  </w:t>
      </w:r>
      <w:bookmarkEnd w:id="955"/>
      <w:r w:rsidRPr="00E735B9">
        <w:rPr>
          <w:rFonts w:ascii="Courier New" w:eastAsia="Times New Roman" w:hAnsi="Courier New" w:cs="Courier New"/>
          <w:color w:val="000000"/>
          <w:sz w:val="18"/>
          <w:szCs w:val="18"/>
          <w:lang w:bidi="ar-SA"/>
        </w:rPr>
        <w:t xml:space="preserve">                    System.err.println(e.getMessage());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6" w:name="l172"/>
      <w:r w:rsidRPr="00E735B9">
        <w:rPr>
          <w:rFonts w:ascii="Courier New" w:eastAsia="Times New Roman" w:hAnsi="Courier New" w:cs="Courier New"/>
          <w:color w:val="000000"/>
          <w:sz w:val="18"/>
          <w:szCs w:val="18"/>
          <w:lang w:bidi="ar-SA"/>
        </w:rPr>
        <w:t xml:space="preserve">172  </w:t>
      </w:r>
      <w:bookmarkEnd w:id="956"/>
      <w:r w:rsidRPr="00E735B9">
        <w:rPr>
          <w:rFonts w:ascii="Courier New" w:eastAsia="Times New Roman" w:hAnsi="Courier New" w:cs="Courier New"/>
          <w:color w:val="000000"/>
          <w:sz w:val="18"/>
          <w:szCs w:val="18"/>
          <w:lang w:bidi="ar-SA"/>
        </w:rPr>
        <w:t xml:space="preserve">                    e.printStackTrace();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7" w:name="l173"/>
      <w:r w:rsidRPr="00E735B9">
        <w:rPr>
          <w:rFonts w:ascii="Courier New" w:eastAsia="Times New Roman" w:hAnsi="Courier New" w:cs="Courier New"/>
          <w:color w:val="000000"/>
          <w:sz w:val="18"/>
          <w:szCs w:val="18"/>
          <w:lang w:bidi="ar-SA"/>
        </w:rPr>
        <w:t xml:space="preserve">173  </w:t>
      </w:r>
      <w:bookmarkEnd w:id="95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8" w:name="l174"/>
      <w:r w:rsidRPr="00E735B9">
        <w:rPr>
          <w:rFonts w:ascii="Courier New" w:eastAsia="Times New Roman" w:hAnsi="Courier New" w:cs="Courier New"/>
          <w:color w:val="000000"/>
          <w:sz w:val="18"/>
          <w:szCs w:val="18"/>
          <w:lang w:bidi="ar-SA"/>
        </w:rPr>
        <w:t xml:space="preserve">174  </w:t>
      </w:r>
      <w:bookmarkEnd w:id="958"/>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9" w:name="l175"/>
      <w:r w:rsidRPr="00E735B9">
        <w:rPr>
          <w:rFonts w:ascii="Courier New" w:eastAsia="Times New Roman" w:hAnsi="Courier New" w:cs="Courier New"/>
          <w:color w:val="000000"/>
          <w:sz w:val="18"/>
          <w:szCs w:val="18"/>
          <w:lang w:bidi="ar-SA"/>
        </w:rPr>
        <w:t xml:space="preserve">175  </w:t>
      </w:r>
      <w:bookmarkEnd w:id="95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0" w:name="l176"/>
      <w:r w:rsidRPr="00E735B9">
        <w:rPr>
          <w:rFonts w:ascii="Courier New" w:eastAsia="Times New Roman" w:hAnsi="Courier New" w:cs="Courier New"/>
          <w:color w:val="000000"/>
          <w:sz w:val="18"/>
          <w:szCs w:val="18"/>
          <w:lang w:bidi="ar-SA"/>
        </w:rPr>
        <w:t xml:space="preserve">176  </w:t>
      </w:r>
      <w:bookmarkEnd w:id="960"/>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1" w:name="l177"/>
      <w:r w:rsidRPr="00E735B9">
        <w:rPr>
          <w:rFonts w:ascii="Courier New" w:eastAsia="Times New Roman" w:hAnsi="Courier New" w:cs="Courier New"/>
          <w:color w:val="000000"/>
          <w:sz w:val="18"/>
          <w:szCs w:val="18"/>
          <w:lang w:bidi="ar-SA"/>
        </w:rPr>
        <w:t xml:space="preserve">177  </w:t>
      </w:r>
      <w:bookmarkEnd w:id="961"/>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2" w:name="l178"/>
      <w:r w:rsidRPr="00E735B9">
        <w:rPr>
          <w:rFonts w:ascii="Courier New" w:eastAsia="Times New Roman" w:hAnsi="Courier New" w:cs="Courier New"/>
          <w:color w:val="000000"/>
          <w:sz w:val="18"/>
          <w:szCs w:val="18"/>
          <w:lang w:bidi="ar-SA"/>
        </w:rPr>
        <w:t xml:space="preserve">178  </w:t>
      </w:r>
      <w:bookmarkEnd w:id="962"/>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3" w:name="l179"/>
      <w:r w:rsidRPr="00E735B9">
        <w:rPr>
          <w:rFonts w:ascii="Courier New" w:eastAsia="Times New Roman" w:hAnsi="Courier New" w:cs="Courier New"/>
          <w:color w:val="000000"/>
          <w:sz w:val="18"/>
          <w:szCs w:val="18"/>
          <w:lang w:bidi="ar-SA"/>
        </w:rPr>
        <w:t xml:space="preserve">179  </w:t>
      </w:r>
      <w:bookmarkEnd w:id="963"/>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4" w:name="l180"/>
      <w:r w:rsidRPr="00E735B9">
        <w:rPr>
          <w:rFonts w:ascii="Courier New" w:eastAsia="Times New Roman" w:hAnsi="Courier New" w:cs="Courier New"/>
          <w:color w:val="000000"/>
          <w:sz w:val="18"/>
          <w:szCs w:val="18"/>
          <w:lang w:bidi="ar-SA"/>
        </w:rPr>
        <w:t xml:space="preserve">180  </w:t>
      </w:r>
      <w:bookmarkEnd w:id="964"/>
      <w:r w:rsidRPr="00E735B9">
        <w:rPr>
          <w:rFonts w:ascii="Courier New" w:eastAsia="Times New Roman" w:hAnsi="Courier New" w:cs="Courier New"/>
          <w:color w:val="000000"/>
          <w:sz w:val="18"/>
          <w:szCs w:val="18"/>
          <w:lang w:bidi="ar-SA"/>
        </w:rPr>
        <w:t xml:space="preserve">                finalFuzzyInferenceSystem.evaluate();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5" w:name="l181"/>
      <w:r w:rsidRPr="00E735B9">
        <w:rPr>
          <w:rFonts w:ascii="Courier New" w:eastAsia="Times New Roman" w:hAnsi="Courier New" w:cs="Courier New"/>
          <w:color w:val="000000"/>
          <w:sz w:val="18"/>
          <w:szCs w:val="18"/>
          <w:lang w:bidi="ar-SA"/>
        </w:rPr>
        <w:t xml:space="preserve">181  </w:t>
      </w:r>
      <w:bookmarkEnd w:id="965"/>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6" w:name="l182"/>
      <w:r w:rsidRPr="00E735B9">
        <w:rPr>
          <w:rFonts w:ascii="Courier New" w:eastAsia="Times New Roman" w:hAnsi="Courier New" w:cs="Courier New"/>
          <w:color w:val="000000"/>
          <w:sz w:val="18"/>
          <w:szCs w:val="18"/>
          <w:lang w:bidi="ar-SA"/>
        </w:rPr>
        <w:t xml:space="preserve">182  </w:t>
      </w:r>
      <w:bookmarkEnd w:id="966"/>
      <w:r w:rsidRPr="00E735B9">
        <w:rPr>
          <w:rFonts w:ascii="Courier New" w:eastAsia="Times New Roman" w:hAnsi="Courier New" w:cs="Courier New"/>
          <w:color w:val="000000"/>
          <w:sz w:val="18"/>
          <w:szCs w:val="18"/>
          <w:lang w:bidi="ar-SA"/>
        </w:rPr>
        <w:t xml:space="preserve">                finalFuzzyInferenceSystem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7" w:name="l183"/>
      <w:r w:rsidRPr="00E735B9">
        <w:rPr>
          <w:rFonts w:ascii="Courier New" w:eastAsia="Times New Roman" w:hAnsi="Courier New" w:cs="Courier New"/>
          <w:color w:val="000000"/>
          <w:sz w:val="18"/>
          <w:szCs w:val="18"/>
          <w:lang w:bidi="ar-SA"/>
        </w:rPr>
        <w:t xml:space="preserve">183  </w:t>
      </w:r>
      <w:bookmarkEnd w:id="967"/>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usedCPU + maxRequestedCPU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8" w:name="l184"/>
      <w:r w:rsidRPr="00E735B9">
        <w:rPr>
          <w:rFonts w:ascii="Courier New" w:eastAsia="Times New Roman" w:hAnsi="Courier New" w:cs="Courier New"/>
          <w:color w:val="000000"/>
          <w:sz w:val="18"/>
          <w:szCs w:val="18"/>
          <w:lang w:bidi="ar-SA"/>
        </w:rPr>
        <w:t xml:space="preserve">184  </w:t>
      </w:r>
      <w:bookmarkEnd w:id="968"/>
      <w:r w:rsidRPr="00E735B9">
        <w:rPr>
          <w:rFonts w:ascii="Courier New" w:eastAsia="Times New Roman" w:hAnsi="Courier New" w:cs="Courier New"/>
          <w:color w:val="000000"/>
          <w:sz w:val="18"/>
          <w:szCs w:val="18"/>
          <w:lang w:bidi="ar-SA"/>
        </w:rPr>
        <w:t xml:space="preserve">                finalFuzzyInferenceSystem.evaluate();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9" w:name="l185"/>
      <w:r w:rsidRPr="00E735B9">
        <w:rPr>
          <w:rFonts w:ascii="Courier New" w:eastAsia="Times New Roman" w:hAnsi="Courier New" w:cs="Courier New"/>
          <w:color w:val="000000"/>
          <w:sz w:val="18"/>
          <w:szCs w:val="18"/>
          <w:lang w:bidi="ar-SA"/>
        </w:rPr>
        <w:t xml:space="preserve">185  </w:t>
      </w:r>
      <w:bookmarkEnd w:id="96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0" w:name="l186"/>
      <w:r w:rsidRPr="00E735B9">
        <w:rPr>
          <w:rFonts w:ascii="Courier New" w:eastAsia="Times New Roman" w:hAnsi="Courier New" w:cs="Courier New"/>
          <w:color w:val="000000"/>
          <w:sz w:val="18"/>
          <w:szCs w:val="18"/>
          <w:lang w:bidi="ar-SA"/>
        </w:rPr>
        <w:t xml:space="preserve">186  </w:t>
      </w:r>
      <w:bookmarkEnd w:id="97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negotiatedCPU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1" w:name="l187"/>
      <w:r w:rsidRPr="00E735B9">
        <w:rPr>
          <w:rFonts w:ascii="Courier New" w:eastAsia="Times New Roman" w:hAnsi="Courier New" w:cs="Courier New"/>
          <w:color w:val="000000"/>
          <w:sz w:val="18"/>
          <w:szCs w:val="18"/>
          <w:lang w:bidi="ar-SA"/>
        </w:rPr>
        <w:t xml:space="preserve">187  </w:t>
      </w:r>
      <w:bookmarkEnd w:id="971"/>
      <w:r w:rsidRPr="00E735B9">
        <w:rPr>
          <w:rFonts w:ascii="Courier New" w:eastAsia="Times New Roman" w:hAnsi="Courier New" w:cs="Courier New"/>
          <w:color w:val="000000"/>
          <w:sz w:val="18"/>
          <w:szCs w:val="18"/>
          <w:lang w:bidi="ar-SA"/>
        </w:rPr>
        <w:t xml:space="preserve">                        finalFuzzyInferenceSystem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2" w:name="l188"/>
      <w:r w:rsidRPr="00E735B9">
        <w:rPr>
          <w:rFonts w:ascii="Courier New" w:eastAsia="Times New Roman" w:hAnsi="Courier New" w:cs="Courier New"/>
          <w:color w:val="000000"/>
          <w:sz w:val="18"/>
          <w:szCs w:val="18"/>
          <w:lang w:bidi="ar-SA"/>
        </w:rPr>
        <w:t xml:space="preserve">188  </w:t>
      </w:r>
      <w:bookmarkEnd w:id="972"/>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3" w:name="l189"/>
      <w:r w:rsidRPr="00E735B9">
        <w:rPr>
          <w:rFonts w:ascii="Courier New" w:eastAsia="Times New Roman" w:hAnsi="Courier New" w:cs="Courier New"/>
          <w:color w:val="000000"/>
          <w:sz w:val="18"/>
          <w:szCs w:val="18"/>
          <w:lang w:bidi="ar-SA"/>
        </w:rPr>
        <w:t xml:space="preserve">189  </w:t>
      </w:r>
      <w:bookmarkEnd w:id="973"/>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4" w:name="l190"/>
      <w:r w:rsidRPr="00E735B9">
        <w:rPr>
          <w:rFonts w:ascii="Courier New" w:eastAsia="Times New Roman" w:hAnsi="Courier New" w:cs="Courier New"/>
          <w:color w:val="000000"/>
          <w:sz w:val="18"/>
          <w:szCs w:val="18"/>
          <w:lang w:bidi="ar-SA"/>
        </w:rPr>
        <w:t xml:space="preserve">190  </w:t>
      </w:r>
      <w:bookmarkEnd w:id="974"/>
      <w:r w:rsidRPr="00E735B9">
        <w:rPr>
          <w:rFonts w:ascii="Courier New" w:eastAsia="Times New Roman" w:hAnsi="Courier New" w:cs="Courier New"/>
          <w:color w:val="000000"/>
          <w:sz w:val="18"/>
          <w:szCs w:val="18"/>
          <w:lang w:bidi="ar-SA"/>
        </w:rPr>
        <w:t xml:space="preserve">                negotiatedValues.put(NEGOTIATED_CPU, negotiatedCPU - core.getUsed());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5" w:name="l191"/>
      <w:r w:rsidRPr="00E735B9">
        <w:rPr>
          <w:rFonts w:ascii="Courier New" w:eastAsia="Times New Roman" w:hAnsi="Courier New" w:cs="Courier New"/>
          <w:color w:val="000000"/>
          <w:sz w:val="18"/>
          <w:szCs w:val="18"/>
          <w:lang w:bidi="ar-SA"/>
        </w:rPr>
        <w:t xml:space="preserve">191  </w:t>
      </w:r>
      <w:bookmarkEnd w:id="975"/>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6" w:name="l192"/>
      <w:r w:rsidRPr="00E735B9">
        <w:rPr>
          <w:rFonts w:ascii="Courier New" w:eastAsia="Times New Roman" w:hAnsi="Courier New" w:cs="Courier New"/>
          <w:color w:val="000000"/>
          <w:sz w:val="18"/>
          <w:szCs w:val="18"/>
          <w:lang w:bidi="ar-SA"/>
        </w:rPr>
        <w:t xml:space="preserve">192  </w:t>
      </w:r>
      <w:bookmarkEnd w:id="976"/>
      <w:r w:rsidRPr="00E735B9">
        <w:rPr>
          <w:rFonts w:ascii="Courier New" w:eastAsia="Times New Roman" w:hAnsi="Courier New" w:cs="Courier New"/>
          <w:color w:val="000000"/>
          <w:sz w:val="18"/>
          <w:szCs w:val="18"/>
          <w:lang w:bidi="ar-SA"/>
        </w:rPr>
        <w:t xml:space="preserve">                core.setMaxAcceptableValue(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7" w:name="l193"/>
      <w:r w:rsidRPr="00E735B9">
        <w:rPr>
          <w:rFonts w:ascii="Courier New" w:eastAsia="Times New Roman" w:hAnsi="Courier New" w:cs="Courier New"/>
          <w:color w:val="000000"/>
          <w:sz w:val="18"/>
          <w:szCs w:val="18"/>
          <w:lang w:bidi="ar-SA"/>
        </w:rPr>
        <w:t xml:space="preserve">193  </w:t>
      </w:r>
      <w:bookmarkEnd w:id="97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finalFuzzyInferenceSystem.getFunctionBlock(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8" w:name="l194"/>
      <w:r w:rsidRPr="00E735B9">
        <w:rPr>
          <w:rFonts w:ascii="Courier New" w:eastAsia="Times New Roman" w:hAnsi="Courier New" w:cs="Courier New"/>
          <w:color w:val="000000"/>
          <w:sz w:val="18"/>
          <w:szCs w:val="18"/>
          <w:lang w:bidi="ar-SA"/>
        </w:rPr>
        <w:t xml:space="preserve">194  </w:t>
      </w:r>
      <w:bookmarkEnd w:id="978"/>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9" w:name="l195"/>
      <w:r w:rsidRPr="00E735B9">
        <w:rPr>
          <w:rFonts w:ascii="Courier New" w:eastAsia="Times New Roman" w:hAnsi="Courier New" w:cs="Courier New"/>
          <w:color w:val="000000"/>
          <w:sz w:val="18"/>
          <w:szCs w:val="18"/>
          <w:lang w:bidi="ar-SA"/>
        </w:rPr>
        <w:t xml:space="preserve">195  </w:t>
      </w:r>
      <w:bookmarkEnd w:id="97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0" w:name="l196"/>
      <w:r w:rsidRPr="00E735B9">
        <w:rPr>
          <w:rFonts w:ascii="Courier New" w:eastAsia="Times New Roman" w:hAnsi="Courier New" w:cs="Courier New"/>
          <w:color w:val="000000"/>
          <w:sz w:val="18"/>
          <w:szCs w:val="18"/>
          <w:lang w:bidi="ar-SA"/>
        </w:rPr>
        <w:t xml:space="preserve">196  </w:t>
      </w:r>
      <w:bookmarkEnd w:id="9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//only negotiate for requested number of cores</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1" w:name="l197"/>
      <w:r w:rsidRPr="00E735B9">
        <w:rPr>
          <w:rFonts w:ascii="Courier New" w:eastAsia="Times New Roman" w:hAnsi="Courier New" w:cs="Courier New"/>
          <w:color w:val="000000"/>
          <w:sz w:val="18"/>
          <w:szCs w:val="18"/>
          <w:lang w:bidi="ar-SA"/>
        </w:rPr>
        <w:t xml:space="preserve">197  </w:t>
      </w:r>
      <w:bookmarkEnd w:id="981"/>
      <w:r w:rsidRPr="00E735B9">
        <w:rPr>
          <w:rFonts w:ascii="Courier New" w:eastAsia="Times New Roman" w:hAnsi="Courier New" w:cs="Courier New"/>
          <w:color w:val="000000"/>
          <w:sz w:val="18"/>
          <w:szCs w:val="18"/>
          <w:lang w:bidi="ar-SA"/>
        </w:rPr>
        <w:t xml:space="preserve">                requestedCores--;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2" w:name="l198"/>
      <w:r w:rsidRPr="00E735B9">
        <w:rPr>
          <w:rFonts w:ascii="Courier New" w:eastAsia="Times New Roman" w:hAnsi="Courier New" w:cs="Courier New"/>
          <w:color w:val="000000"/>
          <w:sz w:val="18"/>
          <w:szCs w:val="18"/>
          <w:lang w:bidi="ar-SA"/>
        </w:rPr>
        <w:t xml:space="preserve">198  </w:t>
      </w:r>
      <w:bookmarkEnd w:id="98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(requestedCores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3" w:name="l199"/>
      <w:r w:rsidRPr="00E735B9">
        <w:rPr>
          <w:rFonts w:ascii="Courier New" w:eastAsia="Times New Roman" w:hAnsi="Courier New" w:cs="Courier New"/>
          <w:color w:val="000000"/>
          <w:sz w:val="18"/>
          <w:szCs w:val="18"/>
          <w:lang w:bidi="ar-SA"/>
        </w:rPr>
        <w:t xml:space="preserve">199  </w:t>
      </w:r>
      <w:bookmarkEnd w:id="98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break</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4" w:name="l200"/>
      <w:r w:rsidRPr="00E735B9">
        <w:rPr>
          <w:rFonts w:ascii="Courier New" w:eastAsia="Times New Roman" w:hAnsi="Courier New" w:cs="Courier New"/>
          <w:color w:val="000000"/>
          <w:sz w:val="18"/>
          <w:szCs w:val="18"/>
          <w:lang w:bidi="ar-SA"/>
        </w:rPr>
        <w:t xml:space="preserve">200  </w:t>
      </w:r>
      <w:bookmarkEnd w:id="984"/>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5" w:name="l201"/>
      <w:r w:rsidRPr="00E735B9">
        <w:rPr>
          <w:rFonts w:ascii="Courier New" w:eastAsia="Times New Roman" w:hAnsi="Courier New" w:cs="Courier New"/>
          <w:color w:val="000000"/>
          <w:sz w:val="18"/>
          <w:szCs w:val="18"/>
          <w:lang w:bidi="ar-SA"/>
        </w:rPr>
        <w:t xml:space="preserve">201  </w:t>
      </w:r>
      <w:bookmarkEnd w:id="985"/>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6" w:name="l202"/>
      <w:r w:rsidRPr="00E735B9">
        <w:rPr>
          <w:rFonts w:ascii="Courier New" w:eastAsia="Times New Roman" w:hAnsi="Courier New" w:cs="Courier New"/>
          <w:color w:val="000000"/>
          <w:sz w:val="18"/>
          <w:szCs w:val="18"/>
          <w:lang w:bidi="ar-SA"/>
        </w:rPr>
        <w:t xml:space="preserve">202  </w:t>
      </w:r>
      <w:bookmarkEnd w:id="986"/>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7" w:name="l203"/>
      <w:r w:rsidRPr="00E735B9">
        <w:rPr>
          <w:rFonts w:ascii="Courier New" w:eastAsia="Times New Roman" w:hAnsi="Courier New" w:cs="Courier New"/>
          <w:color w:val="000000"/>
          <w:sz w:val="18"/>
          <w:szCs w:val="18"/>
          <w:lang w:bidi="ar-SA"/>
        </w:rPr>
        <w:t xml:space="preserve">203  </w:t>
      </w:r>
      <w:bookmarkEnd w:id="987"/>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8" w:name="l204"/>
      <w:r w:rsidRPr="00E735B9">
        <w:rPr>
          <w:rFonts w:ascii="Courier New" w:eastAsia="Times New Roman" w:hAnsi="Courier New" w:cs="Courier New"/>
          <w:color w:val="000000"/>
          <w:sz w:val="18"/>
          <w:szCs w:val="18"/>
          <w:lang w:bidi="ar-SA"/>
        </w:rPr>
        <w:t xml:space="preserve">204  </w:t>
      </w:r>
      <w:bookmarkEnd w:id="98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9" w:name="l205"/>
      <w:r w:rsidRPr="00E735B9">
        <w:rPr>
          <w:rFonts w:ascii="Courier New" w:eastAsia="Times New Roman" w:hAnsi="Courier New" w:cs="Courier New"/>
          <w:color w:val="000000"/>
          <w:sz w:val="18"/>
          <w:szCs w:val="18"/>
          <w:lang w:bidi="ar-SA"/>
        </w:rPr>
        <w:t xml:space="preserve">205  </w:t>
      </w:r>
      <w:bookmarkEnd w:id="98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maxMemory = memory.getMaxAcceptableValue();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0" w:name="l206"/>
      <w:r w:rsidRPr="00E735B9">
        <w:rPr>
          <w:rFonts w:ascii="Courier New" w:eastAsia="Times New Roman" w:hAnsi="Courier New" w:cs="Courier New"/>
          <w:color w:val="000000"/>
          <w:sz w:val="18"/>
          <w:szCs w:val="18"/>
          <w:lang w:bidi="ar-SA"/>
        </w:rPr>
        <w:t xml:space="preserve">206  </w:t>
      </w:r>
      <w:bookmarkEnd w:id="99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usedMemory = memory.getUsed();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1" w:name="l207"/>
      <w:r w:rsidRPr="00E735B9">
        <w:rPr>
          <w:rFonts w:ascii="Courier New" w:eastAsia="Times New Roman" w:hAnsi="Courier New" w:cs="Courier New"/>
          <w:color w:val="000000"/>
          <w:sz w:val="18"/>
          <w:szCs w:val="18"/>
          <w:lang w:bidi="ar-SA"/>
        </w:rPr>
        <w:t xml:space="preserve">207  </w:t>
      </w:r>
      <w:bookmarkEnd w:id="99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totalMemory = memory.getTotal();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2" w:name="l208"/>
      <w:r w:rsidRPr="00E735B9">
        <w:rPr>
          <w:rFonts w:ascii="Courier New" w:eastAsia="Times New Roman" w:hAnsi="Courier New" w:cs="Courier New"/>
          <w:color w:val="000000"/>
          <w:sz w:val="18"/>
          <w:szCs w:val="18"/>
          <w:lang w:bidi="ar-SA"/>
        </w:rPr>
        <w:t xml:space="preserve">208  </w:t>
      </w:r>
      <w:bookmarkEnd w:id="99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maxRequestedMemory = requestedTaskInfo.getMemoryMaxAcceptableValue();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3" w:name="l209"/>
      <w:r w:rsidRPr="00E735B9">
        <w:rPr>
          <w:rFonts w:ascii="Courier New" w:eastAsia="Times New Roman" w:hAnsi="Courier New" w:cs="Courier New"/>
          <w:color w:val="000000"/>
          <w:sz w:val="18"/>
          <w:szCs w:val="18"/>
          <w:lang w:bidi="ar-SA"/>
        </w:rPr>
        <w:t xml:space="preserve">209  </w:t>
      </w:r>
      <w:bookmarkEnd w:id="99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minRequestedMemory = requestedTaskInfo.getMemoryMinAcceptableValue();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4" w:name="l210"/>
      <w:r w:rsidRPr="00E735B9">
        <w:rPr>
          <w:rFonts w:ascii="Courier New" w:eastAsia="Times New Roman" w:hAnsi="Courier New" w:cs="Courier New"/>
          <w:color w:val="000000"/>
          <w:sz w:val="18"/>
          <w:szCs w:val="18"/>
          <w:lang w:bidi="ar-SA"/>
        </w:rPr>
        <w:t xml:space="preserve">210  </w:t>
      </w:r>
      <w:bookmarkEnd w:id="994"/>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5" w:name="l211"/>
      <w:r w:rsidRPr="00E735B9">
        <w:rPr>
          <w:rFonts w:ascii="Courier New" w:eastAsia="Times New Roman" w:hAnsi="Courier New" w:cs="Courier New"/>
          <w:color w:val="000000"/>
          <w:sz w:val="18"/>
          <w:szCs w:val="18"/>
          <w:lang w:bidi="ar-SA"/>
        </w:rPr>
        <w:t xml:space="preserve">211  </w:t>
      </w:r>
      <w:bookmarkEnd w:id="99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Memory max optimum 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6" w:name="l212"/>
      <w:r w:rsidRPr="00E735B9">
        <w:rPr>
          <w:rFonts w:ascii="Courier New" w:eastAsia="Times New Roman" w:hAnsi="Courier New" w:cs="Courier New"/>
          <w:color w:val="000000"/>
          <w:sz w:val="18"/>
          <w:szCs w:val="18"/>
          <w:lang w:bidi="ar-SA"/>
        </w:rPr>
        <w:t xml:space="preserve">212  </w:t>
      </w:r>
      <w:bookmarkEnd w:id="99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((maxMemory - usedMemory &lt; maxRequestedMemory)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7" w:name="l213"/>
      <w:r w:rsidRPr="00E735B9">
        <w:rPr>
          <w:rFonts w:ascii="Courier New" w:eastAsia="Times New Roman" w:hAnsi="Courier New" w:cs="Courier New"/>
          <w:color w:val="000000"/>
          <w:sz w:val="18"/>
          <w:szCs w:val="18"/>
          <w:lang w:bidi="ar-SA"/>
        </w:rPr>
        <w:t xml:space="preserve">213  </w:t>
      </w:r>
      <w:bookmarkEnd w:id="997"/>
      <w:r w:rsidRPr="00E735B9">
        <w:rPr>
          <w:rFonts w:ascii="Courier New" w:eastAsia="Times New Roman" w:hAnsi="Courier New" w:cs="Courier New"/>
          <w:color w:val="000000"/>
          <w:sz w:val="18"/>
          <w:szCs w:val="18"/>
          <w:lang w:bidi="ar-SA"/>
        </w:rPr>
        <w:t xml:space="preserve">                &amp;&amp; (minRequestedMemory &lt;= totalMemory - usedMemory)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8" w:name="l214"/>
      <w:r w:rsidRPr="00E735B9">
        <w:rPr>
          <w:rFonts w:ascii="Courier New" w:eastAsia="Times New Roman" w:hAnsi="Courier New" w:cs="Courier New"/>
          <w:color w:val="000000"/>
          <w:sz w:val="18"/>
          <w:szCs w:val="18"/>
          <w:lang w:bidi="ar-SA"/>
        </w:rPr>
        <w:t xml:space="preserve">214  </w:t>
      </w:r>
      <w:bookmarkEnd w:id="998"/>
      <w:r w:rsidRPr="00E735B9">
        <w:rPr>
          <w:rFonts w:ascii="Courier New" w:eastAsia="Times New Roman" w:hAnsi="Courier New" w:cs="Courier New"/>
          <w:color w:val="000000"/>
          <w:sz w:val="18"/>
          <w:szCs w:val="18"/>
          <w:lang w:bidi="ar-SA"/>
        </w:rPr>
        <w:t xml:space="preserve">                &amp;&amp; (maxMemory &lt; totalMemory))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9" w:name="l215"/>
      <w:r w:rsidRPr="00E735B9">
        <w:rPr>
          <w:rFonts w:ascii="Courier New" w:eastAsia="Times New Roman" w:hAnsi="Courier New" w:cs="Courier New"/>
          <w:color w:val="000000"/>
          <w:sz w:val="18"/>
          <w:szCs w:val="18"/>
          <w:lang w:bidi="ar-SA"/>
        </w:rPr>
        <w:t xml:space="preserve">215  </w:t>
      </w:r>
      <w:bookmarkEnd w:id="99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0" w:name="l216"/>
      <w:r w:rsidRPr="00E735B9">
        <w:rPr>
          <w:rFonts w:ascii="Courier New" w:eastAsia="Times New Roman" w:hAnsi="Courier New" w:cs="Courier New"/>
          <w:color w:val="000000"/>
          <w:sz w:val="18"/>
          <w:szCs w:val="18"/>
          <w:lang w:bidi="ar-SA"/>
        </w:rPr>
        <w:t xml:space="preserve">216  </w:t>
      </w:r>
      <w:bookmarkEnd w:id="100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1" w:name="l217"/>
      <w:r w:rsidRPr="00E735B9">
        <w:rPr>
          <w:rFonts w:ascii="Courier New" w:eastAsia="Times New Roman" w:hAnsi="Courier New" w:cs="Courier New"/>
          <w:color w:val="000000"/>
          <w:sz w:val="18"/>
          <w:szCs w:val="18"/>
          <w:lang w:bidi="ar-SA"/>
        </w:rPr>
        <w:lastRenderedPageBreak/>
        <w:t xml:space="preserve">217  </w:t>
      </w:r>
      <w:bookmarkEnd w:id="10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2" w:name="l218"/>
      <w:r w:rsidRPr="00E735B9">
        <w:rPr>
          <w:rFonts w:ascii="Courier New" w:eastAsia="Times New Roman" w:hAnsi="Courier New" w:cs="Courier New"/>
          <w:color w:val="000000"/>
          <w:sz w:val="18"/>
          <w:szCs w:val="18"/>
          <w:lang w:bidi="ar-SA"/>
        </w:rPr>
        <w:t xml:space="preserve">218  </w:t>
      </w:r>
      <w:bookmarkEnd w:id="100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3" w:name="l219"/>
      <w:r w:rsidRPr="00E735B9">
        <w:rPr>
          <w:rFonts w:ascii="Courier New" w:eastAsia="Times New Roman" w:hAnsi="Courier New" w:cs="Courier New"/>
          <w:color w:val="000000"/>
          <w:sz w:val="18"/>
          <w:szCs w:val="18"/>
          <w:lang w:bidi="ar-SA"/>
        </w:rPr>
        <w:t xml:space="preserve">219  </w:t>
      </w:r>
      <w:bookmarkEnd w:id="1003"/>
      <w:r w:rsidRPr="00E735B9">
        <w:rPr>
          <w:rFonts w:ascii="Courier New" w:eastAsia="Times New Roman" w:hAnsi="Courier New" w:cs="Courier New"/>
          <w:color w:val="000000"/>
          <w:sz w:val="18"/>
          <w:szCs w:val="18"/>
          <w:lang w:bidi="ar-SA"/>
        </w:rPr>
        <w:t xml:space="preserve">            Value[] serverValues;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4" w:name="l220"/>
      <w:r w:rsidRPr="00E735B9">
        <w:rPr>
          <w:rFonts w:ascii="Courier New" w:eastAsia="Times New Roman" w:hAnsi="Courier New" w:cs="Courier New"/>
          <w:color w:val="000000"/>
          <w:sz w:val="18"/>
          <w:szCs w:val="18"/>
          <w:lang w:bidi="ar-SA"/>
        </w:rPr>
        <w:t xml:space="preserve">220  </w:t>
      </w:r>
      <w:bookmarkEnd w:id="1004"/>
      <w:r w:rsidRPr="00E735B9">
        <w:rPr>
          <w:rFonts w:ascii="Courier New" w:eastAsia="Times New Roman" w:hAnsi="Courier New" w:cs="Courier New"/>
          <w:color w:val="000000"/>
          <w:sz w:val="18"/>
          <w:szCs w:val="18"/>
          <w:lang w:bidi="ar-SA"/>
        </w:rPr>
        <w:t xml:space="preserve">            Value[] membershipValues;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5" w:name="l221"/>
      <w:r w:rsidRPr="00E735B9">
        <w:rPr>
          <w:rFonts w:ascii="Courier New" w:eastAsia="Times New Roman" w:hAnsi="Courier New" w:cs="Courier New"/>
          <w:color w:val="000000"/>
          <w:sz w:val="18"/>
          <w:szCs w:val="18"/>
          <w:lang w:bidi="ar-SA"/>
        </w:rPr>
        <w:t xml:space="preserve">221  </w:t>
      </w:r>
      <w:bookmarkEnd w:id="1005"/>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6" w:name="l222"/>
      <w:r w:rsidRPr="00E735B9">
        <w:rPr>
          <w:rFonts w:ascii="Courier New" w:eastAsia="Times New Roman" w:hAnsi="Courier New" w:cs="Courier New"/>
          <w:color w:val="000000"/>
          <w:sz w:val="18"/>
          <w:szCs w:val="18"/>
          <w:lang w:bidi="ar-SA"/>
        </w:rPr>
        <w:t xml:space="preserve">222  </w:t>
      </w:r>
      <w:bookmarkEnd w:id="10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negotiatedMemoryMaxRange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7" w:name="l223"/>
      <w:r w:rsidRPr="00E735B9">
        <w:rPr>
          <w:rFonts w:ascii="Courier New" w:eastAsia="Times New Roman" w:hAnsi="Courier New" w:cs="Courier New"/>
          <w:color w:val="000000"/>
          <w:sz w:val="18"/>
          <w:szCs w:val="18"/>
          <w:lang w:bidi="ar-SA"/>
        </w:rPr>
        <w:t xml:space="preserve">223  </w:t>
      </w:r>
      <w:bookmarkEnd w:id="1007"/>
      <w:r w:rsidRPr="00E735B9">
        <w:rPr>
          <w:rFonts w:ascii="Courier New" w:eastAsia="Times New Roman" w:hAnsi="Courier New" w:cs="Courier New"/>
          <w:color w:val="000000"/>
          <w:sz w:val="18"/>
          <w:szCs w:val="18"/>
          <w:lang w:bidi="ar-SA"/>
        </w:rPr>
        <w:t xml:space="preserve">                    (totalMemory &gt; usedMemory + maxRequestedMemory)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8" w:name="l224"/>
      <w:r w:rsidRPr="00E735B9">
        <w:rPr>
          <w:rFonts w:ascii="Courier New" w:eastAsia="Times New Roman" w:hAnsi="Courier New" w:cs="Courier New"/>
          <w:color w:val="000000"/>
          <w:sz w:val="18"/>
          <w:szCs w:val="18"/>
          <w:lang w:bidi="ar-SA"/>
        </w:rPr>
        <w:t xml:space="preserve">224  </w:t>
      </w:r>
      <w:bookmarkEnd w:id="1008"/>
      <w:r w:rsidRPr="00E735B9">
        <w:rPr>
          <w:rFonts w:ascii="Courier New" w:eastAsia="Times New Roman" w:hAnsi="Courier New" w:cs="Courier New"/>
          <w:color w:val="000000"/>
          <w:sz w:val="18"/>
          <w:szCs w:val="18"/>
          <w:lang w:bidi="ar-SA"/>
        </w:rPr>
        <w:t xml:space="preserve">                            usedMemory + maxRequestedMemory : totalMemory;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9" w:name="l225"/>
      <w:r w:rsidRPr="00E735B9">
        <w:rPr>
          <w:rFonts w:ascii="Courier New" w:eastAsia="Times New Roman" w:hAnsi="Courier New" w:cs="Courier New"/>
          <w:color w:val="000000"/>
          <w:sz w:val="18"/>
          <w:szCs w:val="18"/>
          <w:lang w:bidi="ar-SA"/>
        </w:rPr>
        <w:t xml:space="preserve">225  </w:t>
      </w:r>
      <w:bookmarkEnd w:id="100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0" w:name="l226"/>
      <w:r w:rsidRPr="00E735B9">
        <w:rPr>
          <w:rFonts w:ascii="Courier New" w:eastAsia="Times New Roman" w:hAnsi="Courier New" w:cs="Courier New"/>
          <w:color w:val="000000"/>
          <w:sz w:val="18"/>
          <w:szCs w:val="18"/>
          <w:lang w:bidi="ar-SA"/>
        </w:rPr>
        <w:t xml:space="preserve">226  </w:t>
      </w:r>
      <w:bookmarkEnd w:id="101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memory ranges in Value type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1" w:name="l227"/>
      <w:r w:rsidRPr="00E735B9">
        <w:rPr>
          <w:rFonts w:ascii="Courier New" w:eastAsia="Times New Roman" w:hAnsi="Courier New" w:cs="Courier New"/>
          <w:color w:val="000000"/>
          <w:sz w:val="18"/>
          <w:szCs w:val="18"/>
          <w:lang w:bidi="ar-SA"/>
        </w:rPr>
        <w:t xml:space="preserve">227  </w:t>
      </w:r>
      <w:bookmarkEnd w:id="1011"/>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[]{maxMemory, negotiatedMemoryMaxRange};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2" w:name="l228"/>
      <w:r w:rsidRPr="00E735B9">
        <w:rPr>
          <w:rFonts w:ascii="Courier New" w:eastAsia="Times New Roman" w:hAnsi="Courier New" w:cs="Courier New"/>
          <w:color w:val="000000"/>
          <w:sz w:val="18"/>
          <w:szCs w:val="18"/>
          <w:lang w:bidi="ar-SA"/>
        </w:rPr>
        <w:t xml:space="preserve">228  </w:t>
      </w:r>
      <w:bookmarkEnd w:id="1012"/>
      <w:r w:rsidRPr="00E735B9">
        <w:rPr>
          <w:rFonts w:ascii="Courier New" w:eastAsia="Times New Roman" w:hAnsi="Courier New" w:cs="Courier New"/>
          <w:color w:val="000000"/>
          <w:sz w:val="18"/>
          <w:szCs w:val="18"/>
          <w:lang w:bidi="ar-SA"/>
        </w:rPr>
        <w:t xml:space="preserve">            count = values.length;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3" w:name="l229"/>
      <w:r w:rsidRPr="00E735B9">
        <w:rPr>
          <w:rFonts w:ascii="Courier New" w:eastAsia="Times New Roman" w:hAnsi="Courier New" w:cs="Courier New"/>
          <w:color w:val="000000"/>
          <w:sz w:val="18"/>
          <w:szCs w:val="18"/>
          <w:lang w:bidi="ar-SA"/>
        </w:rPr>
        <w:t xml:space="preserve">229  </w:t>
      </w:r>
      <w:bookmarkEnd w:id="1013"/>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4" w:name="l230"/>
      <w:r w:rsidRPr="00E735B9">
        <w:rPr>
          <w:rFonts w:ascii="Courier New" w:eastAsia="Times New Roman" w:hAnsi="Courier New" w:cs="Courier New"/>
          <w:color w:val="000000"/>
          <w:sz w:val="18"/>
          <w:szCs w:val="18"/>
          <w:lang w:bidi="ar-SA"/>
        </w:rPr>
        <w:t xml:space="preserve">230  </w:t>
      </w:r>
      <w:bookmarkEnd w:id="1014"/>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5" w:name="l231"/>
      <w:r w:rsidRPr="00E735B9">
        <w:rPr>
          <w:rFonts w:ascii="Courier New" w:eastAsia="Times New Roman" w:hAnsi="Courier New" w:cs="Courier New"/>
          <w:color w:val="000000"/>
          <w:sz w:val="18"/>
          <w:szCs w:val="18"/>
          <w:lang w:bidi="ar-SA"/>
        </w:rPr>
        <w:t xml:space="preserve">231  </w:t>
      </w:r>
      <w:bookmarkEnd w:id="101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6" w:name="l232"/>
      <w:r w:rsidRPr="00E735B9">
        <w:rPr>
          <w:rFonts w:ascii="Courier New" w:eastAsia="Times New Roman" w:hAnsi="Courier New" w:cs="Courier New"/>
          <w:color w:val="000000"/>
          <w:sz w:val="18"/>
          <w:szCs w:val="18"/>
          <w:lang w:bidi="ar-SA"/>
        </w:rPr>
        <w:t xml:space="preserve">232  </w:t>
      </w:r>
      <w:bookmarkEnd w:id="1016"/>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7" w:name="l233"/>
      <w:r w:rsidRPr="00E735B9">
        <w:rPr>
          <w:rFonts w:ascii="Courier New" w:eastAsia="Times New Roman" w:hAnsi="Courier New" w:cs="Courier New"/>
          <w:color w:val="000000"/>
          <w:sz w:val="18"/>
          <w:szCs w:val="18"/>
          <w:lang w:bidi="ar-SA"/>
        </w:rPr>
        <w:t xml:space="preserve">233  </w:t>
      </w:r>
      <w:bookmarkEnd w:id="1017"/>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8" w:name="l234"/>
      <w:r w:rsidRPr="00E735B9">
        <w:rPr>
          <w:rFonts w:ascii="Courier New" w:eastAsia="Times New Roman" w:hAnsi="Courier New" w:cs="Courier New"/>
          <w:color w:val="000000"/>
          <w:sz w:val="18"/>
          <w:szCs w:val="18"/>
          <w:lang w:bidi="ar-SA"/>
        </w:rPr>
        <w:t xml:space="preserve">234  </w:t>
      </w:r>
      <w:bookmarkEnd w:id="1018"/>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9" w:name="l235"/>
      <w:r w:rsidRPr="00E735B9">
        <w:rPr>
          <w:rFonts w:ascii="Courier New" w:eastAsia="Times New Roman" w:hAnsi="Courier New" w:cs="Courier New"/>
          <w:color w:val="000000"/>
          <w:sz w:val="18"/>
          <w:szCs w:val="18"/>
          <w:lang w:bidi="ar-SA"/>
        </w:rPr>
        <w:t xml:space="preserve">235  </w:t>
      </w:r>
      <w:bookmarkEnd w:id="101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0" w:name="l236"/>
      <w:r w:rsidRPr="00E735B9">
        <w:rPr>
          <w:rFonts w:ascii="Courier New" w:eastAsia="Times New Roman" w:hAnsi="Courier New" w:cs="Courier New"/>
          <w:color w:val="000000"/>
          <w:sz w:val="18"/>
          <w:szCs w:val="18"/>
          <w:lang w:bidi="ar-SA"/>
        </w:rPr>
        <w:t xml:space="preserve">236  </w:t>
      </w:r>
      <w:bookmarkEnd w:id="102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1" w:name="l237"/>
      <w:r w:rsidRPr="00E735B9">
        <w:rPr>
          <w:rFonts w:ascii="Courier New" w:eastAsia="Times New Roman" w:hAnsi="Courier New" w:cs="Courier New"/>
          <w:color w:val="000000"/>
          <w:sz w:val="18"/>
          <w:szCs w:val="18"/>
          <w:lang w:bidi="ar-SA"/>
        </w:rPr>
        <w:t xml:space="preserve">237  </w:t>
      </w:r>
      <w:bookmarkEnd w:id="1021"/>
      <w:r w:rsidRPr="00E735B9">
        <w:rPr>
          <w:rFonts w:ascii="Courier New" w:eastAsia="Times New Roman" w:hAnsi="Courier New" w:cs="Courier New"/>
          <w:color w:val="000000"/>
          <w:sz w:val="18"/>
          <w:szCs w:val="18"/>
          <w:lang w:bidi="ar-SA"/>
        </w:rPr>
        <w:t xml:space="preserve">            MembershipFunction serverMemoryMembershipFunction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2" w:name="l238"/>
      <w:r w:rsidRPr="00E735B9">
        <w:rPr>
          <w:rFonts w:ascii="Courier New" w:eastAsia="Times New Roman" w:hAnsi="Courier New" w:cs="Courier New"/>
          <w:color w:val="000000"/>
          <w:sz w:val="18"/>
          <w:szCs w:val="18"/>
          <w:lang w:bidi="ar-SA"/>
        </w:rPr>
        <w:t xml:space="preserve">238  </w:t>
      </w:r>
      <w:bookmarkEnd w:id="102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3" w:name="l239"/>
      <w:r w:rsidRPr="00E735B9">
        <w:rPr>
          <w:rFonts w:ascii="Courier New" w:eastAsia="Times New Roman" w:hAnsi="Courier New" w:cs="Courier New"/>
          <w:color w:val="000000"/>
          <w:sz w:val="18"/>
          <w:szCs w:val="18"/>
          <w:lang w:bidi="ar-SA"/>
        </w:rPr>
        <w:t xml:space="preserve">239  </w:t>
      </w:r>
      <w:bookmarkEnd w:id="1023"/>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4" w:name="l240"/>
      <w:r w:rsidRPr="00E735B9">
        <w:rPr>
          <w:rFonts w:ascii="Courier New" w:eastAsia="Times New Roman" w:hAnsi="Courier New" w:cs="Courier New"/>
          <w:color w:val="000000"/>
          <w:sz w:val="18"/>
          <w:szCs w:val="18"/>
          <w:lang w:bidi="ar-SA"/>
        </w:rPr>
        <w:t xml:space="preserve">240  </w:t>
      </w:r>
      <w:bookmarkEnd w:id="102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server_memory variable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5" w:name="l241"/>
      <w:r w:rsidRPr="00E735B9">
        <w:rPr>
          <w:rFonts w:ascii="Courier New" w:eastAsia="Times New Roman" w:hAnsi="Courier New" w:cs="Courier New"/>
          <w:color w:val="000000"/>
          <w:sz w:val="18"/>
          <w:szCs w:val="18"/>
          <w:lang w:bidi="ar-SA"/>
        </w:rPr>
        <w:t xml:space="preserve">241  </w:t>
      </w:r>
      <w:bookmarkEnd w:id="1025"/>
      <w:r w:rsidRPr="00E735B9">
        <w:rPr>
          <w:rFonts w:ascii="Courier New" w:eastAsia="Times New Roman" w:hAnsi="Courier New" w:cs="Courier New"/>
          <w:color w:val="000000"/>
          <w:sz w:val="18"/>
          <w:szCs w:val="18"/>
          <w:lang w:bidi="ar-SA"/>
        </w:rPr>
        <w:t xml:space="preserve">            serverRangeValue.setMembershipFunction(serverMemoryMembershipFunction);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6" w:name="l242"/>
      <w:r w:rsidRPr="00E735B9">
        <w:rPr>
          <w:rFonts w:ascii="Courier New" w:eastAsia="Times New Roman" w:hAnsi="Courier New" w:cs="Courier New"/>
          <w:color w:val="000000"/>
          <w:sz w:val="18"/>
          <w:szCs w:val="18"/>
          <w:lang w:bidi="ar-SA"/>
        </w:rPr>
        <w:t xml:space="preserve">242  </w:t>
      </w:r>
      <w:bookmarkEnd w:id="1026"/>
      <w:r w:rsidRPr="00E735B9">
        <w:rPr>
          <w:rFonts w:ascii="Courier New" w:eastAsia="Times New Roman" w:hAnsi="Courier New" w:cs="Courier New"/>
          <w:color w:val="000000"/>
          <w:sz w:val="18"/>
          <w:szCs w:val="18"/>
          <w:lang w:bidi="ar-SA"/>
        </w:rPr>
        <w:t xml:space="preserve">            negotiatedRangeValue.setMembershipFunction(serverMemoryMembershipFunction);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7" w:name="l243"/>
      <w:r w:rsidRPr="00E735B9">
        <w:rPr>
          <w:rFonts w:ascii="Courier New" w:eastAsia="Times New Roman" w:hAnsi="Courier New" w:cs="Courier New"/>
          <w:color w:val="000000"/>
          <w:sz w:val="18"/>
          <w:szCs w:val="18"/>
          <w:lang w:bidi="ar-SA"/>
        </w:rPr>
        <w:t xml:space="preserve">243  </w:t>
      </w:r>
      <w:bookmarkEnd w:id="1027"/>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8" w:name="l244"/>
      <w:r w:rsidRPr="00E735B9">
        <w:rPr>
          <w:rFonts w:ascii="Courier New" w:eastAsia="Times New Roman" w:hAnsi="Courier New" w:cs="Courier New"/>
          <w:color w:val="000000"/>
          <w:sz w:val="18"/>
          <w:szCs w:val="18"/>
          <w:lang w:bidi="ar-SA"/>
        </w:rPr>
        <w:t xml:space="preserve">244  </w:t>
      </w:r>
      <w:bookmarkEnd w:id="1028"/>
      <w:r w:rsidRPr="00E735B9">
        <w:rPr>
          <w:rFonts w:ascii="Courier New" w:eastAsia="Times New Roman" w:hAnsi="Courier New" w:cs="Courier New"/>
          <w:color w:val="000000"/>
          <w:sz w:val="18"/>
          <w:szCs w:val="18"/>
          <w:lang w:bidi="ar-SA"/>
        </w:rPr>
        <w:t xml:space="preserve">            serverRange.setValue(maxMemory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9" w:name="l245"/>
      <w:r w:rsidRPr="00E735B9">
        <w:rPr>
          <w:rFonts w:ascii="Courier New" w:eastAsia="Times New Roman" w:hAnsi="Courier New" w:cs="Courier New"/>
          <w:color w:val="000000"/>
          <w:sz w:val="18"/>
          <w:szCs w:val="18"/>
          <w:lang w:bidi="ar-SA"/>
        </w:rPr>
        <w:t xml:space="preserve">245  </w:t>
      </w:r>
      <w:bookmarkEnd w:id="1029"/>
      <w:r w:rsidRPr="00E735B9">
        <w:rPr>
          <w:rFonts w:ascii="Courier New" w:eastAsia="Times New Roman" w:hAnsi="Courier New" w:cs="Courier New"/>
          <w:color w:val="000000"/>
          <w:sz w:val="18"/>
          <w:szCs w:val="18"/>
          <w:lang w:bidi="ar-SA"/>
        </w:rPr>
        <w:t xml:space="preserve">            requestedRange.setValue(usedMemory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0" w:name="l246"/>
      <w:r w:rsidRPr="00E735B9">
        <w:rPr>
          <w:rFonts w:ascii="Courier New" w:eastAsia="Times New Roman" w:hAnsi="Courier New" w:cs="Courier New"/>
          <w:color w:val="000000"/>
          <w:sz w:val="18"/>
          <w:szCs w:val="18"/>
          <w:lang w:bidi="ar-SA"/>
        </w:rPr>
        <w:t xml:space="preserve">246  </w:t>
      </w:r>
      <w:bookmarkEnd w:id="1030"/>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1" w:name="l247"/>
      <w:r w:rsidRPr="00E735B9">
        <w:rPr>
          <w:rFonts w:ascii="Courier New" w:eastAsia="Times New Roman" w:hAnsi="Courier New" w:cs="Courier New"/>
          <w:color w:val="000000"/>
          <w:sz w:val="18"/>
          <w:szCs w:val="18"/>
          <w:lang w:bidi="ar-SA"/>
        </w:rPr>
        <w:t xml:space="preserve">247  </w:t>
      </w:r>
      <w:bookmarkEnd w:id="1031"/>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usedMemory + minRequestedMemory);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2" w:name="l248"/>
      <w:r w:rsidRPr="00E735B9">
        <w:rPr>
          <w:rFonts w:ascii="Courier New" w:eastAsia="Times New Roman" w:hAnsi="Courier New" w:cs="Courier New"/>
          <w:color w:val="000000"/>
          <w:sz w:val="18"/>
          <w:szCs w:val="18"/>
          <w:lang w:bidi="ar-SA"/>
        </w:rPr>
        <w:t xml:space="preserve">248  </w:t>
      </w:r>
      <w:bookmarkEnd w:id="1032"/>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usedMemory + maxRequestedMemory);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3" w:name="l249"/>
      <w:r w:rsidRPr="00E735B9">
        <w:rPr>
          <w:rFonts w:ascii="Courier New" w:eastAsia="Times New Roman" w:hAnsi="Courier New" w:cs="Courier New"/>
          <w:color w:val="000000"/>
          <w:sz w:val="18"/>
          <w:szCs w:val="18"/>
          <w:lang w:bidi="ar-SA"/>
        </w:rPr>
        <w:t xml:space="preserve">249  </w:t>
      </w:r>
      <w:bookmarkEnd w:id="1033"/>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4" w:name="l250"/>
      <w:r w:rsidRPr="00E735B9">
        <w:rPr>
          <w:rFonts w:ascii="Courier New" w:eastAsia="Times New Roman" w:hAnsi="Courier New" w:cs="Courier New"/>
          <w:color w:val="000000"/>
          <w:sz w:val="18"/>
          <w:szCs w:val="18"/>
          <w:lang w:bidi="ar-SA"/>
        </w:rPr>
        <w:t xml:space="preserve">250  </w:t>
      </w:r>
      <w:bookmarkEnd w:id="1034"/>
      <w:r w:rsidRPr="00E735B9">
        <w:rPr>
          <w:rFonts w:ascii="Courier New" w:eastAsia="Times New Roman" w:hAnsi="Courier New" w:cs="Courier New"/>
          <w:color w:val="000000"/>
          <w:sz w:val="18"/>
          <w:szCs w:val="18"/>
          <w:lang w:bidi="ar-SA"/>
        </w:rPr>
        <w:t xml:space="preserve">            negotiatedRange.setUniverseMin(maxMemory);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5" w:name="l251"/>
      <w:r w:rsidRPr="00E735B9">
        <w:rPr>
          <w:rFonts w:ascii="Courier New" w:eastAsia="Times New Roman" w:hAnsi="Courier New" w:cs="Courier New"/>
          <w:color w:val="000000"/>
          <w:sz w:val="18"/>
          <w:szCs w:val="18"/>
          <w:lang w:bidi="ar-SA"/>
        </w:rPr>
        <w:t xml:space="preserve">251  </w:t>
      </w:r>
      <w:bookmarkEnd w:id="1035"/>
      <w:r w:rsidRPr="00E735B9">
        <w:rPr>
          <w:rFonts w:ascii="Courier New" w:eastAsia="Times New Roman" w:hAnsi="Courier New" w:cs="Courier New"/>
          <w:color w:val="000000"/>
          <w:sz w:val="18"/>
          <w:szCs w:val="18"/>
          <w:lang w:bidi="ar-SA"/>
        </w:rPr>
        <w:t xml:space="preserve">            negotiatedRange.setUniverseMax(totalMemory);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6" w:name="l252"/>
      <w:r w:rsidRPr="00E735B9">
        <w:rPr>
          <w:rFonts w:ascii="Courier New" w:eastAsia="Times New Roman" w:hAnsi="Courier New" w:cs="Courier New"/>
          <w:color w:val="000000"/>
          <w:sz w:val="18"/>
          <w:szCs w:val="18"/>
          <w:lang w:bidi="ar-SA"/>
        </w:rPr>
        <w:t xml:space="preserve">252  </w:t>
      </w:r>
      <w:bookmarkEnd w:id="1036"/>
      <w:r w:rsidRPr="00E735B9">
        <w:rPr>
          <w:rFonts w:ascii="Courier New" w:eastAsia="Times New Roman" w:hAnsi="Courier New" w:cs="Courier New"/>
          <w:color w:val="000000"/>
          <w:sz w:val="18"/>
          <w:szCs w:val="18"/>
          <w:lang w:bidi="ar-SA"/>
        </w:rPr>
        <w:t xml:space="preserve">            serverAndRequested.setUniverseMin(maxMemory);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7" w:name="l253"/>
      <w:r w:rsidRPr="00E735B9">
        <w:rPr>
          <w:rFonts w:ascii="Courier New" w:eastAsia="Times New Roman" w:hAnsi="Courier New" w:cs="Courier New"/>
          <w:color w:val="000000"/>
          <w:sz w:val="18"/>
          <w:szCs w:val="18"/>
          <w:lang w:bidi="ar-SA"/>
        </w:rPr>
        <w:t xml:space="preserve">253  </w:t>
      </w:r>
      <w:bookmarkEnd w:id="1037"/>
      <w:r w:rsidRPr="00E735B9">
        <w:rPr>
          <w:rFonts w:ascii="Courier New" w:eastAsia="Times New Roman" w:hAnsi="Courier New" w:cs="Courier New"/>
          <w:color w:val="000000"/>
          <w:sz w:val="18"/>
          <w:szCs w:val="18"/>
          <w:lang w:bidi="ar-SA"/>
        </w:rPr>
        <w:t xml:space="preserve">            serverAndRequested.setUniverseMax(totalMemory);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8" w:name="l254"/>
      <w:r w:rsidRPr="00E735B9">
        <w:rPr>
          <w:rFonts w:ascii="Courier New" w:eastAsia="Times New Roman" w:hAnsi="Courier New" w:cs="Courier New"/>
          <w:color w:val="000000"/>
          <w:sz w:val="18"/>
          <w:szCs w:val="18"/>
          <w:lang w:bidi="ar-SA"/>
        </w:rPr>
        <w:t xml:space="preserve">254  </w:t>
      </w:r>
      <w:bookmarkEnd w:id="103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9" w:name="l255"/>
      <w:r w:rsidRPr="00E735B9">
        <w:rPr>
          <w:rFonts w:ascii="Courier New" w:eastAsia="Times New Roman" w:hAnsi="Courier New" w:cs="Courier New"/>
          <w:color w:val="000000"/>
          <w:sz w:val="18"/>
          <w:szCs w:val="18"/>
          <w:lang w:bidi="ar-SA"/>
        </w:rPr>
        <w:t xml:space="preserve">255  </w:t>
      </w:r>
      <w:bookmarkEnd w:id="103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0" w:name="l256"/>
      <w:r w:rsidRPr="00E735B9">
        <w:rPr>
          <w:rFonts w:ascii="Courier New" w:eastAsia="Times New Roman" w:hAnsi="Courier New" w:cs="Courier New"/>
          <w:color w:val="000000"/>
          <w:sz w:val="18"/>
          <w:szCs w:val="18"/>
          <w:lang w:bidi="ar-SA"/>
        </w:rPr>
        <w:t xml:space="preserve">256  </w:t>
      </w:r>
      <w:bookmarkEnd w:id="10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1" w:name="l257"/>
      <w:r w:rsidRPr="00E735B9">
        <w:rPr>
          <w:rFonts w:ascii="Courier New" w:eastAsia="Times New Roman" w:hAnsi="Courier New" w:cs="Courier New"/>
          <w:color w:val="000000"/>
          <w:sz w:val="18"/>
          <w:szCs w:val="18"/>
          <w:lang w:bidi="ar-SA"/>
        </w:rPr>
        <w:t xml:space="preserve">257  </w:t>
      </w:r>
      <w:bookmarkEnd w:id="104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 deffuzification</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2" w:name="l258"/>
      <w:r w:rsidRPr="00E735B9">
        <w:rPr>
          <w:rFonts w:ascii="Courier New" w:eastAsia="Times New Roman" w:hAnsi="Courier New" w:cs="Courier New"/>
          <w:color w:val="000000"/>
          <w:sz w:val="18"/>
          <w:szCs w:val="18"/>
          <w:lang w:bidi="ar-SA"/>
        </w:rPr>
        <w:t xml:space="preserve">258  </w:t>
      </w:r>
      <w:bookmarkEnd w:id="104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//of the output variable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3" w:name="l259"/>
      <w:r w:rsidRPr="00E735B9">
        <w:rPr>
          <w:rFonts w:ascii="Courier New" w:eastAsia="Times New Roman" w:hAnsi="Courier New" w:cs="Courier New"/>
          <w:color w:val="000000"/>
          <w:sz w:val="18"/>
          <w:szCs w:val="18"/>
          <w:lang w:bidi="ar-SA"/>
        </w:rPr>
        <w:t xml:space="preserve">259  </w:t>
      </w:r>
      <w:bookmarkEnd w:id="1043"/>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4" w:name="l260"/>
      <w:r w:rsidRPr="00E735B9">
        <w:rPr>
          <w:rFonts w:ascii="Courier New" w:eastAsia="Times New Roman" w:hAnsi="Courier New" w:cs="Courier New"/>
          <w:color w:val="000000"/>
          <w:sz w:val="18"/>
          <w:szCs w:val="18"/>
          <w:lang w:bidi="ar-SA"/>
        </w:rPr>
        <w:t xml:space="preserve">260  </w:t>
      </w:r>
      <w:bookmarkEnd w:id="104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5" w:name="l261"/>
      <w:r w:rsidRPr="00E735B9">
        <w:rPr>
          <w:rFonts w:ascii="Courier New" w:eastAsia="Times New Roman" w:hAnsi="Courier New" w:cs="Courier New"/>
          <w:color w:val="000000"/>
          <w:sz w:val="18"/>
          <w:szCs w:val="18"/>
          <w:lang w:bidi="ar-SA"/>
        </w:rPr>
        <w:t xml:space="preserve">261  </w:t>
      </w:r>
      <w:bookmarkEnd w:id="1045"/>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6" w:name="l262"/>
      <w:r w:rsidRPr="00E735B9">
        <w:rPr>
          <w:rFonts w:ascii="Courier New" w:eastAsia="Times New Roman" w:hAnsi="Courier New" w:cs="Courier New"/>
          <w:color w:val="000000"/>
          <w:sz w:val="18"/>
          <w:szCs w:val="18"/>
          <w:lang w:bidi="ar-SA"/>
        </w:rPr>
        <w:t xml:space="preserve">262  </w:t>
      </w:r>
      <w:bookmarkEnd w:id="1046"/>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7" w:name="l263"/>
      <w:r w:rsidRPr="00E735B9">
        <w:rPr>
          <w:rFonts w:ascii="Courier New" w:eastAsia="Times New Roman" w:hAnsi="Courier New" w:cs="Courier New"/>
          <w:color w:val="000000"/>
          <w:sz w:val="18"/>
          <w:szCs w:val="18"/>
          <w:lang w:bidi="ar-SA"/>
        </w:rPr>
        <w:t xml:space="preserve">263  </w:t>
      </w:r>
      <w:bookmarkEnd w:id="104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8" w:name="l264"/>
      <w:r w:rsidRPr="00E735B9">
        <w:rPr>
          <w:rFonts w:ascii="Courier New" w:eastAsia="Times New Roman" w:hAnsi="Courier New" w:cs="Courier New"/>
          <w:color w:val="000000"/>
          <w:sz w:val="18"/>
          <w:szCs w:val="18"/>
          <w:lang w:bidi="ar-SA"/>
        </w:rPr>
        <w:t xml:space="preserve">264  </w:t>
      </w:r>
      <w:bookmarkEnd w:id="1048"/>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"Server " </w:t>
      </w:r>
      <w:r w:rsidRPr="00E735B9">
        <w:rPr>
          <w:rFonts w:ascii="Courier New" w:eastAsia="Times New Roman" w:hAnsi="Courier New" w:cs="Courier New"/>
          <w:color w:val="000000"/>
          <w:sz w:val="18"/>
          <w:szCs w:val="18"/>
          <w:lang w:bidi="ar-SA"/>
        </w:rPr>
        <w:t xml:space="preserve">+ serverValues[i]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9" w:name="l265"/>
      <w:r w:rsidRPr="00E735B9">
        <w:rPr>
          <w:rFonts w:ascii="Courier New" w:eastAsia="Times New Roman" w:hAnsi="Courier New" w:cs="Courier New"/>
          <w:color w:val="000000"/>
          <w:sz w:val="18"/>
          <w:szCs w:val="18"/>
          <w:lang w:bidi="ar-SA"/>
        </w:rPr>
        <w:t xml:space="preserve">265  </w:t>
      </w:r>
      <w:bookmarkEnd w:id="1049"/>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Membership " </w:t>
      </w:r>
      <w:r w:rsidRPr="00E735B9">
        <w:rPr>
          <w:rFonts w:ascii="Courier New" w:eastAsia="Times New Roman" w:hAnsi="Courier New" w:cs="Courier New"/>
          <w:color w:val="000000"/>
          <w:sz w:val="18"/>
          <w:szCs w:val="18"/>
          <w:lang w:bidi="ar-SA"/>
        </w:rPr>
        <w:t xml:space="preserve">+ membershipValues[i]);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0" w:name="l266"/>
      <w:r w:rsidRPr="00E735B9">
        <w:rPr>
          <w:rFonts w:ascii="Courier New" w:eastAsia="Times New Roman" w:hAnsi="Courier New" w:cs="Courier New"/>
          <w:color w:val="000000"/>
          <w:sz w:val="18"/>
          <w:szCs w:val="18"/>
          <w:lang w:bidi="ar-SA"/>
        </w:rPr>
        <w:t xml:space="preserve">266  </w:t>
      </w:r>
      <w:bookmarkEnd w:id="1050"/>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1" w:name="l267"/>
      <w:r w:rsidRPr="00E735B9">
        <w:rPr>
          <w:rFonts w:ascii="Courier New" w:eastAsia="Times New Roman" w:hAnsi="Courier New" w:cs="Courier New"/>
          <w:color w:val="000000"/>
          <w:sz w:val="18"/>
          <w:szCs w:val="18"/>
          <w:lang w:bidi="ar-SA"/>
        </w:rPr>
        <w:t xml:space="preserve">267  </w:t>
      </w:r>
      <w:bookmarkEnd w:id="1051"/>
      <w:r w:rsidRPr="00E735B9">
        <w:rPr>
          <w:rFonts w:ascii="Courier New" w:eastAsia="Times New Roman" w:hAnsi="Courier New" w:cs="Courier New"/>
          <w:color w:val="000000"/>
          <w:sz w:val="18"/>
          <w:szCs w:val="18"/>
          <w:lang w:bidi="ar-SA"/>
        </w:rPr>
        <w:t xml:space="preserve">                System.err.println(e.getMessage());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2" w:name="l268"/>
      <w:r w:rsidRPr="00E735B9">
        <w:rPr>
          <w:rFonts w:ascii="Courier New" w:eastAsia="Times New Roman" w:hAnsi="Courier New" w:cs="Courier New"/>
          <w:color w:val="000000"/>
          <w:sz w:val="18"/>
          <w:szCs w:val="18"/>
          <w:lang w:bidi="ar-SA"/>
        </w:rPr>
        <w:t xml:space="preserve">268  </w:t>
      </w:r>
      <w:bookmarkEnd w:id="1052"/>
      <w:r w:rsidRPr="00E735B9">
        <w:rPr>
          <w:rFonts w:ascii="Courier New" w:eastAsia="Times New Roman" w:hAnsi="Courier New" w:cs="Courier New"/>
          <w:color w:val="000000"/>
          <w:sz w:val="18"/>
          <w:szCs w:val="18"/>
          <w:lang w:bidi="ar-SA"/>
        </w:rPr>
        <w:t xml:space="preserve">                e.printStackTrace();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3" w:name="l269"/>
      <w:r w:rsidRPr="00E735B9">
        <w:rPr>
          <w:rFonts w:ascii="Courier New" w:eastAsia="Times New Roman" w:hAnsi="Courier New" w:cs="Courier New"/>
          <w:color w:val="000000"/>
          <w:sz w:val="18"/>
          <w:szCs w:val="18"/>
          <w:lang w:bidi="ar-SA"/>
        </w:rPr>
        <w:t xml:space="preserve">269  </w:t>
      </w:r>
      <w:bookmarkEnd w:id="105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4" w:name="l270"/>
      <w:r w:rsidRPr="00E735B9">
        <w:rPr>
          <w:rFonts w:ascii="Courier New" w:eastAsia="Times New Roman" w:hAnsi="Courier New" w:cs="Courier New"/>
          <w:color w:val="000000"/>
          <w:sz w:val="18"/>
          <w:szCs w:val="18"/>
          <w:lang w:bidi="ar-SA"/>
        </w:rPr>
        <w:t xml:space="preserve">270  </w:t>
      </w:r>
      <w:bookmarkEnd w:id="1054"/>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5" w:name="l271"/>
      <w:r w:rsidRPr="00E735B9">
        <w:rPr>
          <w:rFonts w:ascii="Courier New" w:eastAsia="Times New Roman" w:hAnsi="Courier New" w:cs="Courier New"/>
          <w:color w:val="000000"/>
          <w:sz w:val="18"/>
          <w:szCs w:val="18"/>
          <w:lang w:bidi="ar-SA"/>
        </w:rPr>
        <w:t xml:space="preserve">271  </w:t>
      </w:r>
      <w:bookmarkEnd w:id="1055"/>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6" w:name="l272"/>
      <w:r w:rsidRPr="00E735B9">
        <w:rPr>
          <w:rFonts w:ascii="Courier New" w:eastAsia="Times New Roman" w:hAnsi="Courier New" w:cs="Courier New"/>
          <w:color w:val="000000"/>
          <w:sz w:val="18"/>
          <w:szCs w:val="18"/>
          <w:lang w:bidi="ar-SA"/>
        </w:rPr>
        <w:t xml:space="preserve">272  </w:t>
      </w:r>
      <w:bookmarkEnd w:id="105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7" w:name="l273"/>
      <w:r w:rsidRPr="00E735B9">
        <w:rPr>
          <w:rFonts w:ascii="Courier New" w:eastAsia="Times New Roman" w:hAnsi="Courier New" w:cs="Courier New"/>
          <w:color w:val="000000"/>
          <w:sz w:val="18"/>
          <w:szCs w:val="18"/>
          <w:lang w:bidi="ar-SA"/>
        </w:rPr>
        <w:lastRenderedPageBreak/>
        <w:t xml:space="preserve">273  </w:t>
      </w:r>
      <w:bookmarkEnd w:id="1057"/>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8" w:name="l274"/>
      <w:r w:rsidRPr="00E735B9">
        <w:rPr>
          <w:rFonts w:ascii="Courier New" w:eastAsia="Times New Roman" w:hAnsi="Courier New" w:cs="Courier New"/>
          <w:color w:val="000000"/>
          <w:sz w:val="18"/>
          <w:szCs w:val="18"/>
          <w:lang w:bidi="ar-SA"/>
        </w:rPr>
        <w:t xml:space="preserve">274  </w:t>
      </w:r>
      <w:bookmarkEnd w:id="1058"/>
      <w:r w:rsidRPr="00E735B9">
        <w:rPr>
          <w:rFonts w:ascii="Courier New" w:eastAsia="Times New Roman" w:hAnsi="Courier New" w:cs="Courier New"/>
          <w:color w:val="000000"/>
          <w:sz w:val="18"/>
          <w:szCs w:val="18"/>
          <w:lang w:bidi="ar-SA"/>
        </w:rPr>
        <w:t xml:space="preserve">            finalFuzzyInferenceSystem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9" w:name="l275"/>
      <w:r w:rsidRPr="00E735B9">
        <w:rPr>
          <w:rFonts w:ascii="Courier New" w:eastAsia="Times New Roman" w:hAnsi="Courier New" w:cs="Courier New"/>
          <w:color w:val="000000"/>
          <w:sz w:val="18"/>
          <w:szCs w:val="18"/>
          <w:lang w:bidi="ar-SA"/>
        </w:rPr>
        <w:t xml:space="preserve">275  </w:t>
      </w:r>
      <w:bookmarkEnd w:id="1059"/>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0" w:name="l276"/>
      <w:r w:rsidRPr="00E735B9">
        <w:rPr>
          <w:rFonts w:ascii="Courier New" w:eastAsia="Times New Roman" w:hAnsi="Courier New" w:cs="Courier New"/>
          <w:color w:val="000000"/>
          <w:sz w:val="18"/>
          <w:szCs w:val="18"/>
          <w:lang w:bidi="ar-SA"/>
        </w:rPr>
        <w:t xml:space="preserve">276  </w:t>
      </w:r>
      <w:bookmarkEnd w:id="1060"/>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1" w:name="l277"/>
      <w:r w:rsidRPr="00E735B9">
        <w:rPr>
          <w:rFonts w:ascii="Courier New" w:eastAsia="Times New Roman" w:hAnsi="Courier New" w:cs="Courier New"/>
          <w:color w:val="000000"/>
          <w:sz w:val="18"/>
          <w:szCs w:val="18"/>
          <w:lang w:bidi="ar-SA"/>
        </w:rPr>
        <w:t xml:space="preserve">277  </w:t>
      </w:r>
      <w:bookmarkEnd w:id="106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2" w:name="l278"/>
      <w:r w:rsidRPr="00E735B9">
        <w:rPr>
          <w:rFonts w:ascii="Courier New" w:eastAsia="Times New Roman" w:hAnsi="Courier New" w:cs="Courier New"/>
          <w:color w:val="000000"/>
          <w:sz w:val="18"/>
          <w:szCs w:val="18"/>
          <w:lang w:bidi="ar-SA"/>
        </w:rPr>
        <w:t xml:space="preserve">278  </w:t>
      </w:r>
      <w:bookmarkEnd w:id="1062"/>
      <w:r w:rsidRPr="00E735B9">
        <w:rPr>
          <w:rFonts w:ascii="Courier New" w:eastAsia="Times New Roman" w:hAnsi="Courier New" w:cs="Courier New"/>
          <w:color w:val="000000"/>
          <w:sz w:val="18"/>
          <w:szCs w:val="18"/>
          <w:lang w:bidi="ar-SA"/>
        </w:rPr>
        <w:t xml:space="preserve">            finalFuzzyInferenceSystem.evaluate();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3" w:name="l279"/>
      <w:r w:rsidRPr="00E735B9">
        <w:rPr>
          <w:rFonts w:ascii="Courier New" w:eastAsia="Times New Roman" w:hAnsi="Courier New" w:cs="Courier New"/>
          <w:color w:val="000000"/>
          <w:sz w:val="18"/>
          <w:szCs w:val="18"/>
          <w:lang w:bidi="ar-SA"/>
        </w:rPr>
        <w:t xml:space="preserve">279  </w:t>
      </w:r>
      <w:bookmarkEnd w:id="1063"/>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4" w:name="l280"/>
      <w:r w:rsidRPr="00E735B9">
        <w:rPr>
          <w:rFonts w:ascii="Courier New" w:eastAsia="Times New Roman" w:hAnsi="Courier New" w:cs="Courier New"/>
          <w:color w:val="000000"/>
          <w:sz w:val="18"/>
          <w:szCs w:val="18"/>
          <w:lang w:bidi="ar-SA"/>
        </w:rPr>
        <w:t xml:space="preserve">280  </w:t>
      </w:r>
      <w:bookmarkEnd w:id="106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negotiatedMemory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5" w:name="l281"/>
      <w:r w:rsidRPr="00E735B9">
        <w:rPr>
          <w:rFonts w:ascii="Courier New" w:eastAsia="Times New Roman" w:hAnsi="Courier New" w:cs="Courier New"/>
          <w:color w:val="000000"/>
          <w:sz w:val="18"/>
          <w:szCs w:val="18"/>
          <w:lang w:bidi="ar-SA"/>
        </w:rPr>
        <w:t xml:space="preserve">281  </w:t>
      </w:r>
      <w:bookmarkEnd w:id="1065"/>
      <w:r w:rsidRPr="00E735B9">
        <w:rPr>
          <w:rFonts w:ascii="Courier New" w:eastAsia="Times New Roman" w:hAnsi="Courier New" w:cs="Courier New"/>
          <w:color w:val="000000"/>
          <w:sz w:val="18"/>
          <w:szCs w:val="18"/>
          <w:lang w:bidi="ar-SA"/>
        </w:rPr>
        <w:t xml:space="preserve">                    finalFuzzyInferenceSystem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6" w:name="l282"/>
      <w:r w:rsidRPr="00E735B9">
        <w:rPr>
          <w:rFonts w:ascii="Courier New" w:eastAsia="Times New Roman" w:hAnsi="Courier New" w:cs="Courier New"/>
          <w:color w:val="000000"/>
          <w:sz w:val="18"/>
          <w:szCs w:val="18"/>
          <w:lang w:bidi="ar-SA"/>
        </w:rPr>
        <w:t xml:space="preserve">282  </w:t>
      </w:r>
      <w:bookmarkEnd w:id="1066"/>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7" w:name="l283"/>
      <w:r w:rsidRPr="00E735B9">
        <w:rPr>
          <w:rFonts w:ascii="Courier New" w:eastAsia="Times New Roman" w:hAnsi="Courier New" w:cs="Courier New"/>
          <w:color w:val="000000"/>
          <w:sz w:val="18"/>
          <w:szCs w:val="18"/>
          <w:lang w:bidi="ar-SA"/>
        </w:rPr>
        <w:t xml:space="preserve">283  </w:t>
      </w:r>
      <w:bookmarkEnd w:id="1067"/>
      <w:r w:rsidRPr="00E735B9">
        <w:rPr>
          <w:rFonts w:ascii="Courier New" w:eastAsia="Times New Roman" w:hAnsi="Courier New" w:cs="Courier New"/>
          <w:color w:val="000000"/>
          <w:sz w:val="18"/>
          <w:szCs w:val="18"/>
          <w:lang w:bidi="ar-SA"/>
        </w:rPr>
        <w:t xml:space="preserve">            negotiatedValues.put(NEGOTIATED_MEMORY, negotiatedMemory - memory.getUsed());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8" w:name="l284"/>
      <w:r w:rsidRPr="00E735B9">
        <w:rPr>
          <w:rFonts w:ascii="Courier New" w:eastAsia="Times New Roman" w:hAnsi="Courier New" w:cs="Courier New"/>
          <w:color w:val="000000"/>
          <w:sz w:val="18"/>
          <w:szCs w:val="18"/>
          <w:lang w:bidi="ar-SA"/>
        </w:rPr>
        <w:t xml:space="preserve">284  </w:t>
      </w:r>
      <w:bookmarkEnd w:id="106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9" w:name="l285"/>
      <w:r w:rsidRPr="00E735B9">
        <w:rPr>
          <w:rFonts w:ascii="Courier New" w:eastAsia="Times New Roman" w:hAnsi="Courier New" w:cs="Courier New"/>
          <w:color w:val="000000"/>
          <w:sz w:val="18"/>
          <w:szCs w:val="18"/>
          <w:lang w:bidi="ar-SA"/>
        </w:rPr>
        <w:t xml:space="preserve">285  </w:t>
      </w:r>
      <w:bookmarkEnd w:id="1069"/>
      <w:r w:rsidRPr="00E735B9">
        <w:rPr>
          <w:rFonts w:ascii="Courier New" w:eastAsia="Times New Roman" w:hAnsi="Courier New" w:cs="Courier New"/>
          <w:color w:val="000000"/>
          <w:sz w:val="18"/>
          <w:szCs w:val="18"/>
          <w:lang w:bidi="ar-SA"/>
        </w:rPr>
        <w:t xml:space="preserve">            memory.setMaxAcceptableValue(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0" w:name="l286"/>
      <w:r w:rsidRPr="00E735B9">
        <w:rPr>
          <w:rFonts w:ascii="Courier New" w:eastAsia="Times New Roman" w:hAnsi="Courier New" w:cs="Courier New"/>
          <w:color w:val="000000"/>
          <w:sz w:val="18"/>
          <w:szCs w:val="18"/>
          <w:lang w:bidi="ar-SA"/>
        </w:rPr>
        <w:t xml:space="preserve">286  </w:t>
      </w:r>
      <w:bookmarkEnd w:id="107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1" w:name="l287"/>
      <w:r w:rsidRPr="00E735B9">
        <w:rPr>
          <w:rFonts w:ascii="Courier New" w:eastAsia="Times New Roman" w:hAnsi="Courier New" w:cs="Courier New"/>
          <w:color w:val="000000"/>
          <w:sz w:val="18"/>
          <w:szCs w:val="18"/>
          <w:lang w:bidi="ar-SA"/>
        </w:rPr>
        <w:t xml:space="preserve">287  </w:t>
      </w:r>
      <w:bookmarkEnd w:id="1071"/>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2" w:name="l288"/>
      <w:r w:rsidRPr="00E735B9">
        <w:rPr>
          <w:rFonts w:ascii="Courier New" w:eastAsia="Times New Roman" w:hAnsi="Courier New" w:cs="Courier New"/>
          <w:color w:val="000000"/>
          <w:sz w:val="18"/>
          <w:szCs w:val="18"/>
          <w:lang w:bidi="ar-SA"/>
        </w:rPr>
        <w:t xml:space="preserve">288  </w:t>
      </w:r>
      <w:bookmarkEnd w:id="107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3" w:name="l289"/>
      <w:r w:rsidRPr="00E735B9">
        <w:rPr>
          <w:rFonts w:ascii="Courier New" w:eastAsia="Times New Roman" w:hAnsi="Courier New" w:cs="Courier New"/>
          <w:color w:val="000000"/>
          <w:sz w:val="18"/>
          <w:szCs w:val="18"/>
          <w:lang w:bidi="ar-SA"/>
        </w:rPr>
        <w:t xml:space="preserve">289  </w:t>
      </w:r>
      <w:bookmarkEnd w:id="1073"/>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4" w:name="l290"/>
      <w:r w:rsidRPr="00E735B9">
        <w:rPr>
          <w:rFonts w:ascii="Courier New" w:eastAsia="Times New Roman" w:hAnsi="Courier New" w:cs="Courier New"/>
          <w:color w:val="000000"/>
          <w:sz w:val="18"/>
          <w:szCs w:val="18"/>
          <w:lang w:bidi="ar-SA"/>
        </w:rPr>
        <w:t xml:space="preserve">290  </w:t>
      </w:r>
      <w:bookmarkEnd w:id="1074"/>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5" w:name="l291"/>
      <w:r w:rsidRPr="00E735B9">
        <w:rPr>
          <w:rFonts w:ascii="Courier New" w:eastAsia="Times New Roman" w:hAnsi="Courier New" w:cs="Courier New"/>
          <w:color w:val="000000"/>
          <w:sz w:val="18"/>
          <w:szCs w:val="18"/>
          <w:lang w:bidi="ar-SA"/>
        </w:rPr>
        <w:t xml:space="preserve">291  </w:t>
      </w:r>
      <w:bookmarkEnd w:id="107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maxStorage = storage.getMaxAcceptableValue();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6" w:name="l292"/>
      <w:r w:rsidRPr="00E735B9">
        <w:rPr>
          <w:rFonts w:ascii="Courier New" w:eastAsia="Times New Roman" w:hAnsi="Courier New" w:cs="Courier New"/>
          <w:color w:val="000000"/>
          <w:sz w:val="18"/>
          <w:szCs w:val="18"/>
          <w:lang w:bidi="ar-SA"/>
        </w:rPr>
        <w:t xml:space="preserve">292  </w:t>
      </w:r>
      <w:bookmarkEnd w:id="107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usedStorage = storage.getUsed();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7" w:name="l293"/>
      <w:r w:rsidRPr="00E735B9">
        <w:rPr>
          <w:rFonts w:ascii="Courier New" w:eastAsia="Times New Roman" w:hAnsi="Courier New" w:cs="Courier New"/>
          <w:color w:val="000000"/>
          <w:sz w:val="18"/>
          <w:szCs w:val="18"/>
          <w:lang w:bidi="ar-SA"/>
        </w:rPr>
        <w:t xml:space="preserve">293  </w:t>
      </w:r>
      <w:bookmarkEnd w:id="107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totalStorage = storage.getTotal();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8" w:name="l294"/>
      <w:r w:rsidRPr="00E735B9">
        <w:rPr>
          <w:rFonts w:ascii="Courier New" w:eastAsia="Times New Roman" w:hAnsi="Courier New" w:cs="Courier New"/>
          <w:color w:val="000000"/>
          <w:sz w:val="18"/>
          <w:szCs w:val="18"/>
          <w:lang w:bidi="ar-SA"/>
        </w:rPr>
        <w:t xml:space="preserve">294  </w:t>
      </w:r>
      <w:bookmarkEnd w:id="107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minRequestedStorage = requestedTaskInfo.getStorageMinAcceptableValue();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9" w:name="l295"/>
      <w:r w:rsidRPr="00E735B9">
        <w:rPr>
          <w:rFonts w:ascii="Courier New" w:eastAsia="Times New Roman" w:hAnsi="Courier New" w:cs="Courier New"/>
          <w:color w:val="000000"/>
          <w:sz w:val="18"/>
          <w:szCs w:val="18"/>
          <w:lang w:bidi="ar-SA"/>
        </w:rPr>
        <w:t xml:space="preserve">295  </w:t>
      </w:r>
      <w:bookmarkEnd w:id="10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maxRequestedStorage = requestedTaskInfo.getStorageMaxAcceptableValue();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0" w:name="l296"/>
      <w:r w:rsidRPr="00E735B9">
        <w:rPr>
          <w:rFonts w:ascii="Courier New" w:eastAsia="Times New Roman" w:hAnsi="Courier New" w:cs="Courier New"/>
          <w:color w:val="000000"/>
          <w:sz w:val="18"/>
          <w:szCs w:val="18"/>
          <w:lang w:bidi="ar-SA"/>
        </w:rPr>
        <w:t xml:space="preserve">296  </w:t>
      </w:r>
      <w:bookmarkEnd w:id="1080"/>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1" w:name="l297"/>
      <w:r w:rsidRPr="00E735B9">
        <w:rPr>
          <w:rFonts w:ascii="Courier New" w:eastAsia="Times New Roman" w:hAnsi="Courier New" w:cs="Courier New"/>
          <w:color w:val="000000"/>
          <w:sz w:val="18"/>
          <w:szCs w:val="18"/>
          <w:lang w:bidi="ar-SA"/>
        </w:rPr>
        <w:t xml:space="preserve">297  </w:t>
      </w:r>
      <w:bookmarkEnd w:id="108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Storage max optimum 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2" w:name="l298"/>
      <w:r w:rsidRPr="00E735B9">
        <w:rPr>
          <w:rFonts w:ascii="Courier New" w:eastAsia="Times New Roman" w:hAnsi="Courier New" w:cs="Courier New"/>
          <w:color w:val="000000"/>
          <w:sz w:val="18"/>
          <w:szCs w:val="18"/>
          <w:lang w:bidi="ar-SA"/>
        </w:rPr>
        <w:t xml:space="preserve">298  </w:t>
      </w:r>
      <w:bookmarkEnd w:id="108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3" w:name="l299"/>
      <w:r w:rsidRPr="00E735B9">
        <w:rPr>
          <w:rFonts w:ascii="Courier New" w:eastAsia="Times New Roman" w:hAnsi="Courier New" w:cs="Courier New"/>
          <w:color w:val="000000"/>
          <w:sz w:val="18"/>
          <w:szCs w:val="18"/>
          <w:lang w:bidi="ar-SA"/>
        </w:rPr>
        <w:t xml:space="preserve">299  </w:t>
      </w:r>
      <w:bookmarkEnd w:id="108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((maxStorage - usedStorage &lt; maxRequestedStorage)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4" w:name="l300"/>
      <w:r w:rsidRPr="00E735B9">
        <w:rPr>
          <w:rFonts w:ascii="Courier New" w:eastAsia="Times New Roman" w:hAnsi="Courier New" w:cs="Courier New"/>
          <w:color w:val="000000"/>
          <w:sz w:val="18"/>
          <w:szCs w:val="18"/>
          <w:lang w:bidi="ar-SA"/>
        </w:rPr>
        <w:t xml:space="preserve">300  </w:t>
      </w:r>
      <w:bookmarkEnd w:id="1084"/>
      <w:r w:rsidRPr="00E735B9">
        <w:rPr>
          <w:rFonts w:ascii="Courier New" w:eastAsia="Times New Roman" w:hAnsi="Courier New" w:cs="Courier New"/>
          <w:color w:val="000000"/>
          <w:sz w:val="18"/>
          <w:szCs w:val="18"/>
          <w:lang w:bidi="ar-SA"/>
        </w:rPr>
        <w:t xml:space="preserve">                &amp;&amp; (minRequestedStorage &lt;= totalStorage - usedStorage)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5" w:name="l301"/>
      <w:r w:rsidRPr="00E735B9">
        <w:rPr>
          <w:rFonts w:ascii="Courier New" w:eastAsia="Times New Roman" w:hAnsi="Courier New" w:cs="Courier New"/>
          <w:color w:val="000000"/>
          <w:sz w:val="18"/>
          <w:szCs w:val="18"/>
          <w:lang w:bidi="ar-SA"/>
        </w:rPr>
        <w:t xml:space="preserve">301  </w:t>
      </w:r>
      <w:bookmarkEnd w:id="1085"/>
      <w:r w:rsidRPr="00E735B9">
        <w:rPr>
          <w:rFonts w:ascii="Courier New" w:eastAsia="Times New Roman" w:hAnsi="Courier New" w:cs="Courier New"/>
          <w:color w:val="000000"/>
          <w:sz w:val="18"/>
          <w:szCs w:val="18"/>
          <w:lang w:bidi="ar-SA"/>
        </w:rPr>
        <w:t xml:space="preserve">                &amp;&amp; (maxStorage &lt; totalStorage))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6" w:name="l302"/>
      <w:r w:rsidRPr="00E735B9">
        <w:rPr>
          <w:rFonts w:ascii="Courier New" w:eastAsia="Times New Roman" w:hAnsi="Courier New" w:cs="Courier New"/>
          <w:color w:val="000000"/>
          <w:sz w:val="18"/>
          <w:szCs w:val="18"/>
          <w:lang w:bidi="ar-SA"/>
        </w:rPr>
        <w:t xml:space="preserve">302  </w:t>
      </w:r>
      <w:bookmarkEnd w:id="108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7" w:name="l303"/>
      <w:r w:rsidRPr="00E735B9">
        <w:rPr>
          <w:rFonts w:ascii="Courier New" w:eastAsia="Times New Roman" w:hAnsi="Courier New" w:cs="Courier New"/>
          <w:color w:val="000000"/>
          <w:sz w:val="18"/>
          <w:szCs w:val="18"/>
          <w:lang w:bidi="ar-SA"/>
        </w:rPr>
        <w:t xml:space="preserve">303  </w:t>
      </w:r>
      <w:bookmarkEnd w:id="108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8" w:name="l304"/>
      <w:r w:rsidRPr="00E735B9">
        <w:rPr>
          <w:rFonts w:ascii="Courier New" w:eastAsia="Times New Roman" w:hAnsi="Courier New" w:cs="Courier New"/>
          <w:color w:val="000000"/>
          <w:sz w:val="18"/>
          <w:szCs w:val="18"/>
          <w:lang w:bidi="ar-SA"/>
        </w:rPr>
        <w:t xml:space="preserve">304  </w:t>
      </w:r>
      <w:bookmarkEnd w:id="10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9" w:name="l305"/>
      <w:r w:rsidRPr="00E735B9">
        <w:rPr>
          <w:rFonts w:ascii="Courier New" w:eastAsia="Times New Roman" w:hAnsi="Courier New" w:cs="Courier New"/>
          <w:color w:val="000000"/>
          <w:sz w:val="18"/>
          <w:szCs w:val="18"/>
          <w:lang w:bidi="ar-SA"/>
        </w:rPr>
        <w:t xml:space="preserve">305  </w:t>
      </w:r>
      <w:bookmarkEnd w:id="108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0" w:name="l306"/>
      <w:r w:rsidRPr="00E735B9">
        <w:rPr>
          <w:rFonts w:ascii="Courier New" w:eastAsia="Times New Roman" w:hAnsi="Courier New" w:cs="Courier New"/>
          <w:color w:val="000000"/>
          <w:sz w:val="18"/>
          <w:szCs w:val="18"/>
          <w:lang w:bidi="ar-SA"/>
        </w:rPr>
        <w:t xml:space="preserve">306  </w:t>
      </w:r>
      <w:bookmarkEnd w:id="1090"/>
      <w:r w:rsidRPr="00E735B9">
        <w:rPr>
          <w:rFonts w:ascii="Courier New" w:eastAsia="Times New Roman" w:hAnsi="Courier New" w:cs="Courier New"/>
          <w:color w:val="000000"/>
          <w:sz w:val="18"/>
          <w:szCs w:val="18"/>
          <w:lang w:bidi="ar-SA"/>
        </w:rPr>
        <w:t xml:space="preserve">            Value[] serverValues;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1" w:name="l307"/>
      <w:r w:rsidRPr="00E735B9">
        <w:rPr>
          <w:rFonts w:ascii="Courier New" w:eastAsia="Times New Roman" w:hAnsi="Courier New" w:cs="Courier New"/>
          <w:color w:val="000000"/>
          <w:sz w:val="18"/>
          <w:szCs w:val="18"/>
          <w:lang w:bidi="ar-SA"/>
        </w:rPr>
        <w:t xml:space="preserve">307  </w:t>
      </w:r>
      <w:bookmarkEnd w:id="1091"/>
      <w:r w:rsidRPr="00E735B9">
        <w:rPr>
          <w:rFonts w:ascii="Courier New" w:eastAsia="Times New Roman" w:hAnsi="Courier New" w:cs="Courier New"/>
          <w:color w:val="000000"/>
          <w:sz w:val="18"/>
          <w:szCs w:val="18"/>
          <w:lang w:bidi="ar-SA"/>
        </w:rPr>
        <w:t xml:space="preserve">            Value[] membershipValues;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2" w:name="l308"/>
      <w:r w:rsidRPr="00E735B9">
        <w:rPr>
          <w:rFonts w:ascii="Courier New" w:eastAsia="Times New Roman" w:hAnsi="Courier New" w:cs="Courier New"/>
          <w:color w:val="000000"/>
          <w:sz w:val="18"/>
          <w:szCs w:val="18"/>
          <w:lang w:bidi="ar-SA"/>
        </w:rPr>
        <w:t xml:space="preserve">308  </w:t>
      </w:r>
      <w:bookmarkEnd w:id="109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3" w:name="l309"/>
      <w:r w:rsidRPr="00E735B9">
        <w:rPr>
          <w:rFonts w:ascii="Courier New" w:eastAsia="Times New Roman" w:hAnsi="Courier New" w:cs="Courier New"/>
          <w:color w:val="000000"/>
          <w:sz w:val="18"/>
          <w:szCs w:val="18"/>
          <w:lang w:bidi="ar-SA"/>
        </w:rPr>
        <w:t xml:space="preserve">309  </w:t>
      </w:r>
      <w:bookmarkEnd w:id="109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negotiatedStorageMaxRange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4" w:name="l310"/>
      <w:r w:rsidRPr="00E735B9">
        <w:rPr>
          <w:rFonts w:ascii="Courier New" w:eastAsia="Times New Roman" w:hAnsi="Courier New" w:cs="Courier New"/>
          <w:color w:val="000000"/>
          <w:sz w:val="18"/>
          <w:szCs w:val="18"/>
          <w:lang w:bidi="ar-SA"/>
        </w:rPr>
        <w:t xml:space="preserve">310  </w:t>
      </w:r>
      <w:bookmarkEnd w:id="1094"/>
      <w:r w:rsidRPr="00E735B9">
        <w:rPr>
          <w:rFonts w:ascii="Courier New" w:eastAsia="Times New Roman" w:hAnsi="Courier New" w:cs="Courier New"/>
          <w:color w:val="000000"/>
          <w:sz w:val="18"/>
          <w:szCs w:val="18"/>
          <w:lang w:bidi="ar-SA"/>
        </w:rPr>
        <w:t xml:space="preserve">                    (totalStorage &gt; usedStorage + maxRequestedStorage)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5" w:name="l311"/>
      <w:r w:rsidRPr="00E735B9">
        <w:rPr>
          <w:rFonts w:ascii="Courier New" w:eastAsia="Times New Roman" w:hAnsi="Courier New" w:cs="Courier New"/>
          <w:color w:val="000000"/>
          <w:sz w:val="18"/>
          <w:szCs w:val="18"/>
          <w:lang w:bidi="ar-SA"/>
        </w:rPr>
        <w:t xml:space="preserve">311  </w:t>
      </w:r>
      <w:bookmarkEnd w:id="1095"/>
      <w:r w:rsidRPr="00E735B9">
        <w:rPr>
          <w:rFonts w:ascii="Courier New" w:eastAsia="Times New Roman" w:hAnsi="Courier New" w:cs="Courier New"/>
          <w:color w:val="000000"/>
          <w:sz w:val="18"/>
          <w:szCs w:val="18"/>
          <w:lang w:bidi="ar-SA"/>
        </w:rPr>
        <w:t xml:space="preserve">                            usedStorage + maxRequestedStorage : totalStorage;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6" w:name="l312"/>
      <w:r w:rsidRPr="00E735B9">
        <w:rPr>
          <w:rFonts w:ascii="Courier New" w:eastAsia="Times New Roman" w:hAnsi="Courier New" w:cs="Courier New"/>
          <w:color w:val="000000"/>
          <w:sz w:val="18"/>
          <w:szCs w:val="18"/>
          <w:lang w:bidi="ar-SA"/>
        </w:rPr>
        <w:t xml:space="preserve">312  </w:t>
      </w:r>
      <w:bookmarkEnd w:id="109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7" w:name="l313"/>
      <w:r w:rsidRPr="00E735B9">
        <w:rPr>
          <w:rFonts w:ascii="Courier New" w:eastAsia="Times New Roman" w:hAnsi="Courier New" w:cs="Courier New"/>
          <w:color w:val="000000"/>
          <w:sz w:val="18"/>
          <w:szCs w:val="18"/>
          <w:lang w:bidi="ar-SA"/>
        </w:rPr>
        <w:t xml:space="preserve">313  </w:t>
      </w:r>
      <w:bookmarkEnd w:id="109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Storage ranges in Value type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8" w:name="l314"/>
      <w:r w:rsidRPr="00E735B9">
        <w:rPr>
          <w:rFonts w:ascii="Courier New" w:eastAsia="Times New Roman" w:hAnsi="Courier New" w:cs="Courier New"/>
          <w:color w:val="000000"/>
          <w:sz w:val="18"/>
          <w:szCs w:val="18"/>
          <w:lang w:bidi="ar-SA"/>
        </w:rPr>
        <w:t xml:space="preserve">314  </w:t>
      </w:r>
      <w:bookmarkEnd w:id="1098"/>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[]{maxStorage, negotiatedStorageMaxRange};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9" w:name="l315"/>
      <w:r w:rsidRPr="00E735B9">
        <w:rPr>
          <w:rFonts w:ascii="Courier New" w:eastAsia="Times New Roman" w:hAnsi="Courier New" w:cs="Courier New"/>
          <w:color w:val="000000"/>
          <w:sz w:val="18"/>
          <w:szCs w:val="18"/>
          <w:lang w:bidi="ar-SA"/>
        </w:rPr>
        <w:t xml:space="preserve">315  </w:t>
      </w:r>
      <w:bookmarkEnd w:id="1099"/>
      <w:r w:rsidRPr="00E735B9">
        <w:rPr>
          <w:rFonts w:ascii="Courier New" w:eastAsia="Times New Roman" w:hAnsi="Courier New" w:cs="Courier New"/>
          <w:color w:val="000000"/>
          <w:sz w:val="18"/>
          <w:szCs w:val="18"/>
          <w:lang w:bidi="ar-SA"/>
        </w:rPr>
        <w:t xml:space="preserve">            count = values.length;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0" w:name="l316"/>
      <w:r w:rsidRPr="00E735B9">
        <w:rPr>
          <w:rFonts w:ascii="Courier New" w:eastAsia="Times New Roman" w:hAnsi="Courier New" w:cs="Courier New"/>
          <w:color w:val="000000"/>
          <w:sz w:val="18"/>
          <w:szCs w:val="18"/>
          <w:lang w:bidi="ar-SA"/>
        </w:rPr>
        <w:t xml:space="preserve">316  </w:t>
      </w:r>
      <w:bookmarkEnd w:id="1100"/>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1" w:name="l317"/>
      <w:r w:rsidRPr="00E735B9">
        <w:rPr>
          <w:rFonts w:ascii="Courier New" w:eastAsia="Times New Roman" w:hAnsi="Courier New" w:cs="Courier New"/>
          <w:color w:val="000000"/>
          <w:sz w:val="18"/>
          <w:szCs w:val="18"/>
          <w:lang w:bidi="ar-SA"/>
        </w:rPr>
        <w:t xml:space="preserve">317  </w:t>
      </w:r>
      <w:bookmarkEnd w:id="1101"/>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2" w:name="l318"/>
      <w:r w:rsidRPr="00E735B9">
        <w:rPr>
          <w:rFonts w:ascii="Courier New" w:eastAsia="Times New Roman" w:hAnsi="Courier New" w:cs="Courier New"/>
          <w:color w:val="000000"/>
          <w:sz w:val="18"/>
          <w:szCs w:val="18"/>
          <w:lang w:bidi="ar-SA"/>
        </w:rPr>
        <w:t xml:space="preserve">318  </w:t>
      </w:r>
      <w:bookmarkEnd w:id="110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3" w:name="l319"/>
      <w:r w:rsidRPr="00E735B9">
        <w:rPr>
          <w:rFonts w:ascii="Courier New" w:eastAsia="Times New Roman" w:hAnsi="Courier New" w:cs="Courier New"/>
          <w:color w:val="000000"/>
          <w:sz w:val="18"/>
          <w:szCs w:val="18"/>
          <w:lang w:bidi="ar-SA"/>
        </w:rPr>
        <w:t xml:space="preserve">319  </w:t>
      </w:r>
      <w:bookmarkEnd w:id="1103"/>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4" w:name="l320"/>
      <w:r w:rsidRPr="00E735B9">
        <w:rPr>
          <w:rFonts w:ascii="Courier New" w:eastAsia="Times New Roman" w:hAnsi="Courier New" w:cs="Courier New"/>
          <w:color w:val="000000"/>
          <w:sz w:val="18"/>
          <w:szCs w:val="18"/>
          <w:lang w:bidi="ar-SA"/>
        </w:rPr>
        <w:t xml:space="preserve">320  </w:t>
      </w:r>
      <w:bookmarkEnd w:id="1104"/>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5" w:name="l321"/>
      <w:r w:rsidRPr="00E735B9">
        <w:rPr>
          <w:rFonts w:ascii="Courier New" w:eastAsia="Times New Roman" w:hAnsi="Courier New" w:cs="Courier New"/>
          <w:color w:val="000000"/>
          <w:sz w:val="18"/>
          <w:szCs w:val="18"/>
          <w:lang w:bidi="ar-SA"/>
        </w:rPr>
        <w:t xml:space="preserve">321  </w:t>
      </w:r>
      <w:bookmarkEnd w:id="1105"/>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6" w:name="l322"/>
      <w:r w:rsidRPr="00E735B9">
        <w:rPr>
          <w:rFonts w:ascii="Courier New" w:eastAsia="Times New Roman" w:hAnsi="Courier New" w:cs="Courier New"/>
          <w:color w:val="000000"/>
          <w:sz w:val="18"/>
          <w:szCs w:val="18"/>
          <w:lang w:bidi="ar-SA"/>
        </w:rPr>
        <w:t xml:space="preserve">322  </w:t>
      </w:r>
      <w:bookmarkEnd w:id="110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7" w:name="l323"/>
      <w:r w:rsidRPr="00E735B9">
        <w:rPr>
          <w:rFonts w:ascii="Courier New" w:eastAsia="Times New Roman" w:hAnsi="Courier New" w:cs="Courier New"/>
          <w:color w:val="000000"/>
          <w:sz w:val="18"/>
          <w:szCs w:val="18"/>
          <w:lang w:bidi="ar-SA"/>
        </w:rPr>
        <w:t xml:space="preserve">323  </w:t>
      </w:r>
      <w:bookmarkEnd w:id="110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8" w:name="l324"/>
      <w:r w:rsidRPr="00E735B9">
        <w:rPr>
          <w:rFonts w:ascii="Courier New" w:eastAsia="Times New Roman" w:hAnsi="Courier New" w:cs="Courier New"/>
          <w:color w:val="000000"/>
          <w:sz w:val="18"/>
          <w:szCs w:val="18"/>
          <w:lang w:bidi="ar-SA"/>
        </w:rPr>
        <w:t xml:space="preserve">324  </w:t>
      </w:r>
      <w:bookmarkEnd w:id="110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9" w:name="l325"/>
      <w:r w:rsidRPr="00E735B9">
        <w:rPr>
          <w:rFonts w:ascii="Courier New" w:eastAsia="Times New Roman" w:hAnsi="Courier New" w:cs="Courier New"/>
          <w:color w:val="000000"/>
          <w:sz w:val="18"/>
          <w:szCs w:val="18"/>
          <w:lang w:bidi="ar-SA"/>
        </w:rPr>
        <w:t xml:space="preserve">325  </w:t>
      </w:r>
      <w:bookmarkEnd w:id="1109"/>
      <w:r w:rsidRPr="00E735B9">
        <w:rPr>
          <w:rFonts w:ascii="Courier New" w:eastAsia="Times New Roman" w:hAnsi="Courier New" w:cs="Courier New"/>
          <w:color w:val="000000"/>
          <w:sz w:val="18"/>
          <w:szCs w:val="18"/>
          <w:lang w:bidi="ar-SA"/>
        </w:rPr>
        <w:t xml:space="preserve">            MembershipFunction serverStorageMembershipFunction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0" w:name="l326"/>
      <w:r w:rsidRPr="00E735B9">
        <w:rPr>
          <w:rFonts w:ascii="Courier New" w:eastAsia="Times New Roman" w:hAnsi="Courier New" w:cs="Courier New"/>
          <w:color w:val="000000"/>
          <w:sz w:val="18"/>
          <w:szCs w:val="18"/>
          <w:lang w:bidi="ar-SA"/>
        </w:rPr>
        <w:t xml:space="preserve">326  </w:t>
      </w:r>
      <w:bookmarkEnd w:id="111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1" w:name="l327"/>
      <w:r w:rsidRPr="00E735B9">
        <w:rPr>
          <w:rFonts w:ascii="Courier New" w:eastAsia="Times New Roman" w:hAnsi="Courier New" w:cs="Courier New"/>
          <w:color w:val="000000"/>
          <w:sz w:val="18"/>
          <w:szCs w:val="18"/>
          <w:lang w:bidi="ar-SA"/>
        </w:rPr>
        <w:t xml:space="preserve">327  </w:t>
      </w:r>
      <w:bookmarkEnd w:id="111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2" w:name="l328"/>
      <w:r w:rsidRPr="00E735B9">
        <w:rPr>
          <w:rFonts w:ascii="Courier New" w:eastAsia="Times New Roman" w:hAnsi="Courier New" w:cs="Courier New"/>
          <w:color w:val="000000"/>
          <w:sz w:val="18"/>
          <w:szCs w:val="18"/>
          <w:lang w:bidi="ar-SA"/>
        </w:rPr>
        <w:lastRenderedPageBreak/>
        <w:t xml:space="preserve">328  </w:t>
      </w:r>
      <w:bookmarkEnd w:id="111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server_storage variable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3" w:name="l329"/>
      <w:r w:rsidRPr="00E735B9">
        <w:rPr>
          <w:rFonts w:ascii="Courier New" w:eastAsia="Times New Roman" w:hAnsi="Courier New" w:cs="Courier New"/>
          <w:color w:val="000000"/>
          <w:sz w:val="18"/>
          <w:szCs w:val="18"/>
          <w:lang w:bidi="ar-SA"/>
        </w:rPr>
        <w:t xml:space="preserve">329  </w:t>
      </w:r>
      <w:bookmarkEnd w:id="1113"/>
      <w:r w:rsidRPr="00E735B9">
        <w:rPr>
          <w:rFonts w:ascii="Courier New" w:eastAsia="Times New Roman" w:hAnsi="Courier New" w:cs="Courier New"/>
          <w:color w:val="000000"/>
          <w:sz w:val="18"/>
          <w:szCs w:val="18"/>
          <w:lang w:bidi="ar-SA"/>
        </w:rPr>
        <w:t xml:space="preserve">            serverRangeValue.setMembershipFunction(serverStorageMembershipFunction);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4" w:name="l330"/>
      <w:r w:rsidRPr="00E735B9">
        <w:rPr>
          <w:rFonts w:ascii="Courier New" w:eastAsia="Times New Roman" w:hAnsi="Courier New" w:cs="Courier New"/>
          <w:color w:val="000000"/>
          <w:sz w:val="18"/>
          <w:szCs w:val="18"/>
          <w:lang w:bidi="ar-SA"/>
        </w:rPr>
        <w:t xml:space="preserve">330  </w:t>
      </w:r>
      <w:bookmarkEnd w:id="1114"/>
      <w:r w:rsidRPr="00E735B9">
        <w:rPr>
          <w:rFonts w:ascii="Courier New" w:eastAsia="Times New Roman" w:hAnsi="Courier New" w:cs="Courier New"/>
          <w:color w:val="000000"/>
          <w:sz w:val="18"/>
          <w:szCs w:val="18"/>
          <w:lang w:bidi="ar-SA"/>
        </w:rPr>
        <w:t xml:space="preserve">            negotiatedRangeValue.setMembershipFunction(serverStorageMembershipFunction);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5" w:name="l331"/>
      <w:r w:rsidRPr="00E735B9">
        <w:rPr>
          <w:rFonts w:ascii="Courier New" w:eastAsia="Times New Roman" w:hAnsi="Courier New" w:cs="Courier New"/>
          <w:color w:val="000000"/>
          <w:sz w:val="18"/>
          <w:szCs w:val="18"/>
          <w:lang w:bidi="ar-SA"/>
        </w:rPr>
        <w:t xml:space="preserve">331  </w:t>
      </w:r>
      <w:bookmarkEnd w:id="1115"/>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6" w:name="l332"/>
      <w:r w:rsidRPr="00E735B9">
        <w:rPr>
          <w:rFonts w:ascii="Courier New" w:eastAsia="Times New Roman" w:hAnsi="Courier New" w:cs="Courier New"/>
          <w:color w:val="000000"/>
          <w:sz w:val="18"/>
          <w:szCs w:val="18"/>
          <w:lang w:bidi="ar-SA"/>
        </w:rPr>
        <w:t xml:space="preserve">332  </w:t>
      </w:r>
      <w:bookmarkEnd w:id="1116"/>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usedStorage + minRequestedStorage);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7" w:name="l333"/>
      <w:r w:rsidRPr="00E735B9">
        <w:rPr>
          <w:rFonts w:ascii="Courier New" w:eastAsia="Times New Roman" w:hAnsi="Courier New" w:cs="Courier New"/>
          <w:color w:val="000000"/>
          <w:sz w:val="18"/>
          <w:szCs w:val="18"/>
          <w:lang w:bidi="ar-SA"/>
        </w:rPr>
        <w:t xml:space="preserve">333  </w:t>
      </w:r>
      <w:bookmarkEnd w:id="1117"/>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usedStorage + maxRequestedStorage);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8" w:name="l334"/>
      <w:r w:rsidRPr="00E735B9">
        <w:rPr>
          <w:rFonts w:ascii="Courier New" w:eastAsia="Times New Roman" w:hAnsi="Courier New" w:cs="Courier New"/>
          <w:color w:val="000000"/>
          <w:sz w:val="18"/>
          <w:szCs w:val="18"/>
          <w:lang w:bidi="ar-SA"/>
        </w:rPr>
        <w:t xml:space="preserve">334  </w:t>
      </w:r>
      <w:bookmarkEnd w:id="111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9" w:name="l335"/>
      <w:r w:rsidRPr="00E735B9">
        <w:rPr>
          <w:rFonts w:ascii="Courier New" w:eastAsia="Times New Roman" w:hAnsi="Courier New" w:cs="Courier New"/>
          <w:color w:val="000000"/>
          <w:sz w:val="18"/>
          <w:szCs w:val="18"/>
          <w:lang w:bidi="ar-SA"/>
        </w:rPr>
        <w:t xml:space="preserve">335  </w:t>
      </w:r>
      <w:bookmarkEnd w:id="1119"/>
      <w:r w:rsidRPr="00E735B9">
        <w:rPr>
          <w:rFonts w:ascii="Courier New" w:eastAsia="Times New Roman" w:hAnsi="Courier New" w:cs="Courier New"/>
          <w:color w:val="000000"/>
          <w:sz w:val="18"/>
          <w:szCs w:val="18"/>
          <w:lang w:bidi="ar-SA"/>
        </w:rPr>
        <w:t xml:space="preserve">            negotiatedRange.setUniverseMin(maxStorage);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0" w:name="l336"/>
      <w:r w:rsidRPr="00E735B9">
        <w:rPr>
          <w:rFonts w:ascii="Courier New" w:eastAsia="Times New Roman" w:hAnsi="Courier New" w:cs="Courier New"/>
          <w:color w:val="000000"/>
          <w:sz w:val="18"/>
          <w:szCs w:val="18"/>
          <w:lang w:bidi="ar-SA"/>
        </w:rPr>
        <w:t xml:space="preserve">336  </w:t>
      </w:r>
      <w:bookmarkEnd w:id="1120"/>
      <w:r w:rsidRPr="00E735B9">
        <w:rPr>
          <w:rFonts w:ascii="Courier New" w:eastAsia="Times New Roman" w:hAnsi="Courier New" w:cs="Courier New"/>
          <w:color w:val="000000"/>
          <w:sz w:val="18"/>
          <w:szCs w:val="18"/>
          <w:lang w:bidi="ar-SA"/>
        </w:rPr>
        <w:t xml:space="preserve">            negotiatedRange.setUniverseMax(totalStorage);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1" w:name="l337"/>
      <w:r w:rsidRPr="00E735B9">
        <w:rPr>
          <w:rFonts w:ascii="Courier New" w:eastAsia="Times New Roman" w:hAnsi="Courier New" w:cs="Courier New"/>
          <w:color w:val="000000"/>
          <w:sz w:val="18"/>
          <w:szCs w:val="18"/>
          <w:lang w:bidi="ar-SA"/>
        </w:rPr>
        <w:t xml:space="preserve">337  </w:t>
      </w:r>
      <w:bookmarkEnd w:id="112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2" w:name="l338"/>
      <w:r w:rsidRPr="00E735B9">
        <w:rPr>
          <w:rFonts w:ascii="Courier New" w:eastAsia="Times New Roman" w:hAnsi="Courier New" w:cs="Courier New"/>
          <w:color w:val="000000"/>
          <w:sz w:val="18"/>
          <w:szCs w:val="18"/>
          <w:lang w:bidi="ar-SA"/>
        </w:rPr>
        <w:t xml:space="preserve">338  </w:t>
      </w:r>
      <w:bookmarkEnd w:id="1122"/>
      <w:r w:rsidRPr="00E735B9">
        <w:rPr>
          <w:rFonts w:ascii="Courier New" w:eastAsia="Times New Roman" w:hAnsi="Courier New" w:cs="Courier New"/>
          <w:color w:val="000000"/>
          <w:sz w:val="18"/>
          <w:szCs w:val="18"/>
          <w:lang w:bidi="ar-SA"/>
        </w:rPr>
        <w:t xml:space="preserve">            serverAndRequested.setUniverseMin(maxStorage);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3" w:name="l339"/>
      <w:r w:rsidRPr="00E735B9">
        <w:rPr>
          <w:rFonts w:ascii="Courier New" w:eastAsia="Times New Roman" w:hAnsi="Courier New" w:cs="Courier New"/>
          <w:color w:val="000000"/>
          <w:sz w:val="18"/>
          <w:szCs w:val="18"/>
          <w:lang w:bidi="ar-SA"/>
        </w:rPr>
        <w:t xml:space="preserve">339  </w:t>
      </w:r>
      <w:bookmarkEnd w:id="1123"/>
      <w:r w:rsidRPr="00E735B9">
        <w:rPr>
          <w:rFonts w:ascii="Courier New" w:eastAsia="Times New Roman" w:hAnsi="Courier New" w:cs="Courier New"/>
          <w:color w:val="000000"/>
          <w:sz w:val="18"/>
          <w:szCs w:val="18"/>
          <w:lang w:bidi="ar-SA"/>
        </w:rPr>
        <w:t xml:space="preserve">            serverAndRequested.setUniverseMax(totalStorage);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4" w:name="l340"/>
      <w:r w:rsidRPr="00E735B9">
        <w:rPr>
          <w:rFonts w:ascii="Courier New" w:eastAsia="Times New Roman" w:hAnsi="Courier New" w:cs="Courier New"/>
          <w:color w:val="000000"/>
          <w:sz w:val="18"/>
          <w:szCs w:val="18"/>
          <w:lang w:bidi="ar-SA"/>
        </w:rPr>
        <w:t xml:space="preserve">340  </w:t>
      </w:r>
      <w:bookmarkEnd w:id="1124"/>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5" w:name="l341"/>
      <w:r w:rsidRPr="00E735B9">
        <w:rPr>
          <w:rFonts w:ascii="Courier New" w:eastAsia="Times New Roman" w:hAnsi="Courier New" w:cs="Courier New"/>
          <w:color w:val="000000"/>
          <w:sz w:val="18"/>
          <w:szCs w:val="18"/>
          <w:lang w:bidi="ar-SA"/>
        </w:rPr>
        <w:t xml:space="preserve">341  </w:t>
      </w:r>
      <w:bookmarkEnd w:id="112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variable's membership function</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6" w:name="l342"/>
      <w:r w:rsidRPr="00E735B9">
        <w:rPr>
          <w:rFonts w:ascii="Courier New" w:eastAsia="Times New Roman" w:hAnsi="Courier New" w:cs="Courier New"/>
          <w:color w:val="000000"/>
          <w:sz w:val="18"/>
          <w:szCs w:val="18"/>
          <w:lang w:bidi="ar-SA"/>
        </w:rPr>
        <w:t xml:space="preserve">342  </w:t>
      </w:r>
      <w:bookmarkEnd w:id="11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 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7" w:name="l343"/>
      <w:r w:rsidRPr="00E735B9">
        <w:rPr>
          <w:rFonts w:ascii="Courier New" w:eastAsia="Times New Roman" w:hAnsi="Courier New" w:cs="Courier New"/>
          <w:color w:val="000000"/>
          <w:sz w:val="18"/>
          <w:szCs w:val="18"/>
          <w:lang w:bidi="ar-SA"/>
        </w:rPr>
        <w:t xml:space="preserve">343  </w:t>
      </w:r>
      <w:bookmarkEnd w:id="112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8" w:name="l344"/>
      <w:r w:rsidRPr="00E735B9">
        <w:rPr>
          <w:rFonts w:ascii="Courier New" w:eastAsia="Times New Roman" w:hAnsi="Courier New" w:cs="Courier New"/>
          <w:color w:val="000000"/>
          <w:sz w:val="18"/>
          <w:szCs w:val="18"/>
          <w:lang w:bidi="ar-SA"/>
        </w:rPr>
        <w:t xml:space="preserve">344  </w:t>
      </w:r>
      <w:bookmarkEnd w:id="112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deffuzification of the output variable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9" w:name="l345"/>
      <w:r w:rsidRPr="00E735B9">
        <w:rPr>
          <w:rFonts w:ascii="Courier New" w:eastAsia="Times New Roman" w:hAnsi="Courier New" w:cs="Courier New"/>
          <w:color w:val="000000"/>
          <w:sz w:val="18"/>
          <w:szCs w:val="18"/>
          <w:lang w:bidi="ar-SA"/>
        </w:rPr>
        <w:t xml:space="preserve">345  </w:t>
      </w:r>
      <w:bookmarkEnd w:id="1129"/>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0" w:name="l346"/>
      <w:r w:rsidRPr="00E735B9">
        <w:rPr>
          <w:rFonts w:ascii="Courier New" w:eastAsia="Times New Roman" w:hAnsi="Courier New" w:cs="Courier New"/>
          <w:color w:val="000000"/>
          <w:sz w:val="18"/>
          <w:szCs w:val="18"/>
          <w:lang w:bidi="ar-SA"/>
        </w:rPr>
        <w:t xml:space="preserve">346  </w:t>
      </w:r>
      <w:bookmarkEnd w:id="113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1" w:name="l347"/>
      <w:r w:rsidRPr="00E735B9">
        <w:rPr>
          <w:rFonts w:ascii="Courier New" w:eastAsia="Times New Roman" w:hAnsi="Courier New" w:cs="Courier New"/>
          <w:color w:val="000000"/>
          <w:sz w:val="18"/>
          <w:szCs w:val="18"/>
          <w:lang w:bidi="ar-SA"/>
        </w:rPr>
        <w:t xml:space="preserve">347  </w:t>
      </w:r>
      <w:bookmarkEnd w:id="1131"/>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2" w:name="l348"/>
      <w:r w:rsidRPr="00E735B9">
        <w:rPr>
          <w:rFonts w:ascii="Courier New" w:eastAsia="Times New Roman" w:hAnsi="Courier New" w:cs="Courier New"/>
          <w:color w:val="000000"/>
          <w:sz w:val="18"/>
          <w:szCs w:val="18"/>
          <w:lang w:bidi="ar-SA"/>
        </w:rPr>
        <w:t xml:space="preserve">348  </w:t>
      </w:r>
      <w:bookmarkEnd w:id="1132"/>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3" w:name="l349"/>
      <w:r w:rsidRPr="00E735B9">
        <w:rPr>
          <w:rFonts w:ascii="Courier New" w:eastAsia="Times New Roman" w:hAnsi="Courier New" w:cs="Courier New"/>
          <w:color w:val="000000"/>
          <w:sz w:val="18"/>
          <w:szCs w:val="18"/>
          <w:lang w:bidi="ar-SA"/>
        </w:rPr>
        <w:t xml:space="preserve">349  </w:t>
      </w:r>
      <w:bookmarkEnd w:id="1133"/>
      <w:r w:rsidRPr="00E735B9">
        <w:rPr>
          <w:rFonts w:ascii="Courier New" w:eastAsia="Times New Roman" w:hAnsi="Courier New" w:cs="Courier New"/>
          <w:color w:val="000000"/>
          <w:sz w:val="18"/>
          <w:szCs w:val="18"/>
          <w:lang w:bidi="ar-SA"/>
        </w:rPr>
        <w:t xml:space="preserve">                System.err.println(e.getMessage());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4" w:name="l350"/>
      <w:r w:rsidRPr="00E735B9">
        <w:rPr>
          <w:rFonts w:ascii="Courier New" w:eastAsia="Times New Roman" w:hAnsi="Courier New" w:cs="Courier New"/>
          <w:color w:val="000000"/>
          <w:sz w:val="18"/>
          <w:szCs w:val="18"/>
          <w:lang w:bidi="ar-SA"/>
        </w:rPr>
        <w:t xml:space="preserve">350  </w:t>
      </w:r>
      <w:bookmarkEnd w:id="1134"/>
      <w:r w:rsidRPr="00E735B9">
        <w:rPr>
          <w:rFonts w:ascii="Courier New" w:eastAsia="Times New Roman" w:hAnsi="Courier New" w:cs="Courier New"/>
          <w:color w:val="000000"/>
          <w:sz w:val="18"/>
          <w:szCs w:val="18"/>
          <w:lang w:bidi="ar-SA"/>
        </w:rPr>
        <w:t xml:space="preserve">                e.printStackTrace();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5" w:name="l351"/>
      <w:r w:rsidRPr="00E735B9">
        <w:rPr>
          <w:rFonts w:ascii="Courier New" w:eastAsia="Times New Roman" w:hAnsi="Courier New" w:cs="Courier New"/>
          <w:color w:val="000000"/>
          <w:sz w:val="18"/>
          <w:szCs w:val="18"/>
          <w:lang w:bidi="ar-SA"/>
        </w:rPr>
        <w:t xml:space="preserve">351  </w:t>
      </w:r>
      <w:bookmarkEnd w:id="113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6" w:name="l352"/>
      <w:r w:rsidRPr="00E735B9">
        <w:rPr>
          <w:rFonts w:ascii="Courier New" w:eastAsia="Times New Roman" w:hAnsi="Courier New" w:cs="Courier New"/>
          <w:color w:val="000000"/>
          <w:sz w:val="18"/>
          <w:szCs w:val="18"/>
          <w:lang w:bidi="ar-SA"/>
        </w:rPr>
        <w:t xml:space="preserve">352  </w:t>
      </w:r>
      <w:bookmarkEnd w:id="1136"/>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7" w:name="l353"/>
      <w:r w:rsidRPr="00E735B9">
        <w:rPr>
          <w:rFonts w:ascii="Courier New" w:eastAsia="Times New Roman" w:hAnsi="Courier New" w:cs="Courier New"/>
          <w:color w:val="000000"/>
          <w:sz w:val="18"/>
          <w:szCs w:val="18"/>
          <w:lang w:bidi="ar-SA"/>
        </w:rPr>
        <w:t xml:space="preserve">353  </w:t>
      </w:r>
      <w:bookmarkEnd w:id="1137"/>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8" w:name="l354"/>
      <w:r w:rsidRPr="00E735B9">
        <w:rPr>
          <w:rFonts w:ascii="Courier New" w:eastAsia="Times New Roman" w:hAnsi="Courier New" w:cs="Courier New"/>
          <w:color w:val="000000"/>
          <w:sz w:val="18"/>
          <w:szCs w:val="18"/>
          <w:lang w:bidi="ar-SA"/>
        </w:rPr>
        <w:t xml:space="preserve">354  </w:t>
      </w:r>
      <w:bookmarkEnd w:id="113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9" w:name="l355"/>
      <w:r w:rsidRPr="00E735B9">
        <w:rPr>
          <w:rFonts w:ascii="Courier New" w:eastAsia="Times New Roman" w:hAnsi="Courier New" w:cs="Courier New"/>
          <w:color w:val="000000"/>
          <w:sz w:val="18"/>
          <w:szCs w:val="18"/>
          <w:lang w:bidi="ar-SA"/>
        </w:rPr>
        <w:t xml:space="preserve">355  </w:t>
      </w:r>
      <w:bookmarkEnd w:id="1139"/>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0" w:name="l356"/>
      <w:r w:rsidRPr="00E735B9">
        <w:rPr>
          <w:rFonts w:ascii="Courier New" w:eastAsia="Times New Roman" w:hAnsi="Courier New" w:cs="Courier New"/>
          <w:color w:val="000000"/>
          <w:sz w:val="18"/>
          <w:szCs w:val="18"/>
          <w:lang w:bidi="ar-SA"/>
        </w:rPr>
        <w:t xml:space="preserve">356  </w:t>
      </w:r>
      <w:bookmarkEnd w:id="1140"/>
      <w:r w:rsidRPr="00E735B9">
        <w:rPr>
          <w:rFonts w:ascii="Courier New" w:eastAsia="Times New Roman" w:hAnsi="Courier New" w:cs="Courier New"/>
          <w:color w:val="000000"/>
          <w:sz w:val="18"/>
          <w:szCs w:val="18"/>
          <w:lang w:bidi="ar-SA"/>
        </w:rPr>
        <w:t xml:space="preserve">            finalFuzzyInferenceSystem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1" w:name="l357"/>
      <w:r w:rsidRPr="00E735B9">
        <w:rPr>
          <w:rFonts w:ascii="Courier New" w:eastAsia="Times New Roman" w:hAnsi="Courier New" w:cs="Courier New"/>
          <w:color w:val="000000"/>
          <w:sz w:val="18"/>
          <w:szCs w:val="18"/>
          <w:lang w:bidi="ar-SA"/>
        </w:rPr>
        <w:t xml:space="preserve">357  </w:t>
      </w:r>
      <w:bookmarkEnd w:id="1141"/>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usedStorage + minRequestedStorage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2" w:name="l358"/>
      <w:r w:rsidRPr="00E735B9">
        <w:rPr>
          <w:rFonts w:ascii="Courier New" w:eastAsia="Times New Roman" w:hAnsi="Courier New" w:cs="Courier New"/>
          <w:color w:val="000000"/>
          <w:sz w:val="18"/>
          <w:szCs w:val="18"/>
          <w:lang w:bidi="ar-SA"/>
        </w:rPr>
        <w:t xml:space="preserve">358  </w:t>
      </w:r>
      <w:bookmarkEnd w:id="114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3" w:name="l359"/>
      <w:r w:rsidRPr="00E735B9">
        <w:rPr>
          <w:rFonts w:ascii="Courier New" w:eastAsia="Times New Roman" w:hAnsi="Courier New" w:cs="Courier New"/>
          <w:color w:val="000000"/>
          <w:sz w:val="18"/>
          <w:szCs w:val="18"/>
          <w:lang w:bidi="ar-SA"/>
        </w:rPr>
        <w:t xml:space="preserve">359  </w:t>
      </w:r>
      <w:bookmarkEnd w:id="1143"/>
      <w:r w:rsidRPr="00E735B9">
        <w:rPr>
          <w:rFonts w:ascii="Courier New" w:eastAsia="Times New Roman" w:hAnsi="Courier New" w:cs="Courier New"/>
          <w:color w:val="000000"/>
          <w:sz w:val="18"/>
          <w:szCs w:val="18"/>
          <w:lang w:bidi="ar-SA"/>
        </w:rPr>
        <w:t xml:space="preserve">            finalFuzzyInferenceSystem.evaluate();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4" w:name="l360"/>
      <w:r w:rsidRPr="00E735B9">
        <w:rPr>
          <w:rFonts w:ascii="Courier New" w:eastAsia="Times New Roman" w:hAnsi="Courier New" w:cs="Courier New"/>
          <w:color w:val="000000"/>
          <w:sz w:val="18"/>
          <w:szCs w:val="18"/>
          <w:lang w:bidi="ar-SA"/>
        </w:rPr>
        <w:t xml:space="preserve">360  </w:t>
      </w:r>
      <w:bookmarkEnd w:id="1144"/>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5" w:name="l361"/>
      <w:r w:rsidRPr="00E735B9">
        <w:rPr>
          <w:rFonts w:ascii="Courier New" w:eastAsia="Times New Roman" w:hAnsi="Courier New" w:cs="Courier New"/>
          <w:color w:val="000000"/>
          <w:sz w:val="18"/>
          <w:szCs w:val="18"/>
          <w:lang w:bidi="ar-SA"/>
        </w:rPr>
        <w:t xml:space="preserve">361  </w:t>
      </w:r>
      <w:bookmarkEnd w:id="114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negotiatedStorage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6" w:name="l362"/>
      <w:r w:rsidRPr="00E735B9">
        <w:rPr>
          <w:rFonts w:ascii="Courier New" w:eastAsia="Times New Roman" w:hAnsi="Courier New" w:cs="Courier New"/>
          <w:color w:val="000000"/>
          <w:sz w:val="18"/>
          <w:szCs w:val="18"/>
          <w:lang w:bidi="ar-SA"/>
        </w:rPr>
        <w:t xml:space="preserve">362  </w:t>
      </w:r>
      <w:bookmarkEnd w:id="1146"/>
      <w:r w:rsidRPr="00E735B9">
        <w:rPr>
          <w:rFonts w:ascii="Courier New" w:eastAsia="Times New Roman" w:hAnsi="Courier New" w:cs="Courier New"/>
          <w:color w:val="000000"/>
          <w:sz w:val="18"/>
          <w:szCs w:val="18"/>
          <w:lang w:bidi="ar-SA"/>
        </w:rPr>
        <w:t xml:space="preserve">                    finalFuzzyInferenceSystem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7" w:name="l363"/>
      <w:r w:rsidRPr="00E735B9">
        <w:rPr>
          <w:rFonts w:ascii="Courier New" w:eastAsia="Times New Roman" w:hAnsi="Courier New" w:cs="Courier New"/>
          <w:color w:val="000000"/>
          <w:sz w:val="18"/>
          <w:szCs w:val="18"/>
          <w:lang w:bidi="ar-SA"/>
        </w:rPr>
        <w:t xml:space="preserve">363  </w:t>
      </w:r>
      <w:bookmarkEnd w:id="1147"/>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8" w:name="l364"/>
      <w:r w:rsidRPr="00E735B9">
        <w:rPr>
          <w:rFonts w:ascii="Courier New" w:eastAsia="Times New Roman" w:hAnsi="Courier New" w:cs="Courier New"/>
          <w:color w:val="000000"/>
          <w:sz w:val="18"/>
          <w:szCs w:val="18"/>
          <w:lang w:bidi="ar-SA"/>
        </w:rPr>
        <w:t xml:space="preserve">364  </w:t>
      </w:r>
      <w:bookmarkEnd w:id="1148"/>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9" w:name="l365"/>
      <w:r w:rsidRPr="00E735B9">
        <w:rPr>
          <w:rFonts w:ascii="Courier New" w:eastAsia="Times New Roman" w:hAnsi="Courier New" w:cs="Courier New"/>
          <w:color w:val="000000"/>
          <w:sz w:val="18"/>
          <w:szCs w:val="18"/>
          <w:lang w:bidi="ar-SA"/>
        </w:rPr>
        <w:t xml:space="preserve">365  </w:t>
      </w:r>
      <w:bookmarkEnd w:id="1149"/>
      <w:r w:rsidRPr="00E735B9">
        <w:rPr>
          <w:rFonts w:ascii="Courier New" w:eastAsia="Times New Roman" w:hAnsi="Courier New" w:cs="Courier New"/>
          <w:color w:val="000000"/>
          <w:sz w:val="18"/>
          <w:szCs w:val="18"/>
          <w:lang w:bidi="ar-SA"/>
        </w:rPr>
        <w:t xml:space="preserve">            negotiatedValues.put(NEGOTIATED_STORAGE, negotiatedStorage - storage.getUsed());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0" w:name="l366"/>
      <w:r w:rsidRPr="00E735B9">
        <w:rPr>
          <w:rFonts w:ascii="Courier New" w:eastAsia="Times New Roman" w:hAnsi="Courier New" w:cs="Courier New"/>
          <w:color w:val="000000"/>
          <w:sz w:val="18"/>
          <w:szCs w:val="18"/>
          <w:lang w:bidi="ar-SA"/>
        </w:rPr>
        <w:t xml:space="preserve">366  </w:t>
      </w:r>
      <w:bookmarkEnd w:id="1150"/>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"Negotiated for " </w:t>
      </w:r>
      <w:r w:rsidRPr="00E735B9">
        <w:rPr>
          <w:rFonts w:ascii="Courier New" w:eastAsia="Times New Roman" w:hAnsi="Courier New" w:cs="Courier New"/>
          <w:color w:val="000000"/>
          <w:sz w:val="18"/>
          <w:szCs w:val="18"/>
          <w:lang w:bidi="ar-SA"/>
        </w:rPr>
        <w:t xml:space="preserve">+ storage.getLocalName()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1" w:name="l367"/>
      <w:r w:rsidRPr="00E735B9">
        <w:rPr>
          <w:rFonts w:ascii="Courier New" w:eastAsia="Times New Roman" w:hAnsi="Courier New" w:cs="Courier New"/>
          <w:color w:val="000000"/>
          <w:sz w:val="18"/>
          <w:szCs w:val="18"/>
          <w:lang w:bidi="ar-SA"/>
        </w:rPr>
        <w:t xml:space="preserve">367  </w:t>
      </w:r>
      <w:bookmarkEnd w:id="1151"/>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from " </w:t>
      </w:r>
      <w:r w:rsidRPr="00E735B9">
        <w:rPr>
          <w:rFonts w:ascii="Courier New" w:eastAsia="Times New Roman" w:hAnsi="Courier New" w:cs="Courier New"/>
          <w:color w:val="000000"/>
          <w:sz w:val="18"/>
          <w:szCs w:val="18"/>
          <w:lang w:bidi="ar-SA"/>
        </w:rPr>
        <w:t xml:space="preserve">+ storage.getMaxAcceptableValue()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2" w:name="l368"/>
      <w:r w:rsidRPr="00E735B9">
        <w:rPr>
          <w:rFonts w:ascii="Courier New" w:eastAsia="Times New Roman" w:hAnsi="Courier New" w:cs="Courier New"/>
          <w:color w:val="000000"/>
          <w:sz w:val="18"/>
          <w:szCs w:val="18"/>
          <w:lang w:bidi="ar-SA"/>
        </w:rPr>
        <w:t xml:space="preserve">368  </w:t>
      </w:r>
      <w:bookmarkEnd w:id="115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8000"/>
          <w:sz w:val="18"/>
          <w:szCs w:val="18"/>
          <w:lang w:bidi="ar-SA"/>
        </w:rPr>
        <w:t xml:space="preserve">" to " </w:t>
      </w:r>
      <w:r w:rsidRPr="00E735B9">
        <w:rPr>
          <w:rFonts w:ascii="Courier New" w:eastAsia="Times New Roman" w:hAnsi="Courier New" w:cs="Courier New"/>
          <w:color w:val="000000"/>
          <w:sz w:val="18"/>
          <w:szCs w:val="18"/>
          <w:lang w:bidi="ar-SA"/>
        </w:rPr>
        <w:t xml:space="preserve">+ negotiatedStorage);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3" w:name="l369"/>
      <w:r w:rsidRPr="00E735B9">
        <w:rPr>
          <w:rFonts w:ascii="Courier New" w:eastAsia="Times New Roman" w:hAnsi="Courier New" w:cs="Courier New"/>
          <w:color w:val="000000"/>
          <w:sz w:val="18"/>
          <w:szCs w:val="18"/>
          <w:lang w:bidi="ar-SA"/>
        </w:rPr>
        <w:t xml:space="preserve">369  </w:t>
      </w:r>
      <w:bookmarkEnd w:id="1153"/>
      <w:r w:rsidRPr="00E735B9">
        <w:rPr>
          <w:rFonts w:ascii="Courier New" w:eastAsia="Times New Roman" w:hAnsi="Courier New" w:cs="Courier New"/>
          <w:color w:val="000000"/>
          <w:sz w:val="18"/>
          <w:szCs w:val="18"/>
          <w:lang w:bidi="ar-SA"/>
        </w:rPr>
        <w:t xml:space="preserve">            storage.setMaxAcceptableValue(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4" w:name="l370"/>
      <w:r w:rsidRPr="00E735B9">
        <w:rPr>
          <w:rFonts w:ascii="Courier New" w:eastAsia="Times New Roman" w:hAnsi="Courier New" w:cs="Courier New"/>
          <w:color w:val="000000"/>
          <w:sz w:val="18"/>
          <w:szCs w:val="18"/>
          <w:lang w:bidi="ar-SA"/>
        </w:rPr>
        <w:t xml:space="preserve">370  </w:t>
      </w:r>
      <w:bookmarkEnd w:id="115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5" w:name="l371"/>
      <w:r w:rsidRPr="00E735B9">
        <w:rPr>
          <w:rFonts w:ascii="Courier New" w:eastAsia="Times New Roman" w:hAnsi="Courier New" w:cs="Courier New"/>
          <w:color w:val="000000"/>
          <w:sz w:val="18"/>
          <w:szCs w:val="18"/>
          <w:lang w:bidi="ar-SA"/>
        </w:rPr>
        <w:t xml:space="preserve">371  </w:t>
      </w:r>
      <w:bookmarkEnd w:id="1155"/>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6" w:name="l372"/>
      <w:r w:rsidRPr="00E735B9">
        <w:rPr>
          <w:rFonts w:ascii="Courier New" w:eastAsia="Times New Roman" w:hAnsi="Courier New" w:cs="Courier New"/>
          <w:color w:val="000000"/>
          <w:sz w:val="18"/>
          <w:szCs w:val="18"/>
          <w:lang w:bidi="ar-SA"/>
        </w:rPr>
        <w:t xml:space="preserve">372  </w:t>
      </w:r>
      <w:bookmarkEnd w:id="1156"/>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7" w:name="l373"/>
      <w:r w:rsidRPr="00E735B9">
        <w:rPr>
          <w:rFonts w:ascii="Courier New" w:eastAsia="Times New Roman" w:hAnsi="Courier New" w:cs="Courier New"/>
          <w:color w:val="000000"/>
          <w:sz w:val="18"/>
          <w:szCs w:val="18"/>
          <w:lang w:bidi="ar-SA"/>
        </w:rPr>
        <w:t xml:space="preserve">373  </w:t>
      </w:r>
      <w:bookmarkEnd w:id="1157"/>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8" w:name="l374"/>
      <w:r w:rsidRPr="00E735B9">
        <w:rPr>
          <w:rFonts w:ascii="Courier New" w:eastAsia="Times New Roman" w:hAnsi="Courier New" w:cs="Courier New"/>
          <w:color w:val="000000"/>
          <w:sz w:val="18"/>
          <w:szCs w:val="18"/>
          <w:lang w:bidi="ar-SA"/>
        </w:rPr>
        <w:t xml:space="preserve">374  </w:t>
      </w:r>
      <w:bookmarkEnd w:id="115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9" w:name="l375"/>
      <w:r w:rsidRPr="00E735B9">
        <w:rPr>
          <w:rFonts w:ascii="Courier New" w:eastAsia="Times New Roman" w:hAnsi="Courier New" w:cs="Courier New"/>
          <w:color w:val="000000"/>
          <w:sz w:val="18"/>
          <w:szCs w:val="18"/>
          <w:lang w:bidi="ar-SA"/>
        </w:rPr>
        <w:t xml:space="preserve">375  </w:t>
      </w:r>
      <w:bookmarkEnd w:id="115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return </w:t>
      </w:r>
      <w:r w:rsidRPr="00E735B9">
        <w:rPr>
          <w:rFonts w:ascii="Courier New" w:eastAsia="Times New Roman" w:hAnsi="Courier New" w:cs="Courier New"/>
          <w:color w:val="000000"/>
          <w:sz w:val="18"/>
          <w:szCs w:val="18"/>
          <w:lang w:bidi="ar-SA"/>
        </w:rPr>
        <w:t xml:space="preserve">negotiatedValues;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0" w:name="l376"/>
      <w:r w:rsidRPr="00E735B9">
        <w:rPr>
          <w:rFonts w:ascii="Courier New" w:eastAsia="Times New Roman" w:hAnsi="Courier New" w:cs="Courier New"/>
          <w:color w:val="000000"/>
          <w:sz w:val="18"/>
          <w:szCs w:val="18"/>
          <w:lang w:bidi="ar-SA"/>
        </w:rPr>
        <w:t xml:space="preserve">376  </w:t>
      </w:r>
      <w:bookmarkEnd w:id="1160"/>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1" w:name="l377"/>
      <w:r w:rsidRPr="00E735B9">
        <w:rPr>
          <w:rFonts w:ascii="Courier New" w:eastAsia="Times New Roman" w:hAnsi="Courier New" w:cs="Courier New"/>
          <w:color w:val="000000"/>
          <w:sz w:val="18"/>
          <w:szCs w:val="18"/>
          <w:lang w:bidi="ar-SA"/>
        </w:rPr>
        <w:t xml:space="preserve">377  </w:t>
      </w:r>
      <w:bookmarkEnd w:id="116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0728C4"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0728C4"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E44ED4" w:rsidTr="00AE06C9">
        <w:trPr>
          <w:tblCellSpacing w:w="0" w:type="dxa"/>
        </w:trPr>
        <w:tc>
          <w:tcPr>
            <w:tcW w:w="0" w:type="auto"/>
            <w:shd w:val="clear" w:color="auto" w:fill="C0C0C0"/>
            <w:vAlign w:val="center"/>
            <w:hideMark/>
          </w:tcPr>
          <w:p w:rsidR="000728C4" w:rsidRPr="00E44ED4" w:rsidRDefault="000728C4" w:rsidP="00AE06C9">
            <w:pPr>
              <w:pStyle w:val="Heading2"/>
              <w:jc w:val="center"/>
              <w:rPr>
                <w:rFonts w:eastAsia="Times New Roman" w:cs="Times New Roman"/>
                <w:lang w:bidi="ar-SA"/>
              </w:rPr>
            </w:pPr>
            <w:bookmarkStart w:id="1162" w:name="_Toc264798615"/>
            <w:bookmarkStart w:id="1163" w:name="_Toc264737247"/>
            <w:bookmarkStart w:id="1164" w:name="_Toc264995477"/>
            <w:r w:rsidRPr="00E44ED4">
              <w:rPr>
                <w:rFonts w:eastAsia="Times New Roman"/>
                <w:lang w:bidi="ar-SA"/>
              </w:rPr>
              <w:lastRenderedPageBreak/>
              <w:t>ServerInfoSAXHandler.java</w:t>
            </w:r>
            <w:bookmarkEnd w:id="1162"/>
            <w:bookmarkEnd w:id="1163"/>
            <w:bookmarkEnd w:id="1164"/>
          </w:p>
        </w:tc>
      </w:tr>
    </w:tbl>
    <w:p w:rsidR="000728C4" w:rsidRPr="00E44ED4"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    </w:t>
      </w:r>
      <w:r w:rsidRPr="00E401C1">
        <w:rPr>
          <w:rFonts w:ascii="Courier New" w:eastAsia="Times New Roman" w:hAnsi="Courier New" w:cs="Courier New"/>
          <w:b/>
          <w:bCs/>
          <w:color w:val="000080"/>
          <w:sz w:val="18"/>
          <w:szCs w:val="18"/>
          <w:lang w:bidi="ar-SA"/>
        </w:rPr>
        <w:t xml:space="preserve">package </w:t>
      </w:r>
      <w:r w:rsidRPr="00E401C1">
        <w:rPr>
          <w:rFonts w:ascii="Courier New" w:eastAsia="Times New Roman" w:hAnsi="Courier New" w:cs="Courier New"/>
          <w:color w:val="000000"/>
          <w:sz w:val="18"/>
          <w:szCs w:val="18"/>
          <w:lang w:bidi="ar-SA"/>
        </w:rPr>
        <w:t>contextawaremodel.worldInterface.</w:t>
      </w:r>
      <w:r>
        <w:rPr>
          <w:rFonts w:ascii="Courier New" w:eastAsia="Times New Roman" w:hAnsi="Courier New" w:cs="Courier New"/>
          <w:color w:val="000000"/>
          <w:sz w:val="18"/>
          <w:szCs w:val="18"/>
          <w:lang w:bidi="ar-SA"/>
        </w:rPr>
        <w:t>service center</w:t>
      </w:r>
      <w:r w:rsidRPr="00E401C1">
        <w:rPr>
          <w:rFonts w:ascii="Courier New" w:eastAsia="Times New Roman" w:hAnsi="Courier New" w:cs="Courier New"/>
          <w:color w:val="000000"/>
          <w:sz w:val="18"/>
          <w:szCs w:val="18"/>
          <w:lang w:bidi="ar-SA"/>
        </w:rPr>
        <w:t xml:space="preserve">Interface.xmlParsers;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2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3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contextawaremodel.worldInterface.dtos.ServerDto;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contextawaremodel.worldInterface.dtos.StorageDto;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org.xml.sax.Attributes;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org.xml.sax.SAXException;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org.xml.sax.helpers.DefaultHandler;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java.text.NumberFormat;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java.text.ParseException;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java.util.ArrayList;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java.util.List;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14   </w:t>
      </w:r>
      <w:r w:rsidRPr="00E401C1">
        <w:rPr>
          <w:rFonts w:ascii="Courier New" w:eastAsia="Times New Roman" w:hAnsi="Courier New" w:cs="Courier New"/>
          <w:i/>
          <w:iCs/>
          <w:color w:val="80808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15   </w:t>
      </w:r>
      <w:r w:rsidRPr="00E401C1">
        <w:rPr>
          <w:rFonts w:ascii="Courier New" w:eastAsia="Times New Roman" w:hAnsi="Courier New" w:cs="Courier New"/>
          <w:i/>
          <w:iCs/>
          <w:color w:val="808080"/>
          <w:sz w:val="18"/>
          <w:szCs w:val="18"/>
          <w:lang w:bidi="ar-SA"/>
        </w:rPr>
        <w:t xml:space="preserve"> * Class used to parse the XML returned by the Server Monitor C# endpoint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16   </w:t>
      </w:r>
      <w:r w:rsidRPr="00E401C1">
        <w:rPr>
          <w:rFonts w:ascii="Courier New" w:eastAsia="Times New Roman" w:hAnsi="Courier New" w:cs="Courier New"/>
          <w:i/>
          <w:iCs/>
          <w:color w:val="808080"/>
          <w:sz w:val="18"/>
          <w:szCs w:val="18"/>
          <w:lang w:bidi="ar-SA"/>
        </w:rPr>
        <w:t xml:space="preserve"> * and construct a ServerDto object from that information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   </w:t>
      </w:r>
      <w:r w:rsidRPr="00E401C1">
        <w:rPr>
          <w:rFonts w:ascii="Courier New" w:eastAsia="Times New Roman" w:hAnsi="Courier New" w:cs="Courier New"/>
          <w:b/>
          <w:bCs/>
          <w:color w:val="000080"/>
          <w:sz w:val="18"/>
          <w:szCs w:val="18"/>
          <w:lang w:bidi="ar-SA"/>
        </w:rPr>
        <w:t xml:space="preserve">public class </w:t>
      </w:r>
      <w:r w:rsidRPr="00E401C1">
        <w:rPr>
          <w:rFonts w:ascii="Courier New" w:eastAsia="Times New Roman" w:hAnsi="Courier New" w:cs="Courier New"/>
          <w:color w:val="000000"/>
          <w:sz w:val="18"/>
          <w:szCs w:val="18"/>
          <w:lang w:bidi="ar-SA"/>
        </w:rPr>
        <w:t xml:space="preserve">ServerInfoSAXHandler </w:t>
      </w:r>
      <w:r w:rsidRPr="00E401C1">
        <w:rPr>
          <w:rFonts w:ascii="Courier New" w:eastAsia="Times New Roman" w:hAnsi="Courier New" w:cs="Courier New"/>
          <w:b/>
          <w:bCs/>
          <w:color w:val="000080"/>
          <w:sz w:val="18"/>
          <w:szCs w:val="18"/>
          <w:lang w:bidi="ar-SA"/>
        </w:rPr>
        <w:t xml:space="preserve">extends </w:t>
      </w:r>
      <w:r w:rsidRPr="00E401C1">
        <w:rPr>
          <w:rFonts w:ascii="Courier New" w:eastAsia="Times New Roman" w:hAnsi="Courier New" w:cs="Courier New"/>
          <w:color w:val="000000"/>
          <w:sz w:val="18"/>
          <w:szCs w:val="18"/>
          <w:lang w:bidi="ar-SA"/>
        </w:rPr>
        <w:t xml:space="preserve">DefaultHandler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19       </w:t>
      </w:r>
      <w:r w:rsidRPr="00E401C1">
        <w:rPr>
          <w:rFonts w:ascii="Courier New" w:eastAsia="Times New Roman" w:hAnsi="Courier New" w:cs="Courier New"/>
          <w:i/>
          <w:iCs/>
          <w:color w:val="80808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20   </w:t>
      </w:r>
      <w:r w:rsidRPr="00E401C1">
        <w:rPr>
          <w:rFonts w:ascii="Courier New" w:eastAsia="Times New Roman" w:hAnsi="Courier New" w:cs="Courier New"/>
          <w:i/>
          <w:iCs/>
          <w:color w:val="808080"/>
          <w:sz w:val="18"/>
          <w:szCs w:val="18"/>
          <w:lang w:bidi="ar-SA"/>
        </w:rPr>
        <w:t xml:space="preserve">   XML  Example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21   </w:t>
      </w:r>
      <w:r w:rsidRPr="00E401C1">
        <w:rPr>
          <w:rFonts w:ascii="Courier New" w:eastAsia="Times New Roman" w:hAnsi="Courier New" w:cs="Courier New"/>
          <w:i/>
          <w:iCs/>
          <w:color w:val="808080"/>
          <w:sz w:val="18"/>
          <w:szCs w:val="18"/>
          <w:lang w:bidi="ar-SA"/>
        </w:rPr>
        <w:t xml:space="preserve">   &lt;ServerInfo xmlns="http://www.SelfOptimizing</w:t>
      </w:r>
      <w:r>
        <w:rPr>
          <w:rFonts w:ascii="Courier New" w:eastAsia="Times New Roman" w:hAnsi="Courier New" w:cs="Courier New"/>
          <w:i/>
          <w:iCs/>
          <w:color w:val="808080"/>
          <w:sz w:val="18"/>
          <w:szCs w:val="18"/>
          <w:lang w:bidi="ar-SA"/>
        </w:rPr>
        <w:t>Service center</w:t>
      </w:r>
      <w:r w:rsidRPr="00E401C1">
        <w:rPr>
          <w:rFonts w:ascii="Courier New" w:eastAsia="Times New Roman" w:hAnsi="Courier New" w:cs="Courier New"/>
          <w:i/>
          <w:iCs/>
          <w:color w:val="808080"/>
          <w:sz w:val="18"/>
          <w:szCs w:val="18"/>
          <w:lang w:bidi="ar-SA"/>
        </w:rPr>
        <w:t xml:space="preserve">.edu/"&gt;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22   </w:t>
      </w:r>
      <w:r w:rsidRPr="00E401C1">
        <w:rPr>
          <w:rFonts w:ascii="Courier New" w:eastAsia="Times New Roman" w:hAnsi="Courier New" w:cs="Courier New"/>
          <w:i/>
          <w:iCs/>
          <w:color w:val="808080"/>
          <w:sz w:val="18"/>
          <w:szCs w:val="18"/>
          <w:lang w:bidi="ar-SA"/>
        </w:rPr>
        <w:t xml:space="preserve">        &lt;TotalCPU&gt;int&lt;/TotalCPU&gt;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23   </w:t>
      </w:r>
      <w:r w:rsidRPr="00E401C1">
        <w:rPr>
          <w:rFonts w:ascii="Courier New" w:eastAsia="Times New Roman" w:hAnsi="Courier New" w:cs="Courier New"/>
          <w:i/>
          <w:iCs/>
          <w:color w:val="808080"/>
          <w:sz w:val="18"/>
          <w:szCs w:val="18"/>
          <w:lang w:bidi="ar-SA"/>
        </w:rPr>
        <w:t xml:space="preserve">        &lt;CoreCount&gt;int&lt;/CoreCount&gt;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24   </w:t>
      </w:r>
      <w:r w:rsidRPr="00E401C1">
        <w:rPr>
          <w:rFonts w:ascii="Courier New" w:eastAsia="Times New Roman" w:hAnsi="Courier New" w:cs="Courier New"/>
          <w:i/>
          <w:iCs/>
          <w:color w:val="808080"/>
          <w:sz w:val="18"/>
          <w:szCs w:val="18"/>
          <w:lang w:bidi="ar-SA"/>
        </w:rPr>
        <w:t xml:space="preserve">        &lt;FreeCPU&gt;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25   </w:t>
      </w:r>
      <w:r w:rsidRPr="00E401C1">
        <w:rPr>
          <w:rFonts w:ascii="Courier New" w:eastAsia="Times New Roman" w:hAnsi="Courier New" w:cs="Courier New"/>
          <w:i/>
          <w:iCs/>
          <w:color w:val="808080"/>
          <w:sz w:val="18"/>
          <w:szCs w:val="18"/>
          <w:lang w:bidi="ar-SA"/>
        </w:rPr>
        <w:t xml:space="preserve">            &lt;int&gt;int&lt;/int&gt;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26   </w:t>
      </w:r>
      <w:r w:rsidRPr="00E401C1">
        <w:rPr>
          <w:rFonts w:ascii="Courier New" w:eastAsia="Times New Roman" w:hAnsi="Courier New" w:cs="Courier New"/>
          <w:i/>
          <w:iCs/>
          <w:color w:val="808080"/>
          <w:sz w:val="18"/>
          <w:szCs w:val="18"/>
          <w:lang w:bidi="ar-SA"/>
        </w:rPr>
        <w:t xml:space="preserve">            &lt;int&gt;int&lt;/int&gt;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27   </w:t>
      </w:r>
      <w:r w:rsidRPr="00E401C1">
        <w:rPr>
          <w:rFonts w:ascii="Courier New" w:eastAsia="Times New Roman" w:hAnsi="Courier New" w:cs="Courier New"/>
          <w:i/>
          <w:iCs/>
          <w:color w:val="808080"/>
          <w:sz w:val="18"/>
          <w:szCs w:val="18"/>
          <w:lang w:bidi="ar-SA"/>
        </w:rPr>
        <w:t xml:space="preserve">        &lt;/FreeCPU&gt;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28   </w:t>
      </w:r>
      <w:r w:rsidRPr="00E401C1">
        <w:rPr>
          <w:rFonts w:ascii="Courier New" w:eastAsia="Times New Roman" w:hAnsi="Courier New" w:cs="Courier New"/>
          <w:i/>
          <w:iCs/>
          <w:color w:val="808080"/>
          <w:sz w:val="18"/>
          <w:szCs w:val="18"/>
          <w:lang w:bidi="ar-SA"/>
        </w:rPr>
        <w:t xml:space="preserve">        &lt;Storage&gt;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29   </w:t>
      </w:r>
      <w:r w:rsidRPr="00E401C1">
        <w:rPr>
          <w:rFonts w:ascii="Courier New" w:eastAsia="Times New Roman" w:hAnsi="Courier New" w:cs="Courier New"/>
          <w:i/>
          <w:iCs/>
          <w:color w:val="808080"/>
          <w:sz w:val="18"/>
          <w:szCs w:val="18"/>
          <w:lang w:bidi="ar-SA"/>
        </w:rPr>
        <w:t xml:space="preserve">            &lt;Storage&gt;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30   </w:t>
      </w:r>
      <w:r w:rsidRPr="00E401C1">
        <w:rPr>
          <w:rFonts w:ascii="Courier New" w:eastAsia="Times New Roman" w:hAnsi="Courier New" w:cs="Courier New"/>
          <w:i/>
          <w:iCs/>
          <w:color w:val="808080"/>
          <w:sz w:val="18"/>
          <w:szCs w:val="18"/>
          <w:lang w:bidi="ar-SA"/>
        </w:rPr>
        <w:t xml:space="preserve">                &lt;Name&gt;string&lt;/Name&gt;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31   </w:t>
      </w:r>
      <w:r w:rsidRPr="00E401C1">
        <w:rPr>
          <w:rFonts w:ascii="Courier New" w:eastAsia="Times New Roman" w:hAnsi="Courier New" w:cs="Courier New"/>
          <w:i/>
          <w:iCs/>
          <w:color w:val="808080"/>
          <w:sz w:val="18"/>
          <w:szCs w:val="18"/>
          <w:lang w:bidi="ar-SA"/>
        </w:rPr>
        <w:t xml:space="preserve">                &lt;Size&gt;int&lt;/Size&gt;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32   </w:t>
      </w:r>
      <w:r w:rsidRPr="00E401C1">
        <w:rPr>
          <w:rFonts w:ascii="Courier New" w:eastAsia="Times New Roman" w:hAnsi="Courier New" w:cs="Courier New"/>
          <w:i/>
          <w:iCs/>
          <w:color w:val="808080"/>
          <w:sz w:val="18"/>
          <w:szCs w:val="18"/>
          <w:lang w:bidi="ar-SA"/>
        </w:rPr>
        <w:t xml:space="preserve">                &lt;FreeSpace&gt;int&lt;/FreeSpace&gt;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33   </w:t>
      </w:r>
      <w:r w:rsidRPr="00E401C1">
        <w:rPr>
          <w:rFonts w:ascii="Courier New" w:eastAsia="Times New Roman" w:hAnsi="Courier New" w:cs="Courier New"/>
          <w:i/>
          <w:iCs/>
          <w:color w:val="808080"/>
          <w:sz w:val="18"/>
          <w:szCs w:val="18"/>
          <w:lang w:bidi="ar-SA"/>
        </w:rPr>
        <w:t xml:space="preserve">            &lt;/Storage&gt;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34   </w:t>
      </w:r>
      <w:r w:rsidRPr="00E401C1">
        <w:rPr>
          <w:rFonts w:ascii="Courier New" w:eastAsia="Times New Roman" w:hAnsi="Courier New" w:cs="Courier New"/>
          <w:i/>
          <w:iCs/>
          <w:color w:val="808080"/>
          <w:sz w:val="18"/>
          <w:szCs w:val="18"/>
          <w:lang w:bidi="ar-SA"/>
        </w:rPr>
        <w:t xml:space="preserve">            &lt;Storage&gt;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35   </w:t>
      </w:r>
      <w:r w:rsidRPr="00E401C1">
        <w:rPr>
          <w:rFonts w:ascii="Courier New" w:eastAsia="Times New Roman" w:hAnsi="Courier New" w:cs="Courier New"/>
          <w:i/>
          <w:iCs/>
          <w:color w:val="808080"/>
          <w:sz w:val="18"/>
          <w:szCs w:val="18"/>
          <w:lang w:bidi="ar-SA"/>
        </w:rPr>
        <w:t xml:space="preserve">                &lt;Name&gt;string&lt;/Name&gt;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36   </w:t>
      </w:r>
      <w:r w:rsidRPr="00E401C1">
        <w:rPr>
          <w:rFonts w:ascii="Courier New" w:eastAsia="Times New Roman" w:hAnsi="Courier New" w:cs="Courier New"/>
          <w:i/>
          <w:iCs/>
          <w:color w:val="808080"/>
          <w:sz w:val="18"/>
          <w:szCs w:val="18"/>
          <w:lang w:bidi="ar-SA"/>
        </w:rPr>
        <w:t xml:space="preserve">                &lt;Size&gt;int&lt;/Size&gt;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37   </w:t>
      </w:r>
      <w:r w:rsidRPr="00E401C1">
        <w:rPr>
          <w:rFonts w:ascii="Courier New" w:eastAsia="Times New Roman" w:hAnsi="Courier New" w:cs="Courier New"/>
          <w:i/>
          <w:iCs/>
          <w:color w:val="808080"/>
          <w:sz w:val="18"/>
          <w:szCs w:val="18"/>
          <w:lang w:bidi="ar-SA"/>
        </w:rPr>
        <w:t xml:space="preserve">                &lt;FreeSpace&gt;int&lt;/FreeSpace&gt;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38   </w:t>
      </w:r>
      <w:r w:rsidRPr="00E401C1">
        <w:rPr>
          <w:rFonts w:ascii="Courier New" w:eastAsia="Times New Roman" w:hAnsi="Courier New" w:cs="Courier New"/>
          <w:i/>
          <w:iCs/>
          <w:color w:val="808080"/>
          <w:sz w:val="18"/>
          <w:szCs w:val="18"/>
          <w:lang w:bidi="ar-SA"/>
        </w:rPr>
        <w:t xml:space="preserve">            &lt;/Storage&gt;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39   </w:t>
      </w:r>
      <w:r w:rsidRPr="00E401C1">
        <w:rPr>
          <w:rFonts w:ascii="Courier New" w:eastAsia="Times New Roman" w:hAnsi="Courier New" w:cs="Courier New"/>
          <w:i/>
          <w:iCs/>
          <w:color w:val="808080"/>
          <w:sz w:val="18"/>
          <w:szCs w:val="18"/>
          <w:lang w:bidi="ar-SA"/>
        </w:rPr>
        <w:t xml:space="preserve">        &lt;/Storage&gt;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40   </w:t>
      </w:r>
      <w:r w:rsidRPr="00E401C1">
        <w:rPr>
          <w:rFonts w:ascii="Courier New" w:eastAsia="Times New Roman" w:hAnsi="Courier New" w:cs="Courier New"/>
          <w:i/>
          <w:iCs/>
          <w:color w:val="808080"/>
          <w:sz w:val="18"/>
          <w:szCs w:val="18"/>
          <w:lang w:bidi="ar-SA"/>
        </w:rPr>
        <w:t xml:space="preserve">        &lt;TotalMemory&gt;int&lt;/TotalMemory&gt;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41   </w:t>
      </w:r>
      <w:r w:rsidRPr="00E401C1">
        <w:rPr>
          <w:rFonts w:ascii="Courier New" w:eastAsia="Times New Roman" w:hAnsi="Courier New" w:cs="Courier New"/>
          <w:i/>
          <w:iCs/>
          <w:color w:val="808080"/>
          <w:sz w:val="18"/>
          <w:szCs w:val="18"/>
          <w:lang w:bidi="ar-SA"/>
        </w:rPr>
        <w:t xml:space="preserve">        &lt;FreeMemory&gt;int&lt;/FreeMemory&gt;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42   </w:t>
      </w:r>
      <w:r w:rsidRPr="00E401C1">
        <w:rPr>
          <w:rFonts w:ascii="Courier New" w:eastAsia="Times New Roman" w:hAnsi="Courier New" w:cs="Courier New"/>
          <w:i/>
          <w:iCs/>
          <w:color w:val="808080"/>
          <w:sz w:val="18"/>
          <w:szCs w:val="18"/>
          <w:lang w:bidi="ar-SA"/>
        </w:rPr>
        <w:t xml:space="preserve">    &lt;/ServerInfo&gt;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43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44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TOTAL_CPU = </w:t>
      </w:r>
      <w:r w:rsidRPr="00E401C1">
        <w:rPr>
          <w:rFonts w:ascii="Courier New" w:eastAsia="Times New Roman" w:hAnsi="Courier New" w:cs="Courier New"/>
          <w:b/>
          <w:bCs/>
          <w:color w:val="008000"/>
          <w:sz w:val="18"/>
          <w:szCs w:val="18"/>
          <w:lang w:bidi="ar-SA"/>
        </w:rPr>
        <w:t>"TotalCPU"</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CORE_COUNT = </w:t>
      </w:r>
      <w:r w:rsidRPr="00E401C1">
        <w:rPr>
          <w:rFonts w:ascii="Courier New" w:eastAsia="Times New Roman" w:hAnsi="Courier New" w:cs="Courier New"/>
          <w:b/>
          <w:bCs/>
          <w:color w:val="008000"/>
          <w:sz w:val="18"/>
          <w:szCs w:val="18"/>
          <w:lang w:bidi="ar-SA"/>
        </w:rPr>
        <w:t>"CoreCount"</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46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47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 = </w:t>
      </w:r>
      <w:r w:rsidRPr="00E401C1">
        <w:rPr>
          <w:rFonts w:ascii="Courier New" w:eastAsia="Times New Roman" w:hAnsi="Courier New" w:cs="Courier New"/>
          <w:b/>
          <w:bCs/>
          <w:color w:val="008000"/>
          <w:sz w:val="18"/>
          <w:szCs w:val="18"/>
          <w:lang w:bidi="ar-SA"/>
        </w:rPr>
        <w:t>"FreeCPU"</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48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FREE_CPU_VAL = </w:t>
      </w:r>
      <w:r w:rsidRPr="00E401C1">
        <w:rPr>
          <w:rFonts w:ascii="Courier New" w:eastAsia="Times New Roman" w:hAnsi="Courier New" w:cs="Courier New"/>
          <w:b/>
          <w:bCs/>
          <w:color w:val="008000"/>
          <w:sz w:val="18"/>
          <w:szCs w:val="18"/>
          <w:lang w:bidi="ar-SA"/>
        </w:rPr>
        <w:t>"int"</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49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50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 = </w:t>
      </w:r>
      <w:r w:rsidRPr="00E401C1">
        <w:rPr>
          <w:rFonts w:ascii="Courier New" w:eastAsia="Times New Roman" w:hAnsi="Courier New" w:cs="Courier New"/>
          <w:b/>
          <w:bCs/>
          <w:color w:val="008000"/>
          <w:sz w:val="18"/>
          <w:szCs w:val="18"/>
          <w:lang w:bidi="ar-SA"/>
        </w:rPr>
        <w:t>"Storage"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51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STORAGE_NAME = </w:t>
      </w:r>
      <w:r w:rsidRPr="00E401C1">
        <w:rPr>
          <w:rFonts w:ascii="Courier New" w:eastAsia="Times New Roman" w:hAnsi="Courier New" w:cs="Courier New"/>
          <w:b/>
          <w:bCs/>
          <w:color w:val="008000"/>
          <w:sz w:val="18"/>
          <w:szCs w:val="18"/>
          <w:lang w:bidi="ar-SA"/>
        </w:rPr>
        <w:t>"Name"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52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STORAGE_SIZE = </w:t>
      </w:r>
      <w:r w:rsidRPr="00E401C1">
        <w:rPr>
          <w:rFonts w:ascii="Courier New" w:eastAsia="Times New Roman" w:hAnsi="Courier New" w:cs="Courier New"/>
          <w:b/>
          <w:bCs/>
          <w:color w:val="008000"/>
          <w:sz w:val="18"/>
          <w:szCs w:val="18"/>
          <w:lang w:bidi="ar-SA"/>
        </w:rPr>
        <w:t>"Size"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53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STORAGE_FREE_SPACE = </w:t>
      </w:r>
      <w:r w:rsidRPr="00E401C1">
        <w:rPr>
          <w:rFonts w:ascii="Courier New" w:eastAsia="Times New Roman" w:hAnsi="Courier New" w:cs="Courier New"/>
          <w:b/>
          <w:bCs/>
          <w:color w:val="008000"/>
          <w:sz w:val="18"/>
          <w:szCs w:val="18"/>
          <w:lang w:bidi="ar-SA"/>
        </w:rPr>
        <w:t>"FreeSpace"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54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TOTAL_MEMORY = </w:t>
      </w:r>
      <w:r w:rsidRPr="00E401C1">
        <w:rPr>
          <w:rFonts w:ascii="Courier New" w:eastAsia="Times New Roman" w:hAnsi="Courier New" w:cs="Courier New"/>
          <w:b/>
          <w:bCs/>
          <w:color w:val="008000"/>
          <w:sz w:val="18"/>
          <w:szCs w:val="18"/>
          <w:lang w:bidi="ar-SA"/>
        </w:rPr>
        <w:t>"TotalMemory"</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56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FREE_MEMORY = </w:t>
      </w:r>
      <w:r w:rsidRPr="00E401C1">
        <w:rPr>
          <w:rFonts w:ascii="Courier New" w:eastAsia="Times New Roman" w:hAnsi="Courier New" w:cs="Courier New"/>
          <w:b/>
          <w:bCs/>
          <w:color w:val="008000"/>
          <w:sz w:val="18"/>
          <w:szCs w:val="18"/>
          <w:lang w:bidi="ar-SA"/>
        </w:rPr>
        <w:t>"FreeMemory"</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57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58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59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60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61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62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63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64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65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66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67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68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69       </w:t>
      </w:r>
      <w:r w:rsidRPr="00E401C1">
        <w:rPr>
          <w:rFonts w:ascii="Courier New" w:eastAsia="Times New Roman" w:hAnsi="Courier New" w:cs="Courier New"/>
          <w:b/>
          <w:bCs/>
          <w:color w:val="000080"/>
          <w:sz w:val="18"/>
          <w:szCs w:val="18"/>
          <w:lang w:bidi="ar-SA"/>
        </w:rPr>
        <w:t xml:space="preserve">private </w:t>
      </w:r>
      <w:r w:rsidRPr="00E401C1">
        <w:rPr>
          <w:rFonts w:ascii="Courier New" w:eastAsia="Times New Roman" w:hAnsi="Courier New" w:cs="Courier New"/>
          <w:color w:val="000000"/>
          <w:sz w:val="18"/>
          <w:szCs w:val="18"/>
          <w:lang w:bidi="ar-SA"/>
        </w:rPr>
        <w:t xml:space="preserve">String text;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70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71       </w:t>
      </w:r>
      <w:r w:rsidRPr="00E401C1">
        <w:rPr>
          <w:rFonts w:ascii="Courier New" w:eastAsia="Times New Roman" w:hAnsi="Courier New" w:cs="Courier New"/>
          <w:b/>
          <w:bCs/>
          <w:color w:val="000080"/>
          <w:sz w:val="18"/>
          <w:szCs w:val="18"/>
          <w:lang w:bidi="ar-SA"/>
        </w:rPr>
        <w:t xml:space="preserve">private final </w:t>
      </w:r>
      <w:r w:rsidRPr="00E401C1">
        <w:rPr>
          <w:rFonts w:ascii="Courier New" w:eastAsia="Times New Roman" w:hAnsi="Courier New" w:cs="Courier New"/>
          <w:color w:val="000000"/>
          <w:sz w:val="18"/>
          <w:szCs w:val="18"/>
          <w:lang w:bidi="ar-SA"/>
        </w:rPr>
        <w:t xml:space="preserve">NumberFormat numberFormat = NumberFormat.getIntegerInstance();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72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73       ServerDto serverDto;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74       List&lt;Integer&gt; freeCPUValues;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75       List&lt;StorageDto&gt; storageInfo;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76       StorageDto currentStorage;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77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78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ServerInfoSAXHandler()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79           serverDto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ServerDto();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80           freeCPUValues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ArrayList&lt;Integer&gt;();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81           storageInfo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ArrayList&lt;StorageDto&gt;();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82           text = </w:t>
      </w:r>
      <w:r w:rsidRPr="00E401C1">
        <w:rPr>
          <w:rFonts w:ascii="Courier New" w:eastAsia="Times New Roman" w:hAnsi="Courier New" w:cs="Courier New"/>
          <w:b/>
          <w:bCs/>
          <w:color w:val="008000"/>
          <w:sz w:val="18"/>
          <w:szCs w:val="18"/>
          <w:lang w:bidi="ar-SA"/>
        </w:rPr>
        <w:t>""</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83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84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85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ServerDto getServerDto()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86           serverDto.setStorage(storageInfo);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87           </w:t>
      </w:r>
      <w:r w:rsidRPr="00E401C1">
        <w:rPr>
          <w:rFonts w:ascii="Courier New" w:eastAsia="Times New Roman" w:hAnsi="Courier New" w:cs="Courier New"/>
          <w:b/>
          <w:bCs/>
          <w:color w:val="000080"/>
          <w:sz w:val="18"/>
          <w:szCs w:val="18"/>
          <w:lang w:bidi="ar-SA"/>
        </w:rPr>
        <w:t xml:space="preserve">return </w:t>
      </w:r>
      <w:r w:rsidRPr="00E401C1">
        <w:rPr>
          <w:rFonts w:ascii="Courier New" w:eastAsia="Times New Roman" w:hAnsi="Courier New" w:cs="Courier New"/>
          <w:color w:val="000000"/>
          <w:sz w:val="18"/>
          <w:szCs w:val="18"/>
          <w:lang w:bidi="ar-SA"/>
        </w:rPr>
        <w:t xml:space="preserve">serverDto;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88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89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90       @Override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91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startElement(String uri, String localName, String qName, Attributes attributes)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92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93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94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95               inTotalCPU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97               inCoreCount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100              currentStorage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StorageDto();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102              inTotalMemory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104              inFreeMemory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106              inFreeCPUVal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107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108              inStorageName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110              inStorageSize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112              inStorageFreeSpace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113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114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115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116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endElement(String namespaceURI, String localName, String qualifiedName)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117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118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119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120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121                  serverDto.setTotalCPU(numberFormat.parse(text).intValue());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123                  e.printStackTrace();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124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125              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127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128                  serverDto.setCoreCount(numberFormat.parse(text).intValue());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129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130                  e.printStackTrace();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131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132              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134              serverDto.setFreeCPU(freeCPUValues);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136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137                  freeCPUValues.add(numberFormat.parse(text).intValue());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138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139                  e.printStackTrace();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140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141              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142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143              storageInfo.add(currentStorage);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144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145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146                  serverDto.setTotalMemory(numberFormat.parse(text).intValue());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147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148                  e.printStackTrace();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149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150              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152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153                  serverDto.setFreeMemory(numberFormat.parse(text).intValue());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154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155                  e.printStackTrace();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156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157              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159              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160              currentStorage.setName(text);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162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163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164                  currentStorage.setSize(numberFormat.parse(text).intValue());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165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166                  e.printStackTrace();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167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168              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171                  currentStorage.setFreeSpace(numberFormat.parse(text).intValue());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173                  e.printStackTrace();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174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175              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176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177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178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179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characters(</w:t>
      </w:r>
      <w:r w:rsidRPr="00E401C1">
        <w:rPr>
          <w:rFonts w:ascii="Courier New" w:eastAsia="Times New Roman" w:hAnsi="Courier New" w:cs="Courier New"/>
          <w:b/>
          <w:bCs/>
          <w:color w:val="000080"/>
          <w:sz w:val="18"/>
          <w:szCs w:val="18"/>
          <w:lang w:bidi="ar-SA"/>
        </w:rPr>
        <w:t>char</w:t>
      </w:r>
      <w:r w:rsidRPr="00E401C1">
        <w:rPr>
          <w:rFonts w:ascii="Courier New" w:eastAsia="Times New Roman" w:hAnsi="Courier New" w:cs="Courier New"/>
          <w:color w:val="000000"/>
          <w:sz w:val="18"/>
          <w:szCs w:val="18"/>
          <w:lang w:bidi="ar-SA"/>
        </w:rPr>
        <w:t xml:space="preserve">[] ch,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start,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length)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180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181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(inTotalCPU || inCoreCount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182                  || inFreeCPUVal || inTotalMemory || inFreeMemory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183                  || inStorageName || inStorageFreeSpace || inStorageSize)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184              text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String(ch, start, length);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185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186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187  } </w:t>
      </w:r>
    </w:p>
    <w:p w:rsidR="000728C4" w:rsidRPr="00E44ED4"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401C1">
        <w:rPr>
          <w:rFonts w:ascii="Courier New" w:eastAsia="Times New Roman" w:hAnsi="Courier New" w:cs="Courier New"/>
          <w:color w:val="000000"/>
          <w:sz w:val="18"/>
          <w:szCs w:val="18"/>
          <w:lang w:bidi="ar-SA"/>
        </w:rPr>
        <w:t xml:space="preserve">188  </w:t>
      </w:r>
    </w:p>
    <w:p w:rsidR="000728C4" w:rsidRDefault="000728C4" w:rsidP="000728C4">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E735B9" w:rsidTr="00AE06C9">
        <w:trPr>
          <w:tblCellSpacing w:w="0" w:type="dxa"/>
        </w:trPr>
        <w:tc>
          <w:tcPr>
            <w:tcW w:w="0" w:type="auto"/>
            <w:shd w:val="clear" w:color="auto" w:fill="C0C0C0"/>
            <w:vAlign w:val="center"/>
            <w:hideMark/>
          </w:tcPr>
          <w:p w:rsidR="000728C4" w:rsidRPr="00E735B9" w:rsidRDefault="000728C4" w:rsidP="00AE06C9">
            <w:pPr>
              <w:pStyle w:val="Heading2"/>
              <w:jc w:val="center"/>
              <w:rPr>
                <w:rFonts w:eastAsia="Times New Roman" w:cs="Times New Roman"/>
                <w:lang w:bidi="ar-SA"/>
              </w:rPr>
            </w:pPr>
            <w:bookmarkStart w:id="1165" w:name="_Toc264798616"/>
            <w:bookmarkStart w:id="1166" w:name="_Toc264737248"/>
            <w:bookmarkStart w:id="1167" w:name="_Toc264995478"/>
            <w:r w:rsidRPr="00E735B9">
              <w:rPr>
                <w:rFonts w:eastAsia="Times New Roman"/>
                <w:lang w:bidi="ar-SA"/>
              </w:rPr>
              <w:t>ResourceMonitorPlotter.java</w:t>
            </w:r>
            <w:bookmarkEnd w:id="1165"/>
            <w:bookmarkEnd w:id="1166"/>
            <w:bookmarkEnd w:id="1167"/>
          </w:p>
        </w:tc>
      </w:tr>
    </w:tbl>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    </w:t>
      </w:r>
      <w:r w:rsidRPr="00E20045">
        <w:rPr>
          <w:rFonts w:ascii="Courier New" w:eastAsia="Times New Roman" w:hAnsi="Courier New" w:cs="Courier New"/>
          <w:b/>
          <w:bCs/>
          <w:color w:val="000080"/>
          <w:sz w:val="18"/>
          <w:szCs w:val="18"/>
          <w:lang w:bidi="ar-SA"/>
        </w:rPr>
        <w:t xml:space="preserve">package </w:t>
      </w:r>
      <w:r w:rsidRPr="00E20045">
        <w:rPr>
          <w:rFonts w:ascii="Courier New" w:eastAsia="Times New Roman" w:hAnsi="Courier New" w:cs="Courier New"/>
          <w:color w:val="000000"/>
          <w:sz w:val="18"/>
          <w:szCs w:val="18"/>
          <w:lang w:bidi="ar-SA"/>
        </w:rPr>
        <w:t xml:space="preserve">contextawaremodel.gui.resourceMonitor.resourceMonitorPlotter;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3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javax.swing.*;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4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java.awt.*;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5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6    </w:t>
      </w:r>
      <w:r w:rsidRPr="00E20045">
        <w:rPr>
          <w:rFonts w:ascii="Courier New" w:eastAsia="Times New Roman" w:hAnsi="Courier New" w:cs="Courier New"/>
          <w:i/>
          <w:iCs/>
          <w:color w:val="808080"/>
          <w:sz w:val="18"/>
          <w:szCs w:val="18"/>
          <w:lang w:bidi="ar-SA"/>
        </w:rPr>
        <w:t xml:space="preserve">/**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7    </w:t>
      </w:r>
      <w:r w:rsidRPr="00E20045">
        <w:rPr>
          <w:rFonts w:ascii="Courier New" w:eastAsia="Times New Roman" w:hAnsi="Courier New" w:cs="Courier New"/>
          <w:i/>
          <w:iCs/>
          <w:color w:val="808080"/>
          <w:sz w:val="18"/>
          <w:szCs w:val="18"/>
          <w:lang w:bidi="ar-SA"/>
        </w:rPr>
        <w:t xml:space="preserve"> * Abstract class used as base class for any graphical resource monitor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8    </w:t>
      </w:r>
      <w:r w:rsidRPr="00E20045">
        <w:rPr>
          <w:rFonts w:ascii="Courier New" w:eastAsia="Times New Roman" w:hAnsi="Courier New" w:cs="Courier New"/>
          <w:i/>
          <w:iCs/>
          <w:color w:val="808080"/>
          <w:sz w:val="18"/>
          <w:szCs w:val="18"/>
          <w:lang w:bidi="ar-SA"/>
        </w:rPr>
        <w:t xml:space="preserve"> */</w:t>
      </w:r>
      <w:r w:rsidRPr="00E20045">
        <w:rPr>
          <w:rFonts w:ascii="Courier New" w:eastAsia="Times New Roman" w:hAnsi="Courier New" w:cs="Courier New"/>
          <w:color w:val="000000"/>
          <w:sz w:val="18"/>
          <w:szCs w:val="18"/>
          <w:lang w:bidi="ar-SA"/>
        </w:rPr>
        <w:t xml:space="preserve">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9    </w:t>
      </w:r>
      <w:r w:rsidRPr="00E20045">
        <w:rPr>
          <w:rFonts w:ascii="Courier New" w:eastAsia="Times New Roman" w:hAnsi="Courier New" w:cs="Courier New"/>
          <w:b/>
          <w:bCs/>
          <w:color w:val="000080"/>
          <w:sz w:val="18"/>
          <w:szCs w:val="18"/>
          <w:lang w:bidi="ar-SA"/>
        </w:rPr>
        <w:t xml:space="preserve">public abstract class </w:t>
      </w:r>
      <w:r w:rsidRPr="00E20045">
        <w:rPr>
          <w:rFonts w:ascii="Courier New" w:eastAsia="Times New Roman" w:hAnsi="Courier New" w:cs="Courier New"/>
          <w:color w:val="000000"/>
          <w:sz w:val="18"/>
          <w:szCs w:val="18"/>
          <w:lang w:bidi="ar-SA"/>
        </w:rPr>
        <w:t xml:space="preserve">ResourceMonitorPlotter {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10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11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String resourceName;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12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13       </w:t>
      </w:r>
      <w:r w:rsidRPr="00E20045">
        <w:rPr>
          <w:rFonts w:ascii="Courier New" w:eastAsia="Times New Roman" w:hAnsi="Courier New" w:cs="Courier New"/>
          <w:b/>
          <w:bCs/>
          <w:color w:val="000080"/>
          <w:sz w:val="18"/>
          <w:szCs w:val="18"/>
          <w:lang w:bidi="ar-SA"/>
        </w:rPr>
        <w:t xml:space="preserve">protected static final </w:t>
      </w:r>
      <w:r w:rsidRPr="00E20045">
        <w:rPr>
          <w:rFonts w:ascii="Courier New" w:eastAsia="Times New Roman" w:hAnsi="Courier New" w:cs="Courier New"/>
          <w:color w:val="000000"/>
          <w:sz w:val="18"/>
          <w:szCs w:val="18"/>
          <w:lang w:bidi="ar-SA"/>
        </w:rPr>
        <w:t xml:space="preserve">Font LABEL_FONT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Font(</w:t>
      </w:r>
      <w:r w:rsidRPr="00E20045">
        <w:rPr>
          <w:rFonts w:ascii="Courier New" w:eastAsia="Times New Roman" w:hAnsi="Courier New" w:cs="Courier New"/>
          <w:b/>
          <w:bCs/>
          <w:color w:val="008000"/>
          <w:sz w:val="18"/>
          <w:szCs w:val="18"/>
          <w:lang w:bidi="ar-SA"/>
        </w:rPr>
        <w:t>"sherif"</w:t>
      </w:r>
      <w:r w:rsidRPr="00E20045">
        <w:rPr>
          <w:rFonts w:ascii="Courier New" w:eastAsia="Times New Roman" w:hAnsi="Courier New" w:cs="Courier New"/>
          <w:color w:val="000000"/>
          <w:sz w:val="18"/>
          <w:szCs w:val="18"/>
          <w:lang w:bidi="ar-SA"/>
        </w:rPr>
        <w:t xml:space="preserve">, Font.BOLD, </w:t>
      </w:r>
      <w:r w:rsidRPr="00E20045">
        <w:rPr>
          <w:rFonts w:ascii="Courier New" w:eastAsia="Times New Roman" w:hAnsi="Courier New" w:cs="Courier New"/>
          <w:color w:val="0000FF"/>
          <w:sz w:val="18"/>
          <w:szCs w:val="18"/>
          <w:lang w:bidi="ar-SA"/>
        </w:rPr>
        <w:t>15</w:t>
      </w:r>
      <w:r w:rsidRPr="00E20045">
        <w:rPr>
          <w:rFonts w:ascii="Courier New" w:eastAsia="Times New Roman" w:hAnsi="Courier New" w:cs="Courier New"/>
          <w:color w:val="000000"/>
          <w:sz w:val="18"/>
          <w:szCs w:val="18"/>
          <w:lang w:bidi="ar-SA"/>
        </w:rPr>
        <w:t xml:space="preserve">);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14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15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JPanel graphPanel;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16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17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ResourceMonitorPlotter(String resourceName) {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18           </w:t>
      </w:r>
      <w:r w:rsidRPr="00E20045">
        <w:rPr>
          <w:rFonts w:ascii="Courier New" w:eastAsia="Times New Roman" w:hAnsi="Courier New" w:cs="Courier New"/>
          <w:b/>
          <w:bCs/>
          <w:color w:val="000080"/>
          <w:sz w:val="18"/>
          <w:szCs w:val="18"/>
          <w:lang w:bidi="ar-SA"/>
        </w:rPr>
        <w:t>this</w:t>
      </w:r>
      <w:r w:rsidRPr="00E20045">
        <w:rPr>
          <w:rFonts w:ascii="Courier New" w:eastAsia="Times New Roman" w:hAnsi="Courier New" w:cs="Courier New"/>
          <w:color w:val="000000"/>
          <w:sz w:val="18"/>
          <w:szCs w:val="18"/>
          <w:lang w:bidi="ar-SA"/>
        </w:rPr>
        <w:t xml:space="preserve">.resourceName = resourceName;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19           graphPanel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 xml:space="preserve">JPanel();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20       }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21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22       </w:t>
      </w:r>
      <w:r w:rsidRPr="00E20045">
        <w:rPr>
          <w:rFonts w:ascii="Courier New" w:eastAsia="Times New Roman" w:hAnsi="Courier New" w:cs="Courier New"/>
          <w:b/>
          <w:bCs/>
          <w:color w:val="000080"/>
          <w:sz w:val="18"/>
          <w:szCs w:val="18"/>
          <w:lang w:bidi="ar-SA"/>
        </w:rPr>
        <w:t xml:space="preserve">public abstract void </w:t>
      </w:r>
      <w:r w:rsidRPr="00E20045">
        <w:rPr>
          <w:rFonts w:ascii="Courier New" w:eastAsia="Times New Roman" w:hAnsi="Courier New" w:cs="Courier New"/>
          <w:color w:val="000000"/>
          <w:sz w:val="18"/>
          <w:szCs w:val="18"/>
          <w:lang w:bidi="ar-SA"/>
        </w:rPr>
        <w:t xml:space="preserve">setCurrentValue(Object currentValue);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23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24       </w:t>
      </w:r>
      <w:r w:rsidRPr="00E20045">
        <w:rPr>
          <w:rFonts w:ascii="Courier New" w:eastAsia="Times New Roman" w:hAnsi="Courier New" w:cs="Courier New"/>
          <w:b/>
          <w:bCs/>
          <w:color w:val="000080"/>
          <w:sz w:val="18"/>
          <w:szCs w:val="18"/>
          <w:lang w:bidi="ar-SA"/>
        </w:rPr>
        <w:t xml:space="preserve">protected abstract void </w:t>
      </w:r>
      <w:r w:rsidRPr="00E20045">
        <w:rPr>
          <w:rFonts w:ascii="Courier New" w:eastAsia="Times New Roman" w:hAnsi="Courier New" w:cs="Courier New"/>
          <w:color w:val="000000"/>
          <w:sz w:val="18"/>
          <w:szCs w:val="18"/>
          <w:lang w:bidi="ar-SA"/>
        </w:rPr>
        <w:t>setup(</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minimumValue, </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maximumValue);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25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26       </w:t>
      </w:r>
      <w:r w:rsidRPr="00E20045">
        <w:rPr>
          <w:rFonts w:ascii="Courier New" w:eastAsia="Times New Roman" w:hAnsi="Courier New" w:cs="Courier New"/>
          <w:b/>
          <w:bCs/>
          <w:color w:val="000080"/>
          <w:sz w:val="18"/>
          <w:szCs w:val="18"/>
          <w:lang w:bidi="ar-SA"/>
        </w:rPr>
        <w:t xml:space="preserve">public </w:t>
      </w:r>
      <w:r w:rsidRPr="00E20045">
        <w:rPr>
          <w:rFonts w:ascii="Courier New" w:eastAsia="Times New Roman" w:hAnsi="Courier New" w:cs="Courier New"/>
          <w:color w:val="000000"/>
          <w:sz w:val="18"/>
          <w:szCs w:val="18"/>
          <w:lang w:bidi="ar-SA"/>
        </w:rPr>
        <w:t xml:space="preserve">JPanel getGraphPanel() {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27           </w:t>
      </w:r>
      <w:r w:rsidRPr="00E20045">
        <w:rPr>
          <w:rFonts w:ascii="Courier New" w:eastAsia="Times New Roman" w:hAnsi="Courier New" w:cs="Courier New"/>
          <w:b/>
          <w:bCs/>
          <w:color w:val="000080"/>
          <w:sz w:val="18"/>
          <w:szCs w:val="18"/>
          <w:lang w:bidi="ar-SA"/>
        </w:rPr>
        <w:t xml:space="preserve">return </w:t>
      </w:r>
      <w:r w:rsidRPr="00E20045">
        <w:rPr>
          <w:rFonts w:ascii="Courier New" w:eastAsia="Times New Roman" w:hAnsi="Courier New" w:cs="Courier New"/>
          <w:color w:val="000000"/>
          <w:sz w:val="18"/>
          <w:szCs w:val="18"/>
          <w:lang w:bidi="ar-SA"/>
        </w:rPr>
        <w:t xml:space="preserve">graphPanel;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28       }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29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20045">
        <w:rPr>
          <w:rFonts w:ascii="Courier New" w:eastAsia="Times New Roman" w:hAnsi="Courier New" w:cs="Courier New"/>
          <w:color w:val="000000"/>
          <w:sz w:val="18"/>
          <w:szCs w:val="18"/>
          <w:lang w:bidi="ar-SA"/>
        </w:rPr>
        <w:t xml:space="preserve">30   </w:t>
      </w:r>
    </w:p>
    <w:p w:rsidR="000728C4" w:rsidRDefault="000728C4" w:rsidP="000728C4">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05763D" w:rsidTr="00AE06C9">
        <w:trPr>
          <w:tblCellSpacing w:w="0" w:type="dxa"/>
        </w:trPr>
        <w:tc>
          <w:tcPr>
            <w:tcW w:w="0" w:type="auto"/>
            <w:shd w:val="clear" w:color="auto" w:fill="C0C0C0"/>
            <w:vAlign w:val="center"/>
            <w:hideMark/>
          </w:tcPr>
          <w:p w:rsidR="000728C4" w:rsidRPr="0005763D" w:rsidRDefault="000728C4" w:rsidP="00AE06C9">
            <w:pPr>
              <w:pStyle w:val="Heading2"/>
              <w:jc w:val="center"/>
              <w:rPr>
                <w:rFonts w:eastAsia="Times New Roman" w:cs="Times New Roman"/>
                <w:lang w:bidi="ar-SA"/>
              </w:rPr>
            </w:pPr>
            <w:bookmarkStart w:id="1168" w:name="_Toc264798617"/>
            <w:bookmarkStart w:id="1169" w:name="_Toc264737249"/>
            <w:bookmarkStart w:id="1170" w:name="_Toc264995479"/>
            <w:r w:rsidRPr="0005763D">
              <w:rPr>
                <w:rFonts w:eastAsia="Times New Roman"/>
                <w:lang w:bidi="ar-SA"/>
              </w:rPr>
              <w:t>ResourceMonitorPieChartPlotter.java</w:t>
            </w:r>
            <w:bookmarkEnd w:id="1168"/>
            <w:bookmarkEnd w:id="1169"/>
            <w:bookmarkEnd w:id="1170"/>
          </w:p>
        </w:tc>
      </w:tr>
    </w:tbl>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    </w:t>
      </w:r>
      <w:r w:rsidRPr="0005763D">
        <w:rPr>
          <w:rFonts w:ascii="Courier New" w:eastAsia="Times New Roman" w:hAnsi="Courier New" w:cs="Courier New"/>
          <w:b/>
          <w:bCs/>
          <w:color w:val="000080"/>
          <w:sz w:val="18"/>
          <w:szCs w:val="18"/>
          <w:lang w:bidi="ar-SA"/>
        </w:rPr>
        <w:t xml:space="preserve">package </w:t>
      </w:r>
      <w:r w:rsidRPr="0005763D">
        <w:rPr>
          <w:rFonts w:ascii="Courier New" w:eastAsia="Times New Roman" w:hAnsi="Courier New" w:cs="Courier New"/>
          <w:color w:val="000000"/>
          <w:sz w:val="18"/>
          <w:szCs w:val="18"/>
          <w:lang w:bidi="ar-SA"/>
        </w:rPr>
        <w:t xml:space="preserve">contextawaremodel.gui.resourceMonitor.resourceMonitorPlotter.impl;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contextawaremodel.gui.resourceMonitor.resourceMonitorPlotter.ResourceMonitorPlotter;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org.jfree.chart.ChartFactory;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org.jfree.chart.ChartPanel;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org.jfree.chart.JFreeChart;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org.jfree.chart.plot.PiePlot;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org.jfree.data.general.DefaultPieDataset;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9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10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java.awt.*;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11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java.util.Map;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12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java.util.Random;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13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lastRenderedPageBreak/>
        <w:t xml:space="preserve">14   </w:t>
      </w:r>
      <w:r w:rsidRPr="0005763D">
        <w:rPr>
          <w:rFonts w:ascii="Courier New" w:eastAsia="Times New Roman" w:hAnsi="Courier New" w:cs="Courier New"/>
          <w:i/>
          <w:iCs/>
          <w:color w:val="80808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15   </w:t>
      </w:r>
      <w:r w:rsidRPr="0005763D">
        <w:rPr>
          <w:rFonts w:ascii="Courier New" w:eastAsia="Times New Roman" w:hAnsi="Courier New" w:cs="Courier New"/>
          <w:i/>
          <w:iCs/>
          <w:color w:val="808080"/>
          <w:sz w:val="18"/>
          <w:szCs w:val="18"/>
          <w:lang w:bidi="ar-SA"/>
        </w:rPr>
        <w:t xml:space="preserve"> * Pie chart used for displaying the resources used by each task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16   </w:t>
      </w:r>
      <w:r w:rsidRPr="0005763D">
        <w:rPr>
          <w:rFonts w:ascii="Courier New" w:eastAsia="Times New Roman" w:hAnsi="Courier New" w:cs="Courier New"/>
          <w:i/>
          <w:iCs/>
          <w:color w:val="808080"/>
          <w:sz w:val="18"/>
          <w:szCs w:val="18"/>
          <w:lang w:bidi="ar-SA"/>
        </w:rPr>
        <w:t xml:space="preserve"> * on a server together with the OS used and Free amount under the form of pie slices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17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18   </w:t>
      </w:r>
      <w:r w:rsidRPr="0005763D">
        <w:rPr>
          <w:rFonts w:ascii="Courier New" w:eastAsia="Times New Roman" w:hAnsi="Courier New" w:cs="Courier New"/>
          <w:b/>
          <w:bCs/>
          <w:color w:val="000080"/>
          <w:sz w:val="18"/>
          <w:szCs w:val="18"/>
          <w:lang w:bidi="ar-SA"/>
        </w:rPr>
        <w:t xml:space="preserve">public class </w:t>
      </w:r>
      <w:r w:rsidRPr="0005763D">
        <w:rPr>
          <w:rFonts w:ascii="Courier New" w:eastAsia="Times New Roman" w:hAnsi="Courier New" w:cs="Courier New"/>
          <w:color w:val="000000"/>
          <w:sz w:val="18"/>
          <w:szCs w:val="18"/>
          <w:lang w:bidi="ar-SA"/>
        </w:rPr>
        <w:t xml:space="preserve">ResourceMonitorPieChartPlotter </w:t>
      </w:r>
      <w:r w:rsidRPr="0005763D">
        <w:rPr>
          <w:rFonts w:ascii="Courier New" w:eastAsia="Times New Roman" w:hAnsi="Courier New" w:cs="Courier New"/>
          <w:b/>
          <w:bCs/>
          <w:color w:val="000080"/>
          <w:sz w:val="18"/>
          <w:szCs w:val="18"/>
          <w:lang w:bidi="ar-SA"/>
        </w:rPr>
        <w:t xml:space="preserve">extends </w:t>
      </w:r>
      <w:r w:rsidRPr="0005763D">
        <w:rPr>
          <w:rFonts w:ascii="Courier New" w:eastAsia="Times New Roman" w:hAnsi="Courier New" w:cs="Courier New"/>
          <w:color w:val="000000"/>
          <w:sz w:val="18"/>
          <w:szCs w:val="18"/>
          <w:lang w:bidi="ar-SA"/>
        </w:rPr>
        <w:t xml:space="preserve">ResourceMonitorPlotter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19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20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JFreeChart chart;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21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Random random;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22       </w:t>
      </w:r>
      <w:r w:rsidRPr="0005763D">
        <w:rPr>
          <w:rFonts w:ascii="Courier New" w:eastAsia="Times New Roman" w:hAnsi="Courier New" w:cs="Courier New"/>
          <w:b/>
          <w:bCs/>
          <w:color w:val="000080"/>
          <w:sz w:val="18"/>
          <w:szCs w:val="18"/>
          <w:lang w:bidi="ar-SA"/>
        </w:rPr>
        <w:t xml:space="preserve">private int </w:t>
      </w:r>
      <w:r w:rsidRPr="0005763D">
        <w:rPr>
          <w:rFonts w:ascii="Courier New" w:eastAsia="Times New Roman" w:hAnsi="Courier New" w:cs="Courier New"/>
          <w:color w:val="000000"/>
          <w:sz w:val="18"/>
          <w:szCs w:val="18"/>
          <w:lang w:bidi="ar-SA"/>
        </w:rPr>
        <w:t xml:space="preserve">oldDatasetSize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23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24       </w:t>
      </w:r>
      <w:r w:rsidRPr="0005763D">
        <w:rPr>
          <w:rFonts w:ascii="Courier New" w:eastAsia="Times New Roman" w:hAnsi="Courier New" w:cs="Courier New"/>
          <w:b/>
          <w:bCs/>
          <w:color w:val="000080"/>
          <w:sz w:val="18"/>
          <w:szCs w:val="18"/>
          <w:lang w:bidi="ar-SA"/>
        </w:rPr>
        <w:t xml:space="preserve">public </w:t>
      </w:r>
      <w:r w:rsidRPr="0005763D">
        <w:rPr>
          <w:rFonts w:ascii="Courier New" w:eastAsia="Times New Roman" w:hAnsi="Courier New" w:cs="Courier New"/>
          <w:color w:val="000000"/>
          <w:sz w:val="18"/>
          <w:szCs w:val="18"/>
          <w:lang w:bidi="ar-SA"/>
        </w:rPr>
        <w:t xml:space="preserve">ResourceMonitorPieChartPlotter(String resourceName,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25           </w:t>
      </w:r>
      <w:r w:rsidRPr="0005763D">
        <w:rPr>
          <w:rFonts w:ascii="Courier New" w:eastAsia="Times New Roman" w:hAnsi="Courier New" w:cs="Courier New"/>
          <w:b/>
          <w:bCs/>
          <w:color w:val="000080"/>
          <w:sz w:val="18"/>
          <w:szCs w:val="18"/>
          <w:lang w:bidi="ar-SA"/>
        </w:rPr>
        <w:t>super</w:t>
      </w:r>
      <w:r w:rsidRPr="0005763D">
        <w:rPr>
          <w:rFonts w:ascii="Courier New" w:eastAsia="Times New Roman" w:hAnsi="Courier New" w:cs="Courier New"/>
          <w:color w:val="000000"/>
          <w:sz w:val="18"/>
          <w:szCs w:val="18"/>
          <w:lang w:bidi="ar-SA"/>
        </w:rPr>
        <w:t xml:space="preserve">(resourceName);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26           random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Random();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27           setup(minimumValue, maximumValue);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28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29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30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31       </w:t>
      </w:r>
      <w:r w:rsidRPr="0005763D">
        <w:rPr>
          <w:rFonts w:ascii="Courier New" w:eastAsia="Times New Roman" w:hAnsi="Courier New" w:cs="Courier New"/>
          <w:i/>
          <w:iCs/>
          <w:color w:val="80808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32   </w:t>
      </w:r>
      <w:r w:rsidRPr="0005763D">
        <w:rPr>
          <w:rFonts w:ascii="Courier New" w:eastAsia="Times New Roman" w:hAnsi="Courier New" w:cs="Courier New"/>
          <w:i/>
          <w:iCs/>
          <w:color w:val="808080"/>
          <w:sz w:val="18"/>
          <w:szCs w:val="18"/>
          <w:lang w:bidi="ar-SA"/>
        </w:rPr>
        <w:t xml:space="preserve">     * </w:t>
      </w:r>
      <w:r w:rsidRPr="0005763D">
        <w:rPr>
          <w:rFonts w:ascii="Courier New" w:eastAsia="Times New Roman" w:hAnsi="Courier New" w:cs="Courier New"/>
          <w:b/>
          <w:bCs/>
          <w:i/>
          <w:iCs/>
          <w:color w:val="808080"/>
          <w:sz w:val="18"/>
          <w:szCs w:val="18"/>
          <w:lang w:bidi="ar-SA"/>
        </w:rPr>
        <w:t xml:space="preserve">@param </w:t>
      </w:r>
      <w:r w:rsidRPr="0005763D">
        <w:rPr>
          <w:rFonts w:ascii="Courier New" w:eastAsia="Times New Roman" w:hAnsi="Courier New" w:cs="Courier New"/>
          <w:i/>
          <w:iCs/>
          <w:color w:val="808080"/>
          <w:sz w:val="18"/>
          <w:szCs w:val="18"/>
          <w:lang w:bidi="ar-SA"/>
        </w:rPr>
        <w:t xml:space="preserve">currentValue Map&lt;Integer,String&gt; representing &lt;value,label&gt; pairs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33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34       @Override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35       </w:t>
      </w:r>
      <w:r w:rsidRPr="0005763D">
        <w:rPr>
          <w:rFonts w:ascii="Courier New" w:eastAsia="Times New Roman" w:hAnsi="Courier New" w:cs="Courier New"/>
          <w:b/>
          <w:bCs/>
          <w:color w:val="000080"/>
          <w:sz w:val="18"/>
          <w:szCs w:val="18"/>
          <w:lang w:bidi="ar-SA"/>
        </w:rPr>
        <w:t xml:space="preserve">public void </w:t>
      </w:r>
      <w:r w:rsidRPr="0005763D">
        <w:rPr>
          <w:rFonts w:ascii="Courier New" w:eastAsia="Times New Roman" w:hAnsi="Courier New" w:cs="Courier New"/>
          <w:color w:val="000000"/>
          <w:sz w:val="18"/>
          <w:szCs w:val="18"/>
          <w:lang w:bidi="ar-SA"/>
        </w:rPr>
        <w:t xml:space="preserve">setCurrentValue(Object currentValue)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36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37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38           Map&lt;String, Integer&gt; values = (Map&lt;String, Integer&gt;) currentValue;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39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(Map.Entry&lt;String, Integer&gt; entry : values.entrySet())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40               dataset.setValue(entry.getKey(), entry.getValue());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41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42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43           PiePlot plot = (PiePlot) chart.getPlot();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44           plot.setDataset(dataset);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45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46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 xml:space="preserve">(values.size() == oldDatasetSize)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47               </w:t>
      </w:r>
      <w:r w:rsidRPr="0005763D">
        <w:rPr>
          <w:rFonts w:ascii="Courier New" w:eastAsia="Times New Roman" w:hAnsi="Courier New" w:cs="Courier New"/>
          <w:b/>
          <w:bCs/>
          <w:color w:val="000080"/>
          <w:sz w:val="18"/>
          <w:szCs w:val="18"/>
          <w:lang w:bidi="ar-SA"/>
        </w:rPr>
        <w:t>return</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48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49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50           oldDatasetSize = values.size();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51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52           plot.setSectionPaint(dataset.getIndex(</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xml:space="preserve">), Color.BLUE);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53           plot.setSectionPaint(dataset.getIndex(</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Color.BLACK);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54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55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i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i &lt; values.size(); i++)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56               plot.setExplodePercent(i, </w:t>
      </w:r>
      <w:r w:rsidRPr="0005763D">
        <w:rPr>
          <w:rFonts w:ascii="Courier New" w:eastAsia="Times New Roman" w:hAnsi="Courier New" w:cs="Courier New"/>
          <w:color w:val="0000FF"/>
          <w:sz w:val="18"/>
          <w:szCs w:val="18"/>
          <w:lang w:bidi="ar-SA"/>
        </w:rPr>
        <w:t>0.025</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57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58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59           </w:t>
      </w:r>
      <w:r w:rsidRPr="0005763D">
        <w:rPr>
          <w:rFonts w:ascii="Courier New" w:eastAsia="Times New Roman" w:hAnsi="Courier New" w:cs="Courier New"/>
          <w:i/>
          <w:iCs/>
          <w:color w:val="80808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60   </w:t>
      </w:r>
      <w:r w:rsidRPr="0005763D">
        <w:rPr>
          <w:rFonts w:ascii="Courier New" w:eastAsia="Times New Roman" w:hAnsi="Courier New" w:cs="Courier New"/>
          <w:i/>
          <w:iCs/>
          <w:color w:val="808080"/>
          <w:sz w:val="18"/>
          <w:szCs w:val="18"/>
          <w:lang w:bidi="ar-SA"/>
        </w:rPr>
        <w:t xml:space="preserve">         * Find the representation pie slices different than OS and Free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61   </w:t>
      </w:r>
      <w:r w:rsidRPr="0005763D">
        <w:rPr>
          <w:rFonts w:ascii="Courier New" w:eastAsia="Times New Roman" w:hAnsi="Courier New" w:cs="Courier New"/>
          <w:i/>
          <w:iCs/>
          <w:color w:val="808080"/>
          <w:sz w:val="18"/>
          <w:szCs w:val="18"/>
          <w:lang w:bidi="ar-SA"/>
        </w:rPr>
        <w:t xml:space="preserve">         * and assign random colours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62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63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(Object key : dataset.getKeys())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64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(!key.equals(</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&amp;&amp; !key.equals(</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65                   plot.setSectionPaint(dataset.getIndex((String) key),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66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Color(</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25</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67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68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69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70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71       @Override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72       </w:t>
      </w:r>
      <w:r w:rsidRPr="0005763D">
        <w:rPr>
          <w:rFonts w:ascii="Courier New" w:eastAsia="Times New Roman" w:hAnsi="Courier New" w:cs="Courier New"/>
          <w:b/>
          <w:bCs/>
          <w:color w:val="000080"/>
          <w:sz w:val="18"/>
          <w:szCs w:val="18"/>
          <w:lang w:bidi="ar-SA"/>
        </w:rPr>
        <w:t xml:space="preserve">protected void </w:t>
      </w:r>
      <w:r w:rsidRPr="0005763D">
        <w:rPr>
          <w:rFonts w:ascii="Courier New" w:eastAsia="Times New Roman" w:hAnsi="Courier New" w:cs="Courier New"/>
          <w:color w:val="000000"/>
          <w:sz w:val="18"/>
          <w:szCs w:val="18"/>
          <w:lang w:bidi="ar-SA"/>
        </w:rPr>
        <w:t>setup(</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73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74           chart = ChartFactory.createPieChart(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75                   resourceName,        </w:t>
      </w:r>
      <w:r w:rsidRPr="0005763D">
        <w:rPr>
          <w:rFonts w:ascii="Courier New" w:eastAsia="Times New Roman" w:hAnsi="Courier New" w:cs="Courier New"/>
          <w:i/>
          <w:iCs/>
          <w:color w:val="808080"/>
          <w:sz w:val="18"/>
          <w:szCs w:val="18"/>
          <w:lang w:bidi="ar-SA"/>
        </w:rPr>
        <w:t>// chart title</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76                   dataset,             </w:t>
      </w:r>
      <w:r w:rsidRPr="0005763D">
        <w:rPr>
          <w:rFonts w:ascii="Courier New" w:eastAsia="Times New Roman" w:hAnsi="Courier New" w:cs="Courier New"/>
          <w:i/>
          <w:iCs/>
          <w:color w:val="808080"/>
          <w:sz w:val="18"/>
          <w:szCs w:val="18"/>
          <w:lang w:bidi="ar-SA"/>
        </w:rPr>
        <w:t>// data</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77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i/>
          <w:iCs/>
          <w:color w:val="808080"/>
          <w:sz w:val="18"/>
          <w:szCs w:val="18"/>
          <w:lang w:bidi="ar-SA"/>
        </w:rPr>
        <w:t>// include legend</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78                   </w:t>
      </w:r>
      <w:r w:rsidRPr="0005763D">
        <w:rPr>
          <w:rFonts w:ascii="Courier New" w:eastAsia="Times New Roman" w:hAnsi="Courier New" w:cs="Courier New"/>
          <w:b/>
          <w:bCs/>
          <w:color w:val="000080"/>
          <w:sz w:val="18"/>
          <w:szCs w:val="18"/>
          <w:lang w:bidi="ar-SA"/>
        </w:rPr>
        <w:t>true</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79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80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81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82           PiePlot plot = (PiePlot) chart.getPlot();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83           plot.setLabelFont(LABEL_FONT);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84           plot.setNoDataMessage(</w:t>
      </w:r>
      <w:r w:rsidRPr="0005763D">
        <w:rPr>
          <w:rFonts w:ascii="Courier New" w:eastAsia="Times New Roman" w:hAnsi="Courier New" w:cs="Courier New"/>
          <w:b/>
          <w:bCs/>
          <w:color w:val="008000"/>
          <w:sz w:val="18"/>
          <w:szCs w:val="18"/>
          <w:lang w:bidi="ar-SA"/>
        </w:rPr>
        <w:t>"No data available"</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85           graphPanel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ChartPanel(chart);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86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87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05763D">
        <w:rPr>
          <w:rFonts w:ascii="Courier New" w:eastAsia="Times New Roman" w:hAnsi="Courier New" w:cs="Courier New"/>
          <w:color w:val="000000"/>
          <w:sz w:val="18"/>
          <w:szCs w:val="18"/>
          <w:lang w:bidi="ar-SA"/>
        </w:rPr>
        <w:t xml:space="preserve">88   </w:t>
      </w:r>
    </w:p>
    <w:p w:rsidR="000728C4" w:rsidRDefault="000728C4" w:rsidP="000728C4">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1223CF" w:rsidTr="00AE06C9">
        <w:trPr>
          <w:tblCellSpacing w:w="0" w:type="dxa"/>
        </w:trPr>
        <w:tc>
          <w:tcPr>
            <w:tcW w:w="0" w:type="auto"/>
            <w:shd w:val="clear" w:color="auto" w:fill="C0C0C0"/>
            <w:vAlign w:val="center"/>
            <w:hideMark/>
          </w:tcPr>
          <w:p w:rsidR="000728C4" w:rsidRPr="001223CF" w:rsidRDefault="000728C4" w:rsidP="00AE06C9">
            <w:pPr>
              <w:pStyle w:val="Heading2"/>
              <w:jc w:val="center"/>
              <w:rPr>
                <w:rFonts w:eastAsia="Times New Roman" w:cs="Times New Roman"/>
                <w:lang w:bidi="ar-SA"/>
              </w:rPr>
            </w:pPr>
            <w:bookmarkStart w:id="1171" w:name="_Toc264798618"/>
            <w:bookmarkStart w:id="1172" w:name="_Toc264737250"/>
            <w:bookmarkStart w:id="1173" w:name="_Toc264995480"/>
            <w:r w:rsidRPr="001223CF">
              <w:rPr>
                <w:rFonts w:eastAsia="Times New Roman"/>
                <w:lang w:bidi="ar-SA"/>
              </w:rPr>
              <w:t>X3DAgent.java</w:t>
            </w:r>
            <w:bookmarkEnd w:id="1171"/>
            <w:bookmarkEnd w:id="1172"/>
            <w:bookmarkEnd w:id="1173"/>
          </w:p>
        </w:tc>
      </w:tr>
    </w:tbl>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    </w:t>
      </w:r>
      <w:r w:rsidRPr="001223CF">
        <w:rPr>
          <w:rFonts w:ascii="Courier New" w:eastAsia="Times New Roman" w:hAnsi="Courier New" w:cs="Courier New"/>
          <w:i/>
          <w:iCs/>
          <w:color w:val="808080"/>
          <w:sz w:val="18"/>
          <w:szCs w:val="18"/>
          <w:lang w:bidi="ar-SA"/>
        </w:rPr>
        <w:t xml:space="preserve"> * Agent used for creating 3D context representations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    </w:t>
      </w:r>
      <w:r w:rsidRPr="001223CF">
        <w:rPr>
          <w:rFonts w:ascii="Courier New" w:eastAsia="Times New Roman" w:hAnsi="Courier New" w:cs="Courier New"/>
          <w:b/>
          <w:bCs/>
          <w:color w:val="000080"/>
          <w:sz w:val="18"/>
          <w:szCs w:val="18"/>
          <w:lang w:bidi="ar-SA"/>
        </w:rPr>
        <w:t xml:space="preserve">package </w:t>
      </w:r>
      <w:r w:rsidRPr="001223CF">
        <w:rPr>
          <w:rFonts w:ascii="Courier New" w:eastAsia="Times New Roman" w:hAnsi="Courier New" w:cs="Courier New"/>
          <w:color w:val="000000"/>
          <w:sz w:val="18"/>
          <w:szCs w:val="18"/>
          <w:lang w:bidi="ar-SA"/>
        </w:rPr>
        <w:t xml:space="preserve">contextawaremodel.agents;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contextawaremodel.GlobalVars;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contextawaremodel.agents.behaviours.BasicX3DBehaviour;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jade.core.Agent;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org.web3d.x3d.sai.*;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javax.swing.*;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java.awt.event.ActionEvent;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java.awt.event.ActionListener;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java.util.ArrayList;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java.util.HashMap;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java.util.Map;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   </w:t>
      </w:r>
      <w:r w:rsidRPr="001223CF">
        <w:rPr>
          <w:rFonts w:ascii="Courier New" w:eastAsia="Times New Roman" w:hAnsi="Courier New" w:cs="Courier New"/>
          <w:b/>
          <w:bCs/>
          <w:color w:val="000080"/>
          <w:sz w:val="18"/>
          <w:szCs w:val="18"/>
          <w:lang w:bidi="ar-SA"/>
        </w:rPr>
        <w:t xml:space="preserve">public class </w:t>
      </w:r>
      <w:r w:rsidRPr="001223CF">
        <w:rPr>
          <w:rFonts w:ascii="Courier New" w:eastAsia="Times New Roman" w:hAnsi="Courier New" w:cs="Courier New"/>
          <w:color w:val="000000"/>
          <w:sz w:val="18"/>
          <w:szCs w:val="18"/>
          <w:lang w:bidi="ar-SA"/>
        </w:rPr>
        <w:t xml:space="preserve">X3DAgent </w:t>
      </w:r>
      <w:r w:rsidRPr="001223CF">
        <w:rPr>
          <w:rFonts w:ascii="Courier New" w:eastAsia="Times New Roman" w:hAnsi="Courier New" w:cs="Courier New"/>
          <w:b/>
          <w:bCs/>
          <w:color w:val="000080"/>
          <w:sz w:val="18"/>
          <w:szCs w:val="18"/>
          <w:lang w:bidi="ar-SA"/>
        </w:rPr>
        <w:t xml:space="preserve">extends </w:t>
      </w:r>
      <w:r w:rsidRPr="001223CF">
        <w:rPr>
          <w:rFonts w:ascii="Courier New" w:eastAsia="Times New Roman" w:hAnsi="Courier New" w:cs="Courier New"/>
          <w:color w:val="000000"/>
          <w:sz w:val="18"/>
          <w:szCs w:val="18"/>
          <w:lang w:bidi="ar-SA"/>
        </w:rPr>
        <w:t xml:space="preserve">Agent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ADD_TASK_COMMAND = </w:t>
      </w:r>
      <w:r w:rsidRPr="001223CF">
        <w:rPr>
          <w:rFonts w:ascii="Courier New" w:eastAsia="Times New Roman" w:hAnsi="Courier New" w:cs="Courier New"/>
          <w:b/>
          <w:bCs/>
          <w:color w:val="008000"/>
          <w:sz w:val="18"/>
          <w:szCs w:val="18"/>
          <w:lang w:bidi="ar-SA"/>
        </w:rPr>
        <w:t>"addTask"</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REMOVE_TASK_COMMAND = </w:t>
      </w:r>
      <w:r w:rsidRPr="001223CF">
        <w:rPr>
          <w:rFonts w:ascii="Courier New" w:eastAsia="Times New Roman" w:hAnsi="Courier New" w:cs="Courier New"/>
          <w:b/>
          <w:bCs/>
          <w:color w:val="008000"/>
          <w:sz w:val="18"/>
          <w:szCs w:val="18"/>
          <w:lang w:bidi="ar-SA"/>
        </w:rPr>
        <w:t>"removeTask"</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MOVE_TASK_COMMAND = </w:t>
      </w:r>
      <w:r w:rsidRPr="001223CF">
        <w:rPr>
          <w:rFonts w:ascii="Courier New" w:eastAsia="Times New Roman" w:hAnsi="Courier New" w:cs="Courier New"/>
          <w:b/>
          <w:bCs/>
          <w:color w:val="008000"/>
          <w:sz w:val="18"/>
          <w:szCs w:val="18"/>
          <w:lang w:bidi="ar-SA"/>
        </w:rPr>
        <w:t>"moveTask"</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SEND_SERVER_TO_LOW_POWER_COMMAND = </w:t>
      </w:r>
      <w:r w:rsidRPr="001223CF">
        <w:rPr>
          <w:rFonts w:ascii="Courier New" w:eastAsia="Times New Roman" w:hAnsi="Courier New" w:cs="Courier New"/>
          <w:b/>
          <w:bCs/>
          <w:color w:val="008000"/>
          <w:sz w:val="18"/>
          <w:szCs w:val="18"/>
          <w:lang w:bidi="ar-SA"/>
        </w:rPr>
        <w:t>"sendToLowPower"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WAKE_UP_SERVER_COMMAND = </w:t>
      </w:r>
      <w:r w:rsidRPr="001223CF">
        <w:rPr>
          <w:rFonts w:ascii="Courier New" w:eastAsia="Times New Roman" w:hAnsi="Courier New" w:cs="Courier New"/>
          <w:b/>
          <w:bCs/>
          <w:color w:val="008000"/>
          <w:sz w:val="18"/>
          <w:szCs w:val="18"/>
          <w:lang w:bidi="ar-SA"/>
        </w:rPr>
        <w:t>"wakeUpServer"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SET_TEMPERATURE_COMMAND = </w:t>
      </w:r>
      <w:r w:rsidRPr="001223CF">
        <w:rPr>
          <w:rFonts w:ascii="Courier New" w:eastAsia="Times New Roman" w:hAnsi="Courier New" w:cs="Courier New"/>
          <w:b/>
          <w:bCs/>
          <w:color w:val="008000"/>
          <w:sz w:val="18"/>
          <w:szCs w:val="18"/>
          <w:lang w:bidi="ar-SA"/>
        </w:rPr>
        <w:t>"setTemperature"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SET_HUMIDITY_COMMAND = </w:t>
      </w:r>
      <w:r w:rsidRPr="001223CF">
        <w:rPr>
          <w:rFonts w:ascii="Courier New" w:eastAsia="Times New Roman" w:hAnsi="Courier New" w:cs="Courier New"/>
          <w:b/>
          <w:bCs/>
          <w:color w:val="008000"/>
          <w:sz w:val="18"/>
          <w:szCs w:val="18"/>
          <w:lang w:bidi="ar-SA"/>
        </w:rPr>
        <w:t>"setHumidity"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POWER_METER_LABEL_TRANSLATION = </w:t>
      </w:r>
      <w:r w:rsidRPr="001223CF">
        <w:rPr>
          <w:rFonts w:ascii="Courier New" w:eastAsia="Times New Roman" w:hAnsi="Courier New" w:cs="Courier New"/>
          <w:color w:val="0000FF"/>
          <w:sz w:val="18"/>
          <w:szCs w:val="18"/>
          <w:lang w:bidi="ar-SA"/>
        </w:rPr>
        <w:t>0.7f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SENSOR_LABEL_TRANSLATION = </w:t>
      </w:r>
      <w:r w:rsidRPr="001223CF">
        <w:rPr>
          <w:rFonts w:ascii="Courier New" w:eastAsia="Times New Roman" w:hAnsi="Courier New" w:cs="Courier New"/>
          <w:color w:val="0000FF"/>
          <w:sz w:val="18"/>
          <w:szCs w:val="18"/>
          <w:lang w:bidi="ar-SA"/>
        </w:rPr>
        <w:t>0.4f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SENSOR_LABEL_COLOR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TASK_LABEL_COLOR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POWER_LABEL_COLOR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ACTIVE_WIRE_COLOR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0.3451f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0.7804f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0.8824f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INACTIVE_SERVER_COLOR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39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40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JFrame frame;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X3DScene mainScene;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43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ArrayList&lt;X3DNode&gt; taskLabels;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44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X3DNode&gt; tasks;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MFString&gt; objectLabels;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ArrayList&lt;String&gt; wiresIndexes;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47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changeWiresBackTimer;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49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fanAnimationTimer;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sensorAnimationTimer;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51       </w:t>
      </w:r>
      <w:r w:rsidRPr="001223CF">
        <w:rPr>
          <w:rFonts w:ascii="Courier New" w:eastAsia="Times New Roman" w:hAnsi="Courier New" w:cs="Courier New"/>
          <w:b/>
          <w:bCs/>
          <w:color w:val="000080"/>
          <w:sz w:val="18"/>
          <w:szCs w:val="18"/>
          <w:lang w:bidi="ar-SA"/>
        </w:rPr>
        <w:t xml:space="preserve">private float </w:t>
      </w:r>
      <w:r w:rsidRPr="001223CF">
        <w:rPr>
          <w:rFonts w:ascii="Courier New" w:eastAsia="Times New Roman" w:hAnsi="Courier New" w:cs="Courier New"/>
          <w:color w:val="000000"/>
          <w:sz w:val="18"/>
          <w:szCs w:val="18"/>
          <w:lang w:bidi="ar-SA"/>
        </w:rPr>
        <w:t xml:space="preserve">fanIncrement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ExternalBrowser x3dBrowser;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53       </w:t>
      </w:r>
      <w:r w:rsidRPr="001223CF">
        <w:rPr>
          <w:rFonts w:ascii="Courier New" w:eastAsia="Times New Roman" w:hAnsi="Courier New" w:cs="Courier New"/>
          <w:b/>
          <w:bCs/>
          <w:color w:val="000080"/>
          <w:sz w:val="18"/>
          <w:szCs w:val="18"/>
          <w:lang w:bidi="ar-SA"/>
        </w:rPr>
        <w:t xml:space="preserve">private int </w:t>
      </w:r>
      <w:r w:rsidRPr="001223CF">
        <w:rPr>
          <w:rFonts w:ascii="Courier New" w:eastAsia="Times New Roman" w:hAnsi="Courier New" w:cs="Courier New"/>
          <w:color w:val="000000"/>
          <w:sz w:val="18"/>
          <w:szCs w:val="18"/>
          <w:lang w:bidi="ar-SA"/>
        </w:rPr>
        <w:t xml:space="preserve">activeServersNo = </w:t>
      </w:r>
      <w:r w:rsidRPr="001223CF">
        <w:rPr>
          <w:rFonts w:ascii="Courier New" w:eastAsia="Times New Roman" w:hAnsi="Courier New" w:cs="Courier New"/>
          <w:color w:val="0000FF"/>
          <w:sz w:val="18"/>
          <w:szCs w:val="18"/>
          <w:lang w:bidi="ar-SA"/>
        </w:rPr>
        <w:t>6</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attentionArow;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inverseAttentionArow;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57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sensorsAnimationListener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59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61               X3DNode sensor_1 = mainScene.getNamedNode(</w:t>
      </w:r>
      <w:r w:rsidRPr="001223CF">
        <w:rPr>
          <w:rFonts w:ascii="Courier New" w:eastAsia="Times New Roman" w:hAnsi="Courier New" w:cs="Courier New"/>
          <w:b/>
          <w:bCs/>
          <w:color w:val="008000"/>
          <w:sz w:val="18"/>
          <w:szCs w:val="18"/>
          <w:lang w:bidi="ar-SA"/>
        </w:rPr>
        <w:t>"SensorTube_01_XFORM"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62               X3DNode sensor_2 = mainScene.getNamedNode(</w:t>
      </w:r>
      <w:r w:rsidRPr="001223CF">
        <w:rPr>
          <w:rFonts w:ascii="Courier New" w:eastAsia="Times New Roman" w:hAnsi="Courier New" w:cs="Courier New"/>
          <w:b/>
          <w:bCs/>
          <w:color w:val="008000"/>
          <w:sz w:val="18"/>
          <w:szCs w:val="18"/>
          <w:lang w:bidi="ar-SA"/>
        </w:rPr>
        <w:t>"SensorTube_02_XFORM"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63               SFRotation rotation_1 = (SFRotation) sensor_1.getField(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64               SFRotation rotation_2 = (SFRotation) sensor_2.getField(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65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66               rotation_1.getValue(values);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67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68               rotation_1.setValue(values);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69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temp =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70               rotation_2.getValue(values);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71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temp;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72               rotation_2.setValue(values);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73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74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76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77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fanAnimationListener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80               X3DNode fan = mainScene.getNamedNode(</w:t>
      </w:r>
      <w:r w:rsidRPr="001223CF">
        <w:rPr>
          <w:rFonts w:ascii="Courier New" w:eastAsia="Times New Roman" w:hAnsi="Courier New" w:cs="Courier New"/>
          <w:b/>
          <w:bCs/>
          <w:color w:val="008000"/>
          <w:sz w:val="18"/>
          <w:szCs w:val="18"/>
          <w:lang w:bidi="ar-SA"/>
        </w:rPr>
        <w:t>"Fan_XFORM"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81               SFRotation rotation = (SFRotation) fan.getField(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83               rotation.getValue(values);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fanIncrement;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85               rotation.setValue(values);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86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87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setFanSpeed(</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speed)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90           fanIncrement = speed;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91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93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94       @Override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takeDown()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96           </w:t>
      </w:r>
      <w:r w:rsidRPr="001223CF">
        <w:rPr>
          <w:rFonts w:ascii="Courier New" w:eastAsia="Times New Roman" w:hAnsi="Courier New" w:cs="Courier New"/>
          <w:b/>
          <w:bCs/>
          <w:color w:val="000080"/>
          <w:sz w:val="18"/>
          <w:szCs w:val="18"/>
          <w:lang w:bidi="ar-SA"/>
        </w:rPr>
        <w:t>super</w:t>
      </w:r>
      <w:r w:rsidRPr="001223CF">
        <w:rPr>
          <w:rFonts w:ascii="Courier New" w:eastAsia="Times New Roman" w:hAnsi="Courier New" w:cs="Courier New"/>
          <w:color w:val="000000"/>
          <w:sz w:val="18"/>
          <w:szCs w:val="18"/>
          <w:lang w:bidi="ar-SA"/>
        </w:rPr>
        <w:t xml:space="preserve">.takeDown();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97           frame.setVisible(</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98           frame.dispose();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99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101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102  </w:t>
      </w:r>
      <w:r w:rsidRPr="001223CF">
        <w:rPr>
          <w:rFonts w:ascii="Courier New" w:eastAsia="Times New Roman" w:hAnsi="Courier New" w:cs="Courier New"/>
          <w:i/>
          <w:iCs/>
          <w:color w:val="808080"/>
          <w:sz w:val="18"/>
          <w:szCs w:val="18"/>
          <w:lang w:bidi="ar-SA"/>
        </w:rPr>
        <w:t xml:space="preserve">     * Method called when the agent is created.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103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104      @Override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setup()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106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107          System.out.println(</w:t>
      </w:r>
      <w:r w:rsidRPr="001223CF">
        <w:rPr>
          <w:rFonts w:ascii="Courier New" w:eastAsia="Times New Roman" w:hAnsi="Courier New" w:cs="Courier New"/>
          <w:b/>
          <w:bCs/>
          <w:color w:val="008000"/>
          <w:sz w:val="18"/>
          <w:szCs w:val="18"/>
          <w:lang w:bidi="ar-SA"/>
        </w:rPr>
        <w:t>"[X3DAgent] : Hellooo !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108          frame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JFrame(</w:t>
      </w:r>
      <w:r w:rsidRPr="001223CF">
        <w:rPr>
          <w:rFonts w:ascii="Courier New" w:eastAsia="Times New Roman" w:hAnsi="Courier New" w:cs="Courier New"/>
          <w:b/>
          <w:bCs/>
          <w:color w:val="008000"/>
          <w:sz w:val="18"/>
          <w:szCs w:val="18"/>
          <w:lang w:bidi="ar-SA"/>
        </w:rPr>
        <w:t>"X3D vizualization"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109          frame.setDefaultCloseOperation(JFrame.DISPOSE_ON_CLOSE);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110          Container contentPane = frame.getContentPane();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112          </w:t>
      </w:r>
      <w:r w:rsidRPr="001223CF">
        <w:rPr>
          <w:rFonts w:ascii="Courier New" w:eastAsia="Times New Roman" w:hAnsi="Courier New" w:cs="Courier New"/>
          <w:i/>
          <w:iCs/>
          <w:color w:val="808080"/>
          <w:sz w:val="18"/>
          <w:szCs w:val="18"/>
          <w:lang w:bidi="ar-SA"/>
        </w:rPr>
        <w:t>// Setup browser parameters</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113          HashMap requestedParameters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114          requestedParameters.put(</w:t>
      </w:r>
      <w:r w:rsidRPr="001223CF">
        <w:rPr>
          <w:rFonts w:ascii="Courier New" w:eastAsia="Times New Roman" w:hAnsi="Courier New" w:cs="Courier New"/>
          <w:b/>
          <w:bCs/>
          <w:color w:val="008000"/>
          <w:sz w:val="18"/>
          <w:szCs w:val="18"/>
          <w:lang w:bidi="ar-SA"/>
        </w:rPr>
        <w:t>"Xj3D_ShowConsole"</w:t>
      </w:r>
      <w:r w:rsidRPr="001223CF">
        <w:rPr>
          <w:rFonts w:ascii="Courier New" w:eastAsia="Times New Roman" w:hAnsi="Courier New" w:cs="Courier New"/>
          <w:color w:val="000000"/>
          <w:sz w:val="18"/>
          <w:szCs w:val="18"/>
          <w:lang w:bidi="ar-SA"/>
        </w:rPr>
        <w:t xml:space="preserve">, Boolean.FALSE);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115          requestedParameters.put(</w:t>
      </w:r>
      <w:r w:rsidRPr="001223CF">
        <w:rPr>
          <w:rFonts w:ascii="Courier New" w:eastAsia="Times New Roman" w:hAnsi="Courier New" w:cs="Courier New"/>
          <w:b/>
          <w:bCs/>
          <w:color w:val="008000"/>
          <w:sz w:val="18"/>
          <w:szCs w:val="18"/>
          <w:lang w:bidi="ar-SA"/>
        </w:rPr>
        <w:t>"Xj3D_FPSShown"</w:t>
      </w:r>
      <w:r w:rsidRPr="001223CF">
        <w:rPr>
          <w:rFonts w:ascii="Courier New" w:eastAsia="Times New Roman" w:hAnsi="Courier New" w:cs="Courier New"/>
          <w:color w:val="000000"/>
          <w:sz w:val="18"/>
          <w:szCs w:val="18"/>
          <w:lang w:bidi="ar-SA"/>
        </w:rPr>
        <w:t xml:space="preserve">, Boolean.TRUE);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116          requestedParameters.put(</w:t>
      </w:r>
      <w:r w:rsidRPr="001223CF">
        <w:rPr>
          <w:rFonts w:ascii="Courier New" w:eastAsia="Times New Roman" w:hAnsi="Courier New" w:cs="Courier New"/>
          <w:b/>
          <w:bCs/>
          <w:color w:val="008000"/>
          <w:sz w:val="18"/>
          <w:szCs w:val="18"/>
          <w:lang w:bidi="ar-SA"/>
        </w:rPr>
        <w:t>"Xj3D_NavbarShown"</w:t>
      </w:r>
      <w:r w:rsidRPr="001223CF">
        <w:rPr>
          <w:rFonts w:ascii="Courier New" w:eastAsia="Times New Roman" w:hAnsi="Courier New" w:cs="Courier New"/>
          <w:color w:val="000000"/>
          <w:sz w:val="18"/>
          <w:szCs w:val="18"/>
          <w:lang w:bidi="ar-SA"/>
        </w:rPr>
        <w:t xml:space="preserve">, Boolean.TRUE);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117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118          </w:t>
      </w:r>
      <w:r w:rsidRPr="001223CF">
        <w:rPr>
          <w:rFonts w:ascii="Courier New" w:eastAsia="Times New Roman" w:hAnsi="Courier New" w:cs="Courier New"/>
          <w:i/>
          <w:iCs/>
          <w:color w:val="808080"/>
          <w:sz w:val="18"/>
          <w:szCs w:val="18"/>
          <w:lang w:bidi="ar-SA"/>
        </w:rPr>
        <w:t>// Create an SAI component</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119          X3DComponent x3dComp = BrowserFactory.createX3DComponent(requestedParameters);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121          taskLabels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ArrayList&lt;X3DNode&gt;();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122          objectLabels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MFString&gt;();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123          tasks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X3DNode&gt;();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124          wiresIndexes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ArrayList&lt;String&gt;();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126          frame.setSize(</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127          frame.setVisible(</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129          </w:t>
      </w:r>
      <w:r w:rsidRPr="001223CF">
        <w:rPr>
          <w:rFonts w:ascii="Courier New" w:eastAsia="Times New Roman" w:hAnsi="Courier New" w:cs="Courier New"/>
          <w:i/>
          <w:iCs/>
          <w:color w:val="808080"/>
          <w:sz w:val="18"/>
          <w:szCs w:val="18"/>
          <w:lang w:bidi="ar-SA"/>
        </w:rPr>
        <w:t>// Add the component to the UI</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130          JComponent x3dPanel = (JComponent) x3dComp.getImplementation();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131          contentPane.add(x3dPanel, BorderLayout.CENTER);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133          </w:t>
      </w:r>
      <w:r w:rsidRPr="001223CF">
        <w:rPr>
          <w:rFonts w:ascii="Courier New" w:eastAsia="Times New Roman" w:hAnsi="Courier New" w:cs="Courier New"/>
          <w:i/>
          <w:iCs/>
          <w:color w:val="808080"/>
          <w:sz w:val="18"/>
          <w:szCs w:val="18"/>
          <w:lang w:bidi="ar-SA"/>
        </w:rPr>
        <w:t>// Get an external browser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134          x3dBrowser = x3dComp.getBrowser();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136          </w:t>
      </w:r>
      <w:r w:rsidRPr="001223CF">
        <w:rPr>
          <w:rFonts w:ascii="Courier New" w:eastAsia="Times New Roman" w:hAnsi="Courier New" w:cs="Courier New"/>
          <w:b/>
          <w:bCs/>
          <w:color w:val="000080"/>
          <w:sz w:val="18"/>
          <w:szCs w:val="18"/>
          <w:lang w:bidi="ar-SA"/>
        </w:rPr>
        <w:t xml:space="preserve">boolean </w:t>
      </w:r>
      <w:r w:rsidRPr="001223CF">
        <w:rPr>
          <w:rFonts w:ascii="Courier New" w:eastAsia="Times New Roman" w:hAnsi="Courier New" w:cs="Courier New"/>
          <w:color w:val="000000"/>
          <w:sz w:val="18"/>
          <w:szCs w:val="18"/>
          <w:lang w:bidi="ar-SA"/>
        </w:rPr>
        <w:t xml:space="preserve">useXj3D = </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137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138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(x3dBrowser.getName().indexOf(</w:t>
      </w:r>
      <w:r w:rsidRPr="001223CF">
        <w:rPr>
          <w:rFonts w:ascii="Courier New" w:eastAsia="Times New Roman" w:hAnsi="Courier New" w:cs="Courier New"/>
          <w:b/>
          <w:bCs/>
          <w:color w:val="008000"/>
          <w:sz w:val="18"/>
          <w:szCs w:val="18"/>
          <w:lang w:bidi="ar-SA"/>
        </w:rPr>
        <w:t>"Xj3D"</w:t>
      </w:r>
      <w:r w:rsidRPr="001223CF">
        <w:rPr>
          <w:rFonts w:ascii="Courier New" w:eastAsia="Times New Roman" w:hAnsi="Courier New" w:cs="Courier New"/>
          <w:color w:val="000000"/>
          <w:sz w:val="18"/>
          <w:szCs w:val="18"/>
          <w:lang w:bidi="ar-SA"/>
        </w:rPr>
        <w:t xml:space="preserve">) &lt;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139              System.out.println(</w:t>
      </w:r>
      <w:r w:rsidRPr="001223CF">
        <w:rPr>
          <w:rFonts w:ascii="Courier New" w:eastAsia="Times New Roman" w:hAnsi="Courier New" w:cs="Courier New"/>
          <w:b/>
          <w:bCs/>
          <w:color w:val="008000"/>
          <w:sz w:val="18"/>
          <w:szCs w:val="18"/>
          <w:lang w:bidi="ar-SA"/>
        </w:rPr>
        <w:t>"Not running on Xj3D, extended functions disabled"</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140              useXj3D = </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141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143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144          </w:t>
      </w:r>
      <w:r w:rsidRPr="001223CF">
        <w:rPr>
          <w:rFonts w:ascii="Courier New" w:eastAsia="Times New Roman" w:hAnsi="Courier New" w:cs="Courier New"/>
          <w:i/>
          <w:iCs/>
          <w:color w:val="808080"/>
          <w:sz w:val="18"/>
          <w:szCs w:val="18"/>
          <w:lang w:bidi="ar-SA"/>
        </w:rPr>
        <w:t>// Create an X3D scene by loading a file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145          mainScene = x3dBrowser.createX3DFromURL(</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String[]{GlobalVars.X3D_SCENE_FILE});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146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147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(mainScene == </w:t>
      </w:r>
      <w:r w:rsidRPr="001223CF">
        <w:rPr>
          <w:rFonts w:ascii="Courier New" w:eastAsia="Times New Roman" w:hAnsi="Courier New" w:cs="Courier New"/>
          <w:b/>
          <w:bCs/>
          <w:color w:val="000080"/>
          <w:sz w:val="18"/>
          <w:szCs w:val="18"/>
          <w:lang w:bidi="ar-SA"/>
        </w:rPr>
        <w:t>null</w:t>
      </w:r>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148              System.err.println(</w:t>
      </w:r>
      <w:r w:rsidRPr="001223CF">
        <w:rPr>
          <w:rFonts w:ascii="Courier New" w:eastAsia="Times New Roman" w:hAnsi="Courier New" w:cs="Courier New"/>
          <w:b/>
          <w:bCs/>
          <w:color w:val="008000"/>
          <w:sz w:val="18"/>
          <w:szCs w:val="18"/>
          <w:lang w:bidi="ar-SA"/>
        </w:rPr>
        <w:t xml:space="preserve">"X3D file " </w:t>
      </w:r>
      <w:r w:rsidRPr="001223CF">
        <w:rPr>
          <w:rFonts w:ascii="Courier New" w:eastAsia="Times New Roman" w:hAnsi="Courier New" w:cs="Courier New"/>
          <w:color w:val="000000"/>
          <w:sz w:val="18"/>
          <w:szCs w:val="18"/>
          <w:lang w:bidi="ar-SA"/>
        </w:rPr>
        <w:t xml:space="preserve">+ GlobalVars.X3D_SCENE_FILE + </w:t>
      </w:r>
      <w:r w:rsidRPr="001223CF">
        <w:rPr>
          <w:rFonts w:ascii="Courier New" w:eastAsia="Times New Roman" w:hAnsi="Courier New" w:cs="Courier New"/>
          <w:b/>
          <w:bCs/>
          <w:color w:val="008000"/>
          <w:sz w:val="18"/>
          <w:szCs w:val="18"/>
          <w:lang w:bidi="ar-SA"/>
        </w:rPr>
        <w:t>" not found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149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150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152          </w:t>
      </w:r>
      <w:r w:rsidRPr="001223CF">
        <w:rPr>
          <w:rFonts w:ascii="Courier New" w:eastAsia="Times New Roman" w:hAnsi="Courier New" w:cs="Courier New"/>
          <w:i/>
          <w:iCs/>
          <w:color w:val="808080"/>
          <w:sz w:val="18"/>
          <w:szCs w:val="18"/>
          <w:lang w:bidi="ar-SA"/>
        </w:rPr>
        <w:t>// Replace the current world with the new one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153          x3dBrowser.replaceWorld(mainScene);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155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(!useXj3D)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156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157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159          attentionArow = mainScene.getNamedNode(</w:t>
      </w:r>
      <w:r w:rsidRPr="001223CF">
        <w:rPr>
          <w:rFonts w:ascii="Courier New" w:eastAsia="Times New Roman" w:hAnsi="Courier New" w:cs="Courier New"/>
          <w:b/>
          <w:bCs/>
          <w:color w:val="008000"/>
          <w:sz w:val="18"/>
          <w:szCs w:val="18"/>
          <w:lang w:bidi="ar-SA"/>
        </w:rPr>
        <w:t>"AttentionArrow_XFORM"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160          inverseAttentionArow = mainScene.getNamedNode(</w:t>
      </w:r>
      <w:r w:rsidRPr="001223CF">
        <w:rPr>
          <w:rFonts w:ascii="Courier New" w:eastAsia="Times New Roman" w:hAnsi="Courier New" w:cs="Courier New"/>
          <w:b/>
          <w:bCs/>
          <w:color w:val="008000"/>
          <w:sz w:val="18"/>
          <w:szCs w:val="18"/>
          <w:lang w:bidi="ar-SA"/>
        </w:rPr>
        <w:t>"InverseAttentionArrow_XFORM"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161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162          </w:t>
      </w:r>
      <w:r w:rsidRPr="001223CF">
        <w:rPr>
          <w:rFonts w:ascii="Courier New" w:eastAsia="Times New Roman" w:hAnsi="Courier New" w:cs="Courier New"/>
          <w:i/>
          <w:iCs/>
          <w:color w:val="808080"/>
          <w:sz w:val="18"/>
          <w:szCs w:val="18"/>
          <w:lang w:bidi="ar-SA"/>
        </w:rPr>
        <w:t>//spin the UTCN crest</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163          ActionListener actionListener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166                  X3DNode sigla = mainScene.getNamedNode(</w:t>
      </w:r>
      <w:r w:rsidRPr="001223CF">
        <w:rPr>
          <w:rFonts w:ascii="Courier New" w:eastAsia="Times New Roman" w:hAnsi="Courier New" w:cs="Courier New"/>
          <w:b/>
          <w:bCs/>
          <w:color w:val="008000"/>
          <w:sz w:val="18"/>
          <w:szCs w:val="18"/>
          <w:lang w:bidi="ar-SA"/>
        </w:rPr>
        <w:t>"Sigla_UTCN_XFORM"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167                  X3DNode tube = mainScene.getNamedNode(</w:t>
      </w:r>
      <w:r w:rsidRPr="001223CF">
        <w:rPr>
          <w:rFonts w:ascii="Courier New" w:eastAsia="Times New Roman" w:hAnsi="Courier New" w:cs="Courier New"/>
          <w:b/>
          <w:bCs/>
          <w:color w:val="008000"/>
          <w:sz w:val="18"/>
          <w:szCs w:val="18"/>
          <w:lang w:bidi="ar-SA"/>
        </w:rPr>
        <w:t>"Server_0_tube_XFORM"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169                  SFRotation rotation = (SFRotation) sigla.getField(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170                  SFRotation rotationTube = (SFRotation) tube.getField(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173                  rotation.getValue(values);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176                  rotation.setValue(values);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177                  rotationTube.setValue(values);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178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179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182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actionListener);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183          timer.start();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185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i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i &lt;= </w:t>
      </w:r>
      <w:r w:rsidRPr="001223CF">
        <w:rPr>
          <w:rFonts w:ascii="Courier New" w:eastAsia="Times New Roman" w:hAnsi="Courier New" w:cs="Courier New"/>
          <w:color w:val="0000FF"/>
          <w:sz w:val="18"/>
          <w:szCs w:val="18"/>
          <w:lang w:bidi="ar-SA"/>
        </w:rPr>
        <w:t>5</w:t>
      </w:r>
      <w:r w:rsidRPr="001223CF">
        <w:rPr>
          <w:rFonts w:ascii="Courier New" w:eastAsia="Times New Roman" w:hAnsi="Courier New" w:cs="Courier New"/>
          <w:color w:val="000000"/>
          <w:sz w:val="18"/>
          <w:szCs w:val="18"/>
          <w:lang w:bidi="ar-SA"/>
        </w:rPr>
        <w:t xml:space="preserve">; i++)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186              addObjectLabel(</w:t>
      </w:r>
      <w:r w:rsidRPr="001223CF">
        <w:rPr>
          <w:rFonts w:ascii="Courier New" w:eastAsia="Times New Roman" w:hAnsi="Courier New" w:cs="Courier New"/>
          <w:b/>
          <w:bCs/>
          <w:color w:val="008000"/>
          <w:sz w:val="18"/>
          <w:szCs w:val="18"/>
          <w:lang w:bidi="ar-SA"/>
        </w:rPr>
        <w:t xml:space="preserve">"Watts: "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 xml:space="preserve">1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 xml:space="preserve">"PowerMeterGroup_0" </w:t>
      </w:r>
      <w:r w:rsidRPr="001223CF">
        <w:rPr>
          <w:rFonts w:ascii="Courier New" w:eastAsia="Times New Roman" w:hAnsi="Courier New" w:cs="Courier New"/>
          <w:color w:val="000000"/>
          <w:sz w:val="18"/>
          <w:szCs w:val="18"/>
          <w:lang w:bidi="ar-SA"/>
        </w:rPr>
        <w:t xml:space="preserve">+ i,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187                      POWER_LABEL_COLOR, POWER_METER_LABEL_TRANSLATION);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188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189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191          fanAnimationTimer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100</w:t>
      </w:r>
      <w:r w:rsidRPr="001223CF">
        <w:rPr>
          <w:rFonts w:ascii="Courier New" w:eastAsia="Times New Roman" w:hAnsi="Courier New" w:cs="Courier New"/>
          <w:color w:val="000000"/>
          <w:sz w:val="18"/>
          <w:szCs w:val="18"/>
          <w:lang w:bidi="ar-SA"/>
        </w:rPr>
        <w:t xml:space="preserve">, fanAnimationListener);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193          sensorAnimationTimer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sensorsAnimationListener);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194          sensorAnimationTimer.start();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196          addObjectLabel(</w:t>
      </w:r>
      <w:r w:rsidRPr="001223CF">
        <w:rPr>
          <w:rFonts w:ascii="Courier New" w:eastAsia="Times New Roman" w:hAnsi="Courier New" w:cs="Courier New"/>
          <w:b/>
          <w:bCs/>
          <w:color w:val="008000"/>
          <w:sz w:val="18"/>
          <w:szCs w:val="18"/>
          <w:lang w:bidi="ar-SA"/>
        </w:rPr>
        <w:t>"Temperature : 32"</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197                  SENSOR_LABEL_COLOR, SENSOR_LABEL_TRANSLATION);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198          addObjectLabel(</w:t>
      </w:r>
      <w:r w:rsidRPr="001223CF">
        <w:rPr>
          <w:rFonts w:ascii="Courier New" w:eastAsia="Times New Roman" w:hAnsi="Courier New" w:cs="Courier New"/>
          <w:b/>
          <w:bCs/>
          <w:color w:val="008000"/>
          <w:sz w:val="18"/>
          <w:szCs w:val="18"/>
          <w:lang w:bidi="ar-SA"/>
        </w:rPr>
        <w:t>"Humidity : 21"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"SensorSphere_02"</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199                  SENSOR_LABEL_COLOR, SENSOR_LABEL_TRANSLATION);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201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initialWireColor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0.8784f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0.5608f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0.3412f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203          ActionListener setWiresColorBack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206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 xml:space="preserve">(String index : wiresIndexes)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207                      setWireColor(index, initialWireColor);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208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209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210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212          changeWiresBackTimer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400</w:t>
      </w:r>
      <w:r w:rsidRPr="001223CF">
        <w:rPr>
          <w:rFonts w:ascii="Courier New" w:eastAsia="Times New Roman" w:hAnsi="Courier New" w:cs="Courier New"/>
          <w:color w:val="000000"/>
          <w:sz w:val="18"/>
          <w:szCs w:val="18"/>
          <w:lang w:bidi="ar-SA"/>
        </w:rPr>
        <w:t xml:space="preserve">, setWiresColorBack);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213          changeWiresBackTimer.start();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215          addBehaviour(</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BasicX3DBehaviour(</w:t>
      </w:r>
      <w:r w:rsidRPr="001223CF">
        <w:rPr>
          <w:rFonts w:ascii="Courier New" w:eastAsia="Times New Roman" w:hAnsi="Courier New" w:cs="Courier New"/>
          <w:b/>
          <w:bCs/>
          <w:color w:val="000080"/>
          <w:sz w:val="18"/>
          <w:szCs w:val="18"/>
          <w:lang w:bidi="ar-SA"/>
        </w:rPr>
        <w:t>this</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216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217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219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220  </w:t>
      </w:r>
      <w:r w:rsidRPr="001223CF">
        <w:rPr>
          <w:rFonts w:ascii="Courier New" w:eastAsia="Times New Roman" w:hAnsi="Courier New" w:cs="Courier New"/>
          <w:i/>
          <w:iCs/>
          <w:color w:val="808080"/>
          <w:sz w:val="18"/>
          <w:szCs w:val="18"/>
          <w:lang w:bidi="ar-SA"/>
        </w:rPr>
        <w:t xml:space="preserve">     * Sets the color of the wire associated to server serverName to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221  </w:t>
      </w:r>
      <w:r w:rsidRPr="001223CF">
        <w:rPr>
          <w:rFonts w:ascii="Courier New" w:eastAsia="Times New Roman" w:hAnsi="Courier New" w:cs="Courier New"/>
          <w:i/>
          <w:iCs/>
          <w:color w:val="808080"/>
          <w:sz w:val="18"/>
          <w:szCs w:val="18"/>
          <w:lang w:bidi="ar-SA"/>
        </w:rPr>
        <w:t xml:space="preserve">     * the specified 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222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server the wire is connected to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223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new color of the wire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224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225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setWireColor(String serverName,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226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227          X3DNode material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228                  mainScene.getNamedNode(</w:t>
      </w:r>
      <w:r w:rsidRPr="001223CF">
        <w:rPr>
          <w:rFonts w:ascii="Courier New" w:eastAsia="Times New Roman" w:hAnsi="Courier New" w:cs="Courier New"/>
          <w:b/>
          <w:bCs/>
          <w:color w:val="008000"/>
          <w:sz w:val="18"/>
          <w:szCs w:val="18"/>
          <w:lang w:bidi="ar-SA"/>
        </w:rPr>
        <w:t xml:space="preserve">"Wire_0" </w:t>
      </w:r>
      <w:r w:rsidRPr="001223CF">
        <w:rPr>
          <w:rFonts w:ascii="Courier New" w:eastAsia="Times New Roman" w:hAnsi="Courier New" w:cs="Courier New"/>
          <w:color w:val="000000"/>
          <w:sz w:val="18"/>
          <w:szCs w:val="18"/>
          <w:lang w:bidi="ar-SA"/>
        </w:rPr>
        <w:t>+ Integer.parseInt(elements[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229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230          diffuseColor.setValue(color);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231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233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234  </w:t>
      </w:r>
      <w:r w:rsidRPr="001223CF">
        <w:rPr>
          <w:rFonts w:ascii="Courier New" w:eastAsia="Times New Roman" w:hAnsi="Courier New" w:cs="Courier New"/>
          <w:i/>
          <w:iCs/>
          <w:color w:val="808080"/>
          <w:sz w:val="18"/>
          <w:szCs w:val="18"/>
          <w:lang w:bidi="ar-SA"/>
        </w:rPr>
        <w:t xml:space="preserve">     * Adds a text label to the other side of the object. The side initially not visible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235  </w:t>
      </w:r>
      <w:r w:rsidRPr="001223CF">
        <w:rPr>
          <w:rFonts w:ascii="Courier New" w:eastAsia="Times New Roman" w:hAnsi="Courier New" w:cs="Courier New"/>
          <w:i/>
          <w:iCs/>
          <w:color w:val="808080"/>
          <w:sz w:val="18"/>
          <w:szCs w:val="18"/>
          <w:lang w:bidi="ar-SA"/>
        </w:rPr>
        <w:t xml:space="preserve">     * when the scene is loaded.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239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240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241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addInverseObjectLabel(String textLabel, String objectName,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243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246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247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248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249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250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251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252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253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254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255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256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257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258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259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260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261              fontStyleAttribute.setValue(fontStyle);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263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264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266              diffuseColor.setValue(color);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267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269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270              appearanceMaterial.setValue(material);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272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273              shapeAppearance.setValue(appearance);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275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276              string.clear();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277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279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280              shapeGeometry.setValue(label);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282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283              newTransformChildren.append(shape);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285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286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287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288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289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290              powerMeterTranslation.getValue(translationValues);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291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292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293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294              serverTranslation.setValue(translationValues);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296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297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298              serverRotation.setValue(rotationValues);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299              mainScene.addRootNode(transform);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300              objectLabels.put(objectName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string);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301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302              MFString string = objectLabels.get(objectName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303              </w:t>
      </w:r>
      <w:r w:rsidRPr="001223CF">
        <w:rPr>
          <w:rFonts w:ascii="Courier New" w:eastAsia="Times New Roman" w:hAnsi="Courier New" w:cs="Courier New"/>
          <w:i/>
          <w:iCs/>
          <w:color w:val="808080"/>
          <w:sz w:val="18"/>
          <w:szCs w:val="18"/>
          <w:lang w:bidi="ar-SA"/>
        </w:rPr>
        <w:t>//string.clear();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305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306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307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308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309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310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312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313  </w:t>
      </w:r>
      <w:r w:rsidRPr="001223CF">
        <w:rPr>
          <w:rFonts w:ascii="Courier New" w:eastAsia="Times New Roman" w:hAnsi="Courier New" w:cs="Courier New"/>
          <w:i/>
          <w:iCs/>
          <w:color w:val="808080"/>
          <w:sz w:val="18"/>
          <w:szCs w:val="18"/>
          <w:lang w:bidi="ar-SA"/>
        </w:rPr>
        <w:t xml:space="preserve">     * Adds a text label to the visible side of the object. The side initially visible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314  </w:t>
      </w:r>
      <w:r w:rsidRPr="001223CF">
        <w:rPr>
          <w:rFonts w:ascii="Courier New" w:eastAsia="Times New Roman" w:hAnsi="Courier New" w:cs="Courier New"/>
          <w:i/>
          <w:iCs/>
          <w:color w:val="808080"/>
          <w:sz w:val="18"/>
          <w:szCs w:val="18"/>
          <w:lang w:bidi="ar-SA"/>
        </w:rPr>
        <w:t xml:space="preserve">     * when the scene is loaded.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315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319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addObjectLabel(String textLabel, String objectName,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321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323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324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325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326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327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328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329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331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332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333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334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335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336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337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338              fontStyleAttribute.setValue(fontStyle);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339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340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341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343              diffuseColor.setValue(color);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344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346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347              appearanceMaterial.setValue(material);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349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350              shapeAppearance.setValue(appearance);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352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353              string.clear();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354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356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357              shapeGeometry.setValue(label);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359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360              newTransformChildren.append(shape);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362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363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365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366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367              powerMeterTranslation.getValue(translationValues);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368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369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371              serverTranslation.setValue(translationValues);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373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374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375              serverRotation.setValue(rotationValues);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376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377              mainScene.addRootNode(transform);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4" w:name="l378"/>
      <w:r w:rsidRPr="001223CF">
        <w:rPr>
          <w:rFonts w:ascii="Courier New" w:eastAsia="Times New Roman" w:hAnsi="Courier New" w:cs="Courier New"/>
          <w:color w:val="000000"/>
          <w:sz w:val="18"/>
          <w:szCs w:val="18"/>
          <w:lang w:bidi="ar-SA"/>
        </w:rPr>
        <w:t xml:space="preserve">378  </w:t>
      </w:r>
      <w:bookmarkEnd w:id="1174"/>
      <w:r w:rsidRPr="001223CF">
        <w:rPr>
          <w:rFonts w:ascii="Courier New" w:eastAsia="Times New Roman" w:hAnsi="Courier New" w:cs="Courier New"/>
          <w:color w:val="000000"/>
          <w:sz w:val="18"/>
          <w:szCs w:val="18"/>
          <w:lang w:bidi="ar-SA"/>
        </w:rPr>
        <w:t xml:space="preserve">            objectLabels.put(objectName, string);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5" w:name="l379"/>
      <w:r w:rsidRPr="001223CF">
        <w:rPr>
          <w:rFonts w:ascii="Courier New" w:eastAsia="Times New Roman" w:hAnsi="Courier New" w:cs="Courier New"/>
          <w:color w:val="000000"/>
          <w:sz w:val="18"/>
          <w:szCs w:val="18"/>
          <w:lang w:bidi="ar-SA"/>
        </w:rPr>
        <w:t xml:space="preserve">379  </w:t>
      </w:r>
      <w:bookmarkEnd w:id="1175"/>
      <w:r w:rsidRPr="001223CF">
        <w:rPr>
          <w:rFonts w:ascii="Courier New" w:eastAsia="Times New Roman" w:hAnsi="Courier New" w:cs="Courier New"/>
          <w:color w:val="000000"/>
          <w:sz w:val="18"/>
          <w:szCs w:val="18"/>
          <w:lang w:bidi="ar-SA"/>
        </w:rPr>
        <w:t xml:space="preserve">            addInverseObjectLabel(textLabel, objectName, color, translation);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6" w:name="l380"/>
      <w:r w:rsidRPr="001223CF">
        <w:rPr>
          <w:rFonts w:ascii="Courier New" w:eastAsia="Times New Roman" w:hAnsi="Courier New" w:cs="Courier New"/>
          <w:color w:val="000000"/>
          <w:sz w:val="18"/>
          <w:szCs w:val="18"/>
          <w:lang w:bidi="ar-SA"/>
        </w:rPr>
        <w:t xml:space="preserve">380  </w:t>
      </w:r>
      <w:bookmarkEnd w:id="1176"/>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7" w:name="l381"/>
      <w:r w:rsidRPr="001223CF">
        <w:rPr>
          <w:rFonts w:ascii="Courier New" w:eastAsia="Times New Roman" w:hAnsi="Courier New" w:cs="Courier New"/>
          <w:color w:val="000000"/>
          <w:sz w:val="18"/>
          <w:szCs w:val="18"/>
          <w:lang w:bidi="ar-SA"/>
        </w:rPr>
        <w:t xml:space="preserve">381  </w:t>
      </w:r>
      <w:bookmarkEnd w:id="1177"/>
      <w:r w:rsidRPr="001223CF">
        <w:rPr>
          <w:rFonts w:ascii="Courier New" w:eastAsia="Times New Roman" w:hAnsi="Courier New" w:cs="Courier New"/>
          <w:color w:val="000000"/>
          <w:sz w:val="18"/>
          <w:szCs w:val="18"/>
          <w:lang w:bidi="ar-SA"/>
        </w:rPr>
        <w:t xml:space="preserve">            MFString string = objectLabels.get(objectName);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8" w:name="l382"/>
      <w:r w:rsidRPr="001223CF">
        <w:rPr>
          <w:rFonts w:ascii="Courier New" w:eastAsia="Times New Roman" w:hAnsi="Courier New" w:cs="Courier New"/>
          <w:color w:val="000000"/>
          <w:sz w:val="18"/>
          <w:szCs w:val="18"/>
          <w:lang w:bidi="ar-SA"/>
        </w:rPr>
        <w:t xml:space="preserve">382  </w:t>
      </w:r>
      <w:bookmarkEnd w:id="117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9" w:name="l383"/>
      <w:r w:rsidRPr="001223CF">
        <w:rPr>
          <w:rFonts w:ascii="Courier New" w:eastAsia="Times New Roman" w:hAnsi="Courier New" w:cs="Courier New"/>
          <w:color w:val="000000"/>
          <w:sz w:val="18"/>
          <w:szCs w:val="18"/>
          <w:lang w:bidi="ar-SA"/>
        </w:rPr>
        <w:t xml:space="preserve">383  </w:t>
      </w:r>
      <w:bookmarkEnd w:id="1179"/>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0" w:name="l384"/>
      <w:r w:rsidRPr="001223CF">
        <w:rPr>
          <w:rFonts w:ascii="Courier New" w:eastAsia="Times New Roman" w:hAnsi="Courier New" w:cs="Courier New"/>
          <w:color w:val="000000"/>
          <w:sz w:val="18"/>
          <w:szCs w:val="18"/>
          <w:lang w:bidi="ar-SA"/>
        </w:rPr>
        <w:t xml:space="preserve">384  </w:t>
      </w:r>
      <w:bookmarkEnd w:id="1180"/>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1" w:name="l385"/>
      <w:r w:rsidRPr="001223CF">
        <w:rPr>
          <w:rFonts w:ascii="Courier New" w:eastAsia="Times New Roman" w:hAnsi="Courier New" w:cs="Courier New"/>
          <w:color w:val="000000"/>
          <w:sz w:val="18"/>
          <w:szCs w:val="18"/>
          <w:lang w:bidi="ar-SA"/>
        </w:rPr>
        <w:t xml:space="preserve">385  </w:t>
      </w:r>
      <w:bookmarkEnd w:id="1181"/>
      <w:r w:rsidRPr="001223CF">
        <w:rPr>
          <w:rFonts w:ascii="Courier New" w:eastAsia="Times New Roman" w:hAnsi="Courier New" w:cs="Courier New"/>
          <w:color w:val="000000"/>
          <w:sz w:val="18"/>
          <w:szCs w:val="18"/>
          <w:lang w:bidi="ar-SA"/>
        </w:rPr>
        <w:t xml:space="preserve">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2" w:name="l386"/>
      <w:r w:rsidRPr="001223CF">
        <w:rPr>
          <w:rFonts w:ascii="Courier New" w:eastAsia="Times New Roman" w:hAnsi="Courier New" w:cs="Courier New"/>
          <w:color w:val="000000"/>
          <w:sz w:val="18"/>
          <w:szCs w:val="18"/>
          <w:lang w:bidi="ar-SA"/>
        </w:rPr>
        <w:t xml:space="preserve">386  </w:t>
      </w:r>
      <w:bookmarkEnd w:id="1182"/>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3" w:name="l387"/>
      <w:r w:rsidRPr="001223CF">
        <w:rPr>
          <w:rFonts w:ascii="Courier New" w:eastAsia="Times New Roman" w:hAnsi="Courier New" w:cs="Courier New"/>
          <w:color w:val="000000"/>
          <w:sz w:val="18"/>
          <w:szCs w:val="18"/>
          <w:lang w:bidi="ar-SA"/>
        </w:rPr>
        <w:t xml:space="preserve">387  </w:t>
      </w:r>
      <w:bookmarkEnd w:id="1183"/>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4" w:name="l388"/>
      <w:r w:rsidRPr="001223CF">
        <w:rPr>
          <w:rFonts w:ascii="Courier New" w:eastAsia="Times New Roman" w:hAnsi="Courier New" w:cs="Courier New"/>
          <w:color w:val="000000"/>
          <w:sz w:val="18"/>
          <w:szCs w:val="18"/>
          <w:lang w:bidi="ar-SA"/>
        </w:rPr>
        <w:t xml:space="preserve">388  </w:t>
      </w:r>
      <w:bookmarkEnd w:id="1184"/>
      <w:r w:rsidRPr="001223CF">
        <w:rPr>
          <w:rFonts w:ascii="Courier New" w:eastAsia="Times New Roman" w:hAnsi="Courier New" w:cs="Courier New"/>
          <w:color w:val="000000"/>
          <w:sz w:val="18"/>
          <w:szCs w:val="18"/>
          <w:lang w:bidi="ar-SA"/>
        </w:rPr>
        <w:t xml:space="preserve">            addInverseObjectLabel(textLabel, objectName, color, translation);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5" w:name="l389"/>
      <w:r w:rsidRPr="001223CF">
        <w:rPr>
          <w:rFonts w:ascii="Courier New" w:eastAsia="Times New Roman" w:hAnsi="Courier New" w:cs="Courier New"/>
          <w:color w:val="000000"/>
          <w:sz w:val="18"/>
          <w:szCs w:val="18"/>
          <w:lang w:bidi="ar-SA"/>
        </w:rPr>
        <w:t xml:space="preserve">389  </w:t>
      </w:r>
      <w:bookmarkEnd w:id="1185"/>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6" w:name="l390"/>
      <w:r w:rsidRPr="001223CF">
        <w:rPr>
          <w:rFonts w:ascii="Courier New" w:eastAsia="Times New Roman" w:hAnsi="Courier New" w:cs="Courier New"/>
          <w:color w:val="000000"/>
          <w:sz w:val="18"/>
          <w:szCs w:val="18"/>
          <w:lang w:bidi="ar-SA"/>
        </w:rPr>
        <w:t xml:space="preserve">390  </w:t>
      </w:r>
      <w:bookmarkEnd w:id="1186"/>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7" w:name="l391"/>
      <w:r w:rsidRPr="001223CF">
        <w:rPr>
          <w:rFonts w:ascii="Courier New" w:eastAsia="Times New Roman" w:hAnsi="Courier New" w:cs="Courier New"/>
          <w:color w:val="000000"/>
          <w:sz w:val="18"/>
          <w:szCs w:val="18"/>
          <w:lang w:bidi="ar-SA"/>
        </w:rPr>
        <w:t xml:space="preserve">391  </w:t>
      </w:r>
      <w:bookmarkEnd w:id="1187"/>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88" w:name="l392"/>
      <w:r w:rsidRPr="001223CF">
        <w:rPr>
          <w:rFonts w:ascii="Courier New" w:eastAsia="Times New Roman" w:hAnsi="Courier New" w:cs="Courier New"/>
          <w:color w:val="000000"/>
          <w:sz w:val="18"/>
          <w:szCs w:val="18"/>
          <w:lang w:bidi="ar-SA"/>
        </w:rPr>
        <w:t xml:space="preserve">392  </w:t>
      </w:r>
      <w:bookmarkEnd w:id="118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89" w:name="l393"/>
      <w:r w:rsidRPr="001223CF">
        <w:rPr>
          <w:rFonts w:ascii="Courier New" w:eastAsia="Times New Roman" w:hAnsi="Courier New" w:cs="Courier New"/>
          <w:color w:val="000000"/>
          <w:sz w:val="18"/>
          <w:szCs w:val="18"/>
          <w:lang w:bidi="ar-SA"/>
        </w:rPr>
        <w:t xml:space="preserve">393  </w:t>
      </w:r>
      <w:bookmarkEnd w:id="1189"/>
      <w:r w:rsidRPr="001223CF">
        <w:rPr>
          <w:rFonts w:ascii="Courier New" w:eastAsia="Times New Roman" w:hAnsi="Courier New" w:cs="Courier New"/>
          <w:i/>
          <w:iCs/>
          <w:color w:val="80808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90" w:name="l394"/>
      <w:r w:rsidRPr="001223CF">
        <w:rPr>
          <w:rFonts w:ascii="Courier New" w:eastAsia="Times New Roman" w:hAnsi="Courier New" w:cs="Courier New"/>
          <w:color w:val="000000"/>
          <w:sz w:val="18"/>
          <w:szCs w:val="18"/>
          <w:lang w:bidi="ar-SA"/>
        </w:rPr>
        <w:t xml:space="preserve">394  </w:t>
      </w:r>
      <w:bookmarkEnd w:id="119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used as 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91" w:name="l395"/>
      <w:r w:rsidRPr="001223CF">
        <w:rPr>
          <w:rFonts w:ascii="Courier New" w:eastAsia="Times New Roman" w:hAnsi="Courier New" w:cs="Courier New"/>
          <w:color w:val="000000"/>
          <w:sz w:val="18"/>
          <w:szCs w:val="18"/>
          <w:lang w:bidi="ar-SA"/>
        </w:rPr>
        <w:t xml:space="preserve">395  </w:t>
      </w:r>
      <w:bookmarkEnd w:id="1191"/>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taskTransform the transform of the task. Each task is placed above the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92" w:name="l396"/>
      <w:r w:rsidRPr="001223CF">
        <w:rPr>
          <w:rFonts w:ascii="Courier New" w:eastAsia="Times New Roman" w:hAnsi="Courier New" w:cs="Courier New"/>
          <w:color w:val="000000"/>
          <w:sz w:val="18"/>
          <w:szCs w:val="18"/>
          <w:lang w:bidi="ar-SA"/>
        </w:rPr>
        <w:t xml:space="preserve">396  </w:t>
      </w:r>
      <w:bookmarkEnd w:id="1192"/>
      <w:r w:rsidRPr="001223CF">
        <w:rPr>
          <w:rFonts w:ascii="Courier New" w:eastAsia="Times New Roman" w:hAnsi="Courier New" w:cs="Courier New"/>
          <w:i/>
          <w:iCs/>
          <w:color w:val="808080"/>
          <w:sz w:val="18"/>
          <w:szCs w:val="18"/>
          <w:lang w:bidi="ar-SA"/>
        </w:rPr>
        <w:t xml:space="preserve">     * previous task so it is necesary to know the transform off the target task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93" w:name="l397"/>
      <w:r w:rsidRPr="001223CF">
        <w:rPr>
          <w:rFonts w:ascii="Courier New" w:eastAsia="Times New Roman" w:hAnsi="Courier New" w:cs="Courier New"/>
          <w:color w:val="000000"/>
          <w:sz w:val="18"/>
          <w:szCs w:val="18"/>
          <w:lang w:bidi="ar-SA"/>
        </w:rPr>
        <w:t xml:space="preserve">397  </w:t>
      </w:r>
      <w:bookmarkEnd w:id="1193"/>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4" w:name="l398"/>
      <w:r w:rsidRPr="001223CF">
        <w:rPr>
          <w:rFonts w:ascii="Courier New" w:eastAsia="Times New Roman" w:hAnsi="Courier New" w:cs="Courier New"/>
          <w:color w:val="000000"/>
          <w:sz w:val="18"/>
          <w:szCs w:val="18"/>
          <w:lang w:bidi="ar-SA"/>
        </w:rPr>
        <w:lastRenderedPageBreak/>
        <w:t xml:space="preserve">398  </w:t>
      </w:r>
      <w:bookmarkEnd w:id="1194"/>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5" w:name="l399"/>
      <w:r w:rsidRPr="001223CF">
        <w:rPr>
          <w:rFonts w:ascii="Courier New" w:eastAsia="Times New Roman" w:hAnsi="Courier New" w:cs="Courier New"/>
          <w:color w:val="000000"/>
          <w:sz w:val="18"/>
          <w:szCs w:val="18"/>
          <w:lang w:bidi="ar-SA"/>
        </w:rPr>
        <w:t xml:space="preserve">399  </w:t>
      </w:r>
      <w:bookmarkEnd w:id="119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addLabelToTask(String taskName, X3DNode taskTransform,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6" w:name="l400"/>
      <w:r w:rsidRPr="001223CF">
        <w:rPr>
          <w:rFonts w:ascii="Courier New" w:eastAsia="Times New Roman" w:hAnsi="Courier New" w:cs="Courier New"/>
          <w:color w:val="000000"/>
          <w:sz w:val="18"/>
          <w:szCs w:val="18"/>
          <w:lang w:bidi="ar-SA"/>
        </w:rPr>
        <w:t xml:space="preserve">400  </w:t>
      </w:r>
      <w:bookmarkEnd w:id="1196"/>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7" w:name="l401"/>
      <w:r w:rsidRPr="001223CF">
        <w:rPr>
          <w:rFonts w:ascii="Courier New" w:eastAsia="Times New Roman" w:hAnsi="Courier New" w:cs="Courier New"/>
          <w:color w:val="000000"/>
          <w:sz w:val="18"/>
          <w:szCs w:val="18"/>
          <w:lang w:bidi="ar-SA"/>
        </w:rPr>
        <w:t xml:space="preserve">401  </w:t>
      </w:r>
      <w:bookmarkEnd w:id="1197"/>
      <w:r w:rsidRPr="001223CF">
        <w:rPr>
          <w:rFonts w:ascii="Courier New" w:eastAsia="Times New Roman" w:hAnsi="Courier New" w:cs="Courier New"/>
          <w:color w:val="000000"/>
          <w:sz w:val="18"/>
          <w:szCs w:val="18"/>
          <w:lang w:bidi="ar-SA"/>
        </w:rPr>
        <w:t xml:space="preserve">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8" w:name="l402"/>
      <w:r w:rsidRPr="001223CF">
        <w:rPr>
          <w:rFonts w:ascii="Courier New" w:eastAsia="Times New Roman" w:hAnsi="Courier New" w:cs="Courier New"/>
          <w:color w:val="000000"/>
          <w:sz w:val="18"/>
          <w:szCs w:val="18"/>
          <w:lang w:bidi="ar-SA"/>
        </w:rPr>
        <w:t xml:space="preserve">402  </w:t>
      </w:r>
      <w:bookmarkEnd w:id="1198"/>
      <w:r w:rsidRPr="001223CF">
        <w:rPr>
          <w:rFonts w:ascii="Courier New" w:eastAsia="Times New Roman" w:hAnsi="Courier New" w:cs="Courier New"/>
          <w:color w:val="000000"/>
          <w:sz w:val="18"/>
          <w:szCs w:val="18"/>
          <w:lang w:bidi="ar-SA"/>
        </w:rPr>
        <w:t xml:space="preserve">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9" w:name="l403"/>
      <w:r w:rsidRPr="001223CF">
        <w:rPr>
          <w:rFonts w:ascii="Courier New" w:eastAsia="Times New Roman" w:hAnsi="Courier New" w:cs="Courier New"/>
          <w:color w:val="000000"/>
          <w:sz w:val="18"/>
          <w:szCs w:val="18"/>
          <w:lang w:bidi="ar-SA"/>
        </w:rPr>
        <w:t xml:space="preserve">403  </w:t>
      </w:r>
      <w:bookmarkEnd w:id="1199"/>
      <w:r w:rsidRPr="001223CF">
        <w:rPr>
          <w:rFonts w:ascii="Courier New" w:eastAsia="Times New Roman" w:hAnsi="Courier New" w:cs="Courier New"/>
          <w:color w:val="000000"/>
          <w:sz w:val="18"/>
          <w:szCs w:val="18"/>
          <w:lang w:bidi="ar-SA"/>
        </w:rPr>
        <w:t xml:space="preserve">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0" w:name="l404"/>
      <w:r w:rsidRPr="001223CF">
        <w:rPr>
          <w:rFonts w:ascii="Courier New" w:eastAsia="Times New Roman" w:hAnsi="Courier New" w:cs="Courier New"/>
          <w:color w:val="000000"/>
          <w:sz w:val="18"/>
          <w:szCs w:val="18"/>
          <w:lang w:bidi="ar-SA"/>
        </w:rPr>
        <w:t xml:space="preserve">404  </w:t>
      </w:r>
      <w:bookmarkEnd w:id="1200"/>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1" w:name="l405"/>
      <w:r w:rsidRPr="001223CF">
        <w:rPr>
          <w:rFonts w:ascii="Courier New" w:eastAsia="Times New Roman" w:hAnsi="Courier New" w:cs="Courier New"/>
          <w:color w:val="000000"/>
          <w:sz w:val="18"/>
          <w:szCs w:val="18"/>
          <w:lang w:bidi="ar-SA"/>
        </w:rPr>
        <w:t xml:space="preserve">405  </w:t>
      </w:r>
      <w:bookmarkEnd w:id="1201"/>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2" w:name="l406"/>
      <w:r w:rsidRPr="001223CF">
        <w:rPr>
          <w:rFonts w:ascii="Courier New" w:eastAsia="Times New Roman" w:hAnsi="Courier New" w:cs="Courier New"/>
          <w:color w:val="000000"/>
          <w:sz w:val="18"/>
          <w:szCs w:val="18"/>
          <w:lang w:bidi="ar-SA"/>
        </w:rPr>
        <w:t xml:space="preserve">406  </w:t>
      </w:r>
      <w:bookmarkEnd w:id="1202"/>
      <w:r w:rsidRPr="001223CF">
        <w:rPr>
          <w:rFonts w:ascii="Courier New" w:eastAsia="Times New Roman" w:hAnsi="Courier New" w:cs="Courier New"/>
          <w:color w:val="000000"/>
          <w:sz w:val="18"/>
          <w:szCs w:val="18"/>
          <w:lang w:bidi="ar-SA"/>
        </w:rPr>
        <w:t xml:space="preserve">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3" w:name="l407"/>
      <w:r w:rsidRPr="001223CF">
        <w:rPr>
          <w:rFonts w:ascii="Courier New" w:eastAsia="Times New Roman" w:hAnsi="Courier New" w:cs="Courier New"/>
          <w:color w:val="000000"/>
          <w:sz w:val="18"/>
          <w:szCs w:val="18"/>
          <w:lang w:bidi="ar-SA"/>
        </w:rPr>
        <w:t xml:space="preserve">407  </w:t>
      </w:r>
      <w:bookmarkEnd w:id="1203"/>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4" w:name="l408"/>
      <w:r w:rsidRPr="001223CF">
        <w:rPr>
          <w:rFonts w:ascii="Courier New" w:eastAsia="Times New Roman" w:hAnsi="Courier New" w:cs="Courier New"/>
          <w:color w:val="000000"/>
          <w:sz w:val="18"/>
          <w:szCs w:val="18"/>
          <w:lang w:bidi="ar-SA"/>
        </w:rPr>
        <w:t xml:space="preserve">408  </w:t>
      </w:r>
      <w:bookmarkEnd w:id="1204"/>
      <w:r w:rsidRPr="001223CF">
        <w:rPr>
          <w:rFonts w:ascii="Courier New" w:eastAsia="Times New Roman" w:hAnsi="Courier New" w:cs="Courier New"/>
          <w:color w:val="000000"/>
          <w:sz w:val="18"/>
          <w:szCs w:val="18"/>
          <w:lang w:bidi="ar-SA"/>
        </w:rPr>
        <w:t xml:space="preserve">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5" w:name="l409"/>
      <w:r w:rsidRPr="001223CF">
        <w:rPr>
          <w:rFonts w:ascii="Courier New" w:eastAsia="Times New Roman" w:hAnsi="Courier New" w:cs="Courier New"/>
          <w:color w:val="000000"/>
          <w:sz w:val="18"/>
          <w:szCs w:val="18"/>
          <w:lang w:bidi="ar-SA"/>
        </w:rPr>
        <w:t xml:space="preserve">409  </w:t>
      </w:r>
      <w:bookmarkEnd w:id="1205"/>
      <w:r w:rsidRPr="001223CF">
        <w:rPr>
          <w:rFonts w:ascii="Courier New" w:eastAsia="Times New Roman" w:hAnsi="Courier New" w:cs="Courier New"/>
          <w:color w:val="000000"/>
          <w:sz w:val="18"/>
          <w:szCs w:val="18"/>
          <w:lang w:bidi="ar-SA"/>
        </w:rPr>
        <w:t xml:space="preserve">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6" w:name="l410"/>
      <w:r w:rsidRPr="001223CF">
        <w:rPr>
          <w:rFonts w:ascii="Courier New" w:eastAsia="Times New Roman" w:hAnsi="Courier New" w:cs="Courier New"/>
          <w:color w:val="000000"/>
          <w:sz w:val="18"/>
          <w:szCs w:val="18"/>
          <w:lang w:bidi="ar-SA"/>
        </w:rPr>
        <w:t xml:space="preserve">410  </w:t>
      </w:r>
      <w:bookmarkEnd w:id="1206"/>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7" w:name="l411"/>
      <w:r w:rsidRPr="001223CF">
        <w:rPr>
          <w:rFonts w:ascii="Courier New" w:eastAsia="Times New Roman" w:hAnsi="Courier New" w:cs="Courier New"/>
          <w:color w:val="000000"/>
          <w:sz w:val="18"/>
          <w:szCs w:val="18"/>
          <w:lang w:bidi="ar-SA"/>
        </w:rPr>
        <w:t xml:space="preserve">411  </w:t>
      </w:r>
      <w:bookmarkEnd w:id="1207"/>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8" w:name="l412"/>
      <w:r w:rsidRPr="001223CF">
        <w:rPr>
          <w:rFonts w:ascii="Courier New" w:eastAsia="Times New Roman" w:hAnsi="Courier New" w:cs="Courier New"/>
          <w:color w:val="000000"/>
          <w:sz w:val="18"/>
          <w:szCs w:val="18"/>
          <w:lang w:bidi="ar-SA"/>
        </w:rPr>
        <w:t xml:space="preserve">412  </w:t>
      </w:r>
      <w:bookmarkEnd w:id="1208"/>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9" w:name="l413"/>
      <w:r w:rsidRPr="001223CF">
        <w:rPr>
          <w:rFonts w:ascii="Courier New" w:eastAsia="Times New Roman" w:hAnsi="Courier New" w:cs="Courier New"/>
          <w:color w:val="000000"/>
          <w:sz w:val="18"/>
          <w:szCs w:val="18"/>
          <w:lang w:bidi="ar-SA"/>
        </w:rPr>
        <w:t xml:space="preserve">413  </w:t>
      </w:r>
      <w:bookmarkEnd w:id="1209"/>
      <w:r w:rsidRPr="001223CF">
        <w:rPr>
          <w:rFonts w:ascii="Courier New" w:eastAsia="Times New Roman" w:hAnsi="Courier New" w:cs="Courier New"/>
          <w:color w:val="000000"/>
          <w:sz w:val="18"/>
          <w:szCs w:val="18"/>
          <w:lang w:bidi="ar-SA"/>
        </w:rPr>
        <w:t xml:space="preserve">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0" w:name="l414"/>
      <w:r w:rsidRPr="001223CF">
        <w:rPr>
          <w:rFonts w:ascii="Courier New" w:eastAsia="Times New Roman" w:hAnsi="Courier New" w:cs="Courier New"/>
          <w:color w:val="000000"/>
          <w:sz w:val="18"/>
          <w:szCs w:val="18"/>
          <w:lang w:bidi="ar-SA"/>
        </w:rPr>
        <w:t xml:space="preserve">414  </w:t>
      </w:r>
      <w:bookmarkEnd w:id="1210"/>
      <w:r w:rsidRPr="001223CF">
        <w:rPr>
          <w:rFonts w:ascii="Courier New" w:eastAsia="Times New Roman" w:hAnsi="Courier New" w:cs="Courier New"/>
          <w:color w:val="000000"/>
          <w:sz w:val="18"/>
          <w:szCs w:val="18"/>
          <w:lang w:bidi="ar-SA"/>
        </w:rPr>
        <w:t xml:space="preserve">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1" w:name="l415"/>
      <w:r w:rsidRPr="001223CF">
        <w:rPr>
          <w:rFonts w:ascii="Courier New" w:eastAsia="Times New Roman" w:hAnsi="Courier New" w:cs="Courier New"/>
          <w:color w:val="000000"/>
          <w:sz w:val="18"/>
          <w:szCs w:val="18"/>
          <w:lang w:bidi="ar-SA"/>
        </w:rPr>
        <w:t xml:space="preserve">415  </w:t>
      </w:r>
      <w:bookmarkEnd w:id="1211"/>
      <w:r w:rsidRPr="001223CF">
        <w:rPr>
          <w:rFonts w:ascii="Courier New" w:eastAsia="Times New Roman" w:hAnsi="Courier New" w:cs="Courier New"/>
          <w:color w:val="000000"/>
          <w:sz w:val="18"/>
          <w:szCs w:val="18"/>
          <w:lang w:bidi="ar-SA"/>
        </w:rPr>
        <w:t xml:space="preserve">        fontStyleAttribute.setValue(fontStyle);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2" w:name="l416"/>
      <w:r w:rsidRPr="001223CF">
        <w:rPr>
          <w:rFonts w:ascii="Courier New" w:eastAsia="Times New Roman" w:hAnsi="Courier New" w:cs="Courier New"/>
          <w:color w:val="000000"/>
          <w:sz w:val="18"/>
          <w:szCs w:val="18"/>
          <w:lang w:bidi="ar-SA"/>
        </w:rPr>
        <w:t xml:space="preserve">416  </w:t>
      </w:r>
      <w:bookmarkEnd w:id="1212"/>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3" w:name="l417"/>
      <w:r w:rsidRPr="001223CF">
        <w:rPr>
          <w:rFonts w:ascii="Courier New" w:eastAsia="Times New Roman" w:hAnsi="Courier New" w:cs="Courier New"/>
          <w:color w:val="000000"/>
          <w:sz w:val="18"/>
          <w:szCs w:val="18"/>
          <w:lang w:bidi="ar-SA"/>
        </w:rPr>
        <w:t xml:space="preserve">417  </w:t>
      </w:r>
      <w:bookmarkEnd w:id="1213"/>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4" w:name="l418"/>
      <w:r w:rsidRPr="001223CF">
        <w:rPr>
          <w:rFonts w:ascii="Courier New" w:eastAsia="Times New Roman" w:hAnsi="Courier New" w:cs="Courier New"/>
          <w:color w:val="000000"/>
          <w:sz w:val="18"/>
          <w:szCs w:val="18"/>
          <w:lang w:bidi="ar-SA"/>
        </w:rPr>
        <w:t xml:space="preserve">418  </w:t>
      </w:r>
      <w:bookmarkEnd w:id="1214"/>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5" w:name="l419"/>
      <w:r w:rsidRPr="001223CF">
        <w:rPr>
          <w:rFonts w:ascii="Courier New" w:eastAsia="Times New Roman" w:hAnsi="Courier New" w:cs="Courier New"/>
          <w:color w:val="000000"/>
          <w:sz w:val="18"/>
          <w:szCs w:val="18"/>
          <w:lang w:bidi="ar-SA"/>
        </w:rPr>
        <w:t xml:space="preserve">419  </w:t>
      </w:r>
      <w:bookmarkEnd w:id="1215"/>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6" w:name="l420"/>
      <w:r w:rsidRPr="001223CF">
        <w:rPr>
          <w:rFonts w:ascii="Courier New" w:eastAsia="Times New Roman" w:hAnsi="Courier New" w:cs="Courier New"/>
          <w:color w:val="000000"/>
          <w:sz w:val="18"/>
          <w:szCs w:val="18"/>
          <w:lang w:bidi="ar-SA"/>
        </w:rPr>
        <w:t xml:space="preserve">420  </w:t>
      </w:r>
      <w:bookmarkEnd w:id="1216"/>
      <w:r w:rsidRPr="001223CF">
        <w:rPr>
          <w:rFonts w:ascii="Courier New" w:eastAsia="Times New Roman" w:hAnsi="Courier New" w:cs="Courier New"/>
          <w:color w:val="000000"/>
          <w:sz w:val="18"/>
          <w:szCs w:val="18"/>
          <w:lang w:bidi="ar-SA"/>
        </w:rPr>
        <w:t xml:space="preserve">        diffuseColor.setValue(color);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7" w:name="l421"/>
      <w:r w:rsidRPr="001223CF">
        <w:rPr>
          <w:rFonts w:ascii="Courier New" w:eastAsia="Times New Roman" w:hAnsi="Courier New" w:cs="Courier New"/>
          <w:color w:val="000000"/>
          <w:sz w:val="18"/>
          <w:szCs w:val="18"/>
          <w:lang w:bidi="ar-SA"/>
        </w:rPr>
        <w:t xml:space="preserve">421  </w:t>
      </w:r>
      <w:bookmarkEnd w:id="1217"/>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8" w:name="l422"/>
      <w:r w:rsidRPr="001223CF">
        <w:rPr>
          <w:rFonts w:ascii="Courier New" w:eastAsia="Times New Roman" w:hAnsi="Courier New" w:cs="Courier New"/>
          <w:color w:val="000000"/>
          <w:sz w:val="18"/>
          <w:szCs w:val="18"/>
          <w:lang w:bidi="ar-SA"/>
        </w:rPr>
        <w:t xml:space="preserve">422  </w:t>
      </w:r>
      <w:bookmarkEnd w:id="1218"/>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9" w:name="l423"/>
      <w:r w:rsidRPr="001223CF">
        <w:rPr>
          <w:rFonts w:ascii="Courier New" w:eastAsia="Times New Roman" w:hAnsi="Courier New" w:cs="Courier New"/>
          <w:color w:val="000000"/>
          <w:sz w:val="18"/>
          <w:szCs w:val="18"/>
          <w:lang w:bidi="ar-SA"/>
        </w:rPr>
        <w:t xml:space="preserve">423  </w:t>
      </w:r>
      <w:bookmarkEnd w:id="1219"/>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0" w:name="l424"/>
      <w:r w:rsidRPr="001223CF">
        <w:rPr>
          <w:rFonts w:ascii="Courier New" w:eastAsia="Times New Roman" w:hAnsi="Courier New" w:cs="Courier New"/>
          <w:color w:val="000000"/>
          <w:sz w:val="18"/>
          <w:szCs w:val="18"/>
          <w:lang w:bidi="ar-SA"/>
        </w:rPr>
        <w:t xml:space="preserve">424  </w:t>
      </w:r>
      <w:bookmarkEnd w:id="1220"/>
      <w:r w:rsidRPr="001223CF">
        <w:rPr>
          <w:rFonts w:ascii="Courier New" w:eastAsia="Times New Roman" w:hAnsi="Courier New" w:cs="Courier New"/>
          <w:color w:val="000000"/>
          <w:sz w:val="18"/>
          <w:szCs w:val="18"/>
          <w:lang w:bidi="ar-SA"/>
        </w:rPr>
        <w:t xml:space="preserve">        appearanceMaterial.setValue(material);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1" w:name="l425"/>
      <w:r w:rsidRPr="001223CF">
        <w:rPr>
          <w:rFonts w:ascii="Courier New" w:eastAsia="Times New Roman" w:hAnsi="Courier New" w:cs="Courier New"/>
          <w:color w:val="000000"/>
          <w:sz w:val="18"/>
          <w:szCs w:val="18"/>
          <w:lang w:bidi="ar-SA"/>
        </w:rPr>
        <w:t xml:space="preserve">425  </w:t>
      </w:r>
      <w:bookmarkEnd w:id="1221"/>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2" w:name="l426"/>
      <w:r w:rsidRPr="001223CF">
        <w:rPr>
          <w:rFonts w:ascii="Courier New" w:eastAsia="Times New Roman" w:hAnsi="Courier New" w:cs="Courier New"/>
          <w:color w:val="000000"/>
          <w:sz w:val="18"/>
          <w:szCs w:val="18"/>
          <w:lang w:bidi="ar-SA"/>
        </w:rPr>
        <w:t xml:space="preserve">426  </w:t>
      </w:r>
      <w:bookmarkEnd w:id="1222"/>
      <w:r w:rsidRPr="001223CF">
        <w:rPr>
          <w:rFonts w:ascii="Courier New" w:eastAsia="Times New Roman" w:hAnsi="Courier New" w:cs="Courier New"/>
          <w:color w:val="000000"/>
          <w:sz w:val="18"/>
          <w:szCs w:val="18"/>
          <w:lang w:bidi="ar-SA"/>
        </w:rPr>
        <w:t xml:space="preserve">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3" w:name="l427"/>
      <w:r w:rsidRPr="001223CF">
        <w:rPr>
          <w:rFonts w:ascii="Courier New" w:eastAsia="Times New Roman" w:hAnsi="Courier New" w:cs="Courier New"/>
          <w:color w:val="000000"/>
          <w:sz w:val="18"/>
          <w:szCs w:val="18"/>
          <w:lang w:bidi="ar-SA"/>
        </w:rPr>
        <w:t xml:space="preserve">427  </w:t>
      </w:r>
      <w:bookmarkEnd w:id="1223"/>
      <w:r w:rsidRPr="001223CF">
        <w:rPr>
          <w:rFonts w:ascii="Courier New" w:eastAsia="Times New Roman" w:hAnsi="Courier New" w:cs="Courier New"/>
          <w:color w:val="000000"/>
          <w:sz w:val="18"/>
          <w:szCs w:val="18"/>
          <w:lang w:bidi="ar-SA"/>
        </w:rPr>
        <w:t xml:space="preserve">        shapeAppearance.setValue(appearance);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4" w:name="l428"/>
      <w:r w:rsidRPr="001223CF">
        <w:rPr>
          <w:rFonts w:ascii="Courier New" w:eastAsia="Times New Roman" w:hAnsi="Courier New" w:cs="Courier New"/>
          <w:color w:val="000000"/>
          <w:sz w:val="18"/>
          <w:szCs w:val="18"/>
          <w:lang w:bidi="ar-SA"/>
        </w:rPr>
        <w:t xml:space="preserve">428  </w:t>
      </w:r>
      <w:bookmarkEnd w:id="1224"/>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5" w:name="l429"/>
      <w:r w:rsidRPr="001223CF">
        <w:rPr>
          <w:rFonts w:ascii="Courier New" w:eastAsia="Times New Roman" w:hAnsi="Courier New" w:cs="Courier New"/>
          <w:color w:val="000000"/>
          <w:sz w:val="18"/>
          <w:szCs w:val="18"/>
          <w:lang w:bidi="ar-SA"/>
        </w:rPr>
        <w:t xml:space="preserve">429  </w:t>
      </w:r>
      <w:bookmarkEnd w:id="1225"/>
      <w:r w:rsidRPr="001223CF">
        <w:rPr>
          <w:rFonts w:ascii="Courier New" w:eastAsia="Times New Roman" w:hAnsi="Courier New" w:cs="Courier New"/>
          <w:color w:val="000000"/>
          <w:sz w:val="18"/>
          <w:szCs w:val="18"/>
          <w:lang w:bidi="ar-SA"/>
        </w:rPr>
        <w:t xml:space="preserve">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6" w:name="l430"/>
      <w:r w:rsidRPr="001223CF">
        <w:rPr>
          <w:rFonts w:ascii="Courier New" w:eastAsia="Times New Roman" w:hAnsi="Courier New" w:cs="Courier New"/>
          <w:color w:val="000000"/>
          <w:sz w:val="18"/>
          <w:szCs w:val="18"/>
          <w:lang w:bidi="ar-SA"/>
        </w:rPr>
        <w:t xml:space="preserve">430  </w:t>
      </w:r>
      <w:bookmarkEnd w:id="1226"/>
      <w:r w:rsidRPr="001223CF">
        <w:rPr>
          <w:rFonts w:ascii="Courier New" w:eastAsia="Times New Roman" w:hAnsi="Courier New" w:cs="Courier New"/>
          <w:color w:val="000000"/>
          <w:sz w:val="18"/>
          <w:szCs w:val="18"/>
          <w:lang w:bidi="ar-SA"/>
        </w:rPr>
        <w:t xml:space="preserve">        string.clear();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7" w:name="l431"/>
      <w:r w:rsidRPr="001223CF">
        <w:rPr>
          <w:rFonts w:ascii="Courier New" w:eastAsia="Times New Roman" w:hAnsi="Courier New" w:cs="Courier New"/>
          <w:color w:val="000000"/>
          <w:sz w:val="18"/>
          <w:szCs w:val="18"/>
          <w:lang w:bidi="ar-SA"/>
        </w:rPr>
        <w:t xml:space="preserve">431  </w:t>
      </w:r>
      <w:bookmarkEnd w:id="1227"/>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taskName);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8" w:name="l432"/>
      <w:r w:rsidRPr="001223CF">
        <w:rPr>
          <w:rFonts w:ascii="Courier New" w:eastAsia="Times New Roman" w:hAnsi="Courier New" w:cs="Courier New"/>
          <w:color w:val="000000"/>
          <w:sz w:val="18"/>
          <w:szCs w:val="18"/>
          <w:lang w:bidi="ar-SA"/>
        </w:rPr>
        <w:t xml:space="preserve">432  </w:t>
      </w:r>
      <w:bookmarkEnd w:id="1228"/>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9" w:name="l433"/>
      <w:r w:rsidRPr="001223CF">
        <w:rPr>
          <w:rFonts w:ascii="Courier New" w:eastAsia="Times New Roman" w:hAnsi="Courier New" w:cs="Courier New"/>
          <w:color w:val="000000"/>
          <w:sz w:val="18"/>
          <w:szCs w:val="18"/>
          <w:lang w:bidi="ar-SA"/>
        </w:rPr>
        <w:t xml:space="preserve">433  </w:t>
      </w:r>
      <w:bookmarkEnd w:id="1229"/>
      <w:r w:rsidRPr="001223CF">
        <w:rPr>
          <w:rFonts w:ascii="Courier New" w:eastAsia="Times New Roman" w:hAnsi="Courier New" w:cs="Courier New"/>
          <w:color w:val="000000"/>
          <w:sz w:val="18"/>
          <w:szCs w:val="18"/>
          <w:lang w:bidi="ar-SA"/>
        </w:rPr>
        <w:t xml:space="preserve">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0" w:name="l434"/>
      <w:r w:rsidRPr="001223CF">
        <w:rPr>
          <w:rFonts w:ascii="Courier New" w:eastAsia="Times New Roman" w:hAnsi="Courier New" w:cs="Courier New"/>
          <w:color w:val="000000"/>
          <w:sz w:val="18"/>
          <w:szCs w:val="18"/>
          <w:lang w:bidi="ar-SA"/>
        </w:rPr>
        <w:t xml:space="preserve">434  </w:t>
      </w:r>
      <w:bookmarkEnd w:id="1230"/>
      <w:r w:rsidRPr="001223CF">
        <w:rPr>
          <w:rFonts w:ascii="Courier New" w:eastAsia="Times New Roman" w:hAnsi="Courier New" w:cs="Courier New"/>
          <w:color w:val="000000"/>
          <w:sz w:val="18"/>
          <w:szCs w:val="18"/>
          <w:lang w:bidi="ar-SA"/>
        </w:rPr>
        <w:t xml:space="preserve">        shapeGeometry.setValue(label);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1" w:name="l435"/>
      <w:r w:rsidRPr="001223CF">
        <w:rPr>
          <w:rFonts w:ascii="Courier New" w:eastAsia="Times New Roman" w:hAnsi="Courier New" w:cs="Courier New"/>
          <w:color w:val="000000"/>
          <w:sz w:val="18"/>
          <w:szCs w:val="18"/>
          <w:lang w:bidi="ar-SA"/>
        </w:rPr>
        <w:t xml:space="preserve">435  </w:t>
      </w:r>
      <w:bookmarkEnd w:id="1231"/>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2" w:name="l436"/>
      <w:r w:rsidRPr="001223CF">
        <w:rPr>
          <w:rFonts w:ascii="Courier New" w:eastAsia="Times New Roman" w:hAnsi="Courier New" w:cs="Courier New"/>
          <w:color w:val="000000"/>
          <w:sz w:val="18"/>
          <w:szCs w:val="18"/>
          <w:lang w:bidi="ar-SA"/>
        </w:rPr>
        <w:t xml:space="preserve">436  </w:t>
      </w:r>
      <w:bookmarkEnd w:id="1232"/>
      <w:r w:rsidRPr="001223CF">
        <w:rPr>
          <w:rFonts w:ascii="Courier New" w:eastAsia="Times New Roman" w:hAnsi="Courier New" w:cs="Courier New"/>
          <w:color w:val="000000"/>
          <w:sz w:val="18"/>
          <w:szCs w:val="18"/>
          <w:lang w:bidi="ar-SA"/>
        </w:rPr>
        <w:t xml:space="preserve">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3" w:name="l437"/>
      <w:r w:rsidRPr="001223CF">
        <w:rPr>
          <w:rFonts w:ascii="Courier New" w:eastAsia="Times New Roman" w:hAnsi="Courier New" w:cs="Courier New"/>
          <w:color w:val="000000"/>
          <w:sz w:val="18"/>
          <w:szCs w:val="18"/>
          <w:lang w:bidi="ar-SA"/>
        </w:rPr>
        <w:t xml:space="preserve">437  </w:t>
      </w:r>
      <w:bookmarkEnd w:id="1233"/>
      <w:r w:rsidRPr="001223CF">
        <w:rPr>
          <w:rFonts w:ascii="Courier New" w:eastAsia="Times New Roman" w:hAnsi="Courier New" w:cs="Courier New"/>
          <w:color w:val="000000"/>
          <w:sz w:val="18"/>
          <w:szCs w:val="18"/>
          <w:lang w:bidi="ar-SA"/>
        </w:rPr>
        <w:t xml:space="preserve">        newTransformChildren.append(shape);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4" w:name="l438"/>
      <w:r w:rsidRPr="001223CF">
        <w:rPr>
          <w:rFonts w:ascii="Courier New" w:eastAsia="Times New Roman" w:hAnsi="Courier New" w:cs="Courier New"/>
          <w:color w:val="000000"/>
          <w:sz w:val="18"/>
          <w:szCs w:val="18"/>
          <w:lang w:bidi="ar-SA"/>
        </w:rPr>
        <w:t xml:space="preserve">438  </w:t>
      </w:r>
      <w:bookmarkEnd w:id="1234"/>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5" w:name="l439"/>
      <w:r w:rsidRPr="001223CF">
        <w:rPr>
          <w:rFonts w:ascii="Courier New" w:eastAsia="Times New Roman" w:hAnsi="Courier New" w:cs="Courier New"/>
          <w:color w:val="000000"/>
          <w:sz w:val="18"/>
          <w:szCs w:val="18"/>
          <w:lang w:bidi="ar-SA"/>
        </w:rPr>
        <w:t xml:space="preserve">439  </w:t>
      </w:r>
      <w:bookmarkEnd w:id="1235"/>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6" w:name="l440"/>
      <w:r w:rsidRPr="001223CF">
        <w:rPr>
          <w:rFonts w:ascii="Courier New" w:eastAsia="Times New Roman" w:hAnsi="Courier New" w:cs="Courier New"/>
          <w:color w:val="000000"/>
          <w:sz w:val="18"/>
          <w:szCs w:val="18"/>
          <w:lang w:bidi="ar-SA"/>
        </w:rPr>
        <w:t xml:space="preserve">440  </w:t>
      </w:r>
      <w:bookmarkEnd w:id="1236"/>
      <w:r w:rsidRPr="001223CF">
        <w:rPr>
          <w:rFonts w:ascii="Courier New" w:eastAsia="Times New Roman" w:hAnsi="Courier New" w:cs="Courier New"/>
          <w:color w:val="000000"/>
          <w:sz w:val="18"/>
          <w:szCs w:val="18"/>
          <w:lang w:bidi="ar-SA"/>
        </w:rPr>
        <w:t xml:space="preserve">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7" w:name="l441"/>
      <w:r w:rsidRPr="001223CF">
        <w:rPr>
          <w:rFonts w:ascii="Courier New" w:eastAsia="Times New Roman" w:hAnsi="Courier New" w:cs="Courier New"/>
          <w:color w:val="000000"/>
          <w:sz w:val="18"/>
          <w:szCs w:val="18"/>
          <w:lang w:bidi="ar-SA"/>
        </w:rPr>
        <w:t xml:space="preserve">441  </w:t>
      </w:r>
      <w:bookmarkEnd w:id="123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8" w:name="l442"/>
      <w:r w:rsidRPr="001223CF">
        <w:rPr>
          <w:rFonts w:ascii="Courier New" w:eastAsia="Times New Roman" w:hAnsi="Courier New" w:cs="Courier New"/>
          <w:color w:val="000000"/>
          <w:sz w:val="18"/>
          <w:szCs w:val="18"/>
          <w:lang w:bidi="ar-SA"/>
        </w:rPr>
        <w:t xml:space="preserve">442  </w:t>
      </w:r>
      <w:bookmarkEnd w:id="1238"/>
      <w:r w:rsidRPr="001223CF">
        <w:rPr>
          <w:rFonts w:ascii="Courier New" w:eastAsia="Times New Roman" w:hAnsi="Courier New" w:cs="Courier New"/>
          <w:color w:val="000000"/>
          <w:sz w:val="18"/>
          <w:szCs w:val="18"/>
          <w:lang w:bidi="ar-SA"/>
        </w:rPr>
        <w:t xml:space="preserve">        serverRotation.setValue(rotationValues);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9" w:name="l443"/>
      <w:r w:rsidRPr="001223CF">
        <w:rPr>
          <w:rFonts w:ascii="Courier New" w:eastAsia="Times New Roman" w:hAnsi="Courier New" w:cs="Courier New"/>
          <w:color w:val="000000"/>
          <w:sz w:val="18"/>
          <w:szCs w:val="18"/>
          <w:lang w:bidi="ar-SA"/>
        </w:rPr>
        <w:t xml:space="preserve">443  </w:t>
      </w:r>
      <w:bookmarkEnd w:id="1239"/>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0" w:name="l444"/>
      <w:r w:rsidRPr="001223CF">
        <w:rPr>
          <w:rFonts w:ascii="Courier New" w:eastAsia="Times New Roman" w:hAnsi="Courier New" w:cs="Courier New"/>
          <w:color w:val="000000"/>
          <w:sz w:val="18"/>
          <w:szCs w:val="18"/>
          <w:lang w:bidi="ar-SA"/>
        </w:rPr>
        <w:t xml:space="preserve">444  </w:t>
      </w:r>
      <w:bookmarkEnd w:id="1240"/>
      <w:r w:rsidRPr="001223CF">
        <w:rPr>
          <w:rFonts w:ascii="Courier New" w:eastAsia="Times New Roman" w:hAnsi="Courier New" w:cs="Courier New"/>
          <w:color w:val="000000"/>
          <w:sz w:val="18"/>
          <w:szCs w:val="18"/>
          <w:lang w:bidi="ar-SA"/>
        </w:rPr>
        <w:t xml:space="preserve">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1" w:name="l445"/>
      <w:r w:rsidRPr="001223CF">
        <w:rPr>
          <w:rFonts w:ascii="Courier New" w:eastAsia="Times New Roman" w:hAnsi="Courier New" w:cs="Courier New"/>
          <w:color w:val="000000"/>
          <w:sz w:val="18"/>
          <w:szCs w:val="18"/>
          <w:lang w:bidi="ar-SA"/>
        </w:rPr>
        <w:t xml:space="preserve">445  </w:t>
      </w:r>
      <w:bookmarkEnd w:id="124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2" w:name="l446"/>
      <w:r w:rsidRPr="001223CF">
        <w:rPr>
          <w:rFonts w:ascii="Courier New" w:eastAsia="Times New Roman" w:hAnsi="Courier New" w:cs="Courier New"/>
          <w:color w:val="000000"/>
          <w:sz w:val="18"/>
          <w:szCs w:val="18"/>
          <w:lang w:bidi="ar-SA"/>
        </w:rPr>
        <w:t xml:space="preserve">446  </w:t>
      </w:r>
      <w:bookmarkEnd w:id="1242"/>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3" w:name="l447"/>
      <w:r w:rsidRPr="001223CF">
        <w:rPr>
          <w:rFonts w:ascii="Courier New" w:eastAsia="Times New Roman" w:hAnsi="Courier New" w:cs="Courier New"/>
          <w:color w:val="000000"/>
          <w:sz w:val="18"/>
          <w:szCs w:val="18"/>
          <w:lang w:bidi="ar-SA"/>
        </w:rPr>
        <w:t xml:space="preserve">447  </w:t>
      </w:r>
      <w:bookmarkEnd w:id="1243"/>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4" w:name="l448"/>
      <w:r w:rsidRPr="001223CF">
        <w:rPr>
          <w:rFonts w:ascii="Courier New" w:eastAsia="Times New Roman" w:hAnsi="Courier New" w:cs="Courier New"/>
          <w:color w:val="000000"/>
          <w:sz w:val="18"/>
          <w:szCs w:val="18"/>
          <w:lang w:bidi="ar-SA"/>
        </w:rPr>
        <w:t xml:space="preserve">448  </w:t>
      </w:r>
      <w:bookmarkEnd w:id="1244"/>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5" w:name="l449"/>
      <w:r w:rsidRPr="001223CF">
        <w:rPr>
          <w:rFonts w:ascii="Courier New" w:eastAsia="Times New Roman" w:hAnsi="Courier New" w:cs="Courier New"/>
          <w:color w:val="000000"/>
          <w:sz w:val="18"/>
          <w:szCs w:val="18"/>
          <w:lang w:bidi="ar-SA"/>
        </w:rPr>
        <w:t xml:space="preserve">449  </w:t>
      </w:r>
      <w:bookmarkEnd w:id="1245"/>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2</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6" w:name="l450"/>
      <w:r w:rsidRPr="001223CF">
        <w:rPr>
          <w:rFonts w:ascii="Courier New" w:eastAsia="Times New Roman" w:hAnsi="Courier New" w:cs="Courier New"/>
          <w:color w:val="000000"/>
          <w:sz w:val="18"/>
          <w:szCs w:val="18"/>
          <w:lang w:bidi="ar-SA"/>
        </w:rPr>
        <w:t xml:space="preserve">450  </w:t>
      </w:r>
      <w:bookmarkEnd w:id="1246"/>
      <w:r w:rsidRPr="001223CF">
        <w:rPr>
          <w:rFonts w:ascii="Courier New" w:eastAsia="Times New Roman" w:hAnsi="Courier New" w:cs="Courier New"/>
          <w:color w:val="000000"/>
          <w:sz w:val="18"/>
          <w:szCs w:val="18"/>
          <w:lang w:bidi="ar-SA"/>
        </w:rPr>
        <w:t xml:space="preserve">        serverTranslation.setValue(translationValues);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7" w:name="l451"/>
      <w:r w:rsidRPr="001223CF">
        <w:rPr>
          <w:rFonts w:ascii="Courier New" w:eastAsia="Times New Roman" w:hAnsi="Courier New" w:cs="Courier New"/>
          <w:color w:val="000000"/>
          <w:sz w:val="18"/>
          <w:szCs w:val="18"/>
          <w:lang w:bidi="ar-SA"/>
        </w:rPr>
        <w:t xml:space="preserve">451  </w:t>
      </w:r>
      <w:bookmarkEnd w:id="1247"/>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8" w:name="l452"/>
      <w:r w:rsidRPr="001223CF">
        <w:rPr>
          <w:rFonts w:ascii="Courier New" w:eastAsia="Times New Roman" w:hAnsi="Courier New" w:cs="Courier New"/>
          <w:color w:val="000000"/>
          <w:sz w:val="18"/>
          <w:szCs w:val="18"/>
          <w:lang w:bidi="ar-SA"/>
        </w:rPr>
        <w:t xml:space="preserve">452  </w:t>
      </w:r>
      <w:bookmarkEnd w:id="1248"/>
      <w:r w:rsidRPr="001223CF">
        <w:rPr>
          <w:rFonts w:ascii="Courier New" w:eastAsia="Times New Roman" w:hAnsi="Courier New" w:cs="Courier New"/>
          <w:color w:val="000000"/>
          <w:sz w:val="18"/>
          <w:szCs w:val="18"/>
          <w:lang w:bidi="ar-SA"/>
        </w:rPr>
        <w:t xml:space="preserve">        MFNode taskTransformChildren = (MFNode) taskTransform.getField(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9" w:name="l453"/>
      <w:r w:rsidRPr="001223CF">
        <w:rPr>
          <w:rFonts w:ascii="Courier New" w:eastAsia="Times New Roman" w:hAnsi="Courier New" w:cs="Courier New"/>
          <w:color w:val="000000"/>
          <w:sz w:val="18"/>
          <w:szCs w:val="18"/>
          <w:lang w:bidi="ar-SA"/>
        </w:rPr>
        <w:t xml:space="preserve">453  </w:t>
      </w:r>
      <w:bookmarkEnd w:id="1249"/>
      <w:r w:rsidRPr="001223CF">
        <w:rPr>
          <w:rFonts w:ascii="Courier New" w:eastAsia="Times New Roman" w:hAnsi="Courier New" w:cs="Courier New"/>
          <w:color w:val="000000"/>
          <w:sz w:val="18"/>
          <w:szCs w:val="18"/>
          <w:lang w:bidi="ar-SA"/>
        </w:rPr>
        <w:t xml:space="preserve">        taskTransformChildren.append(transform);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0" w:name="l454"/>
      <w:r w:rsidRPr="001223CF">
        <w:rPr>
          <w:rFonts w:ascii="Courier New" w:eastAsia="Times New Roman" w:hAnsi="Courier New" w:cs="Courier New"/>
          <w:color w:val="000000"/>
          <w:sz w:val="18"/>
          <w:szCs w:val="18"/>
          <w:lang w:bidi="ar-SA"/>
        </w:rPr>
        <w:t xml:space="preserve">454  </w:t>
      </w:r>
      <w:bookmarkEnd w:id="1250"/>
      <w:r w:rsidRPr="001223CF">
        <w:rPr>
          <w:rFonts w:ascii="Courier New" w:eastAsia="Times New Roman" w:hAnsi="Courier New" w:cs="Courier New"/>
          <w:color w:val="000000"/>
          <w:sz w:val="18"/>
          <w:szCs w:val="18"/>
          <w:lang w:bidi="ar-SA"/>
        </w:rPr>
        <w:t xml:space="preserve">        mainScene.addRootNode(taskTransform);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1" w:name="l455"/>
      <w:r w:rsidRPr="001223CF">
        <w:rPr>
          <w:rFonts w:ascii="Courier New" w:eastAsia="Times New Roman" w:hAnsi="Courier New" w:cs="Courier New"/>
          <w:color w:val="000000"/>
          <w:sz w:val="18"/>
          <w:szCs w:val="18"/>
          <w:lang w:bidi="ar-SA"/>
        </w:rPr>
        <w:t xml:space="preserve">455  </w:t>
      </w:r>
      <w:bookmarkEnd w:id="1251"/>
      <w:r w:rsidRPr="001223CF">
        <w:rPr>
          <w:rFonts w:ascii="Courier New" w:eastAsia="Times New Roman" w:hAnsi="Courier New" w:cs="Courier New"/>
          <w:color w:val="000000"/>
          <w:sz w:val="18"/>
          <w:szCs w:val="18"/>
          <w:lang w:bidi="ar-SA"/>
        </w:rPr>
        <w:t xml:space="preserve">        taskLabels.add(taskTransform);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2" w:name="l456"/>
      <w:r w:rsidRPr="001223CF">
        <w:rPr>
          <w:rFonts w:ascii="Courier New" w:eastAsia="Times New Roman" w:hAnsi="Courier New" w:cs="Courier New"/>
          <w:color w:val="000000"/>
          <w:sz w:val="18"/>
          <w:szCs w:val="18"/>
          <w:lang w:bidi="ar-SA"/>
        </w:rPr>
        <w:t xml:space="preserve">456  </w:t>
      </w:r>
      <w:bookmarkEnd w:id="1252"/>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3" w:name="l457"/>
      <w:r w:rsidRPr="001223CF">
        <w:rPr>
          <w:rFonts w:ascii="Courier New" w:eastAsia="Times New Roman" w:hAnsi="Courier New" w:cs="Courier New"/>
          <w:color w:val="000000"/>
          <w:sz w:val="18"/>
          <w:szCs w:val="18"/>
          <w:lang w:bidi="ar-SA"/>
        </w:rPr>
        <w:t xml:space="preserve">457  </w:t>
      </w:r>
      <w:bookmarkEnd w:id="1253"/>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54" w:name="l458"/>
      <w:r w:rsidRPr="001223CF">
        <w:rPr>
          <w:rFonts w:ascii="Courier New" w:eastAsia="Times New Roman" w:hAnsi="Courier New" w:cs="Courier New"/>
          <w:color w:val="000000"/>
          <w:sz w:val="18"/>
          <w:szCs w:val="18"/>
          <w:lang w:bidi="ar-SA"/>
        </w:rPr>
        <w:lastRenderedPageBreak/>
        <w:t xml:space="preserve">458  </w:t>
      </w:r>
      <w:bookmarkEnd w:id="125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55" w:name="l459"/>
      <w:r w:rsidRPr="001223CF">
        <w:rPr>
          <w:rFonts w:ascii="Courier New" w:eastAsia="Times New Roman" w:hAnsi="Courier New" w:cs="Courier New"/>
          <w:color w:val="000000"/>
          <w:sz w:val="18"/>
          <w:szCs w:val="18"/>
          <w:lang w:bidi="ar-SA"/>
        </w:rPr>
        <w:t xml:space="preserve">459  </w:t>
      </w:r>
      <w:bookmarkEnd w:id="1255"/>
      <w:r w:rsidRPr="001223CF">
        <w:rPr>
          <w:rFonts w:ascii="Courier New" w:eastAsia="Times New Roman" w:hAnsi="Courier New" w:cs="Courier New"/>
          <w:i/>
          <w:iCs/>
          <w:color w:val="808080"/>
          <w:sz w:val="18"/>
          <w:szCs w:val="18"/>
          <w:lang w:bidi="ar-SA"/>
        </w:rPr>
        <w:t xml:space="preserve">     * Creates a new task representation and adds it to the 3D scene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56" w:name="l460"/>
      <w:r w:rsidRPr="001223CF">
        <w:rPr>
          <w:rFonts w:ascii="Courier New" w:eastAsia="Times New Roman" w:hAnsi="Courier New" w:cs="Courier New"/>
          <w:color w:val="000000"/>
          <w:sz w:val="18"/>
          <w:szCs w:val="18"/>
          <w:lang w:bidi="ar-SA"/>
        </w:rPr>
        <w:t xml:space="preserve">460  </w:t>
      </w:r>
      <w:bookmarkEnd w:id="1256"/>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new task to be used as 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57" w:name="l461"/>
      <w:r w:rsidRPr="001223CF">
        <w:rPr>
          <w:rFonts w:ascii="Courier New" w:eastAsia="Times New Roman" w:hAnsi="Courier New" w:cs="Courier New"/>
          <w:color w:val="000000"/>
          <w:sz w:val="18"/>
          <w:szCs w:val="18"/>
          <w:lang w:bidi="ar-SA"/>
        </w:rPr>
        <w:t xml:space="preserve">461  </w:t>
      </w:r>
      <w:bookmarkEnd w:id="1257"/>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58" w:name="l462"/>
      <w:r w:rsidRPr="001223CF">
        <w:rPr>
          <w:rFonts w:ascii="Courier New" w:eastAsia="Times New Roman" w:hAnsi="Courier New" w:cs="Courier New"/>
          <w:color w:val="000000"/>
          <w:sz w:val="18"/>
          <w:szCs w:val="18"/>
          <w:lang w:bidi="ar-SA"/>
        </w:rPr>
        <w:t xml:space="preserve">462  </w:t>
      </w:r>
      <w:bookmarkEnd w:id="1258"/>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taskNumber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9" w:name="l463"/>
      <w:r w:rsidRPr="001223CF">
        <w:rPr>
          <w:rFonts w:ascii="Courier New" w:eastAsia="Times New Roman" w:hAnsi="Courier New" w:cs="Courier New"/>
          <w:color w:val="000000"/>
          <w:sz w:val="18"/>
          <w:szCs w:val="18"/>
          <w:lang w:bidi="ar-SA"/>
        </w:rPr>
        <w:t xml:space="preserve">463  </w:t>
      </w:r>
      <w:bookmarkEnd w:id="1259"/>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0" w:name="l464"/>
      <w:r w:rsidRPr="001223CF">
        <w:rPr>
          <w:rFonts w:ascii="Courier New" w:eastAsia="Times New Roman" w:hAnsi="Courier New" w:cs="Courier New"/>
          <w:color w:val="000000"/>
          <w:sz w:val="18"/>
          <w:szCs w:val="18"/>
          <w:lang w:bidi="ar-SA"/>
        </w:rPr>
        <w:t xml:space="preserve">464  </w:t>
      </w:r>
      <w:bookmarkEnd w:id="126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addTask(String taskName, String serverName, </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taskNumber)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1" w:name="l465"/>
      <w:r w:rsidRPr="001223CF">
        <w:rPr>
          <w:rFonts w:ascii="Courier New" w:eastAsia="Times New Roman" w:hAnsi="Courier New" w:cs="Courier New"/>
          <w:color w:val="000000"/>
          <w:sz w:val="18"/>
          <w:szCs w:val="18"/>
          <w:lang w:bidi="ar-SA"/>
        </w:rPr>
        <w:t xml:space="preserve">465  </w:t>
      </w:r>
      <w:bookmarkEnd w:id="1261"/>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2" w:name="l466"/>
      <w:r w:rsidRPr="001223CF">
        <w:rPr>
          <w:rFonts w:ascii="Courier New" w:eastAsia="Times New Roman" w:hAnsi="Courier New" w:cs="Courier New"/>
          <w:color w:val="000000"/>
          <w:sz w:val="18"/>
          <w:szCs w:val="18"/>
          <w:lang w:bidi="ar-SA"/>
        </w:rPr>
        <w:t xml:space="preserve">466  </w:t>
      </w:r>
      <w:bookmarkEnd w:id="1262"/>
      <w:r w:rsidRPr="001223CF">
        <w:rPr>
          <w:rFonts w:ascii="Courier New" w:eastAsia="Times New Roman" w:hAnsi="Courier New" w:cs="Courier New"/>
          <w:color w:val="000000"/>
          <w:sz w:val="18"/>
          <w:szCs w:val="18"/>
          <w:lang w:bidi="ar-SA"/>
        </w:rPr>
        <w:t xml:space="preserve">        wiresIndexes.add(serverName);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3" w:name="l467"/>
      <w:r w:rsidRPr="001223CF">
        <w:rPr>
          <w:rFonts w:ascii="Courier New" w:eastAsia="Times New Roman" w:hAnsi="Courier New" w:cs="Courier New"/>
          <w:color w:val="000000"/>
          <w:sz w:val="18"/>
          <w:szCs w:val="18"/>
          <w:lang w:bidi="ar-SA"/>
        </w:rPr>
        <w:t xml:space="preserve">467  </w:t>
      </w:r>
      <w:bookmarkEnd w:id="1263"/>
      <w:r w:rsidRPr="001223CF">
        <w:rPr>
          <w:rFonts w:ascii="Courier New" w:eastAsia="Times New Roman" w:hAnsi="Courier New" w:cs="Courier New"/>
          <w:color w:val="000000"/>
          <w:sz w:val="18"/>
          <w:szCs w:val="18"/>
          <w:lang w:bidi="ar-SA"/>
        </w:rPr>
        <w:t xml:space="preserve">        setWireColor(serverName, ACTIVE_WIRE_COLOR);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4" w:name="l468"/>
      <w:r w:rsidRPr="001223CF">
        <w:rPr>
          <w:rFonts w:ascii="Courier New" w:eastAsia="Times New Roman" w:hAnsi="Courier New" w:cs="Courier New"/>
          <w:color w:val="000000"/>
          <w:sz w:val="18"/>
          <w:szCs w:val="18"/>
          <w:lang w:bidi="ar-SA"/>
        </w:rPr>
        <w:t xml:space="preserve">468  </w:t>
      </w:r>
      <w:bookmarkEnd w:id="1264"/>
      <w:r w:rsidRPr="001223CF">
        <w:rPr>
          <w:rFonts w:ascii="Courier New" w:eastAsia="Times New Roman" w:hAnsi="Courier New" w:cs="Courier New"/>
          <w:color w:val="000000"/>
          <w:sz w:val="18"/>
          <w:szCs w:val="18"/>
          <w:lang w:bidi="ar-SA"/>
        </w:rPr>
        <w:t xml:space="preserve">        changeWiresBackTimer.restart();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5" w:name="l469"/>
      <w:r w:rsidRPr="001223CF">
        <w:rPr>
          <w:rFonts w:ascii="Courier New" w:eastAsia="Times New Roman" w:hAnsi="Courier New" w:cs="Courier New"/>
          <w:color w:val="000000"/>
          <w:sz w:val="18"/>
          <w:szCs w:val="18"/>
          <w:lang w:bidi="ar-SA"/>
        </w:rPr>
        <w:t xml:space="preserve">469  </w:t>
      </w:r>
      <w:bookmarkEnd w:id="1265"/>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6" w:name="l470"/>
      <w:r w:rsidRPr="001223CF">
        <w:rPr>
          <w:rFonts w:ascii="Courier New" w:eastAsia="Times New Roman" w:hAnsi="Courier New" w:cs="Courier New"/>
          <w:color w:val="000000"/>
          <w:sz w:val="18"/>
          <w:szCs w:val="18"/>
          <w:lang w:bidi="ar-SA"/>
        </w:rPr>
        <w:t xml:space="preserve">470  </w:t>
      </w:r>
      <w:bookmarkEnd w:id="1266"/>
      <w:r w:rsidRPr="001223CF">
        <w:rPr>
          <w:rFonts w:ascii="Courier New" w:eastAsia="Times New Roman" w:hAnsi="Courier New" w:cs="Courier New"/>
          <w:color w:val="000000"/>
          <w:sz w:val="18"/>
          <w:szCs w:val="18"/>
          <w:lang w:bidi="ar-SA"/>
        </w:rPr>
        <w:t xml:space="preserve">        X3DNode newShape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7" w:name="l471"/>
      <w:r w:rsidRPr="001223CF">
        <w:rPr>
          <w:rFonts w:ascii="Courier New" w:eastAsia="Times New Roman" w:hAnsi="Courier New" w:cs="Courier New"/>
          <w:color w:val="000000"/>
          <w:sz w:val="18"/>
          <w:szCs w:val="18"/>
          <w:lang w:bidi="ar-SA"/>
        </w:rPr>
        <w:t xml:space="preserve">471  </w:t>
      </w:r>
      <w:bookmarkEnd w:id="1267"/>
      <w:r w:rsidRPr="001223CF">
        <w:rPr>
          <w:rFonts w:ascii="Courier New" w:eastAsia="Times New Roman" w:hAnsi="Courier New" w:cs="Courier New"/>
          <w:color w:val="000000"/>
          <w:sz w:val="18"/>
          <w:szCs w:val="18"/>
          <w:lang w:bidi="ar-SA"/>
        </w:rPr>
        <w:t xml:space="preserve">        X3DNode newBox = mainScene.createNode(</w:t>
      </w:r>
      <w:r w:rsidRPr="001223CF">
        <w:rPr>
          <w:rFonts w:ascii="Courier New" w:eastAsia="Times New Roman" w:hAnsi="Courier New" w:cs="Courier New"/>
          <w:b/>
          <w:bCs/>
          <w:color w:val="008000"/>
          <w:sz w:val="18"/>
          <w:szCs w:val="18"/>
          <w:lang w:bidi="ar-SA"/>
        </w:rPr>
        <w:t>"Box"</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8" w:name="l472"/>
      <w:r w:rsidRPr="001223CF">
        <w:rPr>
          <w:rFonts w:ascii="Courier New" w:eastAsia="Times New Roman" w:hAnsi="Courier New" w:cs="Courier New"/>
          <w:color w:val="000000"/>
          <w:sz w:val="18"/>
          <w:szCs w:val="18"/>
          <w:lang w:bidi="ar-SA"/>
        </w:rPr>
        <w:t xml:space="preserve">472  </w:t>
      </w:r>
      <w:bookmarkEnd w:id="1268"/>
      <w:r w:rsidRPr="001223CF">
        <w:rPr>
          <w:rFonts w:ascii="Courier New" w:eastAsia="Times New Roman" w:hAnsi="Courier New" w:cs="Courier New"/>
          <w:color w:val="000000"/>
          <w:sz w:val="18"/>
          <w:szCs w:val="18"/>
          <w:lang w:bidi="ar-SA"/>
        </w:rPr>
        <w:t xml:space="preserve">        X3DNode newTransform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9" w:name="l473"/>
      <w:r w:rsidRPr="001223CF">
        <w:rPr>
          <w:rFonts w:ascii="Courier New" w:eastAsia="Times New Roman" w:hAnsi="Courier New" w:cs="Courier New"/>
          <w:color w:val="000000"/>
          <w:sz w:val="18"/>
          <w:szCs w:val="18"/>
          <w:lang w:bidi="ar-SA"/>
        </w:rPr>
        <w:t xml:space="preserve">473  </w:t>
      </w:r>
      <w:bookmarkEnd w:id="1269"/>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0" w:name="l474"/>
      <w:r w:rsidRPr="001223CF">
        <w:rPr>
          <w:rFonts w:ascii="Courier New" w:eastAsia="Times New Roman" w:hAnsi="Courier New" w:cs="Courier New"/>
          <w:color w:val="000000"/>
          <w:sz w:val="18"/>
          <w:szCs w:val="18"/>
          <w:lang w:bidi="ar-SA"/>
        </w:rPr>
        <w:t xml:space="preserve">474  </w:t>
      </w:r>
      <w:bookmarkEnd w:id="1270"/>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1" w:name="l475"/>
      <w:r w:rsidRPr="001223CF">
        <w:rPr>
          <w:rFonts w:ascii="Courier New" w:eastAsia="Times New Roman" w:hAnsi="Courier New" w:cs="Courier New"/>
          <w:color w:val="000000"/>
          <w:sz w:val="18"/>
          <w:szCs w:val="18"/>
          <w:lang w:bidi="ar-SA"/>
        </w:rPr>
        <w:t xml:space="preserve">475  </w:t>
      </w:r>
      <w:bookmarkEnd w:id="1271"/>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2" w:name="l476"/>
      <w:r w:rsidRPr="001223CF">
        <w:rPr>
          <w:rFonts w:ascii="Courier New" w:eastAsia="Times New Roman" w:hAnsi="Courier New" w:cs="Courier New"/>
          <w:color w:val="000000"/>
          <w:sz w:val="18"/>
          <w:szCs w:val="18"/>
          <w:lang w:bidi="ar-SA"/>
        </w:rPr>
        <w:t xml:space="preserve">476  </w:t>
      </w:r>
      <w:bookmarkEnd w:id="1272"/>
      <w:r w:rsidRPr="001223CF">
        <w:rPr>
          <w:rFonts w:ascii="Courier New" w:eastAsia="Times New Roman" w:hAnsi="Courier New" w:cs="Courier New"/>
          <w:color w:val="000000"/>
          <w:sz w:val="18"/>
          <w:szCs w:val="18"/>
          <w:lang w:bidi="ar-SA"/>
        </w:rPr>
        <w:t xml:space="preserve">        SFNode appearanceField = (SFNode) newShape.getField(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3" w:name="l477"/>
      <w:r w:rsidRPr="001223CF">
        <w:rPr>
          <w:rFonts w:ascii="Courier New" w:eastAsia="Times New Roman" w:hAnsi="Courier New" w:cs="Courier New"/>
          <w:color w:val="000000"/>
          <w:sz w:val="18"/>
          <w:szCs w:val="18"/>
          <w:lang w:bidi="ar-SA"/>
        </w:rPr>
        <w:t xml:space="preserve">477  </w:t>
      </w:r>
      <w:bookmarkEnd w:id="1273"/>
      <w:r w:rsidRPr="001223CF">
        <w:rPr>
          <w:rFonts w:ascii="Courier New" w:eastAsia="Times New Roman" w:hAnsi="Courier New" w:cs="Courier New"/>
          <w:color w:val="000000"/>
          <w:sz w:val="18"/>
          <w:szCs w:val="18"/>
          <w:lang w:bidi="ar-SA"/>
        </w:rPr>
        <w:t xml:space="preserve">        SFVec3f boxSize = (SFVec3f) newBox.getField(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4" w:name="l478"/>
      <w:r w:rsidRPr="001223CF">
        <w:rPr>
          <w:rFonts w:ascii="Courier New" w:eastAsia="Times New Roman" w:hAnsi="Courier New" w:cs="Courier New"/>
          <w:color w:val="000000"/>
          <w:sz w:val="18"/>
          <w:szCs w:val="18"/>
          <w:lang w:bidi="ar-SA"/>
        </w:rPr>
        <w:t xml:space="preserve">478  </w:t>
      </w:r>
      <w:bookmarkEnd w:id="1274"/>
      <w:r w:rsidRPr="001223CF">
        <w:rPr>
          <w:rFonts w:ascii="Courier New" w:eastAsia="Times New Roman" w:hAnsi="Courier New" w:cs="Courier New"/>
          <w:color w:val="000000"/>
          <w:sz w:val="18"/>
          <w:szCs w:val="18"/>
          <w:lang w:bidi="ar-SA"/>
        </w:rPr>
        <w:t xml:space="preserve">        boxSize.setValue(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0.2699f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0.08436f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0.2801f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5" w:name="l479"/>
      <w:r w:rsidRPr="001223CF">
        <w:rPr>
          <w:rFonts w:ascii="Courier New" w:eastAsia="Times New Roman" w:hAnsi="Courier New" w:cs="Courier New"/>
          <w:color w:val="000000"/>
          <w:sz w:val="18"/>
          <w:szCs w:val="18"/>
          <w:lang w:bidi="ar-SA"/>
        </w:rPr>
        <w:t xml:space="preserve">479  </w:t>
      </w:r>
      <w:bookmarkEnd w:id="1275"/>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6" w:name="l480"/>
      <w:r w:rsidRPr="001223CF">
        <w:rPr>
          <w:rFonts w:ascii="Courier New" w:eastAsia="Times New Roman" w:hAnsi="Courier New" w:cs="Courier New"/>
          <w:color w:val="000000"/>
          <w:sz w:val="18"/>
          <w:szCs w:val="18"/>
          <w:lang w:bidi="ar-SA"/>
        </w:rPr>
        <w:t xml:space="preserve">480  </w:t>
      </w:r>
      <w:bookmarkEnd w:id="1276"/>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7" w:name="l481"/>
      <w:r w:rsidRPr="001223CF">
        <w:rPr>
          <w:rFonts w:ascii="Courier New" w:eastAsia="Times New Roman" w:hAnsi="Courier New" w:cs="Courier New"/>
          <w:color w:val="000000"/>
          <w:sz w:val="18"/>
          <w:szCs w:val="18"/>
          <w:lang w:bidi="ar-SA"/>
        </w:rPr>
        <w:t xml:space="preserve">481  </w:t>
      </w:r>
      <w:bookmarkEnd w:id="1277"/>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8" w:name="l482"/>
      <w:r w:rsidRPr="001223CF">
        <w:rPr>
          <w:rFonts w:ascii="Courier New" w:eastAsia="Times New Roman" w:hAnsi="Courier New" w:cs="Courier New"/>
          <w:color w:val="000000"/>
          <w:sz w:val="18"/>
          <w:szCs w:val="18"/>
          <w:lang w:bidi="ar-SA"/>
        </w:rPr>
        <w:t xml:space="preserve">482  </w:t>
      </w:r>
      <w:bookmarkEnd w:id="1278"/>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9" w:name="l483"/>
      <w:r w:rsidRPr="001223CF">
        <w:rPr>
          <w:rFonts w:ascii="Courier New" w:eastAsia="Times New Roman" w:hAnsi="Courier New" w:cs="Courier New"/>
          <w:color w:val="000000"/>
          <w:sz w:val="18"/>
          <w:szCs w:val="18"/>
          <w:lang w:bidi="ar-SA"/>
        </w:rPr>
        <w:t xml:space="preserve">483  </w:t>
      </w:r>
      <w:bookmarkEnd w:id="1279"/>
      <w:r w:rsidRPr="001223CF">
        <w:rPr>
          <w:rFonts w:ascii="Courier New" w:eastAsia="Times New Roman" w:hAnsi="Courier New" w:cs="Courier New"/>
          <w:color w:val="000000"/>
          <w:sz w:val="18"/>
          <w:szCs w:val="18"/>
          <w:lang w:bidi="ar-SA"/>
        </w:rPr>
        <w:t xml:space="preserve">        diffuseColor.setValue(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0.5529f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0.02745f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0.2275f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0" w:name="l484"/>
      <w:r w:rsidRPr="001223CF">
        <w:rPr>
          <w:rFonts w:ascii="Courier New" w:eastAsia="Times New Roman" w:hAnsi="Courier New" w:cs="Courier New"/>
          <w:color w:val="000000"/>
          <w:sz w:val="18"/>
          <w:szCs w:val="18"/>
          <w:lang w:bidi="ar-SA"/>
        </w:rPr>
        <w:t xml:space="preserve">484  </w:t>
      </w:r>
      <w:bookmarkEnd w:id="1280"/>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1" w:name="l485"/>
      <w:r w:rsidRPr="001223CF">
        <w:rPr>
          <w:rFonts w:ascii="Courier New" w:eastAsia="Times New Roman" w:hAnsi="Courier New" w:cs="Courier New"/>
          <w:color w:val="000000"/>
          <w:sz w:val="18"/>
          <w:szCs w:val="18"/>
          <w:lang w:bidi="ar-SA"/>
        </w:rPr>
        <w:t xml:space="preserve">485  </w:t>
      </w:r>
      <w:bookmarkEnd w:id="1281"/>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2" w:name="l486"/>
      <w:r w:rsidRPr="001223CF">
        <w:rPr>
          <w:rFonts w:ascii="Courier New" w:eastAsia="Times New Roman" w:hAnsi="Courier New" w:cs="Courier New"/>
          <w:color w:val="000000"/>
          <w:sz w:val="18"/>
          <w:szCs w:val="18"/>
          <w:lang w:bidi="ar-SA"/>
        </w:rPr>
        <w:t xml:space="preserve">486  </w:t>
      </w:r>
      <w:bookmarkEnd w:id="1282"/>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3" w:name="l487"/>
      <w:r w:rsidRPr="001223CF">
        <w:rPr>
          <w:rFonts w:ascii="Courier New" w:eastAsia="Times New Roman" w:hAnsi="Courier New" w:cs="Courier New"/>
          <w:color w:val="000000"/>
          <w:sz w:val="18"/>
          <w:szCs w:val="18"/>
          <w:lang w:bidi="ar-SA"/>
        </w:rPr>
        <w:t xml:space="preserve">487  </w:t>
      </w:r>
      <w:bookmarkEnd w:id="1283"/>
      <w:r w:rsidRPr="001223CF">
        <w:rPr>
          <w:rFonts w:ascii="Courier New" w:eastAsia="Times New Roman" w:hAnsi="Courier New" w:cs="Courier New"/>
          <w:color w:val="000000"/>
          <w:sz w:val="18"/>
          <w:szCs w:val="18"/>
          <w:lang w:bidi="ar-SA"/>
        </w:rPr>
        <w:t xml:space="preserve">        appearanceMaterial.setValue(material);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4" w:name="l488"/>
      <w:r w:rsidRPr="001223CF">
        <w:rPr>
          <w:rFonts w:ascii="Courier New" w:eastAsia="Times New Roman" w:hAnsi="Courier New" w:cs="Courier New"/>
          <w:color w:val="000000"/>
          <w:sz w:val="18"/>
          <w:szCs w:val="18"/>
          <w:lang w:bidi="ar-SA"/>
        </w:rPr>
        <w:t xml:space="preserve">488  </w:t>
      </w:r>
      <w:bookmarkEnd w:id="1284"/>
      <w:r w:rsidRPr="001223CF">
        <w:rPr>
          <w:rFonts w:ascii="Courier New" w:eastAsia="Times New Roman" w:hAnsi="Courier New" w:cs="Courier New"/>
          <w:color w:val="000000"/>
          <w:sz w:val="18"/>
          <w:szCs w:val="18"/>
          <w:lang w:bidi="ar-SA"/>
        </w:rPr>
        <w:t xml:space="preserve">        appearanceField.setValue(appearance);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5" w:name="l489"/>
      <w:r w:rsidRPr="001223CF">
        <w:rPr>
          <w:rFonts w:ascii="Courier New" w:eastAsia="Times New Roman" w:hAnsi="Courier New" w:cs="Courier New"/>
          <w:color w:val="000000"/>
          <w:sz w:val="18"/>
          <w:szCs w:val="18"/>
          <w:lang w:bidi="ar-SA"/>
        </w:rPr>
        <w:t xml:space="preserve">489  </w:t>
      </w:r>
      <w:bookmarkEnd w:id="1285"/>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6" w:name="l490"/>
      <w:r w:rsidRPr="001223CF">
        <w:rPr>
          <w:rFonts w:ascii="Courier New" w:eastAsia="Times New Roman" w:hAnsi="Courier New" w:cs="Courier New"/>
          <w:color w:val="000000"/>
          <w:sz w:val="18"/>
          <w:szCs w:val="18"/>
          <w:lang w:bidi="ar-SA"/>
        </w:rPr>
        <w:t xml:space="preserve">490  </w:t>
      </w:r>
      <w:bookmarkEnd w:id="1286"/>
      <w:r w:rsidRPr="001223CF">
        <w:rPr>
          <w:rFonts w:ascii="Courier New" w:eastAsia="Times New Roman" w:hAnsi="Courier New" w:cs="Courier New"/>
          <w:color w:val="000000"/>
          <w:sz w:val="18"/>
          <w:szCs w:val="18"/>
          <w:lang w:bidi="ar-SA"/>
        </w:rPr>
        <w:t xml:space="preserve">        SFNode shape_geometry = (SFNode) (newShape.getField(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7" w:name="l491"/>
      <w:r w:rsidRPr="001223CF">
        <w:rPr>
          <w:rFonts w:ascii="Courier New" w:eastAsia="Times New Roman" w:hAnsi="Courier New" w:cs="Courier New"/>
          <w:color w:val="000000"/>
          <w:sz w:val="18"/>
          <w:szCs w:val="18"/>
          <w:lang w:bidi="ar-SA"/>
        </w:rPr>
        <w:t xml:space="preserve">491  </w:t>
      </w:r>
      <w:bookmarkEnd w:id="1287"/>
      <w:r w:rsidRPr="001223CF">
        <w:rPr>
          <w:rFonts w:ascii="Courier New" w:eastAsia="Times New Roman" w:hAnsi="Courier New" w:cs="Courier New"/>
          <w:color w:val="000000"/>
          <w:sz w:val="18"/>
          <w:szCs w:val="18"/>
          <w:lang w:bidi="ar-SA"/>
        </w:rPr>
        <w:t xml:space="preserve">        shape_geometry.setValue(newBox);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8" w:name="l492"/>
      <w:r w:rsidRPr="001223CF">
        <w:rPr>
          <w:rFonts w:ascii="Courier New" w:eastAsia="Times New Roman" w:hAnsi="Courier New" w:cs="Courier New"/>
          <w:color w:val="000000"/>
          <w:sz w:val="18"/>
          <w:szCs w:val="18"/>
          <w:lang w:bidi="ar-SA"/>
        </w:rPr>
        <w:t xml:space="preserve">492  </w:t>
      </w:r>
      <w:bookmarkEnd w:id="1288"/>
      <w:r w:rsidRPr="001223CF">
        <w:rPr>
          <w:rFonts w:ascii="Courier New" w:eastAsia="Times New Roman" w:hAnsi="Courier New" w:cs="Courier New"/>
          <w:color w:val="000000"/>
          <w:sz w:val="18"/>
          <w:szCs w:val="18"/>
          <w:lang w:bidi="ar-SA"/>
        </w:rPr>
        <w:t xml:space="preserve">        MFNode newTransformChildren = (MFNode) newTransform.getField(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9" w:name="l493"/>
      <w:r w:rsidRPr="001223CF">
        <w:rPr>
          <w:rFonts w:ascii="Courier New" w:eastAsia="Times New Roman" w:hAnsi="Courier New" w:cs="Courier New"/>
          <w:color w:val="000000"/>
          <w:sz w:val="18"/>
          <w:szCs w:val="18"/>
          <w:lang w:bidi="ar-SA"/>
        </w:rPr>
        <w:t xml:space="preserve">493  </w:t>
      </w:r>
      <w:bookmarkEnd w:id="1289"/>
      <w:r w:rsidRPr="001223CF">
        <w:rPr>
          <w:rFonts w:ascii="Courier New" w:eastAsia="Times New Roman" w:hAnsi="Courier New" w:cs="Courier New"/>
          <w:color w:val="000000"/>
          <w:sz w:val="18"/>
          <w:szCs w:val="18"/>
          <w:lang w:bidi="ar-SA"/>
        </w:rPr>
        <w:t xml:space="preserve">        newTransformChildren.append(newShape);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0" w:name="l494"/>
      <w:r w:rsidRPr="001223CF">
        <w:rPr>
          <w:rFonts w:ascii="Courier New" w:eastAsia="Times New Roman" w:hAnsi="Courier New" w:cs="Courier New"/>
          <w:color w:val="000000"/>
          <w:sz w:val="18"/>
          <w:szCs w:val="18"/>
          <w:lang w:bidi="ar-SA"/>
        </w:rPr>
        <w:t xml:space="preserve">494  </w:t>
      </w:r>
      <w:bookmarkEnd w:id="1290"/>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1" w:name="l495"/>
      <w:r w:rsidRPr="001223CF">
        <w:rPr>
          <w:rFonts w:ascii="Courier New" w:eastAsia="Times New Roman" w:hAnsi="Courier New" w:cs="Courier New"/>
          <w:color w:val="000000"/>
          <w:sz w:val="18"/>
          <w:szCs w:val="18"/>
          <w:lang w:bidi="ar-SA"/>
        </w:rPr>
        <w:t xml:space="preserve">495  </w:t>
      </w:r>
      <w:bookmarkEnd w:id="1291"/>
      <w:r w:rsidRPr="001223CF">
        <w:rPr>
          <w:rFonts w:ascii="Courier New" w:eastAsia="Times New Roman" w:hAnsi="Courier New" w:cs="Courier New"/>
          <w:color w:val="000000"/>
          <w:sz w:val="18"/>
          <w:szCs w:val="18"/>
          <w:lang w:bidi="ar-SA"/>
        </w:rPr>
        <w:t xml:space="preserve">        SFVec3f translation = (SFVec3f) newTransform.getField(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2" w:name="l496"/>
      <w:r w:rsidRPr="001223CF">
        <w:rPr>
          <w:rFonts w:ascii="Courier New" w:eastAsia="Times New Roman" w:hAnsi="Courier New" w:cs="Courier New"/>
          <w:color w:val="000000"/>
          <w:sz w:val="18"/>
          <w:szCs w:val="18"/>
          <w:lang w:bidi="ar-SA"/>
        </w:rPr>
        <w:t xml:space="preserve">496  </w:t>
      </w:r>
      <w:bookmarkEnd w:id="1292"/>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3" w:name="l497"/>
      <w:r w:rsidRPr="001223CF">
        <w:rPr>
          <w:rFonts w:ascii="Courier New" w:eastAsia="Times New Roman" w:hAnsi="Courier New" w:cs="Courier New"/>
          <w:color w:val="000000"/>
          <w:sz w:val="18"/>
          <w:szCs w:val="18"/>
          <w:lang w:bidi="ar-SA"/>
        </w:rPr>
        <w:t xml:space="preserve">497  </w:t>
      </w:r>
      <w:bookmarkEnd w:id="1293"/>
      <w:r w:rsidRPr="001223CF">
        <w:rPr>
          <w:rFonts w:ascii="Courier New" w:eastAsia="Times New Roman" w:hAnsi="Courier New" w:cs="Courier New"/>
          <w:color w:val="000000"/>
          <w:sz w:val="18"/>
          <w:szCs w:val="18"/>
          <w:lang w:bidi="ar-SA"/>
        </w:rPr>
        <w:t xml:space="preserve">        X3DNode serverTransform = mainScene.getNamedNode(serverName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4" w:name="l498"/>
      <w:r w:rsidRPr="001223CF">
        <w:rPr>
          <w:rFonts w:ascii="Courier New" w:eastAsia="Times New Roman" w:hAnsi="Courier New" w:cs="Courier New"/>
          <w:color w:val="000000"/>
          <w:sz w:val="18"/>
          <w:szCs w:val="18"/>
          <w:lang w:bidi="ar-SA"/>
        </w:rPr>
        <w:t xml:space="preserve">498  </w:t>
      </w:r>
      <w:bookmarkEnd w:id="1294"/>
      <w:r w:rsidRPr="001223CF">
        <w:rPr>
          <w:rFonts w:ascii="Courier New" w:eastAsia="Times New Roman" w:hAnsi="Courier New" w:cs="Courier New"/>
          <w:color w:val="000000"/>
          <w:sz w:val="18"/>
          <w:szCs w:val="18"/>
          <w:lang w:bidi="ar-SA"/>
        </w:rPr>
        <w:t xml:space="preserve">        SFVec3f serverTranslation = (SFVec3f) serverTransform.getField(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5" w:name="l499"/>
      <w:r w:rsidRPr="001223CF">
        <w:rPr>
          <w:rFonts w:ascii="Courier New" w:eastAsia="Times New Roman" w:hAnsi="Courier New" w:cs="Courier New"/>
          <w:color w:val="000000"/>
          <w:sz w:val="18"/>
          <w:szCs w:val="18"/>
          <w:lang w:bidi="ar-SA"/>
        </w:rPr>
        <w:t xml:space="preserve">499  </w:t>
      </w:r>
      <w:bookmarkEnd w:id="129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6" w:name="l500"/>
      <w:r w:rsidRPr="001223CF">
        <w:rPr>
          <w:rFonts w:ascii="Courier New" w:eastAsia="Times New Roman" w:hAnsi="Courier New" w:cs="Courier New"/>
          <w:color w:val="000000"/>
          <w:sz w:val="18"/>
          <w:szCs w:val="18"/>
          <w:lang w:bidi="ar-SA"/>
        </w:rPr>
        <w:t xml:space="preserve">500  </w:t>
      </w:r>
      <w:bookmarkEnd w:id="1296"/>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7" w:name="l501"/>
      <w:r w:rsidRPr="001223CF">
        <w:rPr>
          <w:rFonts w:ascii="Courier New" w:eastAsia="Times New Roman" w:hAnsi="Courier New" w:cs="Courier New"/>
          <w:color w:val="000000"/>
          <w:sz w:val="18"/>
          <w:szCs w:val="18"/>
          <w:lang w:bidi="ar-SA"/>
        </w:rPr>
        <w:t xml:space="preserve">501  </w:t>
      </w:r>
      <w:bookmarkEnd w:id="1297"/>
      <w:r w:rsidRPr="001223CF">
        <w:rPr>
          <w:rFonts w:ascii="Courier New" w:eastAsia="Times New Roman" w:hAnsi="Courier New" w:cs="Courier New"/>
          <w:color w:val="000000"/>
          <w:sz w:val="18"/>
          <w:szCs w:val="18"/>
          <w:lang w:bidi="ar-SA"/>
        </w:rPr>
        <w:t xml:space="preserve">        serverTranslation.getValue(translationValues);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8" w:name="l502"/>
      <w:r w:rsidRPr="001223CF">
        <w:rPr>
          <w:rFonts w:ascii="Courier New" w:eastAsia="Times New Roman" w:hAnsi="Courier New" w:cs="Courier New"/>
          <w:color w:val="000000"/>
          <w:sz w:val="18"/>
          <w:szCs w:val="18"/>
          <w:lang w:bidi="ar-SA"/>
        </w:rPr>
        <w:t xml:space="preserve">502  </w:t>
      </w:r>
      <w:bookmarkEnd w:id="129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heightIndex = -</w:t>
      </w:r>
      <w:r w:rsidRPr="001223CF">
        <w:rPr>
          <w:rFonts w:ascii="Courier New" w:eastAsia="Times New Roman" w:hAnsi="Courier New" w:cs="Courier New"/>
          <w:color w:val="0000FF"/>
          <w:sz w:val="18"/>
          <w:szCs w:val="18"/>
          <w:lang w:bidi="ar-SA"/>
        </w:rPr>
        <w:t>0.2f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9" w:name="l503"/>
      <w:r w:rsidRPr="001223CF">
        <w:rPr>
          <w:rFonts w:ascii="Courier New" w:eastAsia="Times New Roman" w:hAnsi="Courier New" w:cs="Courier New"/>
          <w:color w:val="000000"/>
          <w:sz w:val="18"/>
          <w:szCs w:val="18"/>
          <w:lang w:bidi="ar-SA"/>
        </w:rPr>
        <w:t xml:space="preserve">503  </w:t>
      </w:r>
      <w:bookmarkEnd w:id="1299"/>
      <w:r w:rsidRPr="001223CF">
        <w:rPr>
          <w:rFonts w:ascii="Courier New" w:eastAsia="Times New Roman" w:hAnsi="Courier New" w:cs="Courier New"/>
          <w:color w:val="000000"/>
          <w:sz w:val="18"/>
          <w:szCs w:val="18"/>
          <w:lang w:bidi="ar-SA"/>
        </w:rPr>
        <w:t xml:space="preserve">        heightIndex += </w:t>
      </w:r>
      <w:r w:rsidRPr="001223CF">
        <w:rPr>
          <w:rFonts w:ascii="Courier New" w:eastAsia="Times New Roman" w:hAnsi="Courier New" w:cs="Courier New"/>
          <w:color w:val="0000FF"/>
          <w:sz w:val="18"/>
          <w:szCs w:val="18"/>
          <w:lang w:bidi="ar-SA"/>
        </w:rPr>
        <w:t xml:space="preserve">0.1f </w:t>
      </w:r>
      <w:r w:rsidRPr="001223CF">
        <w:rPr>
          <w:rFonts w:ascii="Courier New" w:eastAsia="Times New Roman" w:hAnsi="Courier New" w:cs="Courier New"/>
          <w:color w:val="000000"/>
          <w:sz w:val="18"/>
          <w:szCs w:val="18"/>
          <w:lang w:bidi="ar-SA"/>
        </w:rPr>
        <w:t xml:space="preserve">* (taskNumber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0" w:name="l504"/>
      <w:r w:rsidRPr="001223CF">
        <w:rPr>
          <w:rFonts w:ascii="Courier New" w:eastAsia="Times New Roman" w:hAnsi="Courier New" w:cs="Courier New"/>
          <w:color w:val="000000"/>
          <w:sz w:val="18"/>
          <w:szCs w:val="18"/>
          <w:lang w:bidi="ar-SA"/>
        </w:rPr>
        <w:t xml:space="preserve">504  </w:t>
      </w:r>
      <w:bookmarkEnd w:id="1300"/>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1" w:name="l505"/>
      <w:r w:rsidRPr="001223CF">
        <w:rPr>
          <w:rFonts w:ascii="Courier New" w:eastAsia="Times New Roman" w:hAnsi="Courier New" w:cs="Courier New"/>
          <w:color w:val="000000"/>
          <w:sz w:val="18"/>
          <w:szCs w:val="18"/>
          <w:lang w:bidi="ar-SA"/>
        </w:rPr>
        <w:t xml:space="preserve">505  </w:t>
      </w:r>
      <w:bookmarkEnd w:id="1301"/>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heightIndex;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2" w:name="l506"/>
      <w:r w:rsidRPr="001223CF">
        <w:rPr>
          <w:rFonts w:ascii="Courier New" w:eastAsia="Times New Roman" w:hAnsi="Courier New" w:cs="Courier New"/>
          <w:color w:val="000000"/>
          <w:sz w:val="18"/>
          <w:szCs w:val="18"/>
          <w:lang w:bidi="ar-SA"/>
        </w:rPr>
        <w:t xml:space="preserve">506  </w:t>
      </w:r>
      <w:bookmarkEnd w:id="1302"/>
      <w:r w:rsidRPr="001223CF">
        <w:rPr>
          <w:rFonts w:ascii="Courier New" w:eastAsia="Times New Roman" w:hAnsi="Courier New" w:cs="Courier New"/>
          <w:color w:val="000000"/>
          <w:sz w:val="18"/>
          <w:szCs w:val="18"/>
          <w:lang w:bidi="ar-SA"/>
        </w:rPr>
        <w:t xml:space="preserve">        translation.setValue(translationValues);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3" w:name="l507"/>
      <w:r w:rsidRPr="001223CF">
        <w:rPr>
          <w:rFonts w:ascii="Courier New" w:eastAsia="Times New Roman" w:hAnsi="Courier New" w:cs="Courier New"/>
          <w:color w:val="000000"/>
          <w:sz w:val="18"/>
          <w:szCs w:val="18"/>
          <w:lang w:bidi="ar-SA"/>
        </w:rPr>
        <w:t xml:space="preserve">507  </w:t>
      </w:r>
      <w:bookmarkEnd w:id="1303"/>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4" w:name="l508"/>
      <w:r w:rsidRPr="001223CF">
        <w:rPr>
          <w:rFonts w:ascii="Courier New" w:eastAsia="Times New Roman" w:hAnsi="Courier New" w:cs="Courier New"/>
          <w:color w:val="000000"/>
          <w:sz w:val="18"/>
          <w:szCs w:val="18"/>
          <w:lang w:bidi="ar-SA"/>
        </w:rPr>
        <w:t xml:space="preserve">508  </w:t>
      </w:r>
      <w:bookmarkEnd w:id="1304"/>
      <w:r w:rsidRPr="001223CF">
        <w:rPr>
          <w:rFonts w:ascii="Courier New" w:eastAsia="Times New Roman" w:hAnsi="Courier New" w:cs="Courier New"/>
          <w:color w:val="000000"/>
          <w:sz w:val="18"/>
          <w:szCs w:val="18"/>
          <w:lang w:bidi="ar-SA"/>
        </w:rPr>
        <w:t xml:space="preserve">        SFRotation newTransformRotation = (SFRotation) newTransform.getField(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5" w:name="l509"/>
      <w:r w:rsidRPr="001223CF">
        <w:rPr>
          <w:rFonts w:ascii="Courier New" w:eastAsia="Times New Roman" w:hAnsi="Courier New" w:cs="Courier New"/>
          <w:color w:val="000000"/>
          <w:sz w:val="18"/>
          <w:szCs w:val="18"/>
          <w:lang w:bidi="ar-SA"/>
        </w:rPr>
        <w:t xml:space="preserve">509  </w:t>
      </w:r>
      <w:bookmarkEnd w:id="1305"/>
      <w:r w:rsidRPr="001223CF">
        <w:rPr>
          <w:rFonts w:ascii="Courier New" w:eastAsia="Times New Roman" w:hAnsi="Courier New" w:cs="Courier New"/>
          <w:color w:val="000000"/>
          <w:sz w:val="18"/>
          <w:szCs w:val="18"/>
          <w:lang w:bidi="ar-SA"/>
        </w:rPr>
        <w:t xml:space="preserve">        SFRotation serverRotation = (SFRotation) serverTransform.getField(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6" w:name="l510"/>
      <w:r w:rsidRPr="001223CF">
        <w:rPr>
          <w:rFonts w:ascii="Courier New" w:eastAsia="Times New Roman" w:hAnsi="Courier New" w:cs="Courier New"/>
          <w:color w:val="000000"/>
          <w:sz w:val="18"/>
          <w:szCs w:val="18"/>
          <w:lang w:bidi="ar-SA"/>
        </w:rPr>
        <w:t xml:space="preserve">510  </w:t>
      </w:r>
      <w:bookmarkEnd w:id="130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7" w:name="l511"/>
      <w:r w:rsidRPr="001223CF">
        <w:rPr>
          <w:rFonts w:ascii="Courier New" w:eastAsia="Times New Roman" w:hAnsi="Courier New" w:cs="Courier New"/>
          <w:color w:val="000000"/>
          <w:sz w:val="18"/>
          <w:szCs w:val="18"/>
          <w:lang w:bidi="ar-SA"/>
        </w:rPr>
        <w:t xml:space="preserve">511  </w:t>
      </w:r>
      <w:bookmarkEnd w:id="1307"/>
      <w:r w:rsidRPr="001223CF">
        <w:rPr>
          <w:rFonts w:ascii="Courier New" w:eastAsia="Times New Roman" w:hAnsi="Courier New" w:cs="Courier New"/>
          <w:color w:val="000000"/>
          <w:sz w:val="18"/>
          <w:szCs w:val="18"/>
          <w:lang w:bidi="ar-SA"/>
        </w:rPr>
        <w:t xml:space="preserve">        serverRotation.getValue(rotationValues);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8" w:name="l512"/>
      <w:r w:rsidRPr="001223CF">
        <w:rPr>
          <w:rFonts w:ascii="Courier New" w:eastAsia="Times New Roman" w:hAnsi="Courier New" w:cs="Courier New"/>
          <w:color w:val="000000"/>
          <w:sz w:val="18"/>
          <w:szCs w:val="18"/>
          <w:lang w:bidi="ar-SA"/>
        </w:rPr>
        <w:t xml:space="preserve">512  </w:t>
      </w:r>
      <w:bookmarkEnd w:id="1308"/>
      <w:r w:rsidRPr="001223CF">
        <w:rPr>
          <w:rFonts w:ascii="Courier New" w:eastAsia="Times New Roman" w:hAnsi="Courier New" w:cs="Courier New"/>
          <w:color w:val="000000"/>
          <w:sz w:val="18"/>
          <w:szCs w:val="18"/>
          <w:lang w:bidi="ar-SA"/>
        </w:rPr>
        <w:t xml:space="preserve">        newTransformRotation.getValue(rotationValues);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9" w:name="l513"/>
      <w:r w:rsidRPr="001223CF">
        <w:rPr>
          <w:rFonts w:ascii="Courier New" w:eastAsia="Times New Roman" w:hAnsi="Courier New" w:cs="Courier New"/>
          <w:color w:val="000000"/>
          <w:sz w:val="18"/>
          <w:szCs w:val="18"/>
          <w:lang w:bidi="ar-SA"/>
        </w:rPr>
        <w:t xml:space="preserve">513  </w:t>
      </w:r>
      <w:bookmarkEnd w:id="1309"/>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0" w:name="l514"/>
      <w:r w:rsidRPr="001223CF">
        <w:rPr>
          <w:rFonts w:ascii="Courier New" w:eastAsia="Times New Roman" w:hAnsi="Courier New" w:cs="Courier New"/>
          <w:color w:val="000000"/>
          <w:sz w:val="18"/>
          <w:szCs w:val="18"/>
          <w:lang w:bidi="ar-SA"/>
        </w:rPr>
        <w:t xml:space="preserve">514  </w:t>
      </w:r>
      <w:bookmarkEnd w:id="1310"/>
      <w:r w:rsidRPr="001223CF">
        <w:rPr>
          <w:rFonts w:ascii="Courier New" w:eastAsia="Times New Roman" w:hAnsi="Courier New" w:cs="Courier New"/>
          <w:color w:val="000000"/>
          <w:sz w:val="18"/>
          <w:szCs w:val="18"/>
          <w:lang w:bidi="ar-SA"/>
        </w:rPr>
        <w:t xml:space="preserve">        addLabelToTask(taskName, newTransform, TASK_LABEL_COLOR);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1" w:name="l515"/>
      <w:r w:rsidRPr="001223CF">
        <w:rPr>
          <w:rFonts w:ascii="Courier New" w:eastAsia="Times New Roman" w:hAnsi="Courier New" w:cs="Courier New"/>
          <w:color w:val="000000"/>
          <w:sz w:val="18"/>
          <w:szCs w:val="18"/>
          <w:lang w:bidi="ar-SA"/>
        </w:rPr>
        <w:t xml:space="preserve">515  </w:t>
      </w:r>
      <w:bookmarkEnd w:id="1311"/>
      <w:r w:rsidRPr="001223CF">
        <w:rPr>
          <w:rFonts w:ascii="Courier New" w:eastAsia="Times New Roman" w:hAnsi="Courier New" w:cs="Courier New"/>
          <w:color w:val="000000"/>
          <w:sz w:val="18"/>
          <w:szCs w:val="18"/>
          <w:lang w:bidi="ar-SA"/>
        </w:rPr>
        <w:t xml:space="preserve">        tasks.put(taskName, newTransform);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2" w:name="l516"/>
      <w:r w:rsidRPr="001223CF">
        <w:rPr>
          <w:rFonts w:ascii="Courier New" w:eastAsia="Times New Roman" w:hAnsi="Courier New" w:cs="Courier New"/>
          <w:color w:val="000000"/>
          <w:sz w:val="18"/>
          <w:szCs w:val="18"/>
          <w:lang w:bidi="ar-SA"/>
        </w:rPr>
        <w:t xml:space="preserve">516  </w:t>
      </w:r>
      <w:bookmarkEnd w:id="1312"/>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3" w:name="l517"/>
      <w:r w:rsidRPr="001223CF">
        <w:rPr>
          <w:rFonts w:ascii="Courier New" w:eastAsia="Times New Roman" w:hAnsi="Courier New" w:cs="Courier New"/>
          <w:color w:val="000000"/>
          <w:sz w:val="18"/>
          <w:szCs w:val="18"/>
          <w:lang w:bidi="ar-SA"/>
        </w:rPr>
        <w:lastRenderedPageBreak/>
        <w:t xml:space="preserve">517  </w:t>
      </w:r>
      <w:bookmarkEnd w:id="131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4" w:name="l518"/>
      <w:r w:rsidRPr="001223CF">
        <w:rPr>
          <w:rFonts w:ascii="Courier New" w:eastAsia="Times New Roman" w:hAnsi="Courier New" w:cs="Courier New"/>
          <w:color w:val="000000"/>
          <w:sz w:val="18"/>
          <w:szCs w:val="18"/>
          <w:lang w:bidi="ar-SA"/>
        </w:rPr>
        <w:t xml:space="preserve">518  </w:t>
      </w:r>
      <w:bookmarkEnd w:id="1314"/>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5" w:name="l519"/>
      <w:r w:rsidRPr="001223CF">
        <w:rPr>
          <w:rFonts w:ascii="Courier New" w:eastAsia="Times New Roman" w:hAnsi="Courier New" w:cs="Courier New"/>
          <w:color w:val="000000"/>
          <w:sz w:val="18"/>
          <w:szCs w:val="18"/>
          <w:lang w:bidi="ar-SA"/>
        </w:rPr>
        <w:t xml:space="preserve">519  </w:t>
      </w:r>
      <w:bookmarkEnd w:id="1315"/>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6" w:name="l520"/>
      <w:r w:rsidRPr="001223CF">
        <w:rPr>
          <w:rFonts w:ascii="Courier New" w:eastAsia="Times New Roman" w:hAnsi="Courier New" w:cs="Courier New"/>
          <w:color w:val="000000"/>
          <w:sz w:val="18"/>
          <w:szCs w:val="18"/>
          <w:lang w:bidi="ar-SA"/>
        </w:rPr>
        <w:t xml:space="preserve">520  </w:t>
      </w:r>
      <w:bookmarkEnd w:id="1316"/>
      <w:r w:rsidRPr="001223CF">
        <w:rPr>
          <w:rFonts w:ascii="Courier New" w:eastAsia="Times New Roman" w:hAnsi="Courier New" w:cs="Courier New"/>
          <w:color w:val="000000"/>
          <w:sz w:val="18"/>
          <w:szCs w:val="18"/>
          <w:lang w:bidi="ar-SA"/>
        </w:rPr>
        <w:t xml:space="preserve">        addAttentionArrow(planeTransform);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7" w:name="l521"/>
      <w:r w:rsidRPr="001223CF">
        <w:rPr>
          <w:rFonts w:ascii="Courier New" w:eastAsia="Times New Roman" w:hAnsi="Courier New" w:cs="Courier New"/>
          <w:color w:val="000000"/>
          <w:sz w:val="18"/>
          <w:szCs w:val="18"/>
          <w:lang w:bidi="ar-SA"/>
        </w:rPr>
        <w:t xml:space="preserve">521  </w:t>
      </w:r>
      <w:bookmarkEnd w:id="1317"/>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8" w:name="l522"/>
      <w:r w:rsidRPr="001223CF">
        <w:rPr>
          <w:rFonts w:ascii="Courier New" w:eastAsia="Times New Roman" w:hAnsi="Courier New" w:cs="Courier New"/>
          <w:color w:val="000000"/>
          <w:sz w:val="18"/>
          <w:szCs w:val="18"/>
          <w:lang w:bidi="ar-SA"/>
        </w:rPr>
        <w:t xml:space="preserve">522  </w:t>
      </w:r>
      <w:bookmarkEnd w:id="1318"/>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19" w:name="l523"/>
      <w:r w:rsidRPr="001223CF">
        <w:rPr>
          <w:rFonts w:ascii="Courier New" w:eastAsia="Times New Roman" w:hAnsi="Courier New" w:cs="Courier New"/>
          <w:color w:val="000000"/>
          <w:sz w:val="18"/>
          <w:szCs w:val="18"/>
          <w:lang w:bidi="ar-SA"/>
        </w:rPr>
        <w:t xml:space="preserve">523  </w:t>
      </w:r>
      <w:bookmarkEnd w:id="131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20" w:name="l524"/>
      <w:r w:rsidRPr="001223CF">
        <w:rPr>
          <w:rFonts w:ascii="Courier New" w:eastAsia="Times New Roman" w:hAnsi="Courier New" w:cs="Courier New"/>
          <w:color w:val="000000"/>
          <w:sz w:val="18"/>
          <w:szCs w:val="18"/>
          <w:lang w:bidi="ar-SA"/>
        </w:rPr>
        <w:t xml:space="preserve">524  </w:t>
      </w:r>
      <w:bookmarkEnd w:id="1320"/>
      <w:r w:rsidRPr="001223CF">
        <w:rPr>
          <w:rFonts w:ascii="Courier New" w:eastAsia="Times New Roman" w:hAnsi="Courier New" w:cs="Courier New"/>
          <w:i/>
          <w:iCs/>
          <w:color w:val="808080"/>
          <w:sz w:val="18"/>
          <w:szCs w:val="18"/>
          <w:lang w:bidi="ar-SA"/>
        </w:rPr>
        <w:t xml:space="preserve">     * Removes the representation for task taskName from the scene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21" w:name="l525"/>
      <w:r w:rsidRPr="001223CF">
        <w:rPr>
          <w:rFonts w:ascii="Courier New" w:eastAsia="Times New Roman" w:hAnsi="Courier New" w:cs="Courier New"/>
          <w:color w:val="000000"/>
          <w:sz w:val="18"/>
          <w:szCs w:val="18"/>
          <w:lang w:bidi="ar-SA"/>
        </w:rPr>
        <w:t xml:space="preserve">525  </w:t>
      </w:r>
      <w:bookmarkEnd w:id="1321"/>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removed from the scene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2" w:name="l526"/>
      <w:r w:rsidRPr="001223CF">
        <w:rPr>
          <w:rFonts w:ascii="Courier New" w:eastAsia="Times New Roman" w:hAnsi="Courier New" w:cs="Courier New"/>
          <w:color w:val="000000"/>
          <w:sz w:val="18"/>
          <w:szCs w:val="18"/>
          <w:lang w:bidi="ar-SA"/>
        </w:rPr>
        <w:t xml:space="preserve">526  </w:t>
      </w:r>
      <w:bookmarkEnd w:id="1322"/>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3" w:name="l527"/>
      <w:r w:rsidRPr="001223CF">
        <w:rPr>
          <w:rFonts w:ascii="Courier New" w:eastAsia="Times New Roman" w:hAnsi="Courier New" w:cs="Courier New"/>
          <w:color w:val="000000"/>
          <w:sz w:val="18"/>
          <w:szCs w:val="18"/>
          <w:lang w:bidi="ar-SA"/>
        </w:rPr>
        <w:t xml:space="preserve">527  </w:t>
      </w:r>
      <w:bookmarkEnd w:id="132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removeTask(String taskName)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4" w:name="l528"/>
      <w:r w:rsidRPr="001223CF">
        <w:rPr>
          <w:rFonts w:ascii="Courier New" w:eastAsia="Times New Roman" w:hAnsi="Courier New" w:cs="Courier New"/>
          <w:color w:val="000000"/>
          <w:sz w:val="18"/>
          <w:szCs w:val="18"/>
          <w:lang w:bidi="ar-SA"/>
        </w:rPr>
        <w:t xml:space="preserve">528  </w:t>
      </w:r>
      <w:bookmarkEnd w:id="1324"/>
      <w:r w:rsidRPr="001223CF">
        <w:rPr>
          <w:rFonts w:ascii="Courier New" w:eastAsia="Times New Roman" w:hAnsi="Courier New" w:cs="Courier New"/>
          <w:color w:val="000000"/>
          <w:sz w:val="18"/>
          <w:szCs w:val="18"/>
          <w:lang w:bidi="ar-SA"/>
        </w:rPr>
        <w:t xml:space="preserve">        X3DNode task = tasks.remove(taskName);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5" w:name="l529"/>
      <w:r w:rsidRPr="001223CF">
        <w:rPr>
          <w:rFonts w:ascii="Courier New" w:eastAsia="Times New Roman" w:hAnsi="Courier New" w:cs="Courier New"/>
          <w:color w:val="000000"/>
          <w:sz w:val="18"/>
          <w:szCs w:val="18"/>
          <w:lang w:bidi="ar-SA"/>
        </w:rPr>
        <w:t xml:space="preserve">529  </w:t>
      </w:r>
      <w:bookmarkEnd w:id="1325"/>
      <w:r w:rsidRPr="001223CF">
        <w:rPr>
          <w:rFonts w:ascii="Courier New" w:eastAsia="Times New Roman" w:hAnsi="Courier New" w:cs="Courier New"/>
          <w:color w:val="000000"/>
          <w:sz w:val="18"/>
          <w:szCs w:val="18"/>
          <w:lang w:bidi="ar-SA"/>
        </w:rPr>
        <w:t xml:space="preserve">        addInverseAttentionArrow(task);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6" w:name="l530"/>
      <w:r w:rsidRPr="001223CF">
        <w:rPr>
          <w:rFonts w:ascii="Courier New" w:eastAsia="Times New Roman" w:hAnsi="Courier New" w:cs="Courier New"/>
          <w:color w:val="000000"/>
          <w:sz w:val="18"/>
          <w:szCs w:val="18"/>
          <w:lang w:bidi="ar-SA"/>
        </w:rPr>
        <w:t xml:space="preserve">530  </w:t>
      </w:r>
      <w:bookmarkEnd w:id="1326"/>
      <w:r w:rsidRPr="001223CF">
        <w:rPr>
          <w:rFonts w:ascii="Courier New" w:eastAsia="Times New Roman" w:hAnsi="Courier New" w:cs="Courier New"/>
          <w:color w:val="000000"/>
          <w:sz w:val="18"/>
          <w:szCs w:val="18"/>
          <w:lang w:bidi="ar-SA"/>
        </w:rPr>
        <w:t xml:space="preserve">        mainScene.removeRootNode(task);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7" w:name="l531"/>
      <w:r w:rsidRPr="001223CF">
        <w:rPr>
          <w:rFonts w:ascii="Courier New" w:eastAsia="Times New Roman" w:hAnsi="Courier New" w:cs="Courier New"/>
          <w:color w:val="000000"/>
          <w:sz w:val="18"/>
          <w:szCs w:val="18"/>
          <w:lang w:bidi="ar-SA"/>
        </w:rPr>
        <w:t xml:space="preserve">531  </w:t>
      </w:r>
      <w:bookmarkEnd w:id="1327"/>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8" w:name="l532"/>
      <w:r w:rsidRPr="001223CF">
        <w:rPr>
          <w:rFonts w:ascii="Courier New" w:eastAsia="Times New Roman" w:hAnsi="Courier New" w:cs="Courier New"/>
          <w:color w:val="000000"/>
          <w:sz w:val="18"/>
          <w:szCs w:val="18"/>
          <w:lang w:bidi="ar-SA"/>
        </w:rPr>
        <w:t xml:space="preserve">532  </w:t>
      </w:r>
      <w:bookmarkEnd w:id="1328"/>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29" w:name="l533"/>
      <w:r w:rsidRPr="001223CF">
        <w:rPr>
          <w:rFonts w:ascii="Courier New" w:eastAsia="Times New Roman" w:hAnsi="Courier New" w:cs="Courier New"/>
          <w:color w:val="000000"/>
          <w:sz w:val="18"/>
          <w:szCs w:val="18"/>
          <w:lang w:bidi="ar-SA"/>
        </w:rPr>
        <w:t xml:space="preserve">533  </w:t>
      </w:r>
      <w:bookmarkEnd w:id="132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30" w:name="l534"/>
      <w:r w:rsidRPr="001223CF">
        <w:rPr>
          <w:rFonts w:ascii="Courier New" w:eastAsia="Times New Roman" w:hAnsi="Courier New" w:cs="Courier New"/>
          <w:color w:val="000000"/>
          <w:sz w:val="18"/>
          <w:szCs w:val="18"/>
          <w:lang w:bidi="ar-SA"/>
        </w:rPr>
        <w:t xml:space="preserve">534  </w:t>
      </w:r>
      <w:bookmarkEnd w:id="1330"/>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31" w:name="l535"/>
      <w:r w:rsidRPr="001223CF">
        <w:rPr>
          <w:rFonts w:ascii="Courier New" w:eastAsia="Times New Roman" w:hAnsi="Courier New" w:cs="Courier New"/>
          <w:color w:val="000000"/>
          <w:sz w:val="18"/>
          <w:szCs w:val="18"/>
          <w:lang w:bidi="ar-SA"/>
        </w:rPr>
        <w:t xml:space="preserve">535  </w:t>
      </w:r>
      <w:bookmarkEnd w:id="1331"/>
      <w:r w:rsidRPr="001223CF">
        <w:rPr>
          <w:rFonts w:ascii="Courier New" w:eastAsia="Times New Roman" w:hAnsi="Courier New" w:cs="Courier New"/>
          <w:i/>
          <w:iCs/>
          <w:color w:val="808080"/>
          <w:sz w:val="18"/>
          <w:szCs w:val="18"/>
          <w:lang w:bidi="ar-SA"/>
        </w:rPr>
        <w:t xml:space="preserve">     * platform to gray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32" w:name="l536"/>
      <w:r w:rsidRPr="001223CF">
        <w:rPr>
          <w:rFonts w:ascii="Courier New" w:eastAsia="Times New Roman" w:hAnsi="Courier New" w:cs="Courier New"/>
          <w:color w:val="000000"/>
          <w:sz w:val="18"/>
          <w:szCs w:val="18"/>
          <w:lang w:bidi="ar-SA"/>
        </w:rPr>
        <w:t xml:space="preserve">536  </w:t>
      </w:r>
      <w:bookmarkEnd w:id="1332"/>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3" w:name="l537"/>
      <w:r w:rsidRPr="001223CF">
        <w:rPr>
          <w:rFonts w:ascii="Courier New" w:eastAsia="Times New Roman" w:hAnsi="Courier New" w:cs="Courier New"/>
          <w:color w:val="000000"/>
          <w:sz w:val="18"/>
          <w:szCs w:val="18"/>
          <w:lang w:bidi="ar-SA"/>
        </w:rPr>
        <w:t xml:space="preserve">537  </w:t>
      </w:r>
      <w:bookmarkEnd w:id="1333"/>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4" w:name="l538"/>
      <w:r w:rsidRPr="001223CF">
        <w:rPr>
          <w:rFonts w:ascii="Courier New" w:eastAsia="Times New Roman" w:hAnsi="Courier New" w:cs="Courier New"/>
          <w:color w:val="000000"/>
          <w:sz w:val="18"/>
          <w:szCs w:val="18"/>
          <w:lang w:bidi="ar-SA"/>
        </w:rPr>
        <w:t xml:space="preserve">538  </w:t>
      </w:r>
      <w:bookmarkEnd w:id="133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sendServerToLowPower(String serverName)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5" w:name="l539"/>
      <w:r w:rsidRPr="001223CF">
        <w:rPr>
          <w:rFonts w:ascii="Courier New" w:eastAsia="Times New Roman" w:hAnsi="Courier New" w:cs="Courier New"/>
          <w:color w:val="000000"/>
          <w:sz w:val="18"/>
          <w:szCs w:val="18"/>
          <w:lang w:bidi="ar-SA"/>
        </w:rPr>
        <w:t xml:space="preserve">539  </w:t>
      </w:r>
      <w:bookmarkEnd w:id="1335"/>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6" w:name="l540"/>
      <w:r w:rsidRPr="001223CF">
        <w:rPr>
          <w:rFonts w:ascii="Courier New" w:eastAsia="Times New Roman" w:hAnsi="Courier New" w:cs="Courier New"/>
          <w:color w:val="000000"/>
          <w:sz w:val="18"/>
          <w:szCs w:val="18"/>
          <w:lang w:bidi="ar-SA"/>
        </w:rPr>
        <w:t xml:space="preserve">540  </w:t>
      </w:r>
      <w:bookmarkEnd w:id="1336"/>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7" w:name="l541"/>
      <w:r w:rsidRPr="001223CF">
        <w:rPr>
          <w:rFonts w:ascii="Courier New" w:eastAsia="Times New Roman" w:hAnsi="Courier New" w:cs="Courier New"/>
          <w:color w:val="000000"/>
          <w:sz w:val="18"/>
          <w:szCs w:val="18"/>
          <w:lang w:bidi="ar-SA"/>
        </w:rPr>
        <w:t xml:space="preserve">541  </w:t>
      </w:r>
      <w:bookmarkEnd w:id="1337"/>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8" w:name="l542"/>
      <w:r w:rsidRPr="001223CF">
        <w:rPr>
          <w:rFonts w:ascii="Courier New" w:eastAsia="Times New Roman" w:hAnsi="Courier New" w:cs="Courier New"/>
          <w:color w:val="000000"/>
          <w:sz w:val="18"/>
          <w:szCs w:val="18"/>
          <w:lang w:bidi="ar-SA"/>
        </w:rPr>
        <w:t xml:space="preserve">542  </w:t>
      </w:r>
      <w:bookmarkEnd w:id="1338"/>
      <w:r w:rsidRPr="001223CF">
        <w:rPr>
          <w:rFonts w:ascii="Courier New" w:eastAsia="Times New Roman" w:hAnsi="Courier New" w:cs="Courier New"/>
          <w:color w:val="000000"/>
          <w:sz w:val="18"/>
          <w:szCs w:val="18"/>
          <w:lang w:bidi="ar-SA"/>
        </w:rPr>
        <w:t xml:space="preserve">        diffuseColor.setValue(INACTIVE_SERVER_COLOR);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9" w:name="l543"/>
      <w:r w:rsidRPr="001223CF">
        <w:rPr>
          <w:rFonts w:ascii="Courier New" w:eastAsia="Times New Roman" w:hAnsi="Courier New" w:cs="Courier New"/>
          <w:color w:val="000000"/>
          <w:sz w:val="18"/>
          <w:szCs w:val="18"/>
          <w:lang w:bidi="ar-SA"/>
        </w:rPr>
        <w:t xml:space="preserve">543  </w:t>
      </w:r>
      <w:bookmarkEnd w:id="1339"/>
      <w:r w:rsidRPr="001223CF">
        <w:rPr>
          <w:rFonts w:ascii="Courier New" w:eastAsia="Times New Roman" w:hAnsi="Courier New" w:cs="Courier New"/>
          <w:color w:val="000000"/>
          <w:sz w:val="18"/>
          <w:szCs w:val="18"/>
          <w:lang w:bidi="ar-SA"/>
        </w:rPr>
        <w:t xml:space="preserve">        activeServersNo--;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0" w:name="l544"/>
      <w:r w:rsidRPr="001223CF">
        <w:rPr>
          <w:rFonts w:ascii="Courier New" w:eastAsia="Times New Roman" w:hAnsi="Courier New" w:cs="Courier New"/>
          <w:color w:val="000000"/>
          <w:sz w:val="18"/>
          <w:szCs w:val="18"/>
          <w:lang w:bidi="ar-SA"/>
        </w:rPr>
        <w:t xml:space="preserve">544  </w:t>
      </w:r>
      <w:bookmarkEnd w:id="1340"/>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1" w:name="l545"/>
      <w:r w:rsidRPr="001223CF">
        <w:rPr>
          <w:rFonts w:ascii="Courier New" w:eastAsia="Times New Roman" w:hAnsi="Courier New" w:cs="Courier New"/>
          <w:color w:val="000000"/>
          <w:sz w:val="18"/>
          <w:szCs w:val="18"/>
          <w:lang w:bidi="ar-SA"/>
        </w:rPr>
        <w:t xml:space="preserve">545  </w:t>
      </w:r>
      <w:bookmarkEnd w:id="1341"/>
      <w:r w:rsidRPr="001223CF">
        <w:rPr>
          <w:rFonts w:ascii="Courier New" w:eastAsia="Times New Roman" w:hAnsi="Courier New" w:cs="Courier New"/>
          <w:color w:val="000000"/>
          <w:sz w:val="18"/>
          <w:szCs w:val="18"/>
          <w:lang w:bidi="ar-SA"/>
        </w:rPr>
        <w:t xml:space="preserve">        fanAnimationTimer.restart();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2" w:name="l546"/>
      <w:r w:rsidRPr="001223CF">
        <w:rPr>
          <w:rFonts w:ascii="Courier New" w:eastAsia="Times New Roman" w:hAnsi="Courier New" w:cs="Courier New"/>
          <w:color w:val="000000"/>
          <w:sz w:val="18"/>
          <w:szCs w:val="18"/>
          <w:lang w:bidi="ar-SA"/>
        </w:rPr>
        <w:t xml:space="preserve">546  </w:t>
      </w:r>
      <w:bookmarkEnd w:id="1342"/>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3" w:name="l547"/>
      <w:r w:rsidRPr="001223CF">
        <w:rPr>
          <w:rFonts w:ascii="Courier New" w:eastAsia="Times New Roman" w:hAnsi="Courier New" w:cs="Courier New"/>
          <w:color w:val="000000"/>
          <w:sz w:val="18"/>
          <w:szCs w:val="18"/>
          <w:lang w:bidi="ar-SA"/>
        </w:rPr>
        <w:t xml:space="preserve">547  </w:t>
      </w:r>
      <w:bookmarkEnd w:id="134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4" w:name="l548"/>
      <w:r w:rsidRPr="001223CF">
        <w:rPr>
          <w:rFonts w:ascii="Courier New" w:eastAsia="Times New Roman" w:hAnsi="Courier New" w:cs="Courier New"/>
          <w:color w:val="000000"/>
          <w:sz w:val="18"/>
          <w:szCs w:val="18"/>
          <w:lang w:bidi="ar-SA"/>
        </w:rPr>
        <w:t xml:space="preserve">548  </w:t>
      </w:r>
      <w:bookmarkEnd w:id="1344"/>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5" w:name="l549"/>
      <w:r w:rsidRPr="001223CF">
        <w:rPr>
          <w:rFonts w:ascii="Courier New" w:eastAsia="Times New Roman" w:hAnsi="Courier New" w:cs="Courier New"/>
          <w:color w:val="000000"/>
          <w:sz w:val="18"/>
          <w:szCs w:val="18"/>
          <w:lang w:bidi="ar-SA"/>
        </w:rPr>
        <w:t xml:space="preserve">549  </w:t>
      </w:r>
      <w:bookmarkEnd w:id="1345"/>
      <w:r w:rsidRPr="001223CF">
        <w:rPr>
          <w:rFonts w:ascii="Courier New" w:eastAsia="Times New Roman" w:hAnsi="Courier New" w:cs="Courier New"/>
          <w:color w:val="000000"/>
          <w:sz w:val="18"/>
          <w:szCs w:val="18"/>
          <w:lang w:bidi="ar-SA"/>
        </w:rPr>
        <w:t xml:space="preserve">        addAttentionArrow(planeTransform);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6" w:name="l550"/>
      <w:r w:rsidRPr="001223CF">
        <w:rPr>
          <w:rFonts w:ascii="Courier New" w:eastAsia="Times New Roman" w:hAnsi="Courier New" w:cs="Courier New"/>
          <w:color w:val="000000"/>
          <w:sz w:val="18"/>
          <w:szCs w:val="18"/>
          <w:lang w:bidi="ar-SA"/>
        </w:rPr>
        <w:t xml:space="preserve">550  </w:t>
      </w:r>
      <w:bookmarkEnd w:id="1346"/>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7" w:name="l551"/>
      <w:r w:rsidRPr="001223CF">
        <w:rPr>
          <w:rFonts w:ascii="Courier New" w:eastAsia="Times New Roman" w:hAnsi="Courier New" w:cs="Courier New"/>
          <w:color w:val="000000"/>
          <w:sz w:val="18"/>
          <w:szCs w:val="18"/>
          <w:lang w:bidi="ar-SA"/>
        </w:rPr>
        <w:t xml:space="preserve">551  </w:t>
      </w:r>
      <w:bookmarkEnd w:id="1347"/>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8" w:name="l552"/>
      <w:r w:rsidRPr="001223CF">
        <w:rPr>
          <w:rFonts w:ascii="Courier New" w:eastAsia="Times New Roman" w:hAnsi="Courier New" w:cs="Courier New"/>
          <w:color w:val="000000"/>
          <w:sz w:val="18"/>
          <w:szCs w:val="18"/>
          <w:lang w:bidi="ar-SA"/>
        </w:rPr>
        <w:t xml:space="preserve">552  </w:t>
      </w:r>
      <w:bookmarkEnd w:id="1348"/>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49" w:name="l553"/>
      <w:r w:rsidRPr="001223CF">
        <w:rPr>
          <w:rFonts w:ascii="Courier New" w:eastAsia="Times New Roman" w:hAnsi="Courier New" w:cs="Courier New"/>
          <w:color w:val="000000"/>
          <w:sz w:val="18"/>
          <w:szCs w:val="18"/>
          <w:lang w:bidi="ar-SA"/>
        </w:rPr>
        <w:t xml:space="preserve">553  </w:t>
      </w:r>
      <w:bookmarkEnd w:id="134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50" w:name="l554"/>
      <w:r w:rsidRPr="001223CF">
        <w:rPr>
          <w:rFonts w:ascii="Courier New" w:eastAsia="Times New Roman" w:hAnsi="Courier New" w:cs="Courier New"/>
          <w:color w:val="000000"/>
          <w:sz w:val="18"/>
          <w:szCs w:val="18"/>
          <w:lang w:bidi="ar-SA"/>
        </w:rPr>
        <w:t xml:space="preserve">554  </w:t>
      </w:r>
      <w:bookmarkEnd w:id="1350"/>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51" w:name="l555"/>
      <w:r w:rsidRPr="001223CF">
        <w:rPr>
          <w:rFonts w:ascii="Courier New" w:eastAsia="Times New Roman" w:hAnsi="Courier New" w:cs="Courier New"/>
          <w:color w:val="000000"/>
          <w:sz w:val="18"/>
          <w:szCs w:val="18"/>
          <w:lang w:bidi="ar-SA"/>
        </w:rPr>
        <w:t xml:space="preserve">555  </w:t>
      </w:r>
      <w:bookmarkEnd w:id="1351"/>
      <w:r w:rsidRPr="001223CF">
        <w:rPr>
          <w:rFonts w:ascii="Courier New" w:eastAsia="Times New Roman" w:hAnsi="Courier New" w:cs="Courier New"/>
          <w:i/>
          <w:iCs/>
          <w:color w:val="808080"/>
          <w:sz w:val="18"/>
          <w:szCs w:val="18"/>
          <w:lang w:bidi="ar-SA"/>
        </w:rPr>
        <w:t xml:space="preserve">     * platform to blue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52" w:name="l556"/>
      <w:r w:rsidRPr="001223CF">
        <w:rPr>
          <w:rFonts w:ascii="Courier New" w:eastAsia="Times New Roman" w:hAnsi="Courier New" w:cs="Courier New"/>
          <w:color w:val="000000"/>
          <w:sz w:val="18"/>
          <w:szCs w:val="18"/>
          <w:lang w:bidi="ar-SA"/>
        </w:rPr>
        <w:t xml:space="preserve">556  </w:t>
      </w:r>
      <w:bookmarkEnd w:id="1352"/>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3" w:name="l557"/>
      <w:r w:rsidRPr="001223CF">
        <w:rPr>
          <w:rFonts w:ascii="Courier New" w:eastAsia="Times New Roman" w:hAnsi="Courier New" w:cs="Courier New"/>
          <w:color w:val="000000"/>
          <w:sz w:val="18"/>
          <w:szCs w:val="18"/>
          <w:lang w:bidi="ar-SA"/>
        </w:rPr>
        <w:t xml:space="preserve">557  </w:t>
      </w:r>
      <w:bookmarkEnd w:id="1353"/>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4" w:name="l558"/>
      <w:r w:rsidRPr="001223CF">
        <w:rPr>
          <w:rFonts w:ascii="Courier New" w:eastAsia="Times New Roman" w:hAnsi="Courier New" w:cs="Courier New"/>
          <w:color w:val="000000"/>
          <w:sz w:val="18"/>
          <w:szCs w:val="18"/>
          <w:lang w:bidi="ar-SA"/>
        </w:rPr>
        <w:t xml:space="preserve">558  </w:t>
      </w:r>
      <w:bookmarkEnd w:id="135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wakeUpServer(String serverName)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5" w:name="l559"/>
      <w:r w:rsidRPr="001223CF">
        <w:rPr>
          <w:rFonts w:ascii="Courier New" w:eastAsia="Times New Roman" w:hAnsi="Courier New" w:cs="Courier New"/>
          <w:color w:val="000000"/>
          <w:sz w:val="18"/>
          <w:szCs w:val="18"/>
          <w:lang w:bidi="ar-SA"/>
        </w:rPr>
        <w:t xml:space="preserve">559  </w:t>
      </w:r>
      <w:bookmarkEnd w:id="1355"/>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6" w:name="l560"/>
      <w:r w:rsidRPr="001223CF">
        <w:rPr>
          <w:rFonts w:ascii="Courier New" w:eastAsia="Times New Roman" w:hAnsi="Courier New" w:cs="Courier New"/>
          <w:color w:val="000000"/>
          <w:sz w:val="18"/>
          <w:szCs w:val="18"/>
          <w:lang w:bidi="ar-SA"/>
        </w:rPr>
        <w:t xml:space="preserve">560  </w:t>
      </w:r>
      <w:bookmarkEnd w:id="1356"/>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7" w:name="l561"/>
      <w:r w:rsidRPr="001223CF">
        <w:rPr>
          <w:rFonts w:ascii="Courier New" w:eastAsia="Times New Roman" w:hAnsi="Courier New" w:cs="Courier New"/>
          <w:color w:val="000000"/>
          <w:sz w:val="18"/>
          <w:szCs w:val="18"/>
          <w:lang w:bidi="ar-SA"/>
        </w:rPr>
        <w:t xml:space="preserve">561  </w:t>
      </w:r>
      <w:bookmarkEnd w:id="1357"/>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8" w:name="l562"/>
      <w:r w:rsidRPr="001223CF">
        <w:rPr>
          <w:rFonts w:ascii="Courier New" w:eastAsia="Times New Roman" w:hAnsi="Courier New" w:cs="Courier New"/>
          <w:color w:val="000000"/>
          <w:sz w:val="18"/>
          <w:szCs w:val="18"/>
          <w:lang w:bidi="ar-SA"/>
        </w:rPr>
        <w:t xml:space="preserve">562  </w:t>
      </w:r>
      <w:bookmarkEnd w:id="1358"/>
      <w:r w:rsidRPr="001223CF">
        <w:rPr>
          <w:rFonts w:ascii="Courier New" w:eastAsia="Times New Roman" w:hAnsi="Courier New" w:cs="Courier New"/>
          <w:color w:val="000000"/>
          <w:sz w:val="18"/>
          <w:szCs w:val="18"/>
          <w:lang w:bidi="ar-SA"/>
        </w:rPr>
        <w:t xml:space="preserve">        diffuseColor.setValue(ACTIVE_SERVER_COLOR);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9" w:name="l563"/>
      <w:r w:rsidRPr="001223CF">
        <w:rPr>
          <w:rFonts w:ascii="Courier New" w:eastAsia="Times New Roman" w:hAnsi="Courier New" w:cs="Courier New"/>
          <w:color w:val="000000"/>
          <w:sz w:val="18"/>
          <w:szCs w:val="18"/>
          <w:lang w:bidi="ar-SA"/>
        </w:rPr>
        <w:t xml:space="preserve">563  </w:t>
      </w:r>
      <w:bookmarkEnd w:id="1359"/>
      <w:r w:rsidRPr="001223CF">
        <w:rPr>
          <w:rFonts w:ascii="Courier New" w:eastAsia="Times New Roman" w:hAnsi="Courier New" w:cs="Courier New"/>
          <w:color w:val="000000"/>
          <w:sz w:val="18"/>
          <w:szCs w:val="18"/>
          <w:lang w:bidi="ar-SA"/>
        </w:rPr>
        <w:t xml:space="preserve">        activeServersNo++;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0" w:name="l564"/>
      <w:r w:rsidRPr="001223CF">
        <w:rPr>
          <w:rFonts w:ascii="Courier New" w:eastAsia="Times New Roman" w:hAnsi="Courier New" w:cs="Courier New"/>
          <w:color w:val="000000"/>
          <w:sz w:val="18"/>
          <w:szCs w:val="18"/>
          <w:lang w:bidi="ar-SA"/>
        </w:rPr>
        <w:t xml:space="preserve">564  </w:t>
      </w:r>
      <w:bookmarkEnd w:id="1360"/>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1" w:name="l565"/>
      <w:r w:rsidRPr="001223CF">
        <w:rPr>
          <w:rFonts w:ascii="Courier New" w:eastAsia="Times New Roman" w:hAnsi="Courier New" w:cs="Courier New"/>
          <w:color w:val="000000"/>
          <w:sz w:val="18"/>
          <w:szCs w:val="18"/>
          <w:lang w:bidi="ar-SA"/>
        </w:rPr>
        <w:t xml:space="preserve">565  </w:t>
      </w:r>
      <w:bookmarkEnd w:id="1361"/>
      <w:r w:rsidRPr="001223CF">
        <w:rPr>
          <w:rFonts w:ascii="Courier New" w:eastAsia="Times New Roman" w:hAnsi="Courier New" w:cs="Courier New"/>
          <w:color w:val="000000"/>
          <w:sz w:val="18"/>
          <w:szCs w:val="18"/>
          <w:lang w:bidi="ar-SA"/>
        </w:rPr>
        <w:t xml:space="preserve">        fanAnimationTimer.restart();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2" w:name="l566"/>
      <w:r w:rsidRPr="001223CF">
        <w:rPr>
          <w:rFonts w:ascii="Courier New" w:eastAsia="Times New Roman" w:hAnsi="Courier New" w:cs="Courier New"/>
          <w:color w:val="000000"/>
          <w:sz w:val="18"/>
          <w:szCs w:val="18"/>
          <w:lang w:bidi="ar-SA"/>
        </w:rPr>
        <w:t xml:space="preserve">566  </w:t>
      </w:r>
      <w:bookmarkEnd w:id="1362"/>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3" w:name="l567"/>
      <w:r w:rsidRPr="001223CF">
        <w:rPr>
          <w:rFonts w:ascii="Courier New" w:eastAsia="Times New Roman" w:hAnsi="Courier New" w:cs="Courier New"/>
          <w:color w:val="000000"/>
          <w:sz w:val="18"/>
          <w:szCs w:val="18"/>
          <w:lang w:bidi="ar-SA"/>
        </w:rPr>
        <w:t xml:space="preserve">567  </w:t>
      </w:r>
      <w:bookmarkEnd w:id="136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4" w:name="l568"/>
      <w:r w:rsidRPr="001223CF">
        <w:rPr>
          <w:rFonts w:ascii="Courier New" w:eastAsia="Times New Roman" w:hAnsi="Courier New" w:cs="Courier New"/>
          <w:color w:val="000000"/>
          <w:sz w:val="18"/>
          <w:szCs w:val="18"/>
          <w:lang w:bidi="ar-SA"/>
        </w:rPr>
        <w:t xml:space="preserve">568  </w:t>
      </w:r>
      <w:bookmarkEnd w:id="1364"/>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5" w:name="l569"/>
      <w:r w:rsidRPr="001223CF">
        <w:rPr>
          <w:rFonts w:ascii="Courier New" w:eastAsia="Times New Roman" w:hAnsi="Courier New" w:cs="Courier New"/>
          <w:color w:val="000000"/>
          <w:sz w:val="18"/>
          <w:szCs w:val="18"/>
          <w:lang w:bidi="ar-SA"/>
        </w:rPr>
        <w:t xml:space="preserve">569  </w:t>
      </w:r>
      <w:bookmarkEnd w:id="1365"/>
      <w:r w:rsidRPr="001223CF">
        <w:rPr>
          <w:rFonts w:ascii="Courier New" w:eastAsia="Times New Roman" w:hAnsi="Courier New" w:cs="Courier New"/>
          <w:color w:val="000000"/>
          <w:sz w:val="18"/>
          <w:szCs w:val="18"/>
          <w:lang w:bidi="ar-SA"/>
        </w:rPr>
        <w:t xml:space="preserve">        addAttentionArrow(planeTransform);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6" w:name="l570"/>
      <w:r w:rsidRPr="001223CF">
        <w:rPr>
          <w:rFonts w:ascii="Courier New" w:eastAsia="Times New Roman" w:hAnsi="Courier New" w:cs="Courier New"/>
          <w:color w:val="000000"/>
          <w:sz w:val="18"/>
          <w:szCs w:val="18"/>
          <w:lang w:bidi="ar-SA"/>
        </w:rPr>
        <w:t xml:space="preserve">570  </w:t>
      </w:r>
      <w:bookmarkEnd w:id="1366"/>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7" w:name="l571"/>
      <w:r w:rsidRPr="001223CF">
        <w:rPr>
          <w:rFonts w:ascii="Courier New" w:eastAsia="Times New Roman" w:hAnsi="Courier New" w:cs="Courier New"/>
          <w:color w:val="000000"/>
          <w:sz w:val="18"/>
          <w:szCs w:val="18"/>
          <w:lang w:bidi="ar-SA"/>
        </w:rPr>
        <w:t xml:space="preserve">571  </w:t>
      </w:r>
      <w:bookmarkEnd w:id="1367"/>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68" w:name="l572"/>
      <w:r w:rsidRPr="001223CF">
        <w:rPr>
          <w:rFonts w:ascii="Courier New" w:eastAsia="Times New Roman" w:hAnsi="Courier New" w:cs="Courier New"/>
          <w:color w:val="000000"/>
          <w:sz w:val="18"/>
          <w:szCs w:val="18"/>
          <w:lang w:bidi="ar-SA"/>
        </w:rPr>
        <w:t xml:space="preserve">572  </w:t>
      </w:r>
      <w:bookmarkEnd w:id="136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69" w:name="l573"/>
      <w:r w:rsidRPr="001223CF">
        <w:rPr>
          <w:rFonts w:ascii="Courier New" w:eastAsia="Times New Roman" w:hAnsi="Courier New" w:cs="Courier New"/>
          <w:color w:val="000000"/>
          <w:sz w:val="18"/>
          <w:szCs w:val="18"/>
          <w:lang w:bidi="ar-SA"/>
        </w:rPr>
        <w:lastRenderedPageBreak/>
        <w:t xml:space="preserve">573  </w:t>
      </w:r>
      <w:bookmarkEnd w:id="1369"/>
      <w:r w:rsidRPr="001223CF">
        <w:rPr>
          <w:rFonts w:ascii="Courier New" w:eastAsia="Times New Roman" w:hAnsi="Courier New" w:cs="Courier New"/>
          <w:i/>
          <w:iCs/>
          <w:color w:val="808080"/>
          <w:sz w:val="18"/>
          <w:szCs w:val="18"/>
          <w:lang w:bidi="ar-SA"/>
        </w:rPr>
        <w:t xml:space="preserve">     * Adds an attention arow pointing down for a certain time above the specified node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70" w:name="l574"/>
      <w:r w:rsidRPr="001223CF">
        <w:rPr>
          <w:rFonts w:ascii="Courier New" w:eastAsia="Times New Roman" w:hAnsi="Courier New" w:cs="Courier New"/>
          <w:color w:val="000000"/>
          <w:sz w:val="18"/>
          <w:szCs w:val="18"/>
          <w:lang w:bidi="ar-SA"/>
        </w:rPr>
        <w:t xml:space="preserve">574  </w:t>
      </w:r>
      <w:bookmarkEnd w:id="137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1" w:name="l575"/>
      <w:r w:rsidRPr="001223CF">
        <w:rPr>
          <w:rFonts w:ascii="Courier New" w:eastAsia="Times New Roman" w:hAnsi="Courier New" w:cs="Courier New"/>
          <w:color w:val="000000"/>
          <w:sz w:val="18"/>
          <w:szCs w:val="18"/>
          <w:lang w:bidi="ar-SA"/>
        </w:rPr>
        <w:t xml:space="preserve">575  </w:t>
      </w:r>
      <w:bookmarkEnd w:id="1371"/>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2" w:name="l576"/>
      <w:r w:rsidRPr="001223CF">
        <w:rPr>
          <w:rFonts w:ascii="Courier New" w:eastAsia="Times New Roman" w:hAnsi="Courier New" w:cs="Courier New"/>
          <w:color w:val="000000"/>
          <w:sz w:val="18"/>
          <w:szCs w:val="18"/>
          <w:lang w:bidi="ar-SA"/>
        </w:rPr>
        <w:t xml:space="preserve">576  </w:t>
      </w:r>
      <w:bookmarkEnd w:id="137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addAttentionArrow(X3DNode targetNode)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3" w:name="l577"/>
      <w:r w:rsidRPr="001223CF">
        <w:rPr>
          <w:rFonts w:ascii="Courier New" w:eastAsia="Times New Roman" w:hAnsi="Courier New" w:cs="Courier New"/>
          <w:color w:val="000000"/>
          <w:sz w:val="18"/>
          <w:szCs w:val="18"/>
          <w:lang w:bidi="ar-SA"/>
        </w:rPr>
        <w:t xml:space="preserve">577  </w:t>
      </w:r>
      <w:bookmarkEnd w:id="137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4" w:name="l578"/>
      <w:r w:rsidRPr="001223CF">
        <w:rPr>
          <w:rFonts w:ascii="Courier New" w:eastAsia="Times New Roman" w:hAnsi="Courier New" w:cs="Courier New"/>
          <w:color w:val="000000"/>
          <w:sz w:val="18"/>
          <w:szCs w:val="18"/>
          <w:lang w:bidi="ar-SA"/>
        </w:rPr>
        <w:t xml:space="preserve">578  </w:t>
      </w:r>
      <w:bookmarkEnd w:id="1374"/>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5" w:name="l579"/>
      <w:r w:rsidRPr="001223CF">
        <w:rPr>
          <w:rFonts w:ascii="Courier New" w:eastAsia="Times New Roman" w:hAnsi="Courier New" w:cs="Courier New"/>
          <w:color w:val="000000"/>
          <w:sz w:val="18"/>
          <w:szCs w:val="18"/>
          <w:lang w:bidi="ar-SA"/>
        </w:rPr>
        <w:t xml:space="preserve">579  </w:t>
      </w:r>
      <w:bookmarkEnd w:id="1375"/>
      <w:r w:rsidRPr="001223CF">
        <w:rPr>
          <w:rFonts w:ascii="Courier New" w:eastAsia="Times New Roman" w:hAnsi="Courier New" w:cs="Courier New"/>
          <w:color w:val="000000"/>
          <w:sz w:val="18"/>
          <w:szCs w:val="18"/>
          <w:lang w:bidi="ar-SA"/>
        </w:rPr>
        <w:t xml:space="preserve">        SFRotation arrowRotation = (SFRotation) 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6" w:name="l580"/>
      <w:r w:rsidRPr="001223CF">
        <w:rPr>
          <w:rFonts w:ascii="Courier New" w:eastAsia="Times New Roman" w:hAnsi="Courier New" w:cs="Courier New"/>
          <w:color w:val="000000"/>
          <w:sz w:val="18"/>
          <w:szCs w:val="18"/>
          <w:lang w:bidi="ar-SA"/>
        </w:rPr>
        <w:t xml:space="preserve">580  </w:t>
      </w:r>
      <w:bookmarkEnd w:id="1376"/>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7" w:name="l581"/>
      <w:r w:rsidRPr="001223CF">
        <w:rPr>
          <w:rFonts w:ascii="Courier New" w:eastAsia="Times New Roman" w:hAnsi="Courier New" w:cs="Courier New"/>
          <w:color w:val="000000"/>
          <w:sz w:val="18"/>
          <w:szCs w:val="18"/>
          <w:lang w:bidi="ar-SA"/>
        </w:rPr>
        <w:t xml:space="preserve">581  </w:t>
      </w:r>
      <w:bookmarkEnd w:id="1377"/>
      <w:r w:rsidRPr="001223CF">
        <w:rPr>
          <w:rFonts w:ascii="Courier New" w:eastAsia="Times New Roman" w:hAnsi="Courier New" w:cs="Courier New"/>
          <w:color w:val="000000"/>
          <w:sz w:val="18"/>
          <w:szCs w:val="18"/>
          <w:lang w:bidi="ar-SA"/>
        </w:rPr>
        <w:t xml:space="preserve">        SFVec3f arrowTranslation = (SFVec3f) 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8" w:name="l582"/>
      <w:r w:rsidRPr="001223CF">
        <w:rPr>
          <w:rFonts w:ascii="Courier New" w:eastAsia="Times New Roman" w:hAnsi="Courier New" w:cs="Courier New"/>
          <w:color w:val="000000"/>
          <w:sz w:val="18"/>
          <w:szCs w:val="18"/>
          <w:lang w:bidi="ar-SA"/>
        </w:rPr>
        <w:t xml:space="preserve">582  </w:t>
      </w:r>
      <w:bookmarkEnd w:id="1378"/>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9" w:name="l583"/>
      <w:r w:rsidRPr="001223CF">
        <w:rPr>
          <w:rFonts w:ascii="Courier New" w:eastAsia="Times New Roman" w:hAnsi="Courier New" w:cs="Courier New"/>
          <w:color w:val="000000"/>
          <w:sz w:val="18"/>
          <w:szCs w:val="18"/>
          <w:lang w:bidi="ar-SA"/>
        </w:rPr>
        <w:t xml:space="preserve">583  </w:t>
      </w:r>
      <w:bookmarkEnd w:id="1379"/>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0" w:name="l584"/>
      <w:r w:rsidRPr="001223CF">
        <w:rPr>
          <w:rFonts w:ascii="Courier New" w:eastAsia="Times New Roman" w:hAnsi="Courier New" w:cs="Courier New"/>
          <w:color w:val="000000"/>
          <w:sz w:val="18"/>
          <w:szCs w:val="18"/>
          <w:lang w:bidi="ar-SA"/>
        </w:rPr>
        <w:t xml:space="preserve">584  </w:t>
      </w:r>
      <w:bookmarkEnd w:id="138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1" w:name="l585"/>
      <w:r w:rsidRPr="001223CF">
        <w:rPr>
          <w:rFonts w:ascii="Courier New" w:eastAsia="Times New Roman" w:hAnsi="Courier New" w:cs="Courier New"/>
          <w:color w:val="000000"/>
          <w:sz w:val="18"/>
          <w:szCs w:val="18"/>
          <w:lang w:bidi="ar-SA"/>
        </w:rPr>
        <w:t xml:space="preserve">585  </w:t>
      </w:r>
      <w:bookmarkEnd w:id="138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2" w:name="l586"/>
      <w:r w:rsidRPr="001223CF">
        <w:rPr>
          <w:rFonts w:ascii="Courier New" w:eastAsia="Times New Roman" w:hAnsi="Courier New" w:cs="Courier New"/>
          <w:color w:val="000000"/>
          <w:sz w:val="18"/>
          <w:szCs w:val="18"/>
          <w:lang w:bidi="ar-SA"/>
        </w:rPr>
        <w:t xml:space="preserve">586  </w:t>
      </w:r>
      <w:bookmarkEnd w:id="1382"/>
      <w:r w:rsidRPr="001223CF">
        <w:rPr>
          <w:rFonts w:ascii="Courier New" w:eastAsia="Times New Roman" w:hAnsi="Courier New" w:cs="Courier New"/>
          <w:color w:val="000000"/>
          <w:sz w:val="18"/>
          <w:szCs w:val="18"/>
          <w:lang w:bidi="ar-SA"/>
        </w:rPr>
        <w:t xml:space="preserve">        planeTranslation.getValue(arrowTranslationValues);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3" w:name="l587"/>
      <w:r w:rsidRPr="001223CF">
        <w:rPr>
          <w:rFonts w:ascii="Courier New" w:eastAsia="Times New Roman" w:hAnsi="Courier New" w:cs="Courier New"/>
          <w:color w:val="000000"/>
          <w:sz w:val="18"/>
          <w:szCs w:val="18"/>
          <w:lang w:bidi="ar-SA"/>
        </w:rPr>
        <w:t xml:space="preserve">587  </w:t>
      </w:r>
      <w:bookmarkEnd w:id="1383"/>
      <w:r w:rsidRPr="001223CF">
        <w:rPr>
          <w:rFonts w:ascii="Courier New" w:eastAsia="Times New Roman" w:hAnsi="Courier New" w:cs="Courier New"/>
          <w:color w:val="000000"/>
          <w:sz w:val="18"/>
          <w:szCs w:val="18"/>
          <w:lang w:bidi="ar-SA"/>
        </w:rPr>
        <w:t xml:space="preserve">        planeRotation.getValue(arrowRotationValues);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4" w:name="l588"/>
      <w:r w:rsidRPr="001223CF">
        <w:rPr>
          <w:rFonts w:ascii="Courier New" w:eastAsia="Times New Roman" w:hAnsi="Courier New" w:cs="Courier New"/>
          <w:color w:val="000000"/>
          <w:sz w:val="18"/>
          <w:szCs w:val="18"/>
          <w:lang w:bidi="ar-SA"/>
        </w:rPr>
        <w:t xml:space="preserve">588  </w:t>
      </w:r>
      <w:bookmarkEnd w:id="1384"/>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0.5</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5" w:name="l589"/>
      <w:r w:rsidRPr="001223CF">
        <w:rPr>
          <w:rFonts w:ascii="Courier New" w:eastAsia="Times New Roman" w:hAnsi="Courier New" w:cs="Courier New"/>
          <w:color w:val="000000"/>
          <w:sz w:val="18"/>
          <w:szCs w:val="18"/>
          <w:lang w:bidi="ar-SA"/>
        </w:rPr>
        <w:t xml:space="preserve">589  </w:t>
      </w:r>
      <w:bookmarkEnd w:id="1385"/>
      <w:r w:rsidRPr="001223CF">
        <w:rPr>
          <w:rFonts w:ascii="Courier New" w:eastAsia="Times New Roman" w:hAnsi="Courier New" w:cs="Courier New"/>
          <w:color w:val="000000"/>
          <w:sz w:val="18"/>
          <w:szCs w:val="18"/>
          <w:lang w:bidi="ar-SA"/>
        </w:rPr>
        <w:t xml:space="preserve">        arrowRotation.setValue(arrowRotationValues);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6" w:name="l590"/>
      <w:r w:rsidRPr="001223CF">
        <w:rPr>
          <w:rFonts w:ascii="Courier New" w:eastAsia="Times New Roman" w:hAnsi="Courier New" w:cs="Courier New"/>
          <w:color w:val="000000"/>
          <w:sz w:val="18"/>
          <w:szCs w:val="18"/>
          <w:lang w:bidi="ar-SA"/>
        </w:rPr>
        <w:t xml:space="preserve">590  </w:t>
      </w:r>
      <w:bookmarkEnd w:id="1386"/>
      <w:r w:rsidRPr="001223CF">
        <w:rPr>
          <w:rFonts w:ascii="Courier New" w:eastAsia="Times New Roman" w:hAnsi="Courier New" w:cs="Courier New"/>
          <w:color w:val="000000"/>
          <w:sz w:val="18"/>
          <w:szCs w:val="18"/>
          <w:lang w:bidi="ar-SA"/>
        </w:rPr>
        <w:t xml:space="preserve">        arrowTranslation.setValue(arrowTranslationValues);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7" w:name="l591"/>
      <w:r w:rsidRPr="001223CF">
        <w:rPr>
          <w:rFonts w:ascii="Courier New" w:eastAsia="Times New Roman" w:hAnsi="Courier New" w:cs="Courier New"/>
          <w:color w:val="000000"/>
          <w:sz w:val="18"/>
          <w:szCs w:val="18"/>
          <w:lang w:bidi="ar-SA"/>
        </w:rPr>
        <w:t xml:space="preserve">591  </w:t>
      </w:r>
      <w:bookmarkEnd w:id="1387"/>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8" w:name="l592"/>
      <w:r w:rsidRPr="001223CF">
        <w:rPr>
          <w:rFonts w:ascii="Courier New" w:eastAsia="Times New Roman" w:hAnsi="Courier New" w:cs="Courier New"/>
          <w:color w:val="000000"/>
          <w:sz w:val="18"/>
          <w:szCs w:val="18"/>
          <w:lang w:bidi="ar-SA"/>
        </w:rPr>
        <w:t xml:space="preserve">592  </w:t>
      </w:r>
      <w:bookmarkEnd w:id="1388"/>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9" w:name="l593"/>
      <w:r w:rsidRPr="001223CF">
        <w:rPr>
          <w:rFonts w:ascii="Courier New" w:eastAsia="Times New Roman" w:hAnsi="Courier New" w:cs="Courier New"/>
          <w:color w:val="000000"/>
          <w:sz w:val="18"/>
          <w:szCs w:val="18"/>
          <w:lang w:bidi="ar-SA"/>
        </w:rPr>
        <w:t xml:space="preserve">593  </w:t>
      </w:r>
      <w:bookmarkEnd w:id="1389"/>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0" w:name="l594"/>
      <w:r w:rsidRPr="001223CF">
        <w:rPr>
          <w:rFonts w:ascii="Courier New" w:eastAsia="Times New Roman" w:hAnsi="Courier New" w:cs="Courier New"/>
          <w:color w:val="000000"/>
          <w:sz w:val="18"/>
          <w:szCs w:val="18"/>
          <w:lang w:bidi="ar-SA"/>
        </w:rPr>
        <w:t xml:space="preserve">594  </w:t>
      </w:r>
      <w:bookmarkEnd w:id="139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1" w:name="l595"/>
      <w:r w:rsidRPr="001223CF">
        <w:rPr>
          <w:rFonts w:ascii="Courier New" w:eastAsia="Times New Roman" w:hAnsi="Courier New" w:cs="Courier New"/>
          <w:color w:val="000000"/>
          <w:sz w:val="18"/>
          <w:szCs w:val="18"/>
          <w:lang w:bidi="ar-SA"/>
        </w:rPr>
        <w:t xml:space="preserve">595  </w:t>
      </w:r>
      <w:bookmarkEnd w:id="1391"/>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2" w:name="l596"/>
      <w:r w:rsidRPr="001223CF">
        <w:rPr>
          <w:rFonts w:ascii="Courier New" w:eastAsia="Times New Roman" w:hAnsi="Courier New" w:cs="Courier New"/>
          <w:color w:val="000000"/>
          <w:sz w:val="18"/>
          <w:szCs w:val="18"/>
          <w:lang w:bidi="ar-SA"/>
        </w:rPr>
        <w:t xml:space="preserve">596  </w:t>
      </w:r>
      <w:bookmarkEnd w:id="1392"/>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3" w:name="l597"/>
      <w:r w:rsidRPr="001223CF">
        <w:rPr>
          <w:rFonts w:ascii="Courier New" w:eastAsia="Times New Roman" w:hAnsi="Courier New" w:cs="Courier New"/>
          <w:color w:val="000000"/>
          <w:sz w:val="18"/>
          <w:szCs w:val="18"/>
          <w:lang w:bidi="ar-SA"/>
        </w:rPr>
        <w:t xml:space="preserve">597  </w:t>
      </w:r>
      <w:bookmarkEnd w:id="1393"/>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4" w:name="l598"/>
      <w:r w:rsidRPr="001223CF">
        <w:rPr>
          <w:rFonts w:ascii="Courier New" w:eastAsia="Times New Roman" w:hAnsi="Courier New" w:cs="Courier New"/>
          <w:color w:val="000000"/>
          <w:sz w:val="18"/>
          <w:szCs w:val="18"/>
          <w:lang w:bidi="ar-SA"/>
        </w:rPr>
        <w:t xml:space="preserve">598  </w:t>
      </w:r>
      <w:bookmarkEnd w:id="1394"/>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5" w:name="l599"/>
      <w:r w:rsidRPr="001223CF">
        <w:rPr>
          <w:rFonts w:ascii="Courier New" w:eastAsia="Times New Roman" w:hAnsi="Courier New" w:cs="Courier New"/>
          <w:color w:val="000000"/>
          <w:sz w:val="18"/>
          <w:szCs w:val="18"/>
          <w:lang w:bidi="ar-SA"/>
        </w:rPr>
        <w:t xml:space="preserve">599  </w:t>
      </w:r>
      <w:bookmarkEnd w:id="1395"/>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6" w:name="l600"/>
      <w:r w:rsidRPr="001223CF">
        <w:rPr>
          <w:rFonts w:ascii="Courier New" w:eastAsia="Times New Roman" w:hAnsi="Courier New" w:cs="Courier New"/>
          <w:color w:val="000000"/>
          <w:sz w:val="18"/>
          <w:szCs w:val="18"/>
          <w:lang w:bidi="ar-SA"/>
        </w:rPr>
        <w:t xml:space="preserve">600  </w:t>
      </w:r>
      <w:bookmarkEnd w:id="1396"/>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7" w:name="l601"/>
      <w:r w:rsidRPr="001223CF">
        <w:rPr>
          <w:rFonts w:ascii="Courier New" w:eastAsia="Times New Roman" w:hAnsi="Courier New" w:cs="Courier New"/>
          <w:color w:val="000000"/>
          <w:sz w:val="18"/>
          <w:szCs w:val="18"/>
          <w:lang w:bidi="ar-SA"/>
        </w:rPr>
        <w:t xml:space="preserve">601  </w:t>
      </w:r>
      <w:bookmarkEnd w:id="1397"/>
      <w:r w:rsidRPr="001223CF">
        <w:rPr>
          <w:rFonts w:ascii="Courier New" w:eastAsia="Times New Roman" w:hAnsi="Courier New" w:cs="Courier New"/>
          <w:color w:val="000000"/>
          <w:sz w:val="18"/>
          <w:szCs w:val="18"/>
          <w:lang w:bidi="ar-SA"/>
        </w:rPr>
        <w:t xml:space="preserve">        timer.start();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8" w:name="l602"/>
      <w:r w:rsidRPr="001223CF">
        <w:rPr>
          <w:rFonts w:ascii="Courier New" w:eastAsia="Times New Roman" w:hAnsi="Courier New" w:cs="Courier New"/>
          <w:color w:val="000000"/>
          <w:sz w:val="18"/>
          <w:szCs w:val="18"/>
          <w:lang w:bidi="ar-SA"/>
        </w:rPr>
        <w:t xml:space="preserve">602  </w:t>
      </w:r>
      <w:bookmarkEnd w:id="1398"/>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9" w:name="l603"/>
      <w:r w:rsidRPr="001223CF">
        <w:rPr>
          <w:rFonts w:ascii="Courier New" w:eastAsia="Times New Roman" w:hAnsi="Courier New" w:cs="Courier New"/>
          <w:color w:val="000000"/>
          <w:sz w:val="18"/>
          <w:szCs w:val="18"/>
          <w:lang w:bidi="ar-SA"/>
        </w:rPr>
        <w:t xml:space="preserve">603  </w:t>
      </w:r>
      <w:bookmarkEnd w:id="1399"/>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400" w:name="l604"/>
      <w:r w:rsidRPr="001223CF">
        <w:rPr>
          <w:rFonts w:ascii="Courier New" w:eastAsia="Times New Roman" w:hAnsi="Courier New" w:cs="Courier New"/>
          <w:color w:val="000000"/>
          <w:sz w:val="18"/>
          <w:szCs w:val="18"/>
          <w:lang w:bidi="ar-SA"/>
        </w:rPr>
        <w:t xml:space="preserve">604  </w:t>
      </w:r>
      <w:bookmarkEnd w:id="140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401" w:name="l605"/>
      <w:r w:rsidRPr="001223CF">
        <w:rPr>
          <w:rFonts w:ascii="Courier New" w:eastAsia="Times New Roman" w:hAnsi="Courier New" w:cs="Courier New"/>
          <w:color w:val="000000"/>
          <w:sz w:val="18"/>
          <w:szCs w:val="18"/>
          <w:lang w:bidi="ar-SA"/>
        </w:rPr>
        <w:t xml:space="preserve">605  </w:t>
      </w:r>
      <w:bookmarkEnd w:id="1401"/>
      <w:r w:rsidRPr="001223CF">
        <w:rPr>
          <w:rFonts w:ascii="Courier New" w:eastAsia="Times New Roman" w:hAnsi="Courier New" w:cs="Courier New"/>
          <w:i/>
          <w:iCs/>
          <w:color w:val="808080"/>
          <w:sz w:val="18"/>
          <w:szCs w:val="18"/>
          <w:lang w:bidi="ar-SA"/>
        </w:rPr>
        <w:t xml:space="preserve">     * Adds an attention arow pointing up for a certain time above the specified node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402" w:name="l606"/>
      <w:r w:rsidRPr="001223CF">
        <w:rPr>
          <w:rFonts w:ascii="Courier New" w:eastAsia="Times New Roman" w:hAnsi="Courier New" w:cs="Courier New"/>
          <w:color w:val="000000"/>
          <w:sz w:val="18"/>
          <w:szCs w:val="18"/>
          <w:lang w:bidi="ar-SA"/>
        </w:rPr>
        <w:t xml:space="preserve">606  </w:t>
      </w:r>
      <w:bookmarkEnd w:id="1402"/>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3" w:name="l607"/>
      <w:r w:rsidRPr="001223CF">
        <w:rPr>
          <w:rFonts w:ascii="Courier New" w:eastAsia="Times New Roman" w:hAnsi="Courier New" w:cs="Courier New"/>
          <w:color w:val="000000"/>
          <w:sz w:val="18"/>
          <w:szCs w:val="18"/>
          <w:lang w:bidi="ar-SA"/>
        </w:rPr>
        <w:t xml:space="preserve">607  </w:t>
      </w:r>
      <w:bookmarkEnd w:id="1403"/>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4" w:name="l608"/>
      <w:r w:rsidRPr="001223CF">
        <w:rPr>
          <w:rFonts w:ascii="Courier New" w:eastAsia="Times New Roman" w:hAnsi="Courier New" w:cs="Courier New"/>
          <w:color w:val="000000"/>
          <w:sz w:val="18"/>
          <w:szCs w:val="18"/>
          <w:lang w:bidi="ar-SA"/>
        </w:rPr>
        <w:t xml:space="preserve">608  </w:t>
      </w:r>
      <w:bookmarkEnd w:id="140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addInverseAttentionArrow(X3DNode targetNode)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5" w:name="l609"/>
      <w:r w:rsidRPr="001223CF">
        <w:rPr>
          <w:rFonts w:ascii="Courier New" w:eastAsia="Times New Roman" w:hAnsi="Courier New" w:cs="Courier New"/>
          <w:color w:val="000000"/>
          <w:sz w:val="18"/>
          <w:szCs w:val="18"/>
          <w:lang w:bidi="ar-SA"/>
        </w:rPr>
        <w:t xml:space="preserve">609  </w:t>
      </w:r>
      <w:bookmarkEnd w:id="140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6" w:name="l610"/>
      <w:r w:rsidRPr="001223CF">
        <w:rPr>
          <w:rFonts w:ascii="Courier New" w:eastAsia="Times New Roman" w:hAnsi="Courier New" w:cs="Courier New"/>
          <w:color w:val="000000"/>
          <w:sz w:val="18"/>
          <w:szCs w:val="18"/>
          <w:lang w:bidi="ar-SA"/>
        </w:rPr>
        <w:t xml:space="preserve">610  </w:t>
      </w:r>
      <w:bookmarkEnd w:id="1406"/>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7" w:name="l611"/>
      <w:r w:rsidRPr="001223CF">
        <w:rPr>
          <w:rFonts w:ascii="Courier New" w:eastAsia="Times New Roman" w:hAnsi="Courier New" w:cs="Courier New"/>
          <w:color w:val="000000"/>
          <w:sz w:val="18"/>
          <w:szCs w:val="18"/>
          <w:lang w:bidi="ar-SA"/>
        </w:rPr>
        <w:t xml:space="preserve">611  </w:t>
      </w:r>
      <w:bookmarkEnd w:id="1407"/>
      <w:r w:rsidRPr="001223CF">
        <w:rPr>
          <w:rFonts w:ascii="Courier New" w:eastAsia="Times New Roman" w:hAnsi="Courier New" w:cs="Courier New"/>
          <w:color w:val="000000"/>
          <w:sz w:val="18"/>
          <w:szCs w:val="18"/>
          <w:lang w:bidi="ar-SA"/>
        </w:rPr>
        <w:t xml:space="preserve">        SFRotation arrowRotation = (SFRotation) inverseAttentionArow.getField(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8" w:name="l612"/>
      <w:r w:rsidRPr="001223CF">
        <w:rPr>
          <w:rFonts w:ascii="Courier New" w:eastAsia="Times New Roman" w:hAnsi="Courier New" w:cs="Courier New"/>
          <w:color w:val="000000"/>
          <w:sz w:val="18"/>
          <w:szCs w:val="18"/>
          <w:lang w:bidi="ar-SA"/>
        </w:rPr>
        <w:t xml:space="preserve">612  </w:t>
      </w:r>
      <w:bookmarkEnd w:id="1408"/>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9" w:name="l613"/>
      <w:r w:rsidRPr="001223CF">
        <w:rPr>
          <w:rFonts w:ascii="Courier New" w:eastAsia="Times New Roman" w:hAnsi="Courier New" w:cs="Courier New"/>
          <w:color w:val="000000"/>
          <w:sz w:val="18"/>
          <w:szCs w:val="18"/>
          <w:lang w:bidi="ar-SA"/>
        </w:rPr>
        <w:t xml:space="preserve">613  </w:t>
      </w:r>
      <w:bookmarkEnd w:id="1409"/>
      <w:r w:rsidRPr="001223CF">
        <w:rPr>
          <w:rFonts w:ascii="Courier New" w:eastAsia="Times New Roman" w:hAnsi="Courier New" w:cs="Courier New"/>
          <w:color w:val="000000"/>
          <w:sz w:val="18"/>
          <w:szCs w:val="18"/>
          <w:lang w:bidi="ar-SA"/>
        </w:rPr>
        <w:t xml:space="preserve">        SFVec3f arrowTranslation = (SFVec3f) inverseAttentionArow.getField(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0" w:name="l614"/>
      <w:r w:rsidRPr="001223CF">
        <w:rPr>
          <w:rFonts w:ascii="Courier New" w:eastAsia="Times New Roman" w:hAnsi="Courier New" w:cs="Courier New"/>
          <w:color w:val="000000"/>
          <w:sz w:val="18"/>
          <w:szCs w:val="18"/>
          <w:lang w:bidi="ar-SA"/>
        </w:rPr>
        <w:t xml:space="preserve">614  </w:t>
      </w:r>
      <w:bookmarkEnd w:id="1410"/>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1" w:name="l615"/>
      <w:r w:rsidRPr="001223CF">
        <w:rPr>
          <w:rFonts w:ascii="Courier New" w:eastAsia="Times New Roman" w:hAnsi="Courier New" w:cs="Courier New"/>
          <w:color w:val="000000"/>
          <w:sz w:val="18"/>
          <w:szCs w:val="18"/>
          <w:lang w:bidi="ar-SA"/>
        </w:rPr>
        <w:t xml:space="preserve">615  </w:t>
      </w:r>
      <w:bookmarkEnd w:id="1411"/>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2" w:name="l616"/>
      <w:r w:rsidRPr="001223CF">
        <w:rPr>
          <w:rFonts w:ascii="Courier New" w:eastAsia="Times New Roman" w:hAnsi="Courier New" w:cs="Courier New"/>
          <w:color w:val="000000"/>
          <w:sz w:val="18"/>
          <w:szCs w:val="18"/>
          <w:lang w:bidi="ar-SA"/>
        </w:rPr>
        <w:t xml:space="preserve">616  </w:t>
      </w:r>
      <w:bookmarkEnd w:id="141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3" w:name="l617"/>
      <w:r w:rsidRPr="001223CF">
        <w:rPr>
          <w:rFonts w:ascii="Courier New" w:eastAsia="Times New Roman" w:hAnsi="Courier New" w:cs="Courier New"/>
          <w:color w:val="000000"/>
          <w:sz w:val="18"/>
          <w:szCs w:val="18"/>
          <w:lang w:bidi="ar-SA"/>
        </w:rPr>
        <w:t xml:space="preserve">617  </w:t>
      </w:r>
      <w:bookmarkEnd w:id="141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4" w:name="l618"/>
      <w:r w:rsidRPr="001223CF">
        <w:rPr>
          <w:rFonts w:ascii="Courier New" w:eastAsia="Times New Roman" w:hAnsi="Courier New" w:cs="Courier New"/>
          <w:color w:val="000000"/>
          <w:sz w:val="18"/>
          <w:szCs w:val="18"/>
          <w:lang w:bidi="ar-SA"/>
        </w:rPr>
        <w:t xml:space="preserve">618  </w:t>
      </w:r>
      <w:bookmarkEnd w:id="1414"/>
      <w:r w:rsidRPr="001223CF">
        <w:rPr>
          <w:rFonts w:ascii="Courier New" w:eastAsia="Times New Roman" w:hAnsi="Courier New" w:cs="Courier New"/>
          <w:color w:val="000000"/>
          <w:sz w:val="18"/>
          <w:szCs w:val="18"/>
          <w:lang w:bidi="ar-SA"/>
        </w:rPr>
        <w:t xml:space="preserve">        planeTranslation.getValue(arrowTranslationValues);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5" w:name="l619"/>
      <w:r w:rsidRPr="001223CF">
        <w:rPr>
          <w:rFonts w:ascii="Courier New" w:eastAsia="Times New Roman" w:hAnsi="Courier New" w:cs="Courier New"/>
          <w:color w:val="000000"/>
          <w:sz w:val="18"/>
          <w:szCs w:val="18"/>
          <w:lang w:bidi="ar-SA"/>
        </w:rPr>
        <w:t xml:space="preserve">619  </w:t>
      </w:r>
      <w:bookmarkEnd w:id="1415"/>
      <w:r w:rsidRPr="001223CF">
        <w:rPr>
          <w:rFonts w:ascii="Courier New" w:eastAsia="Times New Roman" w:hAnsi="Courier New" w:cs="Courier New"/>
          <w:color w:val="000000"/>
          <w:sz w:val="18"/>
          <w:szCs w:val="18"/>
          <w:lang w:bidi="ar-SA"/>
        </w:rPr>
        <w:t xml:space="preserve">        planeRotation.getValue(arrowRotationValues);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6" w:name="l620"/>
      <w:r w:rsidRPr="001223CF">
        <w:rPr>
          <w:rFonts w:ascii="Courier New" w:eastAsia="Times New Roman" w:hAnsi="Courier New" w:cs="Courier New"/>
          <w:color w:val="000000"/>
          <w:sz w:val="18"/>
          <w:szCs w:val="18"/>
          <w:lang w:bidi="ar-SA"/>
        </w:rPr>
        <w:t xml:space="preserve">620  </w:t>
      </w:r>
      <w:bookmarkEnd w:id="1416"/>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7" w:name="l621"/>
      <w:r w:rsidRPr="001223CF">
        <w:rPr>
          <w:rFonts w:ascii="Courier New" w:eastAsia="Times New Roman" w:hAnsi="Courier New" w:cs="Courier New"/>
          <w:color w:val="000000"/>
          <w:sz w:val="18"/>
          <w:szCs w:val="18"/>
          <w:lang w:bidi="ar-SA"/>
        </w:rPr>
        <w:t xml:space="preserve">621  </w:t>
      </w:r>
      <w:bookmarkEnd w:id="1417"/>
      <w:r w:rsidRPr="001223CF">
        <w:rPr>
          <w:rFonts w:ascii="Courier New" w:eastAsia="Times New Roman" w:hAnsi="Courier New" w:cs="Courier New"/>
          <w:color w:val="000000"/>
          <w:sz w:val="18"/>
          <w:szCs w:val="18"/>
          <w:lang w:bidi="ar-SA"/>
        </w:rPr>
        <w:t xml:space="preserve">        arrowRotation.setValue(arrowRotationValues);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8" w:name="l622"/>
      <w:r w:rsidRPr="001223CF">
        <w:rPr>
          <w:rFonts w:ascii="Courier New" w:eastAsia="Times New Roman" w:hAnsi="Courier New" w:cs="Courier New"/>
          <w:color w:val="000000"/>
          <w:sz w:val="18"/>
          <w:szCs w:val="18"/>
          <w:lang w:bidi="ar-SA"/>
        </w:rPr>
        <w:t xml:space="preserve">622  </w:t>
      </w:r>
      <w:bookmarkEnd w:id="1418"/>
      <w:r w:rsidRPr="001223CF">
        <w:rPr>
          <w:rFonts w:ascii="Courier New" w:eastAsia="Times New Roman" w:hAnsi="Courier New" w:cs="Courier New"/>
          <w:color w:val="000000"/>
          <w:sz w:val="18"/>
          <w:szCs w:val="18"/>
          <w:lang w:bidi="ar-SA"/>
        </w:rPr>
        <w:t xml:space="preserve">        arrowTranslation.setValue(arrowTranslationValues);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9" w:name="l623"/>
      <w:r w:rsidRPr="001223CF">
        <w:rPr>
          <w:rFonts w:ascii="Courier New" w:eastAsia="Times New Roman" w:hAnsi="Courier New" w:cs="Courier New"/>
          <w:color w:val="000000"/>
          <w:sz w:val="18"/>
          <w:szCs w:val="18"/>
          <w:lang w:bidi="ar-SA"/>
        </w:rPr>
        <w:t xml:space="preserve">623  </w:t>
      </w:r>
      <w:bookmarkEnd w:id="1419"/>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0" w:name="l624"/>
      <w:r w:rsidRPr="001223CF">
        <w:rPr>
          <w:rFonts w:ascii="Courier New" w:eastAsia="Times New Roman" w:hAnsi="Courier New" w:cs="Courier New"/>
          <w:color w:val="000000"/>
          <w:sz w:val="18"/>
          <w:szCs w:val="18"/>
          <w:lang w:bidi="ar-SA"/>
        </w:rPr>
        <w:t xml:space="preserve">624  </w:t>
      </w:r>
      <w:bookmarkEnd w:id="1420"/>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1" w:name="l625"/>
      <w:r w:rsidRPr="001223CF">
        <w:rPr>
          <w:rFonts w:ascii="Courier New" w:eastAsia="Times New Roman" w:hAnsi="Courier New" w:cs="Courier New"/>
          <w:color w:val="000000"/>
          <w:sz w:val="18"/>
          <w:szCs w:val="18"/>
          <w:lang w:bidi="ar-SA"/>
        </w:rPr>
        <w:t xml:space="preserve">625  </w:t>
      </w:r>
      <w:bookmarkEnd w:id="1421"/>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2" w:name="l626"/>
      <w:r w:rsidRPr="001223CF">
        <w:rPr>
          <w:rFonts w:ascii="Courier New" w:eastAsia="Times New Roman" w:hAnsi="Courier New" w:cs="Courier New"/>
          <w:color w:val="000000"/>
          <w:sz w:val="18"/>
          <w:szCs w:val="18"/>
          <w:lang w:bidi="ar-SA"/>
        </w:rPr>
        <w:t xml:space="preserve">626  </w:t>
      </w:r>
      <w:bookmarkEnd w:id="142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3" w:name="l627"/>
      <w:r w:rsidRPr="001223CF">
        <w:rPr>
          <w:rFonts w:ascii="Courier New" w:eastAsia="Times New Roman" w:hAnsi="Courier New" w:cs="Courier New"/>
          <w:color w:val="000000"/>
          <w:sz w:val="18"/>
          <w:szCs w:val="18"/>
          <w:lang w:bidi="ar-SA"/>
        </w:rPr>
        <w:t xml:space="preserve">627  </w:t>
      </w:r>
      <w:bookmarkEnd w:id="1423"/>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4" w:name="l628"/>
      <w:r w:rsidRPr="001223CF">
        <w:rPr>
          <w:rFonts w:ascii="Courier New" w:eastAsia="Times New Roman" w:hAnsi="Courier New" w:cs="Courier New"/>
          <w:color w:val="000000"/>
          <w:sz w:val="18"/>
          <w:szCs w:val="18"/>
          <w:lang w:bidi="ar-SA"/>
        </w:rPr>
        <w:t xml:space="preserve">628  </w:t>
      </w:r>
      <w:bookmarkEnd w:id="1424"/>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5" w:name="l629"/>
      <w:r w:rsidRPr="001223CF">
        <w:rPr>
          <w:rFonts w:ascii="Courier New" w:eastAsia="Times New Roman" w:hAnsi="Courier New" w:cs="Courier New"/>
          <w:color w:val="000000"/>
          <w:sz w:val="18"/>
          <w:szCs w:val="18"/>
          <w:lang w:bidi="ar-SA"/>
        </w:rPr>
        <w:lastRenderedPageBreak/>
        <w:t xml:space="preserve">629  </w:t>
      </w:r>
      <w:bookmarkEnd w:id="1425"/>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6" w:name="l630"/>
      <w:r w:rsidRPr="001223CF">
        <w:rPr>
          <w:rFonts w:ascii="Courier New" w:eastAsia="Times New Roman" w:hAnsi="Courier New" w:cs="Courier New"/>
          <w:color w:val="000000"/>
          <w:sz w:val="18"/>
          <w:szCs w:val="18"/>
          <w:lang w:bidi="ar-SA"/>
        </w:rPr>
        <w:t xml:space="preserve">630  </w:t>
      </w:r>
      <w:bookmarkEnd w:id="1426"/>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7" w:name="l631"/>
      <w:r w:rsidRPr="001223CF">
        <w:rPr>
          <w:rFonts w:ascii="Courier New" w:eastAsia="Times New Roman" w:hAnsi="Courier New" w:cs="Courier New"/>
          <w:color w:val="000000"/>
          <w:sz w:val="18"/>
          <w:szCs w:val="18"/>
          <w:lang w:bidi="ar-SA"/>
        </w:rPr>
        <w:t xml:space="preserve">631  </w:t>
      </w:r>
      <w:bookmarkEnd w:id="1427"/>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8" w:name="l632"/>
      <w:r w:rsidRPr="001223CF">
        <w:rPr>
          <w:rFonts w:ascii="Courier New" w:eastAsia="Times New Roman" w:hAnsi="Courier New" w:cs="Courier New"/>
          <w:color w:val="000000"/>
          <w:sz w:val="18"/>
          <w:szCs w:val="18"/>
          <w:lang w:bidi="ar-SA"/>
        </w:rPr>
        <w:t xml:space="preserve">632  </w:t>
      </w:r>
      <w:bookmarkEnd w:id="1428"/>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9" w:name="l633"/>
      <w:r w:rsidRPr="001223CF">
        <w:rPr>
          <w:rFonts w:ascii="Courier New" w:eastAsia="Times New Roman" w:hAnsi="Courier New" w:cs="Courier New"/>
          <w:color w:val="000000"/>
          <w:sz w:val="18"/>
          <w:szCs w:val="18"/>
          <w:lang w:bidi="ar-SA"/>
        </w:rPr>
        <w:t xml:space="preserve">633  </w:t>
      </w:r>
      <w:bookmarkEnd w:id="1429"/>
      <w:r w:rsidRPr="001223CF">
        <w:rPr>
          <w:rFonts w:ascii="Courier New" w:eastAsia="Times New Roman" w:hAnsi="Courier New" w:cs="Courier New"/>
          <w:color w:val="000000"/>
          <w:sz w:val="18"/>
          <w:szCs w:val="18"/>
          <w:lang w:bidi="ar-SA"/>
        </w:rPr>
        <w:t xml:space="preserve">        timer.start();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0" w:name="l634"/>
      <w:r w:rsidRPr="001223CF">
        <w:rPr>
          <w:rFonts w:ascii="Courier New" w:eastAsia="Times New Roman" w:hAnsi="Courier New" w:cs="Courier New"/>
          <w:color w:val="000000"/>
          <w:sz w:val="18"/>
          <w:szCs w:val="18"/>
          <w:lang w:bidi="ar-SA"/>
        </w:rPr>
        <w:t xml:space="preserve">634  </w:t>
      </w:r>
      <w:bookmarkEnd w:id="1430"/>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1" w:name="l635"/>
      <w:r w:rsidRPr="001223CF">
        <w:rPr>
          <w:rFonts w:ascii="Courier New" w:eastAsia="Times New Roman" w:hAnsi="Courier New" w:cs="Courier New"/>
          <w:color w:val="000000"/>
          <w:sz w:val="18"/>
          <w:szCs w:val="18"/>
          <w:lang w:bidi="ar-SA"/>
        </w:rPr>
        <w:t xml:space="preserve">635  </w:t>
      </w:r>
      <w:bookmarkEnd w:id="1431"/>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432" w:name="l636"/>
      <w:r w:rsidRPr="001223CF">
        <w:rPr>
          <w:rFonts w:ascii="Courier New" w:eastAsia="Times New Roman" w:hAnsi="Courier New" w:cs="Courier New"/>
          <w:color w:val="000000"/>
          <w:sz w:val="18"/>
          <w:szCs w:val="18"/>
          <w:lang w:bidi="ar-SA"/>
        </w:rPr>
        <w:t xml:space="preserve">636  </w:t>
      </w:r>
      <w:bookmarkEnd w:id="143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433" w:name="l637"/>
      <w:r w:rsidRPr="001223CF">
        <w:rPr>
          <w:rFonts w:ascii="Courier New" w:eastAsia="Times New Roman" w:hAnsi="Courier New" w:cs="Courier New"/>
          <w:color w:val="000000"/>
          <w:sz w:val="18"/>
          <w:szCs w:val="18"/>
          <w:lang w:bidi="ar-SA"/>
        </w:rPr>
        <w:t xml:space="preserve">637  </w:t>
      </w:r>
      <w:bookmarkEnd w:id="1433"/>
      <w:r w:rsidRPr="001223CF">
        <w:rPr>
          <w:rFonts w:ascii="Courier New" w:eastAsia="Times New Roman" w:hAnsi="Courier New" w:cs="Courier New"/>
          <w:i/>
          <w:iCs/>
          <w:color w:val="808080"/>
          <w:sz w:val="18"/>
          <w:szCs w:val="18"/>
          <w:lang w:bidi="ar-SA"/>
        </w:rPr>
        <w:t xml:space="preserve">     * Rotates the circle located around of the sensor sphere representation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434" w:name="l638"/>
      <w:r w:rsidRPr="001223CF">
        <w:rPr>
          <w:rFonts w:ascii="Courier New" w:eastAsia="Times New Roman" w:hAnsi="Courier New" w:cs="Courier New"/>
          <w:color w:val="000000"/>
          <w:sz w:val="18"/>
          <w:szCs w:val="18"/>
          <w:lang w:bidi="ar-SA"/>
        </w:rPr>
        <w:t xml:space="preserve">638  </w:t>
      </w:r>
      <w:bookmarkEnd w:id="1434"/>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sensorTubeName name of the sensor to be animated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5" w:name="l639"/>
      <w:r w:rsidRPr="001223CF">
        <w:rPr>
          <w:rFonts w:ascii="Courier New" w:eastAsia="Times New Roman" w:hAnsi="Courier New" w:cs="Courier New"/>
          <w:color w:val="000000"/>
          <w:sz w:val="18"/>
          <w:szCs w:val="18"/>
          <w:lang w:bidi="ar-SA"/>
        </w:rPr>
        <w:t xml:space="preserve">639  </w:t>
      </w:r>
      <w:bookmarkEnd w:id="1435"/>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6" w:name="l640"/>
      <w:r w:rsidRPr="001223CF">
        <w:rPr>
          <w:rFonts w:ascii="Courier New" w:eastAsia="Times New Roman" w:hAnsi="Courier New" w:cs="Courier New"/>
          <w:color w:val="000000"/>
          <w:sz w:val="18"/>
          <w:szCs w:val="18"/>
          <w:lang w:bidi="ar-SA"/>
        </w:rPr>
        <w:t xml:space="preserve">640  </w:t>
      </w:r>
      <w:bookmarkEnd w:id="143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animateSensor(String sensorTubeName)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7" w:name="l641"/>
      <w:r w:rsidRPr="001223CF">
        <w:rPr>
          <w:rFonts w:ascii="Courier New" w:eastAsia="Times New Roman" w:hAnsi="Courier New" w:cs="Courier New"/>
          <w:color w:val="000000"/>
          <w:sz w:val="18"/>
          <w:szCs w:val="18"/>
          <w:lang w:bidi="ar-SA"/>
        </w:rPr>
        <w:t xml:space="preserve">641  </w:t>
      </w:r>
      <w:bookmarkEnd w:id="1437"/>
      <w:r w:rsidRPr="001223CF">
        <w:rPr>
          <w:rFonts w:ascii="Courier New" w:eastAsia="Times New Roman" w:hAnsi="Courier New" w:cs="Courier New"/>
          <w:color w:val="000000"/>
          <w:sz w:val="18"/>
          <w:szCs w:val="18"/>
          <w:lang w:bidi="ar-SA"/>
        </w:rPr>
        <w:t xml:space="preserve">        X3DNode node = mainScene.getNamedNode(sensorTubeName);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8" w:name="l642"/>
      <w:r w:rsidRPr="001223CF">
        <w:rPr>
          <w:rFonts w:ascii="Courier New" w:eastAsia="Times New Roman" w:hAnsi="Courier New" w:cs="Courier New"/>
          <w:color w:val="000000"/>
          <w:sz w:val="18"/>
          <w:szCs w:val="18"/>
          <w:lang w:bidi="ar-SA"/>
        </w:rPr>
        <w:t xml:space="preserve">642  </w:t>
      </w:r>
      <w:bookmarkEnd w:id="143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final </w:t>
      </w:r>
      <w:r w:rsidRPr="001223CF">
        <w:rPr>
          <w:rFonts w:ascii="Courier New" w:eastAsia="Times New Roman" w:hAnsi="Courier New" w:cs="Courier New"/>
          <w:color w:val="000000"/>
          <w:sz w:val="18"/>
          <w:szCs w:val="18"/>
          <w:lang w:bidi="ar-SA"/>
        </w:rPr>
        <w:t>SFRotation arrowRotation = (SFRotation) 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9" w:name="l643"/>
      <w:r w:rsidRPr="001223CF">
        <w:rPr>
          <w:rFonts w:ascii="Courier New" w:eastAsia="Times New Roman" w:hAnsi="Courier New" w:cs="Courier New"/>
          <w:color w:val="000000"/>
          <w:sz w:val="18"/>
          <w:szCs w:val="18"/>
          <w:lang w:bidi="ar-SA"/>
        </w:rPr>
        <w:t xml:space="preserve">643  </w:t>
      </w:r>
      <w:bookmarkEnd w:id="143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0" w:name="l644"/>
      <w:r w:rsidRPr="001223CF">
        <w:rPr>
          <w:rFonts w:ascii="Courier New" w:eastAsia="Times New Roman" w:hAnsi="Courier New" w:cs="Courier New"/>
          <w:color w:val="000000"/>
          <w:sz w:val="18"/>
          <w:szCs w:val="18"/>
          <w:lang w:bidi="ar-SA"/>
        </w:rPr>
        <w:t xml:space="preserve">644  </w:t>
      </w:r>
      <w:bookmarkEnd w:id="1440"/>
      <w:r w:rsidRPr="001223CF">
        <w:rPr>
          <w:rFonts w:ascii="Courier New" w:eastAsia="Times New Roman" w:hAnsi="Courier New" w:cs="Courier New"/>
          <w:color w:val="000000"/>
          <w:sz w:val="18"/>
          <w:szCs w:val="18"/>
          <w:lang w:bidi="ar-SA"/>
        </w:rPr>
        <w:t xml:space="preserve">        arrowRotation.getValue(values);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1" w:name="l645"/>
      <w:r w:rsidRPr="001223CF">
        <w:rPr>
          <w:rFonts w:ascii="Courier New" w:eastAsia="Times New Roman" w:hAnsi="Courier New" w:cs="Courier New"/>
          <w:color w:val="000000"/>
          <w:sz w:val="18"/>
          <w:szCs w:val="18"/>
          <w:lang w:bidi="ar-SA"/>
        </w:rPr>
        <w:t xml:space="preserve">645  </w:t>
      </w:r>
      <w:bookmarkEnd w:id="1441"/>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2" w:name="l646"/>
      <w:r w:rsidRPr="001223CF">
        <w:rPr>
          <w:rFonts w:ascii="Courier New" w:eastAsia="Times New Roman" w:hAnsi="Courier New" w:cs="Courier New"/>
          <w:color w:val="000000"/>
          <w:sz w:val="18"/>
          <w:szCs w:val="18"/>
          <w:lang w:bidi="ar-SA"/>
        </w:rPr>
        <w:t xml:space="preserve">646  </w:t>
      </w:r>
      <w:bookmarkEnd w:id="1442"/>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3" w:name="l647"/>
      <w:r w:rsidRPr="001223CF">
        <w:rPr>
          <w:rFonts w:ascii="Courier New" w:eastAsia="Times New Roman" w:hAnsi="Courier New" w:cs="Courier New"/>
          <w:color w:val="000000"/>
          <w:sz w:val="18"/>
          <w:szCs w:val="18"/>
          <w:lang w:bidi="ar-SA"/>
        </w:rPr>
        <w:t xml:space="preserve">647  </w:t>
      </w:r>
      <w:bookmarkEnd w:id="1443"/>
      <w:r w:rsidRPr="001223CF">
        <w:rPr>
          <w:rFonts w:ascii="Courier New" w:eastAsia="Times New Roman" w:hAnsi="Courier New" w:cs="Courier New"/>
          <w:color w:val="000000"/>
          <w:sz w:val="18"/>
          <w:szCs w:val="18"/>
          <w:lang w:bidi="ar-SA"/>
        </w:rPr>
        <w:t xml:space="preserve">        arrowRotation.setValue(values);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4" w:name="l648"/>
      <w:r w:rsidRPr="001223CF">
        <w:rPr>
          <w:rFonts w:ascii="Courier New" w:eastAsia="Times New Roman" w:hAnsi="Courier New" w:cs="Courier New"/>
          <w:color w:val="000000"/>
          <w:sz w:val="18"/>
          <w:szCs w:val="18"/>
          <w:lang w:bidi="ar-SA"/>
        </w:rPr>
        <w:t xml:space="preserve">648  </w:t>
      </w:r>
      <w:bookmarkEnd w:id="1444"/>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5" w:name="l649"/>
      <w:r w:rsidRPr="001223CF">
        <w:rPr>
          <w:rFonts w:ascii="Courier New" w:eastAsia="Times New Roman" w:hAnsi="Courier New" w:cs="Courier New"/>
          <w:color w:val="000000"/>
          <w:sz w:val="18"/>
          <w:szCs w:val="18"/>
          <w:lang w:bidi="ar-SA"/>
        </w:rPr>
        <w:t xml:space="preserve">649  </w:t>
      </w:r>
      <w:bookmarkEnd w:id="1445"/>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6" w:name="l650"/>
      <w:r w:rsidRPr="001223CF">
        <w:rPr>
          <w:rFonts w:ascii="Courier New" w:eastAsia="Times New Roman" w:hAnsi="Courier New" w:cs="Courier New"/>
          <w:color w:val="000000"/>
          <w:sz w:val="18"/>
          <w:szCs w:val="18"/>
          <w:lang w:bidi="ar-SA"/>
        </w:rPr>
        <w:t xml:space="preserve">650  </w:t>
      </w:r>
      <w:bookmarkEnd w:id="1446"/>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7" w:name="l651"/>
      <w:r w:rsidRPr="001223CF">
        <w:rPr>
          <w:rFonts w:ascii="Courier New" w:eastAsia="Times New Roman" w:hAnsi="Courier New" w:cs="Courier New"/>
          <w:color w:val="000000"/>
          <w:sz w:val="18"/>
          <w:szCs w:val="18"/>
          <w:lang w:bidi="ar-SA"/>
        </w:rPr>
        <w:t xml:space="preserve">651  </w:t>
      </w:r>
      <w:bookmarkEnd w:id="144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8" w:name="l652"/>
      <w:r w:rsidRPr="001223CF">
        <w:rPr>
          <w:rFonts w:ascii="Courier New" w:eastAsia="Times New Roman" w:hAnsi="Courier New" w:cs="Courier New"/>
          <w:color w:val="000000"/>
          <w:sz w:val="18"/>
          <w:szCs w:val="18"/>
          <w:lang w:bidi="ar-SA"/>
        </w:rPr>
        <w:t xml:space="preserve">652  </w:t>
      </w:r>
      <w:bookmarkEnd w:id="1448"/>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9" w:name="l653"/>
      <w:r w:rsidRPr="001223CF">
        <w:rPr>
          <w:rFonts w:ascii="Courier New" w:eastAsia="Times New Roman" w:hAnsi="Courier New" w:cs="Courier New"/>
          <w:color w:val="000000"/>
          <w:sz w:val="18"/>
          <w:szCs w:val="18"/>
          <w:lang w:bidi="ar-SA"/>
        </w:rPr>
        <w:t xml:space="preserve">653  </w:t>
      </w:r>
      <w:bookmarkEnd w:id="1449"/>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0" w:name="l654"/>
      <w:r w:rsidRPr="001223CF">
        <w:rPr>
          <w:rFonts w:ascii="Courier New" w:eastAsia="Times New Roman" w:hAnsi="Courier New" w:cs="Courier New"/>
          <w:color w:val="000000"/>
          <w:sz w:val="18"/>
          <w:szCs w:val="18"/>
          <w:lang w:bidi="ar-SA"/>
        </w:rPr>
        <w:t xml:space="preserve">654  </w:t>
      </w:r>
      <w:bookmarkEnd w:id="1450"/>
      <w:r w:rsidRPr="001223CF">
        <w:rPr>
          <w:rFonts w:ascii="Courier New" w:eastAsia="Times New Roman" w:hAnsi="Courier New" w:cs="Courier New"/>
          <w:color w:val="000000"/>
          <w:sz w:val="18"/>
          <w:szCs w:val="18"/>
          <w:lang w:bidi="ar-SA"/>
        </w:rPr>
        <w:t xml:space="preserve">                arrowRotation.setValue(values);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1" w:name="l655"/>
      <w:r w:rsidRPr="001223CF">
        <w:rPr>
          <w:rFonts w:ascii="Courier New" w:eastAsia="Times New Roman" w:hAnsi="Courier New" w:cs="Courier New"/>
          <w:color w:val="000000"/>
          <w:sz w:val="18"/>
          <w:szCs w:val="18"/>
          <w:lang w:bidi="ar-SA"/>
        </w:rPr>
        <w:t xml:space="preserve">655  </w:t>
      </w:r>
      <w:bookmarkEnd w:id="1451"/>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2" w:name="l656"/>
      <w:r w:rsidRPr="001223CF">
        <w:rPr>
          <w:rFonts w:ascii="Courier New" w:eastAsia="Times New Roman" w:hAnsi="Courier New" w:cs="Courier New"/>
          <w:color w:val="000000"/>
          <w:sz w:val="18"/>
          <w:szCs w:val="18"/>
          <w:lang w:bidi="ar-SA"/>
        </w:rPr>
        <w:t xml:space="preserve">656  </w:t>
      </w:r>
      <w:bookmarkEnd w:id="1452"/>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3" w:name="l657"/>
      <w:r w:rsidRPr="001223CF">
        <w:rPr>
          <w:rFonts w:ascii="Courier New" w:eastAsia="Times New Roman" w:hAnsi="Courier New" w:cs="Courier New"/>
          <w:color w:val="000000"/>
          <w:sz w:val="18"/>
          <w:szCs w:val="18"/>
          <w:lang w:bidi="ar-SA"/>
        </w:rPr>
        <w:t xml:space="preserve">657  </w:t>
      </w:r>
      <w:bookmarkEnd w:id="1453"/>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4" w:name="l658"/>
      <w:r w:rsidRPr="001223CF">
        <w:rPr>
          <w:rFonts w:ascii="Courier New" w:eastAsia="Times New Roman" w:hAnsi="Courier New" w:cs="Courier New"/>
          <w:color w:val="000000"/>
          <w:sz w:val="18"/>
          <w:szCs w:val="18"/>
          <w:lang w:bidi="ar-SA"/>
        </w:rPr>
        <w:t xml:space="preserve">658  </w:t>
      </w:r>
      <w:bookmarkEnd w:id="1454"/>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5" w:name="l659"/>
      <w:r w:rsidRPr="001223CF">
        <w:rPr>
          <w:rFonts w:ascii="Courier New" w:eastAsia="Times New Roman" w:hAnsi="Courier New" w:cs="Courier New"/>
          <w:color w:val="000000"/>
          <w:sz w:val="18"/>
          <w:szCs w:val="18"/>
          <w:lang w:bidi="ar-SA"/>
        </w:rPr>
        <w:t xml:space="preserve">659  </w:t>
      </w:r>
      <w:bookmarkEnd w:id="1455"/>
      <w:r w:rsidRPr="001223CF">
        <w:rPr>
          <w:rFonts w:ascii="Courier New" w:eastAsia="Times New Roman" w:hAnsi="Courier New" w:cs="Courier New"/>
          <w:color w:val="000000"/>
          <w:sz w:val="18"/>
          <w:szCs w:val="18"/>
          <w:lang w:bidi="ar-SA"/>
        </w:rPr>
        <w:t xml:space="preserve">        timer.start();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6" w:name="l660"/>
      <w:r w:rsidRPr="001223CF">
        <w:rPr>
          <w:rFonts w:ascii="Courier New" w:eastAsia="Times New Roman" w:hAnsi="Courier New" w:cs="Courier New"/>
          <w:color w:val="000000"/>
          <w:sz w:val="18"/>
          <w:szCs w:val="18"/>
          <w:lang w:bidi="ar-SA"/>
        </w:rPr>
        <w:t xml:space="preserve">660  </w:t>
      </w:r>
      <w:bookmarkEnd w:id="1456"/>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7" w:name="l661"/>
      <w:r w:rsidRPr="001223CF">
        <w:rPr>
          <w:rFonts w:ascii="Courier New" w:eastAsia="Times New Roman" w:hAnsi="Courier New" w:cs="Courier New"/>
          <w:color w:val="000000"/>
          <w:sz w:val="18"/>
          <w:szCs w:val="18"/>
          <w:lang w:bidi="ar-SA"/>
        </w:rPr>
        <w:t xml:space="preserve">661  </w:t>
      </w:r>
      <w:bookmarkEnd w:id="1457"/>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8" w:name="l662"/>
      <w:r w:rsidRPr="001223CF">
        <w:rPr>
          <w:rFonts w:ascii="Courier New" w:eastAsia="Times New Roman" w:hAnsi="Courier New" w:cs="Courier New"/>
          <w:color w:val="000000"/>
          <w:sz w:val="18"/>
          <w:szCs w:val="18"/>
          <w:lang w:bidi="ar-SA"/>
        </w:rPr>
        <w:t xml:space="preserve">662  </w:t>
      </w:r>
      <w:bookmarkEnd w:id="1458"/>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459" w:name="l663"/>
      <w:r w:rsidRPr="001223CF">
        <w:rPr>
          <w:rFonts w:ascii="Courier New" w:eastAsia="Times New Roman" w:hAnsi="Courier New" w:cs="Courier New"/>
          <w:color w:val="000000"/>
          <w:sz w:val="18"/>
          <w:szCs w:val="18"/>
          <w:lang w:bidi="ar-SA"/>
        </w:rPr>
        <w:t xml:space="preserve">663  </w:t>
      </w:r>
      <w:bookmarkEnd w:id="1459"/>
      <w:r w:rsidRPr="001223CF">
        <w:rPr>
          <w:rFonts w:ascii="Courier New" w:eastAsia="Times New Roman" w:hAnsi="Courier New" w:cs="Courier New"/>
          <w:color w:val="000000"/>
          <w:sz w:val="18"/>
          <w:szCs w:val="18"/>
          <w:lang w:bidi="ar-SA"/>
        </w:rPr>
        <w:t>}</w:t>
      </w:r>
    </w:p>
    <w:p w:rsidR="000728C4" w:rsidRDefault="000728C4" w:rsidP="000728C4">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A85BBD" w:rsidTr="00AE06C9">
        <w:trPr>
          <w:tblCellSpacing w:w="0" w:type="dxa"/>
        </w:trPr>
        <w:tc>
          <w:tcPr>
            <w:tcW w:w="0" w:type="auto"/>
            <w:shd w:val="clear" w:color="auto" w:fill="C0C0C0"/>
            <w:vAlign w:val="center"/>
            <w:hideMark/>
          </w:tcPr>
          <w:p w:rsidR="000728C4" w:rsidRPr="00A85BBD" w:rsidRDefault="000728C4" w:rsidP="00AE06C9">
            <w:pPr>
              <w:pStyle w:val="Heading2"/>
              <w:jc w:val="center"/>
              <w:rPr>
                <w:rFonts w:eastAsia="Times New Roman" w:cs="Times New Roman"/>
                <w:lang w:bidi="ar-SA"/>
              </w:rPr>
            </w:pPr>
            <w:bookmarkStart w:id="1460" w:name="_Toc264798619"/>
            <w:bookmarkStart w:id="1461" w:name="_Toc264737251"/>
            <w:bookmarkStart w:id="1462" w:name="_Toc264995481"/>
            <w:r w:rsidRPr="00A85BBD">
              <w:rPr>
                <w:rFonts w:eastAsia="Times New Roman"/>
                <w:lang w:bidi="ar-SA"/>
              </w:rPr>
              <w:t>DefaultServer.java</w:t>
            </w:r>
            <w:bookmarkEnd w:id="1460"/>
            <w:bookmarkEnd w:id="1461"/>
            <w:bookmarkEnd w:id="1462"/>
          </w:p>
        </w:tc>
      </w:tr>
    </w:tbl>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20"/>
          <w:szCs w:val="20"/>
          <w:lang w:bidi="ar-SA"/>
        </w:rPr>
        <w:t xml:space="preserve">1    </w:t>
      </w:r>
      <w:r w:rsidRPr="00A85BBD">
        <w:rPr>
          <w:rFonts w:ascii="Courier New" w:eastAsia="Times New Roman" w:hAnsi="Courier New" w:cs="Courier New"/>
          <w:b/>
          <w:bCs/>
          <w:color w:val="000080"/>
          <w:sz w:val="18"/>
          <w:szCs w:val="18"/>
          <w:lang w:bidi="ar-SA"/>
        </w:rPr>
        <w:t xml:space="preserve">package </w:t>
      </w:r>
      <w:r w:rsidRPr="00A85BBD">
        <w:rPr>
          <w:rFonts w:ascii="Courier New" w:eastAsia="Times New Roman" w:hAnsi="Courier New" w:cs="Courier New"/>
          <w:color w:val="000000"/>
          <w:sz w:val="18"/>
          <w:szCs w:val="18"/>
          <w:lang w:bidi="ar-SA"/>
        </w:rPr>
        <w:t xml:space="preserve">greenContextOntology.impl;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com.hp.hpl.jena.ontology.OntModel;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contextawaremodel.worldInterface.</w:t>
      </w:r>
      <w:r>
        <w:rPr>
          <w:rFonts w:ascii="Courier New" w:eastAsia="Times New Roman" w:hAnsi="Courier New" w:cs="Courier New"/>
          <w:color w:val="000000"/>
          <w:sz w:val="18"/>
          <w:szCs w:val="18"/>
          <w:lang w:bidi="ar-SA"/>
        </w:rPr>
        <w:t>service center</w:t>
      </w:r>
      <w:r w:rsidRPr="00A85BBD">
        <w:rPr>
          <w:rFonts w:ascii="Courier New" w:eastAsia="Times New Roman" w:hAnsi="Courier New" w:cs="Courier New"/>
          <w:color w:val="000000"/>
          <w:sz w:val="18"/>
          <w:szCs w:val="18"/>
          <w:lang w:bidi="ar-SA"/>
        </w:rPr>
        <w:t xml:space="preserve">Interface.proxies.ServerManagementProxyInterface;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edu.stanford.smi.protege.model.FrameID;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edu.stanford.smi.protegex.owl.model.OWLModel;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edu.stanford.smi.protegex.owl.model.RDFProperty;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greenContextOntology.*;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java.util.Collection;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java.util.Iterator;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13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14   </w:t>
      </w:r>
      <w:r w:rsidRPr="00A85BBD">
        <w:rPr>
          <w:rFonts w:ascii="Courier New" w:eastAsia="Times New Roman" w:hAnsi="Courier New" w:cs="Courier New"/>
          <w:i/>
          <w:iCs/>
          <w:color w:val="808080"/>
          <w:sz w:val="18"/>
          <w:szCs w:val="18"/>
          <w:lang w:bidi="ar-SA"/>
        </w:rPr>
        <w:t xml:space="preserve"> * Generated by Protege-OWL  (http://protege.stanford.edu/plugins/owl).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15   </w:t>
      </w:r>
      <w:r w:rsidRPr="00A85BBD">
        <w:rPr>
          <w:rFonts w:ascii="Courier New" w:eastAsia="Times New Roman" w:hAnsi="Courier New" w:cs="Courier New"/>
          <w:i/>
          <w:iCs/>
          <w:color w:val="808080"/>
          <w:sz w:val="18"/>
          <w:szCs w:val="18"/>
          <w:lang w:bidi="ar-SA"/>
        </w:rPr>
        <w:t xml:space="preserve"> * Source OWL Class: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 xml:space="preserve">.owl#Server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16   </w:t>
      </w:r>
      <w:r w:rsidRPr="00A85BBD">
        <w:rPr>
          <w:rFonts w:ascii="Courier New" w:eastAsia="Times New Roman" w:hAnsi="Courier New" w:cs="Courier New"/>
          <w:i/>
          <w:iCs/>
          <w:color w:val="80808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@version </w:t>
      </w:r>
      <w:r w:rsidRPr="00A85BBD">
        <w:rPr>
          <w:rFonts w:ascii="Courier New" w:eastAsia="Times New Roman" w:hAnsi="Courier New" w:cs="Courier New"/>
          <w:i/>
          <w:iCs/>
          <w:color w:val="808080"/>
          <w:sz w:val="18"/>
          <w:szCs w:val="18"/>
          <w:lang w:bidi="ar-SA"/>
        </w:rPr>
        <w:t xml:space="preserve">generated on Sun Mar 07 13:11:11 EET 2010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   </w:t>
      </w:r>
      <w:r w:rsidRPr="00A85BBD">
        <w:rPr>
          <w:rFonts w:ascii="Courier New" w:eastAsia="Times New Roman" w:hAnsi="Courier New" w:cs="Courier New"/>
          <w:b/>
          <w:bCs/>
          <w:color w:val="000080"/>
          <w:sz w:val="18"/>
          <w:szCs w:val="18"/>
          <w:lang w:bidi="ar-SA"/>
        </w:rPr>
        <w:t xml:space="preserve">public class </w:t>
      </w:r>
      <w:r w:rsidRPr="00A85BBD">
        <w:rPr>
          <w:rFonts w:ascii="Courier New" w:eastAsia="Times New Roman" w:hAnsi="Courier New" w:cs="Courier New"/>
          <w:color w:val="000000"/>
          <w:sz w:val="18"/>
          <w:szCs w:val="18"/>
          <w:lang w:bidi="ar-SA"/>
        </w:rPr>
        <w:t xml:space="preserve">DefaultServer </w:t>
      </w:r>
      <w:r w:rsidRPr="00A85BBD">
        <w:rPr>
          <w:rFonts w:ascii="Courier New" w:eastAsia="Times New Roman" w:hAnsi="Courier New" w:cs="Courier New"/>
          <w:b/>
          <w:bCs/>
          <w:color w:val="000080"/>
          <w:sz w:val="18"/>
          <w:szCs w:val="18"/>
          <w:lang w:bidi="ar-SA"/>
        </w:rPr>
        <w:t xml:space="preserve">extends </w:t>
      </w:r>
      <w:r w:rsidRPr="00A85BBD">
        <w:rPr>
          <w:rFonts w:ascii="Courier New" w:eastAsia="Times New Roman" w:hAnsi="Courier New" w:cs="Courier New"/>
          <w:color w:val="000000"/>
          <w:sz w:val="18"/>
          <w:szCs w:val="18"/>
          <w:lang w:bidi="ar-SA"/>
        </w:rPr>
        <w:t xml:space="preserve">DefaultResource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           </w:t>
      </w:r>
      <w:r w:rsidRPr="00A85BBD">
        <w:rPr>
          <w:rFonts w:ascii="Courier New" w:eastAsia="Times New Roman" w:hAnsi="Courier New" w:cs="Courier New"/>
          <w:b/>
          <w:bCs/>
          <w:color w:val="000080"/>
          <w:sz w:val="18"/>
          <w:szCs w:val="18"/>
          <w:lang w:bidi="ar-SA"/>
        </w:rPr>
        <w:t xml:space="preserve">implements </w:t>
      </w:r>
      <w:r w:rsidRPr="00A85BBD">
        <w:rPr>
          <w:rFonts w:ascii="Courier New" w:eastAsia="Times New Roman" w:hAnsi="Courier New" w:cs="Courier New"/>
          <w:color w:val="000000"/>
          <w:sz w:val="18"/>
          <w:szCs w:val="18"/>
          <w:lang w:bidi="ar-SA"/>
        </w:rPr>
        <w:t xml:space="preserve">Server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22       </w:t>
      </w:r>
      <w:r w:rsidRPr="00A85BBD">
        <w:rPr>
          <w:rFonts w:ascii="Courier New" w:eastAsia="Times New Roman" w:hAnsi="Courier New" w:cs="Courier New"/>
          <w:b/>
          <w:bCs/>
          <w:color w:val="000080"/>
          <w:sz w:val="18"/>
          <w:szCs w:val="18"/>
          <w:lang w:bidi="ar-SA"/>
        </w:rPr>
        <w:t xml:space="preserve">private </w:t>
      </w:r>
      <w:r w:rsidRPr="00A85BBD">
        <w:rPr>
          <w:rFonts w:ascii="Courier New" w:eastAsia="Times New Roman" w:hAnsi="Courier New" w:cs="Courier New"/>
          <w:color w:val="000000"/>
          <w:sz w:val="18"/>
          <w:szCs w:val="18"/>
          <w:lang w:bidi="ar-SA"/>
        </w:rPr>
        <w:t xml:space="preserve">ServerManagementProxyInterface proxy;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DefaultServer(OWLModel owlModel, FrameID id)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           </w:t>
      </w:r>
      <w:r w:rsidRPr="00A85BBD">
        <w:rPr>
          <w:rFonts w:ascii="Courier New" w:eastAsia="Times New Roman" w:hAnsi="Courier New" w:cs="Courier New"/>
          <w:b/>
          <w:bCs/>
          <w:color w:val="000080"/>
          <w:sz w:val="18"/>
          <w:szCs w:val="18"/>
          <w:lang w:bidi="ar-SA"/>
        </w:rPr>
        <w:t>super</w:t>
      </w:r>
      <w:r w:rsidRPr="00A85BBD">
        <w:rPr>
          <w:rFonts w:ascii="Courier New" w:eastAsia="Times New Roman" w:hAnsi="Courier New" w:cs="Courier New"/>
          <w:color w:val="000000"/>
          <w:sz w:val="18"/>
          <w:szCs w:val="18"/>
          <w:lang w:bidi="ar-SA"/>
        </w:rPr>
        <w:t xml:space="preserve">(owlModel, id);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.owl#serverMacAddress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getServerMacAddress()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getPropertyValue(getServerMacAddressProperty());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getServerMacAddressProperty()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.owl#serverMacAddress"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hasServerMacAddress()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getPropertyValueCount(getServerMacAddressProperty())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setServerMacAddress(String newServerMacAddress)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           setPropertyValue(getServerMacAddressProperty(), newServerMacAddress);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.owl#serverWakeUpPort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       </w:t>
      </w:r>
      <w:r w:rsidRPr="00A85BBD">
        <w:rPr>
          <w:rFonts w:ascii="Courier New" w:eastAsia="Times New Roman" w:hAnsi="Courier New" w:cs="Courier New"/>
          <w:b/>
          <w:bCs/>
          <w:color w:val="000080"/>
          <w:sz w:val="18"/>
          <w:szCs w:val="18"/>
          <w:lang w:bidi="ar-SA"/>
        </w:rPr>
        <w:t xml:space="preserve">public int </w:t>
      </w:r>
      <w:r w:rsidRPr="00A85BBD">
        <w:rPr>
          <w:rFonts w:ascii="Courier New" w:eastAsia="Times New Roman" w:hAnsi="Courier New" w:cs="Courier New"/>
          <w:color w:val="000000"/>
          <w:sz w:val="18"/>
          <w:szCs w:val="18"/>
          <w:lang w:bidi="ar-SA"/>
        </w:rPr>
        <w:t xml:space="preserve">getServerWakeUpPort()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getPropertyValueLiteral(getServerWakeUpPortProperty()).getInt();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getServerWakeUpPortProperty()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.owl#serverWakeUpPort"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hasServerWakeUpPort()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getPropertyValueCount(getServerWakeUpPortProperty())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setServerWakeUpPort(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newServerWakeUpPort)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72           setPropertyValue(getServerWakeUpPortProperty(),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java.lang.Integer(newServerWakeUpPort));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75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.owl#associatedCPU</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CPU getAssociatedCPU()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(CPU) getPropertyValueAs(getAssociatedCPUProperty(), CPU.</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80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getAssociatedCPUProperty()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81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.owl#associatedCPU"</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hasAssociatedCPU()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getPropertyValueCount(getAssociatedCPUProperty())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setAssociatedCPU(CPU newAssociatedCPU)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91           setPropertyValue(getAssociatedCPUProperty(), newAssociatedCPU);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92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94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.owl#associatedMemory</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95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Memory getAssociatedMemory()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(Memory) getPropertyValueAs(getAssociatedMemoryProperty(), Memory.</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getAssociatedMemoryProperty()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.owl#associatedMemory"</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hasAssociatedMemory()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getPropertyValueCount(getAssociatedMemoryProperty())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setAssociatedMemory(Memory newAssociatedMemory)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110          setPropertyValue(getAssociatedMemoryProperty(), newAssociatedMemory);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113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.owl#associatedStorage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Storage getAssociatedStorage()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(Storage) getPropertyValueAs(getAssociatedStorageProperty(), Storage.</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getAssociatedStorageProperty()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.owl#associatedStorage"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121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122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hasAssociatedStorage()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getPropertyValueCount(getAssociatedStorageProperty())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128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setAssociatedStorage(Storage newAssociatedStorage)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129          setPropertyValue(getAssociatedStorageProperty(), newAssociatedStorage);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130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132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.owl#isInLowPowerState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getIsInLowPowerState()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getPropertyValueLiteral(getIsInLowPowerStateProperty()).getBoolean();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135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136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getIsInLowPowerStateProperty()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.owl#isInLowPowerState"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hasIsInLowPowerState()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getPropertyValueCount(getIsInLowPowerStateProperty())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145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setIsInLowPowerState(</w:t>
      </w:r>
      <w:r w:rsidRPr="00A85BBD">
        <w:rPr>
          <w:rFonts w:ascii="Courier New" w:eastAsia="Times New Roman" w:hAnsi="Courier New" w:cs="Courier New"/>
          <w:b/>
          <w:bCs/>
          <w:color w:val="000080"/>
          <w:sz w:val="18"/>
          <w:szCs w:val="18"/>
          <w:lang w:bidi="ar-SA"/>
        </w:rPr>
        <w:t xml:space="preserve">boolean </w:t>
      </w:r>
      <w:r w:rsidRPr="00A85BBD">
        <w:rPr>
          <w:rFonts w:ascii="Courier New" w:eastAsia="Times New Roman" w:hAnsi="Courier New" w:cs="Courier New"/>
          <w:color w:val="000000"/>
          <w:sz w:val="18"/>
          <w:szCs w:val="18"/>
          <w:lang w:bidi="ar-SA"/>
        </w:rPr>
        <w:t xml:space="preserve">newIsInLowPowerState, OntModel ontModel)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148          setPropertyValue(getIsInLowPowerStateProperty(),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java.lang.Boolean(newIsInLowPowerState), ontModel);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149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151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.owl#runningTasks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getPropertyValuesAs(getRunningTasksProperty(),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getRunningTasksProperty()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157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.owl#runningTasks"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160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162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getPropertyValueCount(getRunningTasksProperty())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listPropertyValuesAs(getRunningTasksProperty(),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170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171  </w:t>
      </w:r>
      <w:r w:rsidRPr="00A85BBD">
        <w:rPr>
          <w:rFonts w:ascii="Courier New" w:eastAsia="Times New Roman" w:hAnsi="Courier New" w:cs="Courier New"/>
          <w:i/>
          <w:iCs/>
          <w:color w:val="808080"/>
          <w:sz w:val="18"/>
          <w:szCs w:val="18"/>
          <w:lang w:bidi="ar-SA"/>
        </w:rPr>
        <w:t xml:space="preserve">     * It gives to the new task the maximum between the requested and available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172  </w:t>
      </w:r>
      <w:r w:rsidRPr="00A85BBD">
        <w:rPr>
          <w:rFonts w:ascii="Courier New" w:eastAsia="Times New Roman" w:hAnsi="Courier New" w:cs="Courier New"/>
          <w:i/>
          <w:iCs/>
          <w:color w:val="808080"/>
          <w:sz w:val="18"/>
          <w:szCs w:val="18"/>
          <w:lang w:bidi="ar-SA"/>
        </w:rPr>
        <w:t xml:space="preserve">     * resources and updates the server's &lt;code&gt;used&lt;/code&gt; resources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173  </w:t>
      </w:r>
      <w:r w:rsidRPr="00A85BBD">
        <w:rPr>
          <w:rFonts w:ascii="Courier New" w:eastAsia="Times New Roman" w:hAnsi="Courier New" w:cs="Courier New"/>
          <w:i/>
          <w:iCs/>
          <w:color w:val="80808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174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deployed on the server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175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176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OntModel model)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178          RequestedTaskInfo requestedSLA = newRunningTasks.getRequestedInfo();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179          ReceivedTaskInfo receivedSLA = newRunningTasks.getReceivedInfo();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181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182          Collection&lt;Core&gt; cores = cpu.getAssociatedCore();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183          Iterator&lt;Core&gt; coresIterator = cores.iterator();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184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187          coreCount = (coreCount &gt; availableCores) ? availableCores : coreCount;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189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190              Core core = coresIterator.next();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191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requestedCPU = requestedSLA.getCpuMaxAcceptableValue();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(requestedCPU &gt; availableCore)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195                  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196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198              coreCount--;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199              receivedSLA.setCpuReceived(requestedCPU,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200              core.setUsed(core.getUsed() + requestedCPU);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201              receivedSLA.addReceivedCoreIndex(index);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202              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205          receivedSLA.setCores(receivedSLA.getReceivedCoreIndex().size(),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207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requestedMemory = requestedSLA.getMemoryMaxAcceptableValue();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(requestedMemory &lt; availableMemory) ? requestedMemory : availableMemory;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211          receivedSLA.setMemoryReceived(receivedMemory,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212          memory.setUsed(memory.getUsed() + receivedMemory);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216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requestedStorage = requestedSLA.getStorageMaxAcceptableValue();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(requestedStorage &lt; availableStorage) ? requestedStorage : availableStorage;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218          receivedSLA.setStorageReceived(receivedStorage,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219          storage.setUsed(storage.getUsed() + receivedStorage);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221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222          Collection tasks = getRunningTasks();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223          removePropertyValue(getRunningTasksProperty(), 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224          tasks.add(newRunningTasks);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226          </w:t>
      </w:r>
      <w:r w:rsidRPr="00A85BBD">
        <w:rPr>
          <w:rFonts w:ascii="Courier New" w:eastAsia="Times New Roman" w:hAnsi="Courier New" w:cs="Courier New"/>
          <w:i/>
          <w:iCs/>
          <w:color w:val="808080"/>
          <w:sz w:val="18"/>
          <w:szCs w:val="18"/>
          <w:lang w:bidi="ar-SA"/>
        </w:rPr>
        <w:t>//setPropertyValue(getRunningTasksProperty(), newRunningTasks);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227          addPropertyValue(getRunningTasksProperty(), newRunningTasks);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229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231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232  </w:t>
      </w:r>
      <w:r w:rsidRPr="00A85BBD">
        <w:rPr>
          <w:rFonts w:ascii="Courier New" w:eastAsia="Times New Roman" w:hAnsi="Courier New" w:cs="Courier New"/>
          <w:i/>
          <w:iCs/>
          <w:color w:val="808080"/>
          <w:sz w:val="18"/>
          <w:szCs w:val="18"/>
          <w:lang w:bidi="ar-SA"/>
        </w:rPr>
        <w:t xml:space="preserve">     * Adds a task to be run on this server for which the resources had been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233  </w:t>
      </w:r>
      <w:r w:rsidRPr="00A85BBD">
        <w:rPr>
          <w:rFonts w:ascii="Courier New" w:eastAsia="Times New Roman" w:hAnsi="Courier New" w:cs="Courier New"/>
          <w:i/>
          <w:iCs/>
          <w:color w:val="808080"/>
          <w:sz w:val="18"/>
          <w:szCs w:val="18"/>
          <w:lang w:bidi="ar-SA"/>
        </w:rPr>
        <w:t xml:space="preserve">     * negotiated because the server must exceed its optimum load paremeters in order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234  </w:t>
      </w:r>
      <w:r w:rsidRPr="00A85BBD">
        <w:rPr>
          <w:rFonts w:ascii="Courier New" w:eastAsia="Times New Roman" w:hAnsi="Courier New" w:cs="Courier New"/>
          <w:i/>
          <w:iCs/>
          <w:color w:val="808080"/>
          <w:sz w:val="18"/>
          <w:szCs w:val="18"/>
          <w:lang w:bidi="ar-SA"/>
        </w:rPr>
        <w:t xml:space="preserve">     * to run this task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run on the server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the ontModel of the underlying ontology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239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240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addNegotiatedTasks(Task newRunningTasks, OntModel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negotiatedCPU,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negotiatedMemory,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negotiatedStorage)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243          RequestedTaskInfo requestedSLA = newRunningTasks.getRequestedInfo();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244          ReceivedTaskInfo receivedSLA = newRunningTasks.getReceivedInfo();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247              negotiatedCPU = requestedSLA.getCpuMaxAcceptableValue();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(negotiatedMemory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250              negotiatedMemory = requestedSLA.getMemoryMaxAcceptableValue();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(negotiatedStorage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253              negotiatedStorage = requestedSLA.getStorageMaxAcceptableValue();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254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256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257          Collection&lt;Core&gt; cores = cpu.getAssociatedCore();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258          Iterator&lt;Core&gt; coresIterator = cores.iterator();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262          coreCount = (coreCount &gt; availableCores) ? availableCores : coreCount;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264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265              Core core = coresIterator.next();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266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&gt; availableCore)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269                  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272              coreCount--;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273              receivedSLA.setCpuReceived(negotiatedCPU,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274              core.setUsed(core.getUsed() + negotiatedCPU);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275              receivedSLA.addReceivedCoreIndex(index);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276              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279          receivedSLA.setCores(receivedSLA.getReceivedCoreIndex().size(),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281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(negotiatedMemory &lt; availableMemory) ? negotiatedMemory : availableMemory;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284          receivedSLA.setMemoryReceived(receivedMemory,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285          memory.setUsed(memory.getUsed() + receivedMemory);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287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(negotiatedStorage &lt; availableStorage) ? negotiatedStorage : availableStorage;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290          receivedSLA.setStorageReceived(receivedStorage,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291          storage.setUsed(storage.getUsed() + receivedStorage);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293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294          Collection tasks = getRunningTasks();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295          removePropertyValue(getRunningTasksProperty(), 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296          tasks.add(newRunningTasks);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298          addPropertyValue(getRunningTasksProperty(), newRunningTasks);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299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302          addPropertyValue(getRunningTasksProperty(), newRunningTasks);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305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306  </w:t>
      </w:r>
      <w:r w:rsidRPr="00A85BBD">
        <w:rPr>
          <w:rFonts w:ascii="Courier New" w:eastAsia="Times New Roman" w:hAnsi="Courier New" w:cs="Courier New"/>
          <w:i/>
          <w:iCs/>
          <w:color w:val="808080"/>
          <w:sz w:val="18"/>
          <w:szCs w:val="18"/>
          <w:lang w:bidi="ar-SA"/>
        </w:rPr>
        <w:t xml:space="preserve">     * Removes the specified task from the server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oldRunningTasks the task to be removed from the server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removeRunningTask(Task oldRunningTasks, OntModel model)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313          ReceivedTaskInfo receivedSLA = oldRunningTasks.getReceivedInfo();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315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316          Collection&lt;Core&gt; cores = cpu.getAssociatedCore();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317          Iterator&lt;Core&gt; coresIterator = cores.iterator();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319          Collection receivedCoresIndexes = receivedSLA.getReceivedCoreIndex();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320          receivedSLA.setCores(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321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cores.size();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322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i &lt; coreCount; i++)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323              Core core = coresIterator.next();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(receivedCoresIndexes.contains(i))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receivedCPU = receivedSLA.getCpuReceived();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326                  core.setUsed(core.getUsed() - receivedCPU);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327                  receivedSLA.removeReceivedCoreIndex(i);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330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332          receivedSLA.setCpuReceived(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334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335          memory.setUsed(memory.getUsed() - receivedSLA.getMemoryReceived());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336          receivedSLA.setMemoryReceived(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338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340          storage.setUsed(storage.getUsed() - receivedSLA.getStorageReceived());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341          receivedSLA.setStorageReceived(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343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344          </w:t>
      </w:r>
      <w:r w:rsidRPr="00A85BBD">
        <w:rPr>
          <w:rFonts w:ascii="Courier New" w:eastAsia="Times New Roman" w:hAnsi="Courier New" w:cs="Courier New"/>
          <w:i/>
          <w:iCs/>
          <w:color w:val="808080"/>
          <w:sz w:val="18"/>
          <w:szCs w:val="18"/>
          <w:lang w:bidi="ar-SA"/>
        </w:rPr>
        <w:t>//getRunningTasks().remove(oldRunningTasks);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345          removePropertyValue(getRunningTasksProperty(), oldRunningTasks);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removeRunningTasks(Task oldRunningTasks)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351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352          removePropertyValue(getRunningTasksProperty(), oldRunningTasks);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355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.owl#serverIPAddress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getServerIPAddress()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getPropertyValue(getServerIPAddressProperty());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361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getServerIPAddressProperty()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.owl#serverIPAddress"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365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hasServerIPAddress()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getPropertyValueCount(getServerIPAddressProperty())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370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setServerIPAddress(String newServerIPAddress)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374          setPropertyValue(getServerIPAddressProperty(), newServerIPAddress);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375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377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.owl#virtualMachinesPath</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getVirtualMachinesPath()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getPropertyValues(getVirtualMachinesPathProperty());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getVirtualMachinesPathProperty()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.owl#virtualMachinesPath"</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386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391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hasVirtualMachinesPath()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getPropertyValueCount(getVirtualMachinesPathProperty())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listVirtualMachinesPath()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listPropertyValues(getVirtualMachinesPathProperty());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400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401  </w:t>
      </w:r>
      <w:r w:rsidRPr="00A85BBD">
        <w:rPr>
          <w:rFonts w:ascii="Courier New" w:eastAsia="Times New Roman" w:hAnsi="Courier New" w:cs="Courier New"/>
          <w:i/>
          <w:iCs/>
          <w:color w:val="80808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 files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addVirtualMachinesPath(String newVirtualMachinesPath)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405          addPropertyValue(getVirtualMachinesPathProperty(), newVirtualMachinesPath);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408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409  </w:t>
      </w:r>
      <w:r w:rsidRPr="00A85BBD">
        <w:rPr>
          <w:rFonts w:ascii="Courier New" w:eastAsia="Times New Roman" w:hAnsi="Courier New" w:cs="Courier New"/>
          <w:i/>
          <w:iCs/>
          <w:color w:val="80808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410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oldVirtualMachinesPath  the physycal path of the virtual machine files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411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removeVirtualMachinesPath(String oldVirtualMachinesPath)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413          removePropertyValue(getVirtualMachinesPathProperty(), oldVirtualMachinesPath);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416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machines files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setVirtualMachinesPath(Collection newVirtualMachinesPath)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420          setPropertyValues(getVirtualMachinesPathProperty(), newVirtualMachinesPath);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423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424  </w:t>
      </w:r>
      <w:r w:rsidRPr="00A85BBD">
        <w:rPr>
          <w:rFonts w:ascii="Courier New" w:eastAsia="Times New Roman" w:hAnsi="Courier New" w:cs="Courier New"/>
          <w:i/>
          <w:iCs/>
          <w:color w:val="808080"/>
          <w:sz w:val="18"/>
          <w:szCs w:val="18"/>
          <w:lang w:bidi="ar-SA"/>
        </w:rPr>
        <w:t xml:space="preserve">     * Checks if a server has resources to run atask while respecting its optimum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425  </w:t>
      </w:r>
      <w:r w:rsidRPr="00A85BBD">
        <w:rPr>
          <w:rFonts w:ascii="Courier New" w:eastAsia="Times New Roman" w:hAnsi="Courier New" w:cs="Courier New"/>
          <w:i/>
          <w:iCs/>
          <w:color w:val="808080"/>
          <w:sz w:val="18"/>
          <w:szCs w:val="18"/>
          <w:lang w:bidi="ar-SA"/>
        </w:rPr>
        <w:t xml:space="preserve">     * load parameters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task to be accomodated on the server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there are enough resources to satify the 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428  </w:t>
      </w:r>
      <w:r w:rsidRPr="00A85BBD">
        <w:rPr>
          <w:rFonts w:ascii="Courier New" w:eastAsia="Times New Roman" w:hAnsi="Courier New" w:cs="Courier New"/>
          <w:i/>
          <w:iCs/>
          <w:color w:val="808080"/>
          <w:sz w:val="18"/>
          <w:szCs w:val="18"/>
          <w:lang w:bidi="ar-SA"/>
        </w:rPr>
        <w:t xml:space="preserve">     *         requirements and false otherwise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430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hasResourcesFor(Task task)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432          RequestedTaskInfo requestedSLA = task.getRequestedInfo();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436          Collection cores = cpu.getAssociatedCore();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439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440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443              Core core = (Core) coreInst;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requestedSLA.getCpuMaxAcceptableValue() &gt; core.getMaxAcceptableValue())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445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446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447                  requestedCores--;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449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455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requestedSLA.getMemoryMaxAcceptableValue() &gt; memory.getMaxAcceptableValue())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460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requestedSLA.getStorageMaxAcceptableValue() &gt; storage.getMaxAcceptableValue())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463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466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469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470  </w:t>
      </w:r>
      <w:r w:rsidRPr="00A85BBD">
        <w:rPr>
          <w:rFonts w:ascii="Courier New" w:eastAsia="Times New Roman" w:hAnsi="Courier New" w:cs="Courier New"/>
          <w:i/>
          <w:iCs/>
          <w:color w:val="808080"/>
          <w:sz w:val="18"/>
          <w:szCs w:val="18"/>
          <w:lang w:bidi="ar-SA"/>
        </w:rPr>
        <w:t xml:space="preserve">     * Check if server can run the specified task if it exeeds the optimum load values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to be run on the server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server has enough resources in the case it exceeds its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473  </w:t>
      </w:r>
      <w:r w:rsidRPr="00A85BBD">
        <w:rPr>
          <w:rFonts w:ascii="Courier New" w:eastAsia="Times New Roman" w:hAnsi="Courier New" w:cs="Courier New"/>
          <w:i/>
          <w:iCs/>
          <w:color w:val="808080"/>
          <w:sz w:val="18"/>
          <w:szCs w:val="18"/>
          <w:lang w:bidi="ar-SA"/>
        </w:rPr>
        <w:t xml:space="preserve">     * optimal load parameters and false otherwise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474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hasResourcesToBeNegotiatedFor(Task task)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477          RequestedTaskInfo requestedSLA = task.getRequestedInfo();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481          Collection cores = cpu.getAssociatedCore();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483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484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485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488              Core core = (Core) coreInst;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requestedSLA.getCpuMinAcceptableValue() &gt; core.getTotal())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490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491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492                  requestedCores--;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500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requestedSLA.getMemoryMinAcceptableValue() &gt; memory.getTotal())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505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507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requestedSLA.getStorageMinAcceptableValue() &gt; storage.getTotal())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508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509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511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512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OntModel model)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515          setPropertyValues(getRunningTasksProperty(), newRunningTasks);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517              addRunningTask((greenContextOntology.Task) task,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519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522          setPropertyValues(getRunningTasksProperty(), newRunningTasks);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523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524              addRunningTask((greenContextOntology.Task) task);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525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528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.owl#serverName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getServerName()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getPropertyValue(getServerNameProperty());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533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getServerNameProperty()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.owl#serverName"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hasServerName()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getPropertyValueCount(getServerNameProperty())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setServerName(String newServerName)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544          setPropertyValue(getServerNameProperty(), newServerName);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545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547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.owl#webService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getWebService()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getPropertyValue(getWebServiceProperty());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550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getWebServiceProperty()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.owl#webService"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hasWebService()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getPropertyValueCount(getWebServiceProperty())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560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setWebService(String newWebService)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563          setPropertyValue(getWebServiceProperty(), newWebService);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566      @Override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toString()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569          String description;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570          description = </w:t>
      </w:r>
      <w:r w:rsidRPr="00A85BBD">
        <w:rPr>
          <w:rFonts w:ascii="Courier New" w:eastAsia="Times New Roman" w:hAnsi="Courier New" w:cs="Courier New"/>
          <w:b/>
          <w:bCs/>
          <w:color w:val="008000"/>
          <w:sz w:val="18"/>
          <w:szCs w:val="18"/>
          <w:lang w:bidi="ar-SA"/>
        </w:rPr>
        <w:t xml:space="preserve">"Server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.getName().split(</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571          description += </w:t>
      </w:r>
      <w:r w:rsidRPr="00A85BBD">
        <w:rPr>
          <w:rFonts w:ascii="Courier New" w:eastAsia="Times New Roman" w:hAnsi="Courier New" w:cs="Courier New"/>
          <w:b/>
          <w:bCs/>
          <w:color w:val="008000"/>
          <w:sz w:val="18"/>
          <w:szCs w:val="18"/>
          <w:lang w:bidi="ar-SA"/>
        </w:rPr>
        <w:t xml:space="preserve">"Inactive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.getIsInLowPowerState()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572          Collection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573          Iterator iterator = cores.iterator();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575          description += </w:t>
      </w:r>
      <w:r w:rsidRPr="00A85BBD">
        <w:rPr>
          <w:rFonts w:ascii="Courier New" w:eastAsia="Times New Roman" w:hAnsi="Courier New" w:cs="Courier New"/>
          <w:b/>
          <w:bCs/>
          <w:color w:val="008000"/>
          <w:sz w:val="18"/>
          <w:szCs w:val="18"/>
          <w:lang w:bidi="ar-SA"/>
        </w:rPr>
        <w:t xml:space="preserve">"Cores " </w:t>
      </w:r>
      <w:r w:rsidRPr="00A85BBD">
        <w:rPr>
          <w:rFonts w:ascii="Courier New" w:eastAsia="Times New Roman" w:hAnsi="Courier New" w:cs="Courier New"/>
          <w:color w:val="000000"/>
          <w:sz w:val="18"/>
          <w:szCs w:val="18"/>
          <w:lang w:bidi="ar-SA"/>
        </w:rPr>
        <w:t xml:space="preserve">+ cores.size()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577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(iterator.hasNext())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578              Core core = (Core) iterator.next();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579              description += </w:t>
      </w:r>
      <w:r w:rsidRPr="00A85BBD">
        <w:rPr>
          <w:rFonts w:ascii="Courier New" w:eastAsia="Times New Roman" w:hAnsi="Courier New" w:cs="Courier New"/>
          <w:b/>
          <w:bCs/>
          <w:color w:val="008000"/>
          <w:sz w:val="18"/>
          <w:szCs w:val="18"/>
          <w:lang w:bidi="ar-SA"/>
        </w:rPr>
        <w:t xml:space="preserve">"CPU used " </w:t>
      </w:r>
      <w:r w:rsidRPr="00A85BBD">
        <w:rPr>
          <w:rFonts w:ascii="Courier New" w:eastAsia="Times New Roman" w:hAnsi="Courier New" w:cs="Courier New"/>
          <w:color w:val="000000"/>
          <w:sz w:val="18"/>
          <w:szCs w:val="18"/>
          <w:lang w:bidi="ar-SA"/>
        </w:rPr>
        <w:t xml:space="preserve">+ core.getUsed()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core.getTotal()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580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core.getMinAcceptableValue()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581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core.getMaxAcceptableValue()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582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584          description += </w:t>
      </w:r>
      <w:r w:rsidRPr="00A85BBD">
        <w:rPr>
          <w:rFonts w:ascii="Courier New" w:eastAsia="Times New Roman" w:hAnsi="Courier New" w:cs="Courier New"/>
          <w:b/>
          <w:bCs/>
          <w:color w:val="008000"/>
          <w:sz w:val="18"/>
          <w:szCs w:val="18"/>
          <w:lang w:bidi="ar-SA"/>
        </w:rPr>
        <w:t xml:space="preserve">"Memory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585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.getAssociatedMemory().getTotal()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586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.getAssociatedMemory().getMinAcceptableValue()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587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.getAssociatedMemory().getMaxAcceptableValue()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588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590          description += </w:t>
      </w:r>
      <w:r w:rsidRPr="00A85BBD">
        <w:rPr>
          <w:rFonts w:ascii="Courier New" w:eastAsia="Times New Roman" w:hAnsi="Courier New" w:cs="Courier New"/>
          <w:b/>
          <w:bCs/>
          <w:color w:val="008000"/>
          <w:sz w:val="18"/>
          <w:szCs w:val="18"/>
          <w:lang w:bidi="ar-SA"/>
        </w:rPr>
        <w:t xml:space="preserve">"Storage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591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.getAssociatedStorage().getTotal()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593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.getAssociatedStorage().getMinAcceptableValue()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594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description;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599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600  </w:t>
      </w:r>
      <w:r w:rsidRPr="00A85BBD">
        <w:rPr>
          <w:rFonts w:ascii="Courier New" w:eastAsia="Times New Roman" w:hAnsi="Courier New" w:cs="Courier New"/>
          <w:i/>
          <w:iCs/>
          <w:color w:val="808080"/>
          <w:sz w:val="18"/>
          <w:szCs w:val="18"/>
          <w:lang w:bidi="ar-SA"/>
        </w:rPr>
        <w:t xml:space="preserve">     * To check if a task is already present and such avoid adding it twice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task runs on this server and false otherwise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containsTask(Task task)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605          Collection tasks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607              Task t = (Task) 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608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(t.getName().equals(task.getName()))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609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610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615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616  </w:t>
      </w:r>
      <w:r w:rsidRPr="00A85BBD">
        <w:rPr>
          <w:rFonts w:ascii="Courier New" w:eastAsia="Times New Roman" w:hAnsi="Courier New" w:cs="Courier New"/>
          <w:i/>
          <w:iCs/>
          <w:color w:val="808080"/>
          <w:sz w:val="18"/>
          <w:szCs w:val="18"/>
          <w:lang w:bidi="ar-SA"/>
        </w:rPr>
        <w:t xml:space="preserve">     * Checks if all the optimal resources load parameters are respected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optimum load is respected and false otherwise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areOptimumValuesRespected()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cpu.getAssociatedCore())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622              Core core = (Core) 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usedCore = core.getUsed();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(usedCore &lt; core.getMinAcceptableValue() || usedCore &gt; core.getMaxAcceptableValue())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625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628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630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memory.getMinAcceptableValue() || usedMemory &gt; memory.getMaxAcceptableValue())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631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632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storage.getMinAcceptableValue() || usedStorage &gt; storage.getMaxAcceptableValue())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640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643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644  </w:t>
      </w:r>
      <w:r w:rsidRPr="00A85BBD">
        <w:rPr>
          <w:rFonts w:ascii="Courier New" w:eastAsia="Times New Roman" w:hAnsi="Courier New" w:cs="Courier New"/>
          <w:i/>
          <w:iCs/>
          <w:color w:val="808080"/>
          <w:sz w:val="18"/>
          <w:szCs w:val="18"/>
          <w:lang w:bidi="ar-SA"/>
        </w:rPr>
        <w:t xml:space="preserve">     * Reclaim previousely distributed resources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646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collectPreviouslyDistributedResources(OntModel model)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648          Collection runningTasks = getRunningTasks();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649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650              Task task = (Task) 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651              removeRunningTask(task,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652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654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655              Task task = (Task) 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656              addRunningTask(task,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659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661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662  </w:t>
      </w:r>
      <w:r w:rsidRPr="00A85BBD">
        <w:rPr>
          <w:rFonts w:ascii="Courier New" w:eastAsia="Times New Roman" w:hAnsi="Courier New" w:cs="Courier New"/>
          <w:i/>
          <w:iCs/>
          <w:color w:val="808080"/>
          <w:sz w:val="18"/>
          <w:szCs w:val="18"/>
          <w:lang w:bidi="ar-SA"/>
        </w:rPr>
        <w:t xml:space="preserve">     * Distribute unused resources among running 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663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3" w:name="l664"/>
      <w:r w:rsidRPr="00A85BBD">
        <w:rPr>
          <w:rFonts w:ascii="Courier New" w:eastAsia="Times New Roman" w:hAnsi="Courier New" w:cs="Courier New"/>
          <w:color w:val="000000"/>
          <w:sz w:val="18"/>
          <w:szCs w:val="18"/>
          <w:lang w:bidi="ar-SA"/>
        </w:rPr>
        <w:t xml:space="preserve">664  </w:t>
      </w:r>
      <w:bookmarkEnd w:id="1463"/>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4" w:name="l665"/>
      <w:r w:rsidRPr="00A85BBD">
        <w:rPr>
          <w:rFonts w:ascii="Courier New" w:eastAsia="Times New Roman" w:hAnsi="Courier New" w:cs="Courier New"/>
          <w:color w:val="000000"/>
          <w:sz w:val="18"/>
          <w:szCs w:val="18"/>
          <w:lang w:bidi="ar-SA"/>
        </w:rPr>
        <w:t xml:space="preserve">665  </w:t>
      </w:r>
      <w:bookmarkEnd w:id="146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distributeRemainingResources(OntModel model)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5" w:name="l666"/>
      <w:r w:rsidRPr="00A85BBD">
        <w:rPr>
          <w:rFonts w:ascii="Courier New" w:eastAsia="Times New Roman" w:hAnsi="Courier New" w:cs="Courier New"/>
          <w:color w:val="000000"/>
          <w:sz w:val="18"/>
          <w:szCs w:val="18"/>
          <w:lang w:bidi="ar-SA"/>
        </w:rPr>
        <w:t xml:space="preserve">666  </w:t>
      </w:r>
      <w:bookmarkEnd w:id="1465"/>
      <w:r w:rsidRPr="00A85BBD">
        <w:rPr>
          <w:rFonts w:ascii="Courier New" w:eastAsia="Times New Roman" w:hAnsi="Courier New" w:cs="Courier New"/>
          <w:color w:val="000000"/>
          <w:sz w:val="18"/>
          <w:szCs w:val="18"/>
          <w:lang w:bidi="ar-SA"/>
        </w:rPr>
        <w:t xml:space="preserve">        Collection runningTasks = getRunningTasks();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6" w:name="l667"/>
      <w:r w:rsidRPr="00A85BBD">
        <w:rPr>
          <w:rFonts w:ascii="Courier New" w:eastAsia="Times New Roman" w:hAnsi="Courier New" w:cs="Courier New"/>
          <w:color w:val="000000"/>
          <w:sz w:val="18"/>
          <w:szCs w:val="18"/>
          <w:lang w:bidi="ar-SA"/>
        </w:rPr>
        <w:t xml:space="preserve">667  </w:t>
      </w:r>
      <w:bookmarkEnd w:id="146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(runningTasks.size()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7" w:name="l668"/>
      <w:r w:rsidRPr="00A85BBD">
        <w:rPr>
          <w:rFonts w:ascii="Courier New" w:eastAsia="Times New Roman" w:hAnsi="Courier New" w:cs="Courier New"/>
          <w:color w:val="000000"/>
          <w:sz w:val="18"/>
          <w:szCs w:val="18"/>
          <w:lang w:bidi="ar-SA"/>
        </w:rPr>
        <w:lastRenderedPageBreak/>
        <w:t xml:space="preserve">668  </w:t>
      </w:r>
      <w:bookmarkEnd w:id="146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return</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8" w:name="l669"/>
      <w:r w:rsidRPr="00A85BBD">
        <w:rPr>
          <w:rFonts w:ascii="Courier New" w:eastAsia="Times New Roman" w:hAnsi="Courier New" w:cs="Courier New"/>
          <w:color w:val="000000"/>
          <w:sz w:val="18"/>
          <w:szCs w:val="18"/>
          <w:lang w:bidi="ar-SA"/>
        </w:rPr>
        <w:t xml:space="preserve">669  </w:t>
      </w:r>
      <w:bookmarkEnd w:id="1468"/>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9" w:name="l670"/>
      <w:r w:rsidRPr="00A85BBD">
        <w:rPr>
          <w:rFonts w:ascii="Courier New" w:eastAsia="Times New Roman" w:hAnsi="Courier New" w:cs="Courier New"/>
          <w:color w:val="000000"/>
          <w:sz w:val="18"/>
          <w:szCs w:val="18"/>
          <w:lang w:bidi="ar-SA"/>
        </w:rPr>
        <w:t xml:space="preserve">670  </w:t>
      </w:r>
      <w:bookmarkEnd w:id="1469"/>
      <w:r w:rsidRPr="00A85BBD">
        <w:rPr>
          <w:rFonts w:ascii="Courier New" w:eastAsia="Times New Roman" w:hAnsi="Courier New" w:cs="Courier New"/>
          <w:color w:val="000000"/>
          <w:sz w:val="18"/>
          <w:szCs w:val="18"/>
          <w:lang w:bidi="ar-SA"/>
        </w:rPr>
        <w:t xml:space="preserve">        CPU cpu = 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0" w:name="l671"/>
      <w:r w:rsidRPr="00A85BBD">
        <w:rPr>
          <w:rFonts w:ascii="Courier New" w:eastAsia="Times New Roman" w:hAnsi="Courier New" w:cs="Courier New"/>
          <w:color w:val="000000"/>
          <w:sz w:val="18"/>
          <w:szCs w:val="18"/>
          <w:lang w:bidi="ar-SA"/>
        </w:rPr>
        <w:t xml:space="preserve">671  </w:t>
      </w:r>
      <w:bookmarkEnd w:id="1470"/>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1" w:name="l672"/>
      <w:r w:rsidRPr="00A85BBD">
        <w:rPr>
          <w:rFonts w:ascii="Courier New" w:eastAsia="Times New Roman" w:hAnsi="Courier New" w:cs="Courier New"/>
          <w:color w:val="000000"/>
          <w:sz w:val="18"/>
          <w:szCs w:val="18"/>
          <w:lang w:bidi="ar-SA"/>
        </w:rPr>
        <w:t xml:space="preserve">672  </w:t>
      </w:r>
      <w:bookmarkEnd w:id="147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2" w:name="l673"/>
      <w:r w:rsidRPr="00A85BBD">
        <w:rPr>
          <w:rFonts w:ascii="Courier New" w:eastAsia="Times New Roman" w:hAnsi="Courier New" w:cs="Courier New"/>
          <w:color w:val="000000"/>
          <w:sz w:val="18"/>
          <w:szCs w:val="18"/>
          <w:lang w:bidi="ar-SA"/>
        </w:rPr>
        <w:t xml:space="preserve">673  </w:t>
      </w:r>
      <w:bookmarkEnd w:id="147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object : cpu.getAssociatedCore())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3" w:name="l674"/>
      <w:r w:rsidRPr="00A85BBD">
        <w:rPr>
          <w:rFonts w:ascii="Courier New" w:eastAsia="Times New Roman" w:hAnsi="Courier New" w:cs="Courier New"/>
          <w:color w:val="000000"/>
          <w:sz w:val="18"/>
          <w:szCs w:val="18"/>
          <w:lang w:bidi="ar-SA"/>
        </w:rPr>
        <w:t xml:space="preserve">674  </w:t>
      </w:r>
      <w:bookmarkEnd w:id="1473"/>
      <w:r w:rsidRPr="00A85BBD">
        <w:rPr>
          <w:rFonts w:ascii="Courier New" w:eastAsia="Times New Roman" w:hAnsi="Courier New" w:cs="Courier New"/>
          <w:color w:val="000000"/>
          <w:sz w:val="18"/>
          <w:szCs w:val="18"/>
          <w:lang w:bidi="ar-SA"/>
        </w:rPr>
        <w:t xml:space="preserve">                Core core = (Core) object;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4" w:name="l675"/>
      <w:r w:rsidRPr="00A85BBD">
        <w:rPr>
          <w:rFonts w:ascii="Courier New" w:eastAsia="Times New Roman" w:hAnsi="Courier New" w:cs="Courier New"/>
          <w:color w:val="000000"/>
          <w:sz w:val="18"/>
          <w:szCs w:val="18"/>
          <w:lang w:bidi="ar-SA"/>
        </w:rPr>
        <w:t xml:space="preserve">675  </w:t>
      </w:r>
      <w:bookmarkEnd w:id="1474"/>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5" w:name="l676"/>
      <w:r w:rsidRPr="00A85BBD">
        <w:rPr>
          <w:rFonts w:ascii="Courier New" w:eastAsia="Times New Roman" w:hAnsi="Courier New" w:cs="Courier New"/>
          <w:color w:val="000000"/>
          <w:sz w:val="18"/>
          <w:szCs w:val="18"/>
          <w:lang w:bidi="ar-SA"/>
        </w:rPr>
        <w:t xml:space="preserve">676  </w:t>
      </w:r>
      <w:bookmarkEnd w:id="147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Modify. For now the empty cpu-s are assigned in order to the running tasks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6" w:name="l677"/>
      <w:r w:rsidRPr="00A85BBD">
        <w:rPr>
          <w:rFonts w:ascii="Courier New" w:eastAsia="Times New Roman" w:hAnsi="Courier New" w:cs="Courier New"/>
          <w:color w:val="000000"/>
          <w:sz w:val="18"/>
          <w:szCs w:val="18"/>
          <w:lang w:bidi="ar-SA"/>
        </w:rPr>
        <w:t xml:space="preserve">677  </w:t>
      </w:r>
      <w:bookmarkEnd w:id="147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7" w:name="l678"/>
      <w:r w:rsidRPr="00A85BBD">
        <w:rPr>
          <w:rFonts w:ascii="Courier New" w:eastAsia="Times New Roman" w:hAnsi="Courier New" w:cs="Courier New"/>
          <w:color w:val="000000"/>
          <w:sz w:val="18"/>
          <w:szCs w:val="18"/>
          <w:lang w:bidi="ar-SA"/>
        </w:rPr>
        <w:t xml:space="preserve">678  </w:t>
      </w:r>
      <w:bookmarkEnd w:id="147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//if core used in optimum parameters continue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8" w:name="l679"/>
      <w:r w:rsidRPr="00A85BBD">
        <w:rPr>
          <w:rFonts w:ascii="Courier New" w:eastAsia="Times New Roman" w:hAnsi="Courier New" w:cs="Courier New"/>
          <w:color w:val="000000"/>
          <w:sz w:val="18"/>
          <w:szCs w:val="18"/>
          <w:lang w:bidi="ar-SA"/>
        </w:rPr>
        <w:t xml:space="preserve">679  </w:t>
      </w:r>
      <w:bookmarkEnd w:id="147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9" w:name="l680"/>
      <w:r w:rsidRPr="00A85BBD">
        <w:rPr>
          <w:rFonts w:ascii="Courier New" w:eastAsia="Times New Roman" w:hAnsi="Courier New" w:cs="Courier New"/>
          <w:color w:val="000000"/>
          <w:sz w:val="18"/>
          <w:szCs w:val="18"/>
          <w:lang w:bidi="ar-SA"/>
        </w:rPr>
        <w:t xml:space="preserve">680  </w:t>
      </w:r>
      <w:bookmarkEnd w:id="1479"/>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0" w:name="l681"/>
      <w:r w:rsidRPr="00A85BBD">
        <w:rPr>
          <w:rFonts w:ascii="Courier New" w:eastAsia="Times New Roman" w:hAnsi="Courier New" w:cs="Courier New"/>
          <w:color w:val="000000"/>
          <w:sz w:val="18"/>
          <w:szCs w:val="18"/>
          <w:lang w:bidi="ar-SA"/>
        </w:rPr>
        <w:t xml:space="preserve">681  </w:t>
      </w:r>
      <w:bookmarkEnd w:id="1480"/>
      <w:r w:rsidRPr="00A85BBD">
        <w:rPr>
          <w:rFonts w:ascii="Courier New" w:eastAsia="Times New Roman" w:hAnsi="Courier New" w:cs="Courier New"/>
          <w:color w:val="000000"/>
          <w:sz w:val="18"/>
          <w:szCs w:val="18"/>
          <w:lang w:bidi="ar-SA"/>
        </w:rPr>
        <w:t xml:space="preserve">                    ReceivedTaskInfo received = ((Task) task).getReceivedInfo();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1" w:name="l682"/>
      <w:r w:rsidRPr="00A85BBD">
        <w:rPr>
          <w:rFonts w:ascii="Courier New" w:eastAsia="Times New Roman" w:hAnsi="Courier New" w:cs="Courier New"/>
          <w:color w:val="000000"/>
          <w:sz w:val="18"/>
          <w:szCs w:val="18"/>
          <w:lang w:bidi="ar-SA"/>
        </w:rPr>
        <w:t xml:space="preserve">682  </w:t>
      </w:r>
      <w:bookmarkEnd w:id="1481"/>
      <w:r w:rsidRPr="00A85BBD">
        <w:rPr>
          <w:rFonts w:ascii="Courier New" w:eastAsia="Times New Roman" w:hAnsi="Courier New" w:cs="Courier New"/>
          <w:color w:val="000000"/>
          <w:sz w:val="18"/>
          <w:szCs w:val="18"/>
          <w:lang w:bidi="ar-SA"/>
        </w:rPr>
        <w:t xml:space="preserve">                    received.setCores(received.getCores()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2" w:name="l683"/>
      <w:r w:rsidRPr="00A85BBD">
        <w:rPr>
          <w:rFonts w:ascii="Courier New" w:eastAsia="Times New Roman" w:hAnsi="Courier New" w:cs="Courier New"/>
          <w:color w:val="000000"/>
          <w:sz w:val="18"/>
          <w:szCs w:val="18"/>
          <w:lang w:bidi="ar-SA"/>
        </w:rPr>
        <w:t xml:space="preserve">683  </w:t>
      </w:r>
      <w:bookmarkEnd w:id="1482"/>
      <w:r w:rsidRPr="00A85BBD">
        <w:rPr>
          <w:rFonts w:ascii="Courier New" w:eastAsia="Times New Roman" w:hAnsi="Courier New" w:cs="Courier New"/>
          <w:color w:val="000000"/>
          <w:sz w:val="18"/>
          <w:szCs w:val="18"/>
          <w:lang w:bidi="ar-SA"/>
        </w:rPr>
        <w:t xml:space="preserve">                    core.setUsed(core.getMinAcceptableValue());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3" w:name="l684"/>
      <w:r w:rsidRPr="00A85BBD">
        <w:rPr>
          <w:rFonts w:ascii="Courier New" w:eastAsia="Times New Roman" w:hAnsi="Courier New" w:cs="Courier New"/>
          <w:color w:val="000000"/>
          <w:sz w:val="18"/>
          <w:szCs w:val="18"/>
          <w:lang w:bidi="ar-SA"/>
        </w:rPr>
        <w:t xml:space="preserve">684  </w:t>
      </w:r>
      <w:bookmarkEnd w:id="148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//in order to continue and assign the next empty core to the next task</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4" w:name="l685"/>
      <w:r w:rsidRPr="00A85BBD">
        <w:rPr>
          <w:rFonts w:ascii="Courier New" w:eastAsia="Times New Roman" w:hAnsi="Courier New" w:cs="Courier New"/>
          <w:color w:val="000000"/>
          <w:sz w:val="18"/>
          <w:szCs w:val="18"/>
          <w:lang w:bidi="ar-SA"/>
        </w:rPr>
        <w:t xml:space="preserve">685  </w:t>
      </w:r>
      <w:bookmarkEnd w:id="148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break</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5" w:name="l686"/>
      <w:r w:rsidRPr="00A85BBD">
        <w:rPr>
          <w:rFonts w:ascii="Courier New" w:eastAsia="Times New Roman" w:hAnsi="Courier New" w:cs="Courier New"/>
          <w:color w:val="000000"/>
          <w:sz w:val="18"/>
          <w:szCs w:val="18"/>
          <w:lang w:bidi="ar-SA"/>
        </w:rPr>
        <w:t xml:space="preserve">686  </w:t>
      </w:r>
      <w:bookmarkEnd w:id="1485"/>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6" w:name="l687"/>
      <w:r w:rsidRPr="00A85BBD">
        <w:rPr>
          <w:rFonts w:ascii="Courier New" w:eastAsia="Times New Roman" w:hAnsi="Courier New" w:cs="Courier New"/>
          <w:color w:val="000000"/>
          <w:sz w:val="18"/>
          <w:szCs w:val="18"/>
          <w:lang w:bidi="ar-SA"/>
        </w:rPr>
        <w:t xml:space="preserve">687  </w:t>
      </w:r>
      <w:bookmarkEnd w:id="1486"/>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7" w:name="l688"/>
      <w:r w:rsidRPr="00A85BBD">
        <w:rPr>
          <w:rFonts w:ascii="Courier New" w:eastAsia="Times New Roman" w:hAnsi="Courier New" w:cs="Courier New"/>
          <w:color w:val="000000"/>
          <w:sz w:val="18"/>
          <w:szCs w:val="18"/>
          <w:lang w:bidi="ar-SA"/>
        </w:rPr>
        <w:t xml:space="preserve">688  </w:t>
      </w:r>
      <w:bookmarkEnd w:id="1487"/>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8" w:name="l689"/>
      <w:r w:rsidRPr="00A85BBD">
        <w:rPr>
          <w:rFonts w:ascii="Courier New" w:eastAsia="Times New Roman" w:hAnsi="Courier New" w:cs="Courier New"/>
          <w:color w:val="000000"/>
          <w:sz w:val="18"/>
          <w:szCs w:val="18"/>
          <w:lang w:bidi="ar-SA"/>
        </w:rPr>
        <w:t xml:space="preserve">689  </w:t>
      </w:r>
      <w:bookmarkEnd w:id="1488"/>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9" w:name="l690"/>
      <w:r w:rsidRPr="00A85BBD">
        <w:rPr>
          <w:rFonts w:ascii="Courier New" w:eastAsia="Times New Roman" w:hAnsi="Courier New" w:cs="Courier New"/>
          <w:color w:val="000000"/>
          <w:sz w:val="18"/>
          <w:szCs w:val="18"/>
          <w:lang w:bidi="ar-SA"/>
        </w:rPr>
        <w:t xml:space="preserve">690  </w:t>
      </w:r>
      <w:bookmarkEnd w:id="1489"/>
      <w:r w:rsidRPr="00A85BBD">
        <w:rPr>
          <w:rFonts w:ascii="Courier New" w:eastAsia="Times New Roman" w:hAnsi="Courier New" w:cs="Courier New"/>
          <w:color w:val="000000"/>
          <w:sz w:val="18"/>
          <w:szCs w:val="18"/>
          <w:lang w:bidi="ar-SA"/>
        </w:rPr>
        <w:t xml:space="preserve">        Memory memory = 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0" w:name="l691"/>
      <w:r w:rsidRPr="00A85BBD">
        <w:rPr>
          <w:rFonts w:ascii="Courier New" w:eastAsia="Times New Roman" w:hAnsi="Courier New" w:cs="Courier New"/>
          <w:color w:val="000000"/>
          <w:sz w:val="18"/>
          <w:szCs w:val="18"/>
          <w:lang w:bidi="ar-SA"/>
        </w:rPr>
        <w:t xml:space="preserve">691  </w:t>
      </w:r>
      <w:bookmarkEnd w:id="149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1" w:name="l692"/>
      <w:r w:rsidRPr="00A85BBD">
        <w:rPr>
          <w:rFonts w:ascii="Courier New" w:eastAsia="Times New Roman" w:hAnsi="Courier New" w:cs="Courier New"/>
          <w:color w:val="000000"/>
          <w:sz w:val="18"/>
          <w:szCs w:val="18"/>
          <w:lang w:bidi="ar-SA"/>
        </w:rPr>
        <w:t xml:space="preserve">692  </w:t>
      </w:r>
      <w:bookmarkEnd w:id="149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memoryMinAcceptableValue = memory.getMinAcceptableValue();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2" w:name="l693"/>
      <w:r w:rsidRPr="00A85BBD">
        <w:rPr>
          <w:rFonts w:ascii="Courier New" w:eastAsia="Times New Roman" w:hAnsi="Courier New" w:cs="Courier New"/>
          <w:color w:val="000000"/>
          <w:sz w:val="18"/>
          <w:szCs w:val="18"/>
          <w:lang w:bidi="ar-SA"/>
        </w:rPr>
        <w:t xml:space="preserve">693  </w:t>
      </w:r>
      <w:bookmarkEnd w:id="149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memoryMinAcceptableValue)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3" w:name="l694"/>
      <w:r w:rsidRPr="00A85BBD">
        <w:rPr>
          <w:rFonts w:ascii="Courier New" w:eastAsia="Times New Roman" w:hAnsi="Courier New" w:cs="Courier New"/>
          <w:color w:val="000000"/>
          <w:sz w:val="18"/>
          <w:szCs w:val="18"/>
          <w:lang w:bidi="ar-SA"/>
        </w:rPr>
        <w:t xml:space="preserve">694  </w:t>
      </w:r>
      <w:bookmarkEnd w:id="149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memoryMinAcceptableValue - usedMemory;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4" w:name="l695"/>
      <w:r w:rsidRPr="00A85BBD">
        <w:rPr>
          <w:rFonts w:ascii="Courier New" w:eastAsia="Times New Roman" w:hAnsi="Courier New" w:cs="Courier New"/>
          <w:color w:val="000000"/>
          <w:sz w:val="18"/>
          <w:szCs w:val="18"/>
          <w:lang w:bidi="ar-SA"/>
        </w:rPr>
        <w:t xml:space="preserve">695  </w:t>
      </w:r>
      <w:bookmarkEnd w:id="149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5" w:name="l696"/>
      <w:r w:rsidRPr="00A85BBD">
        <w:rPr>
          <w:rFonts w:ascii="Courier New" w:eastAsia="Times New Roman" w:hAnsi="Courier New" w:cs="Courier New"/>
          <w:color w:val="000000"/>
          <w:sz w:val="18"/>
          <w:szCs w:val="18"/>
          <w:lang w:bidi="ar-SA"/>
        </w:rPr>
        <w:t xml:space="preserve">696  </w:t>
      </w:r>
      <w:bookmarkEnd w:id="149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6" w:name="l697"/>
      <w:r w:rsidRPr="00A85BBD">
        <w:rPr>
          <w:rFonts w:ascii="Courier New" w:eastAsia="Times New Roman" w:hAnsi="Courier New" w:cs="Courier New"/>
          <w:color w:val="000000"/>
          <w:sz w:val="18"/>
          <w:szCs w:val="18"/>
          <w:lang w:bidi="ar-SA"/>
        </w:rPr>
        <w:t xml:space="preserve">697  </w:t>
      </w:r>
      <w:bookmarkEnd w:id="1496"/>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7" w:name="l698"/>
      <w:r w:rsidRPr="00A85BBD">
        <w:rPr>
          <w:rFonts w:ascii="Courier New" w:eastAsia="Times New Roman" w:hAnsi="Courier New" w:cs="Courier New"/>
          <w:color w:val="000000"/>
          <w:sz w:val="18"/>
          <w:szCs w:val="18"/>
          <w:lang w:bidi="ar-SA"/>
        </w:rPr>
        <w:t xml:space="preserve">698  </w:t>
      </w:r>
      <w:bookmarkEnd w:id="1497"/>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8" w:name="l699"/>
      <w:r w:rsidRPr="00A85BBD">
        <w:rPr>
          <w:rFonts w:ascii="Courier New" w:eastAsia="Times New Roman" w:hAnsi="Courier New" w:cs="Courier New"/>
          <w:color w:val="000000"/>
          <w:sz w:val="18"/>
          <w:szCs w:val="18"/>
          <w:lang w:bidi="ar-SA"/>
        </w:rPr>
        <w:t xml:space="preserve">699  </w:t>
      </w:r>
      <w:bookmarkEnd w:id="149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9" w:name="l700"/>
      <w:r w:rsidRPr="00A85BBD">
        <w:rPr>
          <w:rFonts w:ascii="Courier New" w:eastAsia="Times New Roman" w:hAnsi="Courier New" w:cs="Courier New"/>
          <w:color w:val="000000"/>
          <w:sz w:val="18"/>
          <w:szCs w:val="18"/>
          <w:lang w:bidi="ar-SA"/>
        </w:rPr>
        <w:t xml:space="preserve">700  </w:t>
      </w:r>
      <w:bookmarkEnd w:id="1499"/>
      <w:r w:rsidRPr="00A85BBD">
        <w:rPr>
          <w:rFonts w:ascii="Courier New" w:eastAsia="Times New Roman" w:hAnsi="Courier New" w:cs="Courier New"/>
          <w:color w:val="000000"/>
          <w:sz w:val="18"/>
          <w:szCs w:val="18"/>
          <w:lang w:bidi="ar-SA"/>
        </w:rPr>
        <w:t xml:space="preserve">                ReceivedTaskInfo received = ((Task) task).getReceivedInfo();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0" w:name="l701"/>
      <w:r w:rsidRPr="00A85BBD">
        <w:rPr>
          <w:rFonts w:ascii="Courier New" w:eastAsia="Times New Roman" w:hAnsi="Courier New" w:cs="Courier New"/>
          <w:color w:val="000000"/>
          <w:sz w:val="18"/>
          <w:szCs w:val="18"/>
          <w:lang w:bidi="ar-SA"/>
        </w:rPr>
        <w:t xml:space="preserve">701  </w:t>
      </w:r>
      <w:bookmarkEnd w:id="1500"/>
      <w:r w:rsidRPr="00A85BBD">
        <w:rPr>
          <w:rFonts w:ascii="Courier New" w:eastAsia="Times New Roman" w:hAnsi="Courier New" w:cs="Courier New"/>
          <w:color w:val="000000"/>
          <w:sz w:val="18"/>
          <w:szCs w:val="18"/>
          <w:lang w:bidi="ar-SA"/>
        </w:rPr>
        <w:t xml:space="preserve">                received.setMemoryReceived(received.getMemoryReceived() + partition,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1" w:name="l702"/>
      <w:r w:rsidRPr="00A85BBD">
        <w:rPr>
          <w:rFonts w:ascii="Courier New" w:eastAsia="Times New Roman" w:hAnsi="Courier New" w:cs="Courier New"/>
          <w:color w:val="000000"/>
          <w:sz w:val="18"/>
          <w:szCs w:val="18"/>
          <w:lang w:bidi="ar-SA"/>
        </w:rPr>
        <w:t xml:space="preserve">702  </w:t>
      </w:r>
      <w:bookmarkEnd w:id="1501"/>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2" w:name="l703"/>
      <w:r w:rsidRPr="00A85BBD">
        <w:rPr>
          <w:rFonts w:ascii="Courier New" w:eastAsia="Times New Roman" w:hAnsi="Courier New" w:cs="Courier New"/>
          <w:color w:val="000000"/>
          <w:sz w:val="18"/>
          <w:szCs w:val="18"/>
          <w:lang w:bidi="ar-SA"/>
        </w:rPr>
        <w:t xml:space="preserve">703  </w:t>
      </w:r>
      <w:bookmarkEnd w:id="1502"/>
      <w:r w:rsidRPr="00A85BBD">
        <w:rPr>
          <w:rFonts w:ascii="Courier New" w:eastAsia="Times New Roman" w:hAnsi="Courier New" w:cs="Courier New"/>
          <w:color w:val="000000"/>
          <w:sz w:val="18"/>
          <w:szCs w:val="18"/>
          <w:lang w:bidi="ar-SA"/>
        </w:rPr>
        <w:t xml:space="preserve">            memory.setUsed(remaining);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3" w:name="l704"/>
      <w:r w:rsidRPr="00A85BBD">
        <w:rPr>
          <w:rFonts w:ascii="Courier New" w:eastAsia="Times New Roman" w:hAnsi="Courier New" w:cs="Courier New"/>
          <w:color w:val="000000"/>
          <w:sz w:val="18"/>
          <w:szCs w:val="18"/>
          <w:lang w:bidi="ar-SA"/>
        </w:rPr>
        <w:t xml:space="preserve">704  </w:t>
      </w:r>
      <w:bookmarkEnd w:id="1503"/>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4" w:name="l705"/>
      <w:r w:rsidRPr="00A85BBD">
        <w:rPr>
          <w:rFonts w:ascii="Courier New" w:eastAsia="Times New Roman" w:hAnsi="Courier New" w:cs="Courier New"/>
          <w:color w:val="000000"/>
          <w:sz w:val="18"/>
          <w:szCs w:val="18"/>
          <w:lang w:bidi="ar-SA"/>
        </w:rPr>
        <w:t xml:space="preserve">705  </w:t>
      </w:r>
      <w:bookmarkEnd w:id="1504"/>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5" w:name="l706"/>
      <w:r w:rsidRPr="00A85BBD">
        <w:rPr>
          <w:rFonts w:ascii="Courier New" w:eastAsia="Times New Roman" w:hAnsi="Courier New" w:cs="Courier New"/>
          <w:color w:val="000000"/>
          <w:sz w:val="18"/>
          <w:szCs w:val="18"/>
          <w:lang w:bidi="ar-SA"/>
        </w:rPr>
        <w:t xml:space="preserve">706  </w:t>
      </w:r>
      <w:bookmarkEnd w:id="1505"/>
      <w:r w:rsidRPr="00A85BBD">
        <w:rPr>
          <w:rFonts w:ascii="Courier New" w:eastAsia="Times New Roman" w:hAnsi="Courier New" w:cs="Courier New"/>
          <w:color w:val="000000"/>
          <w:sz w:val="18"/>
          <w:szCs w:val="18"/>
          <w:lang w:bidi="ar-SA"/>
        </w:rPr>
        <w:t xml:space="preserve">        Storage storage = 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6" w:name="l707"/>
      <w:r w:rsidRPr="00A85BBD">
        <w:rPr>
          <w:rFonts w:ascii="Courier New" w:eastAsia="Times New Roman" w:hAnsi="Courier New" w:cs="Courier New"/>
          <w:color w:val="000000"/>
          <w:sz w:val="18"/>
          <w:szCs w:val="18"/>
          <w:lang w:bidi="ar-SA"/>
        </w:rPr>
        <w:t xml:space="preserve">707  </w:t>
      </w:r>
      <w:bookmarkEnd w:id="150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7" w:name="l708"/>
      <w:r w:rsidRPr="00A85BBD">
        <w:rPr>
          <w:rFonts w:ascii="Courier New" w:eastAsia="Times New Roman" w:hAnsi="Courier New" w:cs="Courier New"/>
          <w:color w:val="000000"/>
          <w:sz w:val="18"/>
          <w:szCs w:val="18"/>
          <w:lang w:bidi="ar-SA"/>
        </w:rPr>
        <w:t xml:space="preserve">708  </w:t>
      </w:r>
      <w:bookmarkEnd w:id="150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storageMinAcceptableValue = storage.getMinAcceptableValue();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8" w:name="l709"/>
      <w:r w:rsidRPr="00A85BBD">
        <w:rPr>
          <w:rFonts w:ascii="Courier New" w:eastAsia="Times New Roman" w:hAnsi="Courier New" w:cs="Courier New"/>
          <w:color w:val="000000"/>
          <w:sz w:val="18"/>
          <w:szCs w:val="18"/>
          <w:lang w:bidi="ar-SA"/>
        </w:rPr>
        <w:t xml:space="preserve">709  </w:t>
      </w:r>
      <w:bookmarkEnd w:id="150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storageMinAcceptableValue)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9" w:name="l710"/>
      <w:r w:rsidRPr="00A85BBD">
        <w:rPr>
          <w:rFonts w:ascii="Courier New" w:eastAsia="Times New Roman" w:hAnsi="Courier New" w:cs="Courier New"/>
          <w:color w:val="000000"/>
          <w:sz w:val="18"/>
          <w:szCs w:val="18"/>
          <w:lang w:bidi="ar-SA"/>
        </w:rPr>
        <w:t xml:space="preserve">710  </w:t>
      </w:r>
      <w:bookmarkEnd w:id="150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storageMinAcceptableValue - usedStorage;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0" w:name="l711"/>
      <w:r w:rsidRPr="00A85BBD">
        <w:rPr>
          <w:rFonts w:ascii="Courier New" w:eastAsia="Times New Roman" w:hAnsi="Courier New" w:cs="Courier New"/>
          <w:color w:val="000000"/>
          <w:sz w:val="18"/>
          <w:szCs w:val="18"/>
          <w:lang w:bidi="ar-SA"/>
        </w:rPr>
        <w:t xml:space="preserve">711  </w:t>
      </w:r>
      <w:bookmarkEnd w:id="151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1" w:name="l712"/>
      <w:r w:rsidRPr="00A85BBD">
        <w:rPr>
          <w:rFonts w:ascii="Courier New" w:eastAsia="Times New Roman" w:hAnsi="Courier New" w:cs="Courier New"/>
          <w:color w:val="000000"/>
          <w:sz w:val="18"/>
          <w:szCs w:val="18"/>
          <w:lang w:bidi="ar-SA"/>
        </w:rPr>
        <w:t xml:space="preserve">712  </w:t>
      </w:r>
      <w:bookmarkEnd w:id="151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2" w:name="l713"/>
      <w:r w:rsidRPr="00A85BBD">
        <w:rPr>
          <w:rFonts w:ascii="Courier New" w:eastAsia="Times New Roman" w:hAnsi="Courier New" w:cs="Courier New"/>
          <w:color w:val="000000"/>
          <w:sz w:val="18"/>
          <w:szCs w:val="18"/>
          <w:lang w:bidi="ar-SA"/>
        </w:rPr>
        <w:t xml:space="preserve">713  </w:t>
      </w:r>
      <w:bookmarkEnd w:id="1512"/>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3" w:name="l714"/>
      <w:r w:rsidRPr="00A85BBD">
        <w:rPr>
          <w:rFonts w:ascii="Courier New" w:eastAsia="Times New Roman" w:hAnsi="Courier New" w:cs="Courier New"/>
          <w:color w:val="000000"/>
          <w:sz w:val="18"/>
          <w:szCs w:val="18"/>
          <w:lang w:bidi="ar-SA"/>
        </w:rPr>
        <w:t xml:space="preserve">714  </w:t>
      </w:r>
      <w:bookmarkEnd w:id="1513"/>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4" w:name="l715"/>
      <w:r w:rsidRPr="00A85BBD">
        <w:rPr>
          <w:rFonts w:ascii="Courier New" w:eastAsia="Times New Roman" w:hAnsi="Courier New" w:cs="Courier New"/>
          <w:color w:val="000000"/>
          <w:sz w:val="18"/>
          <w:szCs w:val="18"/>
          <w:lang w:bidi="ar-SA"/>
        </w:rPr>
        <w:t xml:space="preserve">715  </w:t>
      </w:r>
      <w:bookmarkEnd w:id="151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5" w:name="l716"/>
      <w:r w:rsidRPr="00A85BBD">
        <w:rPr>
          <w:rFonts w:ascii="Courier New" w:eastAsia="Times New Roman" w:hAnsi="Courier New" w:cs="Courier New"/>
          <w:color w:val="000000"/>
          <w:sz w:val="18"/>
          <w:szCs w:val="18"/>
          <w:lang w:bidi="ar-SA"/>
        </w:rPr>
        <w:t xml:space="preserve">716  </w:t>
      </w:r>
      <w:bookmarkEnd w:id="1515"/>
      <w:r w:rsidRPr="00A85BBD">
        <w:rPr>
          <w:rFonts w:ascii="Courier New" w:eastAsia="Times New Roman" w:hAnsi="Courier New" w:cs="Courier New"/>
          <w:color w:val="000000"/>
          <w:sz w:val="18"/>
          <w:szCs w:val="18"/>
          <w:lang w:bidi="ar-SA"/>
        </w:rPr>
        <w:t xml:space="preserve">                ReceivedTaskInfo received = ((Task) task).getReceivedInfo();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6" w:name="l717"/>
      <w:r w:rsidRPr="00A85BBD">
        <w:rPr>
          <w:rFonts w:ascii="Courier New" w:eastAsia="Times New Roman" w:hAnsi="Courier New" w:cs="Courier New"/>
          <w:color w:val="000000"/>
          <w:sz w:val="18"/>
          <w:szCs w:val="18"/>
          <w:lang w:bidi="ar-SA"/>
        </w:rPr>
        <w:t xml:space="preserve">717  </w:t>
      </w:r>
      <w:bookmarkEnd w:id="1516"/>
      <w:r w:rsidRPr="00A85BBD">
        <w:rPr>
          <w:rFonts w:ascii="Courier New" w:eastAsia="Times New Roman" w:hAnsi="Courier New" w:cs="Courier New"/>
          <w:color w:val="000000"/>
          <w:sz w:val="18"/>
          <w:szCs w:val="18"/>
          <w:lang w:bidi="ar-SA"/>
        </w:rPr>
        <w:t xml:space="preserve">                received.setStorageReceived(received.getStorageReceived() + partition,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7" w:name="l718"/>
      <w:r w:rsidRPr="00A85BBD">
        <w:rPr>
          <w:rFonts w:ascii="Courier New" w:eastAsia="Times New Roman" w:hAnsi="Courier New" w:cs="Courier New"/>
          <w:color w:val="000000"/>
          <w:sz w:val="18"/>
          <w:szCs w:val="18"/>
          <w:lang w:bidi="ar-SA"/>
        </w:rPr>
        <w:t xml:space="preserve">718  </w:t>
      </w:r>
      <w:bookmarkEnd w:id="1517"/>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8" w:name="l719"/>
      <w:r w:rsidRPr="00A85BBD">
        <w:rPr>
          <w:rFonts w:ascii="Courier New" w:eastAsia="Times New Roman" w:hAnsi="Courier New" w:cs="Courier New"/>
          <w:color w:val="000000"/>
          <w:sz w:val="18"/>
          <w:szCs w:val="18"/>
          <w:lang w:bidi="ar-SA"/>
        </w:rPr>
        <w:t xml:space="preserve">719  </w:t>
      </w:r>
      <w:bookmarkEnd w:id="1518"/>
      <w:r w:rsidRPr="00A85BBD">
        <w:rPr>
          <w:rFonts w:ascii="Courier New" w:eastAsia="Times New Roman" w:hAnsi="Courier New" w:cs="Courier New"/>
          <w:color w:val="000000"/>
          <w:sz w:val="18"/>
          <w:szCs w:val="18"/>
          <w:lang w:bidi="ar-SA"/>
        </w:rPr>
        <w:t xml:space="preserve">            storage.setUsed(remaining);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9" w:name="l720"/>
      <w:r w:rsidRPr="00A85BBD">
        <w:rPr>
          <w:rFonts w:ascii="Courier New" w:eastAsia="Times New Roman" w:hAnsi="Courier New" w:cs="Courier New"/>
          <w:color w:val="000000"/>
          <w:sz w:val="18"/>
          <w:szCs w:val="18"/>
          <w:lang w:bidi="ar-SA"/>
        </w:rPr>
        <w:t xml:space="preserve">720  </w:t>
      </w:r>
      <w:bookmarkEnd w:id="1519"/>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0" w:name="l721"/>
      <w:r w:rsidRPr="00A85BBD">
        <w:rPr>
          <w:rFonts w:ascii="Courier New" w:eastAsia="Times New Roman" w:hAnsi="Courier New" w:cs="Courier New"/>
          <w:color w:val="000000"/>
          <w:sz w:val="18"/>
          <w:szCs w:val="18"/>
          <w:lang w:bidi="ar-SA"/>
        </w:rPr>
        <w:t xml:space="preserve">721  </w:t>
      </w:r>
      <w:bookmarkEnd w:id="1520"/>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1" w:name="l722"/>
      <w:r w:rsidRPr="00A85BBD">
        <w:rPr>
          <w:rFonts w:ascii="Courier New" w:eastAsia="Times New Roman" w:hAnsi="Courier New" w:cs="Courier New"/>
          <w:color w:val="000000"/>
          <w:sz w:val="18"/>
          <w:szCs w:val="18"/>
          <w:lang w:bidi="ar-SA"/>
        </w:rPr>
        <w:t xml:space="preserve">722  </w:t>
      </w:r>
      <w:bookmarkEnd w:id="1521"/>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22" w:name="l723"/>
      <w:r w:rsidRPr="00A85BBD">
        <w:rPr>
          <w:rFonts w:ascii="Courier New" w:eastAsia="Times New Roman" w:hAnsi="Courier New" w:cs="Courier New"/>
          <w:color w:val="000000"/>
          <w:sz w:val="18"/>
          <w:szCs w:val="18"/>
          <w:lang w:bidi="ar-SA"/>
        </w:rPr>
        <w:t xml:space="preserve">723  </w:t>
      </w:r>
      <w:bookmarkEnd w:id="152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23" w:name="l724"/>
      <w:r w:rsidRPr="00A85BBD">
        <w:rPr>
          <w:rFonts w:ascii="Courier New" w:eastAsia="Times New Roman" w:hAnsi="Courier New" w:cs="Courier New"/>
          <w:color w:val="000000"/>
          <w:sz w:val="18"/>
          <w:szCs w:val="18"/>
          <w:lang w:bidi="ar-SA"/>
        </w:rPr>
        <w:t xml:space="preserve">724  </w:t>
      </w:r>
      <w:bookmarkEnd w:id="1523"/>
      <w:r w:rsidRPr="00A85BBD">
        <w:rPr>
          <w:rFonts w:ascii="Courier New" w:eastAsia="Times New Roman" w:hAnsi="Courier New" w:cs="Courier New"/>
          <w:i/>
          <w:iCs/>
          <w:color w:val="80808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24" w:name="l725"/>
      <w:r w:rsidRPr="00A85BBD">
        <w:rPr>
          <w:rFonts w:ascii="Courier New" w:eastAsia="Times New Roman" w:hAnsi="Courier New" w:cs="Courier New"/>
          <w:color w:val="000000"/>
          <w:sz w:val="18"/>
          <w:szCs w:val="18"/>
          <w:lang w:bidi="ar-SA"/>
        </w:rPr>
        <w:t xml:space="preserve">725  </w:t>
      </w:r>
      <w:bookmarkEnd w:id="1524"/>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resources amount of extra resources to be given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25" w:name="l726"/>
      <w:r w:rsidRPr="00A85BBD">
        <w:rPr>
          <w:rFonts w:ascii="Courier New" w:eastAsia="Times New Roman" w:hAnsi="Courier New" w:cs="Courier New"/>
          <w:color w:val="000000"/>
          <w:sz w:val="18"/>
          <w:szCs w:val="18"/>
          <w:lang w:bidi="ar-SA"/>
        </w:rPr>
        <w:t xml:space="preserve">726  </w:t>
      </w:r>
      <w:bookmarkEnd w:id="1525"/>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which receives the extra resources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26" w:name="l727"/>
      <w:r w:rsidRPr="00A85BBD">
        <w:rPr>
          <w:rFonts w:ascii="Courier New" w:eastAsia="Times New Roman" w:hAnsi="Courier New" w:cs="Courier New"/>
          <w:color w:val="000000"/>
          <w:sz w:val="18"/>
          <w:szCs w:val="18"/>
          <w:lang w:bidi="ar-SA"/>
        </w:rPr>
        <w:lastRenderedPageBreak/>
        <w:t xml:space="preserve">727  </w:t>
      </w:r>
      <w:bookmarkEnd w:id="1526"/>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ontModel of the underlying ontology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7" w:name="l728"/>
      <w:r w:rsidRPr="00A85BBD">
        <w:rPr>
          <w:rFonts w:ascii="Courier New" w:eastAsia="Times New Roman" w:hAnsi="Courier New" w:cs="Courier New"/>
          <w:color w:val="000000"/>
          <w:sz w:val="18"/>
          <w:szCs w:val="18"/>
          <w:lang w:bidi="ar-SA"/>
        </w:rPr>
        <w:t xml:space="preserve">728  </w:t>
      </w:r>
      <w:bookmarkEnd w:id="1527"/>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8" w:name="l729"/>
      <w:r w:rsidRPr="00A85BBD">
        <w:rPr>
          <w:rFonts w:ascii="Courier New" w:eastAsia="Times New Roman" w:hAnsi="Courier New" w:cs="Courier New"/>
          <w:color w:val="000000"/>
          <w:sz w:val="18"/>
          <w:szCs w:val="18"/>
          <w:lang w:bidi="ar-SA"/>
        </w:rPr>
        <w:t xml:space="preserve">729  </w:t>
      </w:r>
      <w:bookmarkEnd w:id="152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giveMoreResourcesToTask(</w:t>
      </w:r>
      <w:r w:rsidRPr="00A85BBD">
        <w:rPr>
          <w:rFonts w:ascii="Courier New" w:eastAsia="Times New Roman" w:hAnsi="Courier New" w:cs="Courier New"/>
          <w:b/>
          <w:bCs/>
          <w:color w:val="000080"/>
          <w:sz w:val="18"/>
          <w:szCs w:val="18"/>
          <w:lang w:bidi="ar-SA"/>
        </w:rPr>
        <w:t>double</w:t>
      </w:r>
      <w:r w:rsidRPr="00A85BBD">
        <w:rPr>
          <w:rFonts w:ascii="Courier New" w:eastAsia="Times New Roman" w:hAnsi="Courier New" w:cs="Courier New"/>
          <w:color w:val="000000"/>
          <w:sz w:val="18"/>
          <w:szCs w:val="18"/>
          <w:lang w:bidi="ar-SA"/>
        </w:rPr>
        <w:t xml:space="preserve">[] resources, Task task, OntModel model)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9" w:name="l730"/>
      <w:r w:rsidRPr="00A85BBD">
        <w:rPr>
          <w:rFonts w:ascii="Courier New" w:eastAsia="Times New Roman" w:hAnsi="Courier New" w:cs="Courier New"/>
          <w:color w:val="000000"/>
          <w:sz w:val="18"/>
          <w:szCs w:val="18"/>
          <w:lang w:bidi="ar-SA"/>
        </w:rPr>
        <w:t xml:space="preserve">730  </w:t>
      </w:r>
      <w:bookmarkEnd w:id="1529"/>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0" w:name="l731"/>
      <w:r w:rsidRPr="00A85BBD">
        <w:rPr>
          <w:rFonts w:ascii="Courier New" w:eastAsia="Times New Roman" w:hAnsi="Courier New" w:cs="Courier New"/>
          <w:color w:val="000000"/>
          <w:sz w:val="18"/>
          <w:szCs w:val="18"/>
          <w:lang w:bidi="ar-SA"/>
        </w:rPr>
        <w:t xml:space="preserve">731  </w:t>
      </w:r>
      <w:bookmarkEnd w:id="1530"/>
      <w:r w:rsidRPr="00A85BBD">
        <w:rPr>
          <w:rFonts w:ascii="Courier New" w:eastAsia="Times New Roman" w:hAnsi="Courier New" w:cs="Courier New"/>
          <w:color w:val="000000"/>
          <w:sz w:val="18"/>
          <w:szCs w:val="18"/>
          <w:lang w:bidi="ar-SA"/>
        </w:rPr>
        <w:t xml:space="preserve">        ReceivedTaskInfo receivedTaskInfo = task.getReceivedInfo();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1" w:name="l732"/>
      <w:r w:rsidRPr="00A85BBD">
        <w:rPr>
          <w:rFonts w:ascii="Courier New" w:eastAsia="Times New Roman" w:hAnsi="Courier New" w:cs="Courier New"/>
          <w:color w:val="000000"/>
          <w:sz w:val="18"/>
          <w:szCs w:val="18"/>
          <w:lang w:bidi="ar-SA"/>
        </w:rPr>
        <w:t xml:space="preserve">732  </w:t>
      </w:r>
      <w:bookmarkEnd w:id="1531"/>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2" w:name="l733"/>
      <w:r w:rsidRPr="00A85BBD">
        <w:rPr>
          <w:rFonts w:ascii="Courier New" w:eastAsia="Times New Roman" w:hAnsi="Courier New" w:cs="Courier New"/>
          <w:color w:val="000000"/>
          <w:sz w:val="18"/>
          <w:szCs w:val="18"/>
          <w:lang w:bidi="ar-SA"/>
        </w:rPr>
        <w:t xml:space="preserve">733  </w:t>
      </w:r>
      <w:bookmarkEnd w:id="1532"/>
      <w:r w:rsidRPr="00A85BBD">
        <w:rPr>
          <w:rFonts w:ascii="Courier New" w:eastAsia="Times New Roman" w:hAnsi="Courier New" w:cs="Courier New"/>
          <w:color w:val="000000"/>
          <w:sz w:val="18"/>
          <w:szCs w:val="18"/>
          <w:lang w:bidi="ar-SA"/>
        </w:rPr>
        <w:t xml:space="preserve">        Collection&lt;Integer&gt; receivedCores = receivedTaskInfo.getReceivedCoreIndex();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3" w:name="l734"/>
      <w:r w:rsidRPr="00A85BBD">
        <w:rPr>
          <w:rFonts w:ascii="Courier New" w:eastAsia="Times New Roman" w:hAnsi="Courier New" w:cs="Courier New"/>
          <w:color w:val="000000"/>
          <w:sz w:val="18"/>
          <w:szCs w:val="18"/>
          <w:lang w:bidi="ar-SA"/>
        </w:rPr>
        <w:t xml:space="preserve">734  </w:t>
      </w:r>
      <w:bookmarkEnd w:id="1533"/>
      <w:r w:rsidRPr="00A85BBD">
        <w:rPr>
          <w:rFonts w:ascii="Courier New" w:eastAsia="Times New Roman" w:hAnsi="Courier New" w:cs="Courier New"/>
          <w:color w:val="000000"/>
          <w:sz w:val="18"/>
          <w:szCs w:val="18"/>
          <w:lang w:bidi="ar-SA"/>
        </w:rPr>
        <w:t xml:space="preserve">        Object[]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.getAssociatedCPU().getAssociatedCore().toArray();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4" w:name="l735"/>
      <w:r w:rsidRPr="00A85BBD">
        <w:rPr>
          <w:rFonts w:ascii="Courier New" w:eastAsia="Times New Roman" w:hAnsi="Courier New" w:cs="Courier New"/>
          <w:color w:val="000000"/>
          <w:sz w:val="18"/>
          <w:szCs w:val="18"/>
          <w:lang w:bidi="ar-SA"/>
        </w:rPr>
        <w:t xml:space="preserve">735  </w:t>
      </w:r>
      <w:bookmarkEnd w:id="153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(Integer index : receivedCores)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5" w:name="l736"/>
      <w:r w:rsidRPr="00A85BBD">
        <w:rPr>
          <w:rFonts w:ascii="Courier New" w:eastAsia="Times New Roman" w:hAnsi="Courier New" w:cs="Courier New"/>
          <w:color w:val="000000"/>
          <w:sz w:val="18"/>
          <w:szCs w:val="18"/>
          <w:lang w:bidi="ar-SA"/>
        </w:rPr>
        <w:t xml:space="preserve">736  </w:t>
      </w:r>
      <w:bookmarkEnd w:id="1535"/>
      <w:r w:rsidRPr="00A85BBD">
        <w:rPr>
          <w:rFonts w:ascii="Courier New" w:eastAsia="Times New Roman" w:hAnsi="Courier New" w:cs="Courier New"/>
          <w:color w:val="000000"/>
          <w:sz w:val="18"/>
          <w:szCs w:val="18"/>
          <w:lang w:bidi="ar-SA"/>
        </w:rPr>
        <w:t xml:space="preserve">            Core core = (Core) cores[index];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6" w:name="l737"/>
      <w:r w:rsidRPr="00A85BBD">
        <w:rPr>
          <w:rFonts w:ascii="Courier New" w:eastAsia="Times New Roman" w:hAnsi="Courier New" w:cs="Courier New"/>
          <w:color w:val="000000"/>
          <w:sz w:val="18"/>
          <w:szCs w:val="18"/>
          <w:lang w:bidi="ar-SA"/>
        </w:rPr>
        <w:t xml:space="preserve">737  </w:t>
      </w:r>
      <w:bookmarkEnd w:id="1536"/>
      <w:r w:rsidRPr="00A85BBD">
        <w:rPr>
          <w:rFonts w:ascii="Courier New" w:eastAsia="Times New Roman" w:hAnsi="Courier New" w:cs="Courier New"/>
          <w:color w:val="000000"/>
          <w:sz w:val="18"/>
          <w:szCs w:val="18"/>
          <w:lang w:bidi="ar-SA"/>
        </w:rPr>
        <w:t xml:space="preserve">            core.setUsed(core.getUsed()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7" w:name="l738"/>
      <w:r w:rsidRPr="00A85BBD">
        <w:rPr>
          <w:rFonts w:ascii="Courier New" w:eastAsia="Times New Roman" w:hAnsi="Courier New" w:cs="Courier New"/>
          <w:color w:val="000000"/>
          <w:sz w:val="18"/>
          <w:szCs w:val="18"/>
          <w:lang w:bidi="ar-SA"/>
        </w:rPr>
        <w:t xml:space="preserve">738  </w:t>
      </w:r>
      <w:bookmarkEnd w:id="1537"/>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8" w:name="l739"/>
      <w:r w:rsidRPr="00A85BBD">
        <w:rPr>
          <w:rFonts w:ascii="Courier New" w:eastAsia="Times New Roman" w:hAnsi="Courier New" w:cs="Courier New"/>
          <w:color w:val="000000"/>
          <w:sz w:val="18"/>
          <w:szCs w:val="18"/>
          <w:lang w:bidi="ar-SA"/>
        </w:rPr>
        <w:t xml:space="preserve">739  </w:t>
      </w:r>
      <w:bookmarkEnd w:id="1538"/>
      <w:r w:rsidRPr="00A85BBD">
        <w:rPr>
          <w:rFonts w:ascii="Courier New" w:eastAsia="Times New Roman" w:hAnsi="Courier New" w:cs="Courier New"/>
          <w:color w:val="000000"/>
          <w:sz w:val="18"/>
          <w:szCs w:val="18"/>
          <w:lang w:bidi="ar-SA"/>
        </w:rPr>
        <w:t xml:space="preserve">        receivedTaskInfo.setCpuReceived(((Core) 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9" w:name="l740"/>
      <w:r w:rsidRPr="00A85BBD">
        <w:rPr>
          <w:rFonts w:ascii="Courier New" w:eastAsia="Times New Roman" w:hAnsi="Courier New" w:cs="Courier New"/>
          <w:color w:val="000000"/>
          <w:sz w:val="18"/>
          <w:szCs w:val="18"/>
          <w:lang w:bidi="ar-SA"/>
        </w:rPr>
        <w:t xml:space="preserve">740  </w:t>
      </w:r>
      <w:bookmarkEnd w:id="1539"/>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0" w:name="l741"/>
      <w:r w:rsidRPr="00A85BBD">
        <w:rPr>
          <w:rFonts w:ascii="Courier New" w:eastAsia="Times New Roman" w:hAnsi="Courier New" w:cs="Courier New"/>
          <w:color w:val="000000"/>
          <w:sz w:val="18"/>
          <w:szCs w:val="18"/>
          <w:lang w:bidi="ar-SA"/>
        </w:rPr>
        <w:t xml:space="preserve">741  </w:t>
      </w:r>
      <w:bookmarkEnd w:id="1540"/>
      <w:r w:rsidRPr="00A85BBD">
        <w:rPr>
          <w:rFonts w:ascii="Courier New" w:eastAsia="Times New Roman" w:hAnsi="Courier New" w:cs="Courier New"/>
          <w:color w:val="000000"/>
          <w:sz w:val="18"/>
          <w:szCs w:val="18"/>
          <w:lang w:bidi="ar-SA"/>
        </w:rPr>
        <w:t xml:space="preserve">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1" w:name="l742"/>
      <w:r w:rsidRPr="00A85BBD">
        <w:rPr>
          <w:rFonts w:ascii="Courier New" w:eastAsia="Times New Roman" w:hAnsi="Courier New" w:cs="Courier New"/>
          <w:color w:val="000000"/>
          <w:sz w:val="18"/>
          <w:szCs w:val="18"/>
          <w:lang w:bidi="ar-SA"/>
        </w:rPr>
        <w:t xml:space="preserve">742  </w:t>
      </w:r>
      <w:bookmarkEnd w:id="154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newMemoryValue = (memory.getUsed()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2" w:name="l743"/>
      <w:r w:rsidRPr="00A85BBD">
        <w:rPr>
          <w:rFonts w:ascii="Courier New" w:eastAsia="Times New Roman" w:hAnsi="Courier New" w:cs="Courier New"/>
          <w:color w:val="000000"/>
          <w:sz w:val="18"/>
          <w:szCs w:val="18"/>
          <w:lang w:bidi="ar-SA"/>
        </w:rPr>
        <w:t xml:space="preserve">743  </w:t>
      </w:r>
      <w:bookmarkEnd w:id="1542"/>
      <w:r w:rsidRPr="00A85BBD">
        <w:rPr>
          <w:rFonts w:ascii="Courier New" w:eastAsia="Times New Roman" w:hAnsi="Courier New" w:cs="Courier New"/>
          <w:color w:val="000000"/>
          <w:sz w:val="18"/>
          <w:szCs w:val="18"/>
          <w:lang w:bidi="ar-SA"/>
        </w:rPr>
        <w:t xml:space="preserve">        memory.setUsed(newMemoryValue);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3" w:name="l744"/>
      <w:r w:rsidRPr="00A85BBD">
        <w:rPr>
          <w:rFonts w:ascii="Courier New" w:eastAsia="Times New Roman" w:hAnsi="Courier New" w:cs="Courier New"/>
          <w:color w:val="000000"/>
          <w:sz w:val="18"/>
          <w:szCs w:val="18"/>
          <w:lang w:bidi="ar-SA"/>
        </w:rPr>
        <w:t xml:space="preserve">744  </w:t>
      </w:r>
      <w:bookmarkEnd w:id="1543"/>
      <w:r w:rsidRPr="00A85BBD">
        <w:rPr>
          <w:rFonts w:ascii="Courier New" w:eastAsia="Times New Roman" w:hAnsi="Courier New" w:cs="Courier New"/>
          <w:color w:val="000000"/>
          <w:sz w:val="18"/>
          <w:szCs w:val="18"/>
          <w:lang w:bidi="ar-SA"/>
        </w:rPr>
        <w:t xml:space="preserve">        receivedTaskInfo.setMemoryReceived(newMemoryValue);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4" w:name="l745"/>
      <w:r w:rsidRPr="00A85BBD">
        <w:rPr>
          <w:rFonts w:ascii="Courier New" w:eastAsia="Times New Roman" w:hAnsi="Courier New" w:cs="Courier New"/>
          <w:color w:val="000000"/>
          <w:sz w:val="18"/>
          <w:szCs w:val="18"/>
          <w:lang w:bidi="ar-SA"/>
        </w:rPr>
        <w:t xml:space="preserve">745  </w:t>
      </w:r>
      <w:bookmarkEnd w:id="1544"/>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5" w:name="l746"/>
      <w:r w:rsidRPr="00A85BBD">
        <w:rPr>
          <w:rFonts w:ascii="Courier New" w:eastAsia="Times New Roman" w:hAnsi="Courier New" w:cs="Courier New"/>
          <w:color w:val="000000"/>
          <w:sz w:val="18"/>
          <w:szCs w:val="18"/>
          <w:lang w:bidi="ar-SA"/>
        </w:rPr>
        <w:t xml:space="preserve">746  </w:t>
      </w:r>
      <w:bookmarkEnd w:id="1545"/>
      <w:r w:rsidRPr="00A85BBD">
        <w:rPr>
          <w:rFonts w:ascii="Courier New" w:eastAsia="Times New Roman" w:hAnsi="Courier New" w:cs="Courier New"/>
          <w:color w:val="000000"/>
          <w:sz w:val="18"/>
          <w:szCs w:val="18"/>
          <w:lang w:bidi="ar-SA"/>
        </w:rPr>
        <w:t xml:space="preserve">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6" w:name="l747"/>
      <w:r w:rsidRPr="00A85BBD">
        <w:rPr>
          <w:rFonts w:ascii="Courier New" w:eastAsia="Times New Roman" w:hAnsi="Courier New" w:cs="Courier New"/>
          <w:color w:val="000000"/>
          <w:sz w:val="18"/>
          <w:szCs w:val="18"/>
          <w:lang w:bidi="ar-SA"/>
        </w:rPr>
        <w:t xml:space="preserve">747  </w:t>
      </w:r>
      <w:bookmarkEnd w:id="154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newStorageValue = (storage.getUsed()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2</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7" w:name="l748"/>
      <w:r w:rsidRPr="00A85BBD">
        <w:rPr>
          <w:rFonts w:ascii="Courier New" w:eastAsia="Times New Roman" w:hAnsi="Courier New" w:cs="Courier New"/>
          <w:color w:val="000000"/>
          <w:sz w:val="18"/>
          <w:szCs w:val="18"/>
          <w:lang w:bidi="ar-SA"/>
        </w:rPr>
        <w:t xml:space="preserve">748  </w:t>
      </w:r>
      <w:bookmarkEnd w:id="1547"/>
      <w:r w:rsidRPr="00A85BBD">
        <w:rPr>
          <w:rFonts w:ascii="Courier New" w:eastAsia="Times New Roman" w:hAnsi="Courier New" w:cs="Courier New"/>
          <w:color w:val="000000"/>
          <w:sz w:val="18"/>
          <w:szCs w:val="18"/>
          <w:lang w:bidi="ar-SA"/>
        </w:rPr>
        <w:t xml:space="preserve">        storage.setUsed(newStorageValue);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8" w:name="l749"/>
      <w:r w:rsidRPr="00A85BBD">
        <w:rPr>
          <w:rFonts w:ascii="Courier New" w:eastAsia="Times New Roman" w:hAnsi="Courier New" w:cs="Courier New"/>
          <w:color w:val="000000"/>
          <w:sz w:val="18"/>
          <w:szCs w:val="18"/>
          <w:lang w:bidi="ar-SA"/>
        </w:rPr>
        <w:t xml:space="preserve">749  </w:t>
      </w:r>
      <w:bookmarkEnd w:id="1548"/>
      <w:r w:rsidRPr="00A85BBD">
        <w:rPr>
          <w:rFonts w:ascii="Courier New" w:eastAsia="Times New Roman" w:hAnsi="Courier New" w:cs="Courier New"/>
          <w:color w:val="000000"/>
          <w:sz w:val="18"/>
          <w:szCs w:val="18"/>
          <w:lang w:bidi="ar-SA"/>
        </w:rPr>
        <w:t xml:space="preserve">        receivedTaskInfo.setStorageReceived(newStorageValue);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9" w:name="l750"/>
      <w:r w:rsidRPr="00A85BBD">
        <w:rPr>
          <w:rFonts w:ascii="Courier New" w:eastAsia="Times New Roman" w:hAnsi="Courier New" w:cs="Courier New"/>
          <w:color w:val="000000"/>
          <w:sz w:val="18"/>
          <w:szCs w:val="18"/>
          <w:lang w:bidi="ar-SA"/>
        </w:rPr>
        <w:t xml:space="preserve">750  </w:t>
      </w:r>
      <w:bookmarkEnd w:id="1549"/>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0" w:name="l751"/>
      <w:r w:rsidRPr="00A85BBD">
        <w:rPr>
          <w:rFonts w:ascii="Courier New" w:eastAsia="Times New Roman" w:hAnsi="Courier New" w:cs="Courier New"/>
          <w:color w:val="000000"/>
          <w:sz w:val="18"/>
          <w:szCs w:val="18"/>
          <w:lang w:bidi="ar-SA"/>
        </w:rPr>
        <w:t xml:space="preserve">751  </w:t>
      </w:r>
      <w:bookmarkEnd w:id="1550"/>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1" w:name="l752"/>
      <w:r w:rsidRPr="00A85BBD">
        <w:rPr>
          <w:rFonts w:ascii="Courier New" w:eastAsia="Times New Roman" w:hAnsi="Courier New" w:cs="Courier New"/>
          <w:color w:val="000000"/>
          <w:sz w:val="18"/>
          <w:szCs w:val="18"/>
          <w:lang w:bidi="ar-SA"/>
        </w:rPr>
        <w:t xml:space="preserve">752  </w:t>
      </w:r>
      <w:bookmarkEnd w:id="1551"/>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2" w:name="l753"/>
      <w:r w:rsidRPr="00A85BBD">
        <w:rPr>
          <w:rFonts w:ascii="Courier New" w:eastAsia="Times New Roman" w:hAnsi="Courier New" w:cs="Courier New"/>
          <w:color w:val="000000"/>
          <w:sz w:val="18"/>
          <w:szCs w:val="18"/>
          <w:lang w:bidi="ar-SA"/>
        </w:rPr>
        <w:t xml:space="preserve">753  </w:t>
      </w:r>
      <w:bookmarkEnd w:id="155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removeExtraResourcesGivenToTask(Task task, OntModel model)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3" w:name="l754"/>
      <w:r w:rsidRPr="00A85BBD">
        <w:rPr>
          <w:rFonts w:ascii="Courier New" w:eastAsia="Times New Roman" w:hAnsi="Courier New" w:cs="Courier New"/>
          <w:color w:val="000000"/>
          <w:sz w:val="18"/>
          <w:szCs w:val="18"/>
          <w:lang w:bidi="ar-SA"/>
        </w:rPr>
        <w:t xml:space="preserve">754  </w:t>
      </w:r>
      <w:bookmarkEnd w:id="1553"/>
      <w:r w:rsidRPr="00A85BBD">
        <w:rPr>
          <w:rFonts w:ascii="Courier New" w:eastAsia="Times New Roman" w:hAnsi="Courier New" w:cs="Courier New"/>
          <w:color w:val="000000"/>
          <w:sz w:val="18"/>
          <w:szCs w:val="18"/>
          <w:lang w:bidi="ar-SA"/>
        </w:rPr>
        <w:t xml:space="preserve">        removeRunningTask(task,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4" w:name="l755"/>
      <w:r w:rsidRPr="00A85BBD">
        <w:rPr>
          <w:rFonts w:ascii="Courier New" w:eastAsia="Times New Roman" w:hAnsi="Courier New" w:cs="Courier New"/>
          <w:color w:val="000000"/>
          <w:sz w:val="18"/>
          <w:szCs w:val="18"/>
          <w:lang w:bidi="ar-SA"/>
        </w:rPr>
        <w:t xml:space="preserve">755  </w:t>
      </w:r>
      <w:bookmarkEnd w:id="1554"/>
      <w:r w:rsidRPr="00A85BBD">
        <w:rPr>
          <w:rFonts w:ascii="Courier New" w:eastAsia="Times New Roman" w:hAnsi="Courier New" w:cs="Courier New"/>
          <w:color w:val="000000"/>
          <w:sz w:val="18"/>
          <w:szCs w:val="18"/>
          <w:lang w:bidi="ar-SA"/>
        </w:rPr>
        <w:t xml:space="preserve">        addRunningTask(task,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5" w:name="l756"/>
      <w:r w:rsidRPr="00A85BBD">
        <w:rPr>
          <w:rFonts w:ascii="Courier New" w:eastAsia="Times New Roman" w:hAnsi="Courier New" w:cs="Courier New"/>
          <w:color w:val="000000"/>
          <w:sz w:val="18"/>
          <w:szCs w:val="18"/>
          <w:lang w:bidi="ar-SA"/>
        </w:rPr>
        <w:t xml:space="preserve">756  </w:t>
      </w:r>
      <w:bookmarkEnd w:id="1555"/>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6" w:name="l757"/>
      <w:r w:rsidRPr="00A85BBD">
        <w:rPr>
          <w:rFonts w:ascii="Courier New" w:eastAsia="Times New Roman" w:hAnsi="Courier New" w:cs="Courier New"/>
          <w:color w:val="000000"/>
          <w:sz w:val="18"/>
          <w:szCs w:val="18"/>
          <w:lang w:bidi="ar-SA"/>
        </w:rPr>
        <w:t xml:space="preserve">757  </w:t>
      </w:r>
      <w:bookmarkEnd w:id="1556"/>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7" w:name="l758"/>
      <w:r w:rsidRPr="00A85BBD">
        <w:rPr>
          <w:rFonts w:ascii="Courier New" w:eastAsia="Times New Roman" w:hAnsi="Courier New" w:cs="Courier New"/>
          <w:color w:val="000000"/>
          <w:sz w:val="18"/>
          <w:szCs w:val="18"/>
          <w:lang w:bidi="ar-SA"/>
        </w:rPr>
        <w:t xml:space="preserve">758  </w:t>
      </w:r>
      <w:bookmarkEnd w:id="155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changeOptimumCPURange(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8" w:name="l759"/>
      <w:r w:rsidRPr="00A85BBD">
        <w:rPr>
          <w:rFonts w:ascii="Courier New" w:eastAsia="Times New Roman" w:hAnsi="Courier New" w:cs="Courier New"/>
          <w:color w:val="000000"/>
          <w:sz w:val="18"/>
          <w:szCs w:val="18"/>
          <w:lang w:bidi="ar-SA"/>
        </w:rPr>
        <w:t xml:space="preserve">759  </w:t>
      </w:r>
      <w:bookmarkEnd w:id="155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optimum ranges for a specific core can be negotiated so implement method that does that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9" w:name="l760"/>
      <w:r w:rsidRPr="00A85BBD">
        <w:rPr>
          <w:rFonts w:ascii="Courier New" w:eastAsia="Times New Roman" w:hAnsi="Courier New" w:cs="Courier New"/>
          <w:color w:val="000000"/>
          <w:sz w:val="18"/>
          <w:szCs w:val="18"/>
          <w:lang w:bidi="ar-SA"/>
        </w:rPr>
        <w:t xml:space="preserve">760  </w:t>
      </w:r>
      <w:bookmarkEnd w:id="1559"/>
      <w:r w:rsidRPr="00A85BBD">
        <w:rPr>
          <w:rFonts w:ascii="Courier New" w:eastAsia="Times New Roman" w:hAnsi="Courier New" w:cs="Courier New"/>
          <w:color w:val="000000"/>
          <w:sz w:val="18"/>
          <w:szCs w:val="18"/>
          <w:lang w:bidi="ar-SA"/>
        </w:rPr>
        <w:t xml:space="preserve">        CPU cpu = 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0" w:name="l761"/>
      <w:r w:rsidRPr="00A85BBD">
        <w:rPr>
          <w:rFonts w:ascii="Courier New" w:eastAsia="Times New Roman" w:hAnsi="Courier New" w:cs="Courier New"/>
          <w:color w:val="000000"/>
          <w:sz w:val="18"/>
          <w:szCs w:val="18"/>
          <w:lang w:bidi="ar-SA"/>
        </w:rPr>
        <w:t xml:space="preserve">761  </w:t>
      </w:r>
      <w:bookmarkEnd w:id="1560"/>
      <w:r w:rsidRPr="00A85BBD">
        <w:rPr>
          <w:rFonts w:ascii="Courier New" w:eastAsia="Times New Roman" w:hAnsi="Courier New" w:cs="Courier New"/>
          <w:color w:val="000000"/>
          <w:sz w:val="18"/>
          <w:szCs w:val="18"/>
          <w:lang w:bidi="ar-SA"/>
        </w:rPr>
        <w:t xml:space="preserve">        Collection&lt;Core&gt; cores = cpu.getAssociatedCore();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1" w:name="l762"/>
      <w:r w:rsidRPr="00A85BBD">
        <w:rPr>
          <w:rFonts w:ascii="Courier New" w:eastAsia="Times New Roman" w:hAnsi="Courier New" w:cs="Courier New"/>
          <w:color w:val="000000"/>
          <w:sz w:val="18"/>
          <w:szCs w:val="18"/>
          <w:lang w:bidi="ar-SA"/>
        </w:rPr>
        <w:t xml:space="preserve">762  </w:t>
      </w:r>
      <w:bookmarkEnd w:id="156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2" w:name="l763"/>
      <w:r w:rsidRPr="00A85BBD">
        <w:rPr>
          <w:rFonts w:ascii="Courier New" w:eastAsia="Times New Roman" w:hAnsi="Courier New" w:cs="Courier New"/>
          <w:color w:val="000000"/>
          <w:sz w:val="18"/>
          <w:szCs w:val="18"/>
          <w:lang w:bidi="ar-SA"/>
        </w:rPr>
        <w:t xml:space="preserve">763  </w:t>
      </w:r>
      <w:bookmarkEnd w:id="1562"/>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3" w:name="l764"/>
      <w:r w:rsidRPr="00A85BBD">
        <w:rPr>
          <w:rFonts w:ascii="Courier New" w:eastAsia="Times New Roman" w:hAnsi="Courier New" w:cs="Courier New"/>
          <w:color w:val="000000"/>
          <w:sz w:val="18"/>
          <w:szCs w:val="18"/>
          <w:lang w:bidi="ar-SA"/>
        </w:rPr>
        <w:t xml:space="preserve">764  </w:t>
      </w:r>
      <w:bookmarkEnd w:id="1563"/>
      <w:r w:rsidRPr="00A85BBD">
        <w:rPr>
          <w:rFonts w:ascii="Courier New" w:eastAsia="Times New Roman" w:hAnsi="Courier New" w:cs="Courier New"/>
          <w:color w:val="000000"/>
          <w:sz w:val="18"/>
          <w:szCs w:val="18"/>
          <w:lang w:bidi="ar-SA"/>
        </w:rPr>
        <w:t xml:space="preserve">            core.setMaxAcceptableValue(max);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4" w:name="l765"/>
      <w:r w:rsidRPr="00A85BBD">
        <w:rPr>
          <w:rFonts w:ascii="Courier New" w:eastAsia="Times New Roman" w:hAnsi="Courier New" w:cs="Courier New"/>
          <w:color w:val="000000"/>
          <w:sz w:val="18"/>
          <w:szCs w:val="18"/>
          <w:lang w:bidi="ar-SA"/>
        </w:rPr>
        <w:t xml:space="preserve">765  </w:t>
      </w:r>
      <w:bookmarkEnd w:id="1564"/>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5" w:name="l766"/>
      <w:r w:rsidRPr="00A85BBD">
        <w:rPr>
          <w:rFonts w:ascii="Courier New" w:eastAsia="Times New Roman" w:hAnsi="Courier New" w:cs="Courier New"/>
          <w:color w:val="000000"/>
          <w:sz w:val="18"/>
          <w:szCs w:val="18"/>
          <w:lang w:bidi="ar-SA"/>
        </w:rPr>
        <w:t xml:space="preserve">766  </w:t>
      </w:r>
      <w:bookmarkEnd w:id="1565"/>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6" w:name="l767"/>
      <w:r w:rsidRPr="00A85BBD">
        <w:rPr>
          <w:rFonts w:ascii="Courier New" w:eastAsia="Times New Roman" w:hAnsi="Courier New" w:cs="Courier New"/>
          <w:color w:val="000000"/>
          <w:sz w:val="18"/>
          <w:szCs w:val="18"/>
          <w:lang w:bidi="ar-SA"/>
        </w:rPr>
        <w:t xml:space="preserve">767  </w:t>
      </w:r>
      <w:bookmarkEnd w:id="1566"/>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7" w:name="l768"/>
      <w:r w:rsidRPr="00A85BBD">
        <w:rPr>
          <w:rFonts w:ascii="Courier New" w:eastAsia="Times New Roman" w:hAnsi="Courier New" w:cs="Courier New"/>
          <w:color w:val="000000"/>
          <w:sz w:val="18"/>
          <w:szCs w:val="18"/>
          <w:lang w:bidi="ar-SA"/>
        </w:rPr>
        <w:t xml:space="preserve">768  </w:t>
      </w:r>
      <w:bookmarkEnd w:id="1567"/>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8" w:name="l769"/>
      <w:r w:rsidRPr="00A85BBD">
        <w:rPr>
          <w:rFonts w:ascii="Courier New" w:eastAsia="Times New Roman" w:hAnsi="Courier New" w:cs="Courier New"/>
          <w:color w:val="000000"/>
          <w:sz w:val="18"/>
          <w:szCs w:val="18"/>
          <w:lang w:bidi="ar-SA"/>
        </w:rPr>
        <w:t xml:space="preserve">769  </w:t>
      </w:r>
      <w:bookmarkEnd w:id="156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changeOptimumMemoryRange(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9" w:name="l770"/>
      <w:r w:rsidRPr="00A85BBD">
        <w:rPr>
          <w:rFonts w:ascii="Courier New" w:eastAsia="Times New Roman" w:hAnsi="Courier New" w:cs="Courier New"/>
          <w:color w:val="000000"/>
          <w:sz w:val="18"/>
          <w:szCs w:val="18"/>
          <w:lang w:bidi="ar-SA"/>
        </w:rPr>
        <w:t xml:space="preserve">770  </w:t>
      </w:r>
      <w:bookmarkEnd w:id="1569"/>
      <w:r w:rsidRPr="00A85BBD">
        <w:rPr>
          <w:rFonts w:ascii="Courier New" w:eastAsia="Times New Roman" w:hAnsi="Courier New" w:cs="Courier New"/>
          <w:color w:val="000000"/>
          <w:sz w:val="18"/>
          <w:szCs w:val="18"/>
          <w:lang w:bidi="ar-SA"/>
        </w:rPr>
        <w:t xml:space="preserve">        Memory memory = 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0" w:name="l771"/>
      <w:r w:rsidRPr="00A85BBD">
        <w:rPr>
          <w:rFonts w:ascii="Courier New" w:eastAsia="Times New Roman" w:hAnsi="Courier New" w:cs="Courier New"/>
          <w:color w:val="000000"/>
          <w:sz w:val="18"/>
          <w:szCs w:val="18"/>
          <w:lang w:bidi="ar-SA"/>
        </w:rPr>
        <w:t xml:space="preserve">771  </w:t>
      </w:r>
      <w:bookmarkEnd w:id="1570"/>
      <w:r w:rsidRPr="00A85BBD">
        <w:rPr>
          <w:rFonts w:ascii="Courier New" w:eastAsia="Times New Roman" w:hAnsi="Courier New" w:cs="Courier New"/>
          <w:color w:val="000000"/>
          <w:sz w:val="18"/>
          <w:szCs w:val="18"/>
          <w:lang w:bidi="ar-SA"/>
        </w:rPr>
        <w:t xml:space="preserve">        memory.setMaxAcceptableValue(max);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1" w:name="l772"/>
      <w:r w:rsidRPr="00A85BBD">
        <w:rPr>
          <w:rFonts w:ascii="Courier New" w:eastAsia="Times New Roman" w:hAnsi="Courier New" w:cs="Courier New"/>
          <w:color w:val="000000"/>
          <w:sz w:val="18"/>
          <w:szCs w:val="18"/>
          <w:lang w:bidi="ar-SA"/>
        </w:rPr>
        <w:t xml:space="preserve">772  </w:t>
      </w:r>
      <w:bookmarkEnd w:id="1571"/>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2" w:name="l773"/>
      <w:r w:rsidRPr="00A85BBD">
        <w:rPr>
          <w:rFonts w:ascii="Courier New" w:eastAsia="Times New Roman" w:hAnsi="Courier New" w:cs="Courier New"/>
          <w:color w:val="000000"/>
          <w:sz w:val="18"/>
          <w:szCs w:val="18"/>
          <w:lang w:bidi="ar-SA"/>
        </w:rPr>
        <w:t xml:space="preserve">773  </w:t>
      </w:r>
      <w:bookmarkEnd w:id="1572"/>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3" w:name="l774"/>
      <w:r w:rsidRPr="00A85BBD">
        <w:rPr>
          <w:rFonts w:ascii="Courier New" w:eastAsia="Times New Roman" w:hAnsi="Courier New" w:cs="Courier New"/>
          <w:color w:val="000000"/>
          <w:sz w:val="18"/>
          <w:szCs w:val="18"/>
          <w:lang w:bidi="ar-SA"/>
        </w:rPr>
        <w:t xml:space="preserve">774  </w:t>
      </w:r>
      <w:bookmarkEnd w:id="1573"/>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4" w:name="l775"/>
      <w:r w:rsidRPr="00A85BBD">
        <w:rPr>
          <w:rFonts w:ascii="Courier New" w:eastAsia="Times New Roman" w:hAnsi="Courier New" w:cs="Courier New"/>
          <w:color w:val="000000"/>
          <w:sz w:val="18"/>
          <w:szCs w:val="18"/>
          <w:lang w:bidi="ar-SA"/>
        </w:rPr>
        <w:t xml:space="preserve">775  </w:t>
      </w:r>
      <w:bookmarkEnd w:id="157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changeOptimumStorageRange(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5" w:name="l776"/>
      <w:r w:rsidRPr="00A85BBD">
        <w:rPr>
          <w:rFonts w:ascii="Courier New" w:eastAsia="Times New Roman" w:hAnsi="Courier New" w:cs="Courier New"/>
          <w:color w:val="000000"/>
          <w:sz w:val="18"/>
          <w:szCs w:val="18"/>
          <w:lang w:bidi="ar-SA"/>
        </w:rPr>
        <w:t xml:space="preserve">776  </w:t>
      </w:r>
      <w:bookmarkEnd w:id="1575"/>
      <w:r w:rsidRPr="00A85BBD">
        <w:rPr>
          <w:rFonts w:ascii="Courier New" w:eastAsia="Times New Roman" w:hAnsi="Courier New" w:cs="Courier New"/>
          <w:color w:val="000000"/>
          <w:sz w:val="18"/>
          <w:szCs w:val="18"/>
          <w:lang w:bidi="ar-SA"/>
        </w:rPr>
        <w:t xml:space="preserve">        Storage storage = 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6" w:name="l777"/>
      <w:r w:rsidRPr="00A85BBD">
        <w:rPr>
          <w:rFonts w:ascii="Courier New" w:eastAsia="Times New Roman" w:hAnsi="Courier New" w:cs="Courier New"/>
          <w:color w:val="000000"/>
          <w:sz w:val="18"/>
          <w:szCs w:val="18"/>
          <w:lang w:bidi="ar-SA"/>
        </w:rPr>
        <w:t xml:space="preserve">777  </w:t>
      </w:r>
      <w:bookmarkEnd w:id="1576"/>
      <w:r w:rsidRPr="00A85BBD">
        <w:rPr>
          <w:rFonts w:ascii="Courier New" w:eastAsia="Times New Roman" w:hAnsi="Courier New" w:cs="Courier New"/>
          <w:color w:val="000000"/>
          <w:sz w:val="18"/>
          <w:szCs w:val="18"/>
          <w:lang w:bidi="ar-SA"/>
        </w:rPr>
        <w:t xml:space="preserve">        storage.setMaxAcceptableValue(max);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7" w:name="l778"/>
      <w:r w:rsidRPr="00A85BBD">
        <w:rPr>
          <w:rFonts w:ascii="Courier New" w:eastAsia="Times New Roman" w:hAnsi="Courier New" w:cs="Courier New"/>
          <w:color w:val="000000"/>
          <w:sz w:val="18"/>
          <w:szCs w:val="18"/>
          <w:lang w:bidi="ar-SA"/>
        </w:rPr>
        <w:t xml:space="preserve">778  </w:t>
      </w:r>
      <w:bookmarkEnd w:id="1577"/>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8" w:name="l779"/>
      <w:r w:rsidRPr="00A85BBD">
        <w:rPr>
          <w:rFonts w:ascii="Courier New" w:eastAsia="Times New Roman" w:hAnsi="Courier New" w:cs="Courier New"/>
          <w:color w:val="000000"/>
          <w:sz w:val="18"/>
          <w:szCs w:val="18"/>
          <w:lang w:bidi="ar-SA"/>
        </w:rPr>
        <w:t xml:space="preserve">779  </w:t>
      </w:r>
      <w:bookmarkEnd w:id="1578"/>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79" w:name="l780"/>
      <w:r w:rsidRPr="00A85BBD">
        <w:rPr>
          <w:rFonts w:ascii="Courier New" w:eastAsia="Times New Roman" w:hAnsi="Courier New" w:cs="Courier New"/>
          <w:color w:val="000000"/>
          <w:sz w:val="18"/>
          <w:szCs w:val="18"/>
          <w:lang w:bidi="ar-SA"/>
        </w:rPr>
        <w:t xml:space="preserve">780  </w:t>
      </w:r>
      <w:bookmarkEnd w:id="157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80" w:name="l781"/>
      <w:r w:rsidRPr="00A85BBD">
        <w:rPr>
          <w:rFonts w:ascii="Courier New" w:eastAsia="Times New Roman" w:hAnsi="Courier New" w:cs="Courier New"/>
          <w:color w:val="000000"/>
          <w:sz w:val="18"/>
          <w:szCs w:val="18"/>
          <w:lang w:bidi="ar-SA"/>
        </w:rPr>
        <w:t xml:space="preserve">781  </w:t>
      </w:r>
      <w:bookmarkEnd w:id="1580"/>
      <w:r w:rsidRPr="00A85BBD">
        <w:rPr>
          <w:rFonts w:ascii="Courier New" w:eastAsia="Times New Roman" w:hAnsi="Courier New" w:cs="Courier New"/>
          <w:i/>
          <w:iCs/>
          <w:color w:val="808080"/>
          <w:sz w:val="18"/>
          <w:szCs w:val="18"/>
          <w:lang w:bidi="ar-SA"/>
        </w:rPr>
        <w:t xml:space="preserve">     * Resets the optimum server load values to their initial values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1" w:name="l782"/>
      <w:r w:rsidRPr="00A85BBD">
        <w:rPr>
          <w:rFonts w:ascii="Courier New" w:eastAsia="Times New Roman" w:hAnsi="Courier New" w:cs="Courier New"/>
          <w:color w:val="000000"/>
          <w:sz w:val="18"/>
          <w:szCs w:val="18"/>
          <w:lang w:bidi="ar-SA"/>
        </w:rPr>
        <w:t xml:space="preserve">782  </w:t>
      </w:r>
      <w:bookmarkEnd w:id="1581"/>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2" w:name="l783"/>
      <w:r w:rsidRPr="00A85BBD">
        <w:rPr>
          <w:rFonts w:ascii="Courier New" w:eastAsia="Times New Roman" w:hAnsi="Courier New" w:cs="Courier New"/>
          <w:color w:val="000000"/>
          <w:sz w:val="18"/>
          <w:szCs w:val="18"/>
          <w:lang w:bidi="ar-SA"/>
        </w:rPr>
        <w:t xml:space="preserve">783  </w:t>
      </w:r>
      <w:bookmarkEnd w:id="158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resetOptimumValues()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3" w:name="l784"/>
      <w:r w:rsidRPr="00A85BBD">
        <w:rPr>
          <w:rFonts w:ascii="Courier New" w:eastAsia="Times New Roman" w:hAnsi="Courier New" w:cs="Courier New"/>
          <w:color w:val="000000"/>
          <w:sz w:val="18"/>
          <w:szCs w:val="18"/>
          <w:lang w:bidi="ar-SA"/>
        </w:rPr>
        <w:t xml:space="preserve">784  </w:t>
      </w:r>
      <w:bookmarkEnd w:id="1583"/>
      <w:r w:rsidRPr="00A85BBD">
        <w:rPr>
          <w:rFonts w:ascii="Courier New" w:eastAsia="Times New Roman" w:hAnsi="Courier New" w:cs="Courier New"/>
          <w:color w:val="000000"/>
          <w:sz w:val="18"/>
          <w:szCs w:val="18"/>
          <w:lang w:bidi="ar-SA"/>
        </w:rPr>
        <w:t xml:space="preserve">        CPU cpu = 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4" w:name="l785"/>
      <w:r w:rsidRPr="00A85BBD">
        <w:rPr>
          <w:rFonts w:ascii="Courier New" w:eastAsia="Times New Roman" w:hAnsi="Courier New" w:cs="Courier New"/>
          <w:color w:val="000000"/>
          <w:sz w:val="18"/>
          <w:szCs w:val="18"/>
          <w:lang w:bidi="ar-SA"/>
        </w:rPr>
        <w:t xml:space="preserve">785  </w:t>
      </w:r>
      <w:bookmarkEnd w:id="1584"/>
      <w:r w:rsidRPr="00A85BBD">
        <w:rPr>
          <w:rFonts w:ascii="Courier New" w:eastAsia="Times New Roman" w:hAnsi="Courier New" w:cs="Courier New"/>
          <w:color w:val="000000"/>
          <w:sz w:val="18"/>
          <w:szCs w:val="18"/>
          <w:lang w:bidi="ar-SA"/>
        </w:rPr>
        <w:t xml:space="preserve">        Collection&lt;Core&gt; cores = cpu.getAssociatedCore();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5" w:name="l786"/>
      <w:r w:rsidRPr="00A85BBD">
        <w:rPr>
          <w:rFonts w:ascii="Courier New" w:eastAsia="Times New Roman" w:hAnsi="Courier New" w:cs="Courier New"/>
          <w:color w:val="000000"/>
          <w:sz w:val="18"/>
          <w:szCs w:val="18"/>
          <w:lang w:bidi="ar-SA"/>
        </w:rPr>
        <w:lastRenderedPageBreak/>
        <w:t xml:space="preserve">786  </w:t>
      </w:r>
      <w:bookmarkEnd w:id="158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6" w:name="l787"/>
      <w:r w:rsidRPr="00A85BBD">
        <w:rPr>
          <w:rFonts w:ascii="Courier New" w:eastAsia="Times New Roman" w:hAnsi="Courier New" w:cs="Courier New"/>
          <w:color w:val="000000"/>
          <w:sz w:val="18"/>
          <w:szCs w:val="18"/>
          <w:lang w:bidi="ar-SA"/>
        </w:rPr>
        <w:t xml:space="preserve">787  </w:t>
      </w:r>
      <w:bookmarkEnd w:id="1586"/>
      <w:r w:rsidRPr="00A85BBD">
        <w:rPr>
          <w:rFonts w:ascii="Courier New" w:eastAsia="Times New Roman" w:hAnsi="Courier New" w:cs="Courier New"/>
          <w:color w:val="000000"/>
          <w:sz w:val="18"/>
          <w:szCs w:val="18"/>
          <w:lang w:bidi="ar-SA"/>
        </w:rPr>
        <w:t xml:space="preserve">            core.restoreDefaultOptimumValues();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7" w:name="l788"/>
      <w:r w:rsidRPr="00A85BBD">
        <w:rPr>
          <w:rFonts w:ascii="Courier New" w:eastAsia="Times New Roman" w:hAnsi="Courier New" w:cs="Courier New"/>
          <w:color w:val="000000"/>
          <w:sz w:val="18"/>
          <w:szCs w:val="18"/>
          <w:lang w:bidi="ar-SA"/>
        </w:rPr>
        <w:t xml:space="preserve">788  </w:t>
      </w:r>
      <w:bookmarkEnd w:id="1587"/>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8" w:name="l789"/>
      <w:r w:rsidRPr="00A85BBD">
        <w:rPr>
          <w:rFonts w:ascii="Courier New" w:eastAsia="Times New Roman" w:hAnsi="Courier New" w:cs="Courier New"/>
          <w:color w:val="000000"/>
          <w:sz w:val="18"/>
          <w:szCs w:val="18"/>
          <w:lang w:bidi="ar-SA"/>
        </w:rPr>
        <w:t xml:space="preserve">789  </w:t>
      </w:r>
      <w:bookmarkEnd w:id="1588"/>
      <w:r w:rsidRPr="00A85BBD">
        <w:rPr>
          <w:rFonts w:ascii="Courier New" w:eastAsia="Times New Roman" w:hAnsi="Courier New" w:cs="Courier New"/>
          <w:color w:val="000000"/>
          <w:sz w:val="18"/>
          <w:szCs w:val="18"/>
          <w:lang w:bidi="ar-SA"/>
        </w:rPr>
        <w:t xml:space="preserve">        getAssociatedMemory().restoreDefaultOptimumValues();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9" w:name="l790"/>
      <w:r w:rsidRPr="00A85BBD">
        <w:rPr>
          <w:rFonts w:ascii="Courier New" w:eastAsia="Times New Roman" w:hAnsi="Courier New" w:cs="Courier New"/>
          <w:color w:val="000000"/>
          <w:sz w:val="18"/>
          <w:szCs w:val="18"/>
          <w:lang w:bidi="ar-SA"/>
        </w:rPr>
        <w:t xml:space="preserve">790  </w:t>
      </w:r>
      <w:bookmarkEnd w:id="1589"/>
      <w:r w:rsidRPr="00A85BBD">
        <w:rPr>
          <w:rFonts w:ascii="Courier New" w:eastAsia="Times New Roman" w:hAnsi="Courier New" w:cs="Courier New"/>
          <w:color w:val="000000"/>
          <w:sz w:val="18"/>
          <w:szCs w:val="18"/>
          <w:lang w:bidi="ar-SA"/>
        </w:rPr>
        <w:t xml:space="preserve">        getAssociatedStorage().restoreDefaultOptimumValues();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0" w:name="l791"/>
      <w:r w:rsidRPr="00A85BBD">
        <w:rPr>
          <w:rFonts w:ascii="Courier New" w:eastAsia="Times New Roman" w:hAnsi="Courier New" w:cs="Courier New"/>
          <w:color w:val="000000"/>
          <w:sz w:val="18"/>
          <w:szCs w:val="18"/>
          <w:lang w:bidi="ar-SA"/>
        </w:rPr>
        <w:t xml:space="preserve">791  </w:t>
      </w:r>
      <w:bookmarkEnd w:id="1590"/>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1" w:name="l792"/>
      <w:r w:rsidRPr="00A85BBD">
        <w:rPr>
          <w:rFonts w:ascii="Courier New" w:eastAsia="Times New Roman" w:hAnsi="Courier New" w:cs="Courier New"/>
          <w:color w:val="000000"/>
          <w:sz w:val="18"/>
          <w:szCs w:val="18"/>
          <w:lang w:bidi="ar-SA"/>
        </w:rPr>
        <w:t xml:space="preserve">792  </w:t>
      </w:r>
      <w:bookmarkEnd w:id="1591"/>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2" w:name="l793"/>
      <w:r w:rsidRPr="00A85BBD">
        <w:rPr>
          <w:rFonts w:ascii="Courier New" w:eastAsia="Times New Roman" w:hAnsi="Courier New" w:cs="Courier New"/>
          <w:color w:val="000000"/>
          <w:sz w:val="18"/>
          <w:szCs w:val="18"/>
          <w:lang w:bidi="ar-SA"/>
        </w:rPr>
        <w:t xml:space="preserve">793  </w:t>
      </w:r>
      <w:bookmarkEnd w:id="159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ServerManagementProxyInterface getProxy()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3" w:name="l794"/>
      <w:r w:rsidRPr="00A85BBD">
        <w:rPr>
          <w:rFonts w:ascii="Courier New" w:eastAsia="Times New Roman" w:hAnsi="Courier New" w:cs="Courier New"/>
          <w:color w:val="000000"/>
          <w:sz w:val="18"/>
          <w:szCs w:val="18"/>
          <w:lang w:bidi="ar-SA"/>
        </w:rPr>
        <w:t xml:space="preserve">794  </w:t>
      </w:r>
      <w:bookmarkEnd w:id="159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proxy;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4" w:name="l795"/>
      <w:r w:rsidRPr="00A85BBD">
        <w:rPr>
          <w:rFonts w:ascii="Courier New" w:eastAsia="Times New Roman" w:hAnsi="Courier New" w:cs="Courier New"/>
          <w:color w:val="000000"/>
          <w:sz w:val="18"/>
          <w:szCs w:val="18"/>
          <w:lang w:bidi="ar-SA"/>
        </w:rPr>
        <w:t xml:space="preserve">795  </w:t>
      </w:r>
      <w:bookmarkEnd w:id="1594"/>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5" w:name="l796"/>
      <w:r w:rsidRPr="00A85BBD">
        <w:rPr>
          <w:rFonts w:ascii="Courier New" w:eastAsia="Times New Roman" w:hAnsi="Courier New" w:cs="Courier New"/>
          <w:color w:val="000000"/>
          <w:sz w:val="18"/>
          <w:szCs w:val="18"/>
          <w:lang w:bidi="ar-SA"/>
        </w:rPr>
        <w:t xml:space="preserve">796  </w:t>
      </w:r>
      <w:bookmarkEnd w:id="1595"/>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6" w:name="l797"/>
      <w:r w:rsidRPr="00A85BBD">
        <w:rPr>
          <w:rFonts w:ascii="Courier New" w:eastAsia="Times New Roman" w:hAnsi="Courier New" w:cs="Courier New"/>
          <w:color w:val="000000"/>
          <w:sz w:val="18"/>
          <w:szCs w:val="18"/>
          <w:lang w:bidi="ar-SA"/>
        </w:rPr>
        <w:t xml:space="preserve">797  </w:t>
      </w:r>
      <w:bookmarkEnd w:id="159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setProxy(ServerManagementProxyInterface proxy)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7" w:name="l798"/>
      <w:r w:rsidRPr="00A85BBD">
        <w:rPr>
          <w:rFonts w:ascii="Courier New" w:eastAsia="Times New Roman" w:hAnsi="Courier New" w:cs="Courier New"/>
          <w:color w:val="000000"/>
          <w:sz w:val="18"/>
          <w:szCs w:val="18"/>
          <w:lang w:bidi="ar-SA"/>
        </w:rPr>
        <w:t xml:space="preserve">798  </w:t>
      </w:r>
      <w:bookmarkEnd w:id="159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.proxy = proxy;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8" w:name="l799"/>
      <w:r w:rsidRPr="00A85BBD">
        <w:rPr>
          <w:rFonts w:ascii="Courier New" w:eastAsia="Times New Roman" w:hAnsi="Courier New" w:cs="Courier New"/>
          <w:color w:val="000000"/>
          <w:sz w:val="18"/>
          <w:szCs w:val="18"/>
          <w:lang w:bidi="ar-SA"/>
        </w:rPr>
        <w:t xml:space="preserve">799  </w:t>
      </w:r>
      <w:bookmarkEnd w:id="1598"/>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9" w:name="l800"/>
      <w:r w:rsidRPr="00A85BBD">
        <w:rPr>
          <w:rFonts w:ascii="Courier New" w:eastAsia="Times New Roman" w:hAnsi="Courier New" w:cs="Courier New"/>
          <w:color w:val="000000"/>
          <w:sz w:val="18"/>
          <w:szCs w:val="18"/>
          <w:lang w:bidi="ar-SA"/>
        </w:rPr>
        <w:t xml:space="preserve">800  </w:t>
      </w:r>
      <w:bookmarkEnd w:id="1599"/>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600" w:name="l801"/>
      <w:r w:rsidRPr="00A85BBD">
        <w:rPr>
          <w:rFonts w:ascii="Courier New" w:eastAsia="Times New Roman" w:hAnsi="Courier New" w:cs="Courier New"/>
          <w:color w:val="000000"/>
          <w:sz w:val="18"/>
          <w:szCs w:val="18"/>
          <w:lang w:bidi="ar-SA"/>
        </w:rPr>
        <w:t xml:space="preserve">801  </w:t>
      </w:r>
      <w:bookmarkEnd w:id="1600"/>
    </w:p>
    <w:p w:rsidR="000728C4" w:rsidRDefault="000728C4" w:rsidP="000728C4">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7F5217" w:rsidTr="00AE06C9">
        <w:trPr>
          <w:tblCellSpacing w:w="0" w:type="dxa"/>
        </w:trPr>
        <w:tc>
          <w:tcPr>
            <w:tcW w:w="0" w:type="auto"/>
            <w:shd w:val="clear" w:color="auto" w:fill="C0C0C0"/>
            <w:vAlign w:val="center"/>
            <w:hideMark/>
          </w:tcPr>
          <w:p w:rsidR="000728C4" w:rsidRPr="007F5217" w:rsidRDefault="000728C4" w:rsidP="00AE06C9">
            <w:pPr>
              <w:pStyle w:val="Heading2"/>
              <w:jc w:val="center"/>
              <w:rPr>
                <w:rFonts w:eastAsia="Times New Roman" w:cs="Times New Roman"/>
                <w:lang w:bidi="ar-SA"/>
              </w:rPr>
            </w:pPr>
            <w:bookmarkStart w:id="1601" w:name="_Toc264798620"/>
            <w:bookmarkStart w:id="1602" w:name="_Toc264737252"/>
            <w:bookmarkStart w:id="1603" w:name="_Toc264995482"/>
            <w:r w:rsidRPr="007F5217">
              <w:rPr>
                <w:rFonts w:eastAsia="Times New Roman"/>
                <w:lang w:bidi="ar-SA"/>
              </w:rPr>
              <w:t>DefaultContextElement.java</w:t>
            </w:r>
            <w:bookmarkEnd w:id="1601"/>
            <w:bookmarkEnd w:id="1602"/>
            <w:bookmarkEnd w:id="1603"/>
          </w:p>
        </w:tc>
      </w:tr>
    </w:tbl>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20"/>
          <w:szCs w:val="20"/>
          <w:lang w:bidi="ar-SA"/>
        </w:rPr>
        <w:t xml:space="preserve">1   </w:t>
      </w:r>
      <w:r w:rsidRPr="007F5217">
        <w:rPr>
          <w:rFonts w:ascii="Courier New" w:eastAsia="Times New Roman" w:hAnsi="Courier New" w:cs="Courier New"/>
          <w:color w:val="000000"/>
          <w:sz w:val="18"/>
          <w:szCs w:val="18"/>
          <w:lang w:bidi="ar-SA"/>
        </w:rPr>
        <w:t xml:space="preserve"> </w:t>
      </w:r>
      <w:r w:rsidRPr="007F5217">
        <w:rPr>
          <w:rFonts w:ascii="Courier New" w:eastAsia="Times New Roman" w:hAnsi="Courier New" w:cs="Courier New"/>
          <w:b/>
          <w:bCs/>
          <w:color w:val="000080"/>
          <w:sz w:val="18"/>
          <w:szCs w:val="18"/>
          <w:lang w:bidi="ar-SA"/>
        </w:rPr>
        <w:t xml:space="preserve">package </w:t>
      </w:r>
      <w:r w:rsidRPr="007F5217">
        <w:rPr>
          <w:rFonts w:ascii="Courier New" w:eastAsia="Times New Roman" w:hAnsi="Courier New" w:cs="Courier New"/>
          <w:color w:val="000000"/>
          <w:sz w:val="18"/>
          <w:szCs w:val="18"/>
          <w:lang w:bidi="ar-SA"/>
        </w:rPr>
        <w:t xml:space="preserve">greenContextOntology.impl;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com.hp.hpl.jena.ontology.Individual;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com.hp.hpl.jena.ontology.OntModel;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com.hp.hpl.jena.rdf.model.Property;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com.hp.hpl.jena.rdf.model.RDFNode;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7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edu.stanford.smi.protege.model.FrameID;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8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edu.stanford.smi.protegex.owl.model.OWLModel;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9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edu.stanford.smi.protegex.owl.model.RDFProperty;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10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edu.stanford.smi.protegex.owl.model.impl.DefaultOWLIndividual;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11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edu.stanford.smi.protegex.owl.swrl.exceptions.SWRLFactoryException;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12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edu.stanford.smi.protegex.owl.swrl.model.SWRLFactory;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edu.stanford.smi.protegex.owl.swrl.model.SWRLImp;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greenContextOntology.ContextElement;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15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16   </w:t>
      </w:r>
      <w:r w:rsidRPr="007F5217">
        <w:rPr>
          <w:rFonts w:ascii="Courier New" w:eastAsia="Times New Roman" w:hAnsi="Courier New" w:cs="Courier New"/>
          <w:i/>
          <w:iCs/>
          <w:color w:val="80808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17   </w:t>
      </w:r>
      <w:r w:rsidRPr="007F5217">
        <w:rPr>
          <w:rFonts w:ascii="Courier New" w:eastAsia="Times New Roman" w:hAnsi="Courier New" w:cs="Courier New"/>
          <w:i/>
          <w:iCs/>
          <w:color w:val="808080"/>
          <w:sz w:val="18"/>
          <w:szCs w:val="18"/>
          <w:lang w:bidi="ar-SA"/>
        </w:rPr>
        <w:t xml:space="preserve"> * Base class for every class which represents a </w:t>
      </w:r>
      <w:r>
        <w:rPr>
          <w:rFonts w:ascii="Courier New" w:eastAsia="Times New Roman" w:hAnsi="Courier New" w:cs="Courier New"/>
          <w:i/>
          <w:iCs/>
          <w:color w:val="808080"/>
          <w:sz w:val="18"/>
          <w:szCs w:val="18"/>
          <w:lang w:bidi="ar-SA"/>
        </w:rPr>
        <w:t>service center</w:t>
      </w:r>
      <w:r w:rsidRPr="007F5217">
        <w:rPr>
          <w:rFonts w:ascii="Courier New" w:eastAsia="Times New Roman" w:hAnsi="Courier New" w:cs="Courier New"/>
          <w:i/>
          <w:iCs/>
          <w:color w:val="808080"/>
          <w:sz w:val="18"/>
          <w:szCs w:val="18"/>
          <w:lang w:bidi="ar-SA"/>
        </w:rPr>
        <w:t xml:space="preserve"> ontology entity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18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19   </w:t>
      </w:r>
      <w:r w:rsidRPr="007F5217">
        <w:rPr>
          <w:rFonts w:ascii="Courier New" w:eastAsia="Times New Roman" w:hAnsi="Courier New" w:cs="Courier New"/>
          <w:b/>
          <w:bCs/>
          <w:color w:val="000080"/>
          <w:sz w:val="18"/>
          <w:szCs w:val="18"/>
          <w:lang w:bidi="ar-SA"/>
        </w:rPr>
        <w:t xml:space="preserve">public class </w:t>
      </w:r>
      <w:r w:rsidRPr="007F5217">
        <w:rPr>
          <w:rFonts w:ascii="Courier New" w:eastAsia="Times New Roman" w:hAnsi="Courier New" w:cs="Courier New"/>
          <w:color w:val="000000"/>
          <w:sz w:val="18"/>
          <w:szCs w:val="18"/>
          <w:lang w:bidi="ar-SA"/>
        </w:rPr>
        <w:t xml:space="preserve">DefaultContextElement </w:t>
      </w:r>
      <w:r w:rsidRPr="007F5217">
        <w:rPr>
          <w:rFonts w:ascii="Courier New" w:eastAsia="Times New Roman" w:hAnsi="Courier New" w:cs="Courier New"/>
          <w:b/>
          <w:bCs/>
          <w:color w:val="000080"/>
          <w:sz w:val="18"/>
          <w:szCs w:val="18"/>
          <w:lang w:bidi="ar-SA"/>
        </w:rPr>
        <w:t xml:space="preserve">extends </w:t>
      </w:r>
      <w:r w:rsidRPr="007F5217">
        <w:rPr>
          <w:rFonts w:ascii="Courier New" w:eastAsia="Times New Roman" w:hAnsi="Courier New" w:cs="Courier New"/>
          <w:color w:val="000000"/>
          <w:sz w:val="18"/>
          <w:szCs w:val="18"/>
          <w:lang w:bidi="ar-SA"/>
        </w:rPr>
        <w:t xml:space="preserve">DefaultOWLIndividual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20           </w:t>
      </w:r>
      <w:r w:rsidRPr="007F5217">
        <w:rPr>
          <w:rFonts w:ascii="Courier New" w:eastAsia="Times New Roman" w:hAnsi="Courier New" w:cs="Courier New"/>
          <w:b/>
          <w:bCs/>
          <w:color w:val="000080"/>
          <w:sz w:val="18"/>
          <w:szCs w:val="18"/>
          <w:lang w:bidi="ar-SA"/>
        </w:rPr>
        <w:t xml:space="preserve">implements </w:t>
      </w:r>
      <w:r w:rsidRPr="007F5217">
        <w:rPr>
          <w:rFonts w:ascii="Courier New" w:eastAsia="Times New Roman" w:hAnsi="Courier New" w:cs="Courier New"/>
          <w:color w:val="000000"/>
          <w:sz w:val="18"/>
          <w:szCs w:val="18"/>
          <w:lang w:bidi="ar-SA"/>
        </w:rPr>
        <w:t xml:space="preserve">ContextElement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21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22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DefaultContextElement(OWLModel owlModel, FrameID id)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(owlModel, id);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24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25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26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27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28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29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30       </w:t>
      </w:r>
      <w:r w:rsidRPr="007F5217">
        <w:rPr>
          <w:rFonts w:ascii="Courier New" w:eastAsia="Times New Roman" w:hAnsi="Courier New" w:cs="Courier New"/>
          <w:i/>
          <w:iCs/>
          <w:color w:val="80808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31   </w:t>
      </w:r>
      <w:r w:rsidRPr="007F5217">
        <w:rPr>
          <w:rFonts w:ascii="Courier New" w:eastAsia="Times New Roman" w:hAnsi="Courier New" w:cs="Courier New"/>
          <w:i/>
          <w:iCs/>
          <w:color w:val="808080"/>
          <w:sz w:val="18"/>
          <w:szCs w:val="18"/>
          <w:lang w:bidi="ar-SA"/>
        </w:rPr>
        <w:t xml:space="preserve">     * Sets the property value both on the OWL model and on the ONT model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32   </w:t>
      </w:r>
      <w:r w:rsidRPr="007F5217">
        <w:rPr>
          <w:rFonts w:ascii="Courier New" w:eastAsia="Times New Roman" w:hAnsi="Courier New" w:cs="Courier New"/>
          <w:i/>
          <w:iCs/>
          <w:color w:val="808080"/>
          <w:sz w:val="18"/>
          <w:szCs w:val="18"/>
          <w:lang w:bidi="ar-SA"/>
        </w:rPr>
        <w:t xml:space="preserve">     * to trigger SWRL rule evaluation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33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rdfProperty the slot of the entity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34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 the value of the property to be inserted in slot rdfProperty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35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ontModel the ont model on which this property will also be set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36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37       </w:t>
      </w:r>
      <w:r w:rsidRPr="007F5217">
        <w:rPr>
          <w:rFonts w:ascii="Courier New" w:eastAsia="Times New Roman" w:hAnsi="Courier New" w:cs="Courier New"/>
          <w:b/>
          <w:bCs/>
          <w:color w:val="000080"/>
          <w:sz w:val="18"/>
          <w:szCs w:val="18"/>
          <w:lang w:bidi="ar-SA"/>
        </w:rPr>
        <w:t xml:space="preserve">public void </w:t>
      </w:r>
      <w:r w:rsidRPr="007F5217">
        <w:rPr>
          <w:rFonts w:ascii="Courier New" w:eastAsia="Times New Roman" w:hAnsi="Courier New" w:cs="Courier New"/>
          <w:color w:val="000000"/>
          <w:sz w:val="18"/>
          <w:szCs w:val="18"/>
          <w:lang w:bidi="ar-SA"/>
        </w:rPr>
        <w:t xml:space="preserve">setPropertyValue(RDFProperty rdfProperty, Object o, OntModel ontModel)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38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.setPropertyValue(rdfProperty, o);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39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40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lastRenderedPageBreak/>
        <w:t>41           Individual targetIndividual = ontModel.getIndividual(</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 xml:space="preserve">.getName());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42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43           Property targetProperty = ontModel.getProperty(rdfProperty.getName());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44           </w:t>
      </w:r>
      <w:r w:rsidRPr="007F5217">
        <w:rPr>
          <w:rFonts w:ascii="Courier New" w:eastAsia="Times New Roman" w:hAnsi="Courier New" w:cs="Courier New"/>
          <w:b/>
          <w:bCs/>
          <w:color w:val="000080"/>
          <w:sz w:val="18"/>
          <w:szCs w:val="18"/>
          <w:lang w:bidi="ar-SA"/>
        </w:rPr>
        <w:t xml:space="preserve">if </w:t>
      </w:r>
      <w:r w:rsidRPr="007F5217">
        <w:rPr>
          <w:rFonts w:ascii="Courier New" w:eastAsia="Times New Roman" w:hAnsi="Courier New" w:cs="Courier New"/>
          <w:color w:val="000000"/>
          <w:sz w:val="18"/>
          <w:szCs w:val="18"/>
          <w:lang w:bidi="ar-SA"/>
        </w:rPr>
        <w:t xml:space="preserve">(targetIndividual.getPropertyValue(targetProperty) != </w:t>
      </w:r>
      <w:r w:rsidRPr="007F5217">
        <w:rPr>
          <w:rFonts w:ascii="Courier New" w:eastAsia="Times New Roman" w:hAnsi="Courier New" w:cs="Courier New"/>
          <w:b/>
          <w:bCs/>
          <w:color w:val="000080"/>
          <w:sz w:val="18"/>
          <w:szCs w:val="18"/>
          <w:lang w:bidi="ar-SA"/>
        </w:rPr>
        <w:t>null</w:t>
      </w:r>
      <w:r w:rsidRPr="007F5217">
        <w:rPr>
          <w:rFonts w:ascii="Courier New" w:eastAsia="Times New Roman" w:hAnsi="Courier New" w:cs="Courier New"/>
          <w:color w:val="000000"/>
          <w:sz w:val="18"/>
          <w:szCs w:val="18"/>
          <w:lang w:bidi="ar-SA"/>
        </w:rPr>
        <w:t xml:space="preserve">)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45               targetIndividual.removeAll(targetProperty);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46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47           targetIndividual.setPropertyValue(targetProperty, ontModel.createLiteralStatement(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48                   targetIndividual, targetProperty, o).getLiteral().as(RDFNode.</w:t>
      </w:r>
      <w:r w:rsidRPr="007F5217">
        <w:rPr>
          <w:rFonts w:ascii="Courier New" w:eastAsia="Times New Roman" w:hAnsi="Courier New" w:cs="Courier New"/>
          <w:b/>
          <w:bCs/>
          <w:color w:val="000080"/>
          <w:sz w:val="18"/>
          <w:szCs w:val="18"/>
          <w:lang w:bidi="ar-SA"/>
        </w:rPr>
        <w:t>class</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49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50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51       </w:t>
      </w:r>
      <w:r w:rsidRPr="007F5217">
        <w:rPr>
          <w:rFonts w:ascii="Courier New" w:eastAsia="Times New Roman" w:hAnsi="Courier New" w:cs="Courier New"/>
          <w:b/>
          <w:bCs/>
          <w:color w:val="000080"/>
          <w:sz w:val="18"/>
          <w:szCs w:val="18"/>
          <w:lang w:bidi="ar-SA"/>
        </w:rPr>
        <w:t xml:space="preserve">public final void </w:t>
      </w:r>
      <w:r w:rsidRPr="007F5217">
        <w:rPr>
          <w:rFonts w:ascii="Courier New" w:eastAsia="Times New Roman" w:hAnsi="Courier New" w:cs="Courier New"/>
          <w:color w:val="000000"/>
          <w:sz w:val="18"/>
          <w:szCs w:val="18"/>
          <w:lang w:bidi="ar-SA"/>
        </w:rPr>
        <w:t xml:space="preserve">deleteInstance(OntModel ontModel, SWRLFactory swrlFactory)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52               </w:t>
      </w:r>
      <w:r w:rsidRPr="007F5217">
        <w:rPr>
          <w:rFonts w:ascii="Courier New" w:eastAsia="Times New Roman" w:hAnsi="Courier New" w:cs="Courier New"/>
          <w:b/>
          <w:bCs/>
          <w:color w:val="000080"/>
          <w:sz w:val="18"/>
          <w:szCs w:val="18"/>
          <w:lang w:bidi="ar-SA"/>
        </w:rPr>
        <w:t xml:space="preserve">throws </w:t>
      </w:r>
      <w:r w:rsidRPr="007F5217">
        <w:rPr>
          <w:rFonts w:ascii="Courier New" w:eastAsia="Times New Roman" w:hAnsi="Courier New" w:cs="Courier New"/>
          <w:color w:val="000000"/>
          <w:sz w:val="18"/>
          <w:szCs w:val="18"/>
          <w:lang w:bidi="ar-SA"/>
        </w:rPr>
        <w:t xml:space="preserve">SWRLFactoryException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.delete();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54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55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56           </w:t>
      </w:r>
      <w:r w:rsidRPr="007F5217">
        <w:rPr>
          <w:rFonts w:ascii="Courier New" w:eastAsia="Times New Roman" w:hAnsi="Courier New" w:cs="Courier New"/>
          <w:i/>
          <w:iCs/>
          <w:color w:val="808080"/>
          <w:sz w:val="18"/>
          <w:szCs w:val="18"/>
          <w:lang w:bidi="ar-SA"/>
        </w:rPr>
        <w:t>//remove instance from underlying Ont model</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57           Individual i = ontModel.getIndividual(getName());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58           i.remove();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59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60           </w:t>
      </w:r>
      <w:r w:rsidRPr="007F5217">
        <w:rPr>
          <w:rFonts w:ascii="Courier New" w:eastAsia="Times New Roman" w:hAnsi="Courier New" w:cs="Courier New"/>
          <w:i/>
          <w:iCs/>
          <w:color w:val="808080"/>
          <w:sz w:val="18"/>
          <w:szCs w:val="18"/>
          <w:lang w:bidi="ar-SA"/>
        </w:rPr>
        <w:t>//remove swrl rule associated to task</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61           SWRLImp rule = swrlFactory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62                   .getImp(</w:t>
      </w:r>
      <w:r w:rsidRPr="007F5217">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7F5217">
        <w:rPr>
          <w:rFonts w:ascii="Courier New" w:eastAsia="Times New Roman" w:hAnsi="Courier New" w:cs="Courier New"/>
          <w:b/>
          <w:bCs/>
          <w:color w:val="008000"/>
          <w:sz w:val="18"/>
          <w:szCs w:val="18"/>
          <w:lang w:bidi="ar-SA"/>
        </w:rPr>
        <w:t>.owl#QoS_Policy_"</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63                   + </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.getName().split(</w:t>
      </w:r>
      <w:r w:rsidRPr="007F5217">
        <w:rPr>
          <w:rFonts w:ascii="Courier New" w:eastAsia="Times New Roman" w:hAnsi="Courier New" w:cs="Courier New"/>
          <w:b/>
          <w:bCs/>
          <w:color w:val="008000"/>
          <w:sz w:val="18"/>
          <w:szCs w:val="18"/>
          <w:lang w:bidi="ar-SA"/>
        </w:rPr>
        <w:t>"_"</w:t>
      </w:r>
      <w:r w:rsidRPr="007F5217">
        <w:rPr>
          <w:rFonts w:ascii="Courier New" w:eastAsia="Times New Roman" w:hAnsi="Courier New" w:cs="Courier New"/>
          <w:color w:val="000000"/>
          <w:sz w:val="18"/>
          <w:szCs w:val="18"/>
          <w:lang w:bidi="ar-SA"/>
        </w:rPr>
        <w:t>)[</w:t>
      </w:r>
      <w:r w:rsidRPr="007F5217">
        <w:rPr>
          <w:rFonts w:ascii="Courier New" w:eastAsia="Times New Roman" w:hAnsi="Courier New" w:cs="Courier New"/>
          <w:color w:val="0000FF"/>
          <w:sz w:val="18"/>
          <w:szCs w:val="18"/>
          <w:lang w:bidi="ar-SA"/>
        </w:rPr>
        <w:t>1</w:t>
      </w:r>
      <w:r w:rsidRPr="007F5217">
        <w:rPr>
          <w:rFonts w:ascii="Courier New" w:eastAsia="Times New Roman" w:hAnsi="Courier New" w:cs="Courier New"/>
          <w:color w:val="000000"/>
          <w:sz w:val="18"/>
          <w:szCs w:val="18"/>
          <w:lang w:bidi="ar-SA"/>
        </w:rPr>
        <w:t xml:space="preserve">] + </w:t>
      </w:r>
      <w:r w:rsidRPr="007F5217">
        <w:rPr>
          <w:rFonts w:ascii="Courier New" w:eastAsia="Times New Roman" w:hAnsi="Courier New" w:cs="Courier New"/>
          <w:b/>
          <w:bCs/>
          <w:color w:val="008000"/>
          <w:sz w:val="18"/>
          <w:szCs w:val="18"/>
          <w:lang w:bidi="ar-SA"/>
        </w:rPr>
        <w:t>"_swrl_rule"</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64           rule.delete();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65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66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67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68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7F5217">
        <w:rPr>
          <w:rFonts w:ascii="Courier New" w:eastAsia="Times New Roman" w:hAnsi="Courier New" w:cs="Courier New"/>
          <w:color w:val="000000"/>
          <w:sz w:val="18"/>
          <w:szCs w:val="18"/>
          <w:lang w:bidi="ar-SA"/>
        </w:rPr>
        <w:t xml:space="preserve">69   </w:t>
      </w: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Pr="004C4906" w:rsidRDefault="000728C4" w:rsidP="000728C4">
      <w:pPr>
        <w:pStyle w:val="Heading1"/>
        <w:rPr>
          <w:sz w:val="52"/>
          <w:szCs w:val="52"/>
        </w:rPr>
      </w:pPr>
      <w:bookmarkStart w:id="1604" w:name="_Toc264798621"/>
      <w:bookmarkStart w:id="1605" w:name="_Toc264737253"/>
      <w:bookmarkStart w:id="1606" w:name="_Toc264995483"/>
      <w:r w:rsidRPr="004C4906">
        <w:rPr>
          <w:sz w:val="52"/>
          <w:szCs w:val="52"/>
        </w:rPr>
        <w:lastRenderedPageBreak/>
        <w:t>Appendix C: C# Source Code</w:t>
      </w:r>
      <w:bookmarkEnd w:id="1604"/>
      <w:bookmarkEnd w:id="1605"/>
      <w:bookmarkEnd w:id="1606"/>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7F5217" w:rsidTr="00AE06C9">
        <w:trPr>
          <w:tblCellSpacing w:w="0" w:type="dxa"/>
        </w:trPr>
        <w:tc>
          <w:tcPr>
            <w:tcW w:w="0" w:type="auto"/>
            <w:shd w:val="clear" w:color="auto" w:fill="C0C0C0"/>
            <w:vAlign w:val="center"/>
            <w:hideMark/>
          </w:tcPr>
          <w:p w:rsidR="000728C4" w:rsidRPr="007F5217" w:rsidRDefault="000728C4" w:rsidP="00AE06C9">
            <w:pPr>
              <w:pStyle w:val="Heading2"/>
              <w:jc w:val="center"/>
              <w:rPr>
                <w:rFonts w:eastAsia="Times New Roman" w:cs="Times New Roman"/>
                <w:lang w:bidi="ar-SA"/>
              </w:rPr>
            </w:pPr>
            <w:bookmarkStart w:id="1607" w:name="_Toc264798622"/>
            <w:bookmarkStart w:id="1608" w:name="_Toc264737254"/>
            <w:bookmarkStart w:id="1609" w:name="_Toc264995484"/>
            <w:r>
              <w:rPr>
                <w:rFonts w:eastAsia="Times New Roman"/>
                <w:lang w:bidi="ar-SA"/>
              </w:rPr>
              <w:t>ServerMonitor.cs</w:t>
            </w:r>
            <w:bookmarkEnd w:id="1607"/>
            <w:bookmarkEnd w:id="1608"/>
            <w:bookmarkEnd w:id="1609"/>
          </w:p>
        </w:tc>
      </w:tr>
    </w:tbl>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System.Collections.Generic;</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System.Linq;</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System.Text;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System.Xml;</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System.Diagnostics;</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System.Management;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System.Threading;</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ServerMonitorUtils;</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namespace</w:t>
      </w:r>
      <w:r w:rsidRPr="00195087">
        <w:rPr>
          <w:rFonts w:ascii="Courier New" w:hAnsi="Courier New" w:cs="Courier New"/>
          <w:noProof/>
          <w:sz w:val="18"/>
          <w:szCs w:val="18"/>
          <w:lang w:bidi="ar-SA"/>
        </w:rPr>
        <w:t xml:space="preserve"> ServerManagement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color w:val="2B91A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class</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ServerMonitor</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static</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CollectServerInfo()</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serverInfo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&gt; storageInfo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&gt;();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&gt; freeCPU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&gt;();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core count using WMI</w:t>
      </w:r>
    </w:p>
    <w:p w:rsidR="000728C4"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"Select * from Win32_ComputerSystem"</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serverInfo.CoreCount = </w:t>
      </w:r>
    </w:p>
    <w:p w:rsidR="000728C4" w:rsidRPr="00195087" w:rsidRDefault="000728C4" w:rsidP="000728C4">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"NumberOfLogicalProcessors"</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free and total clock speed for each core</w:t>
      </w:r>
    </w:p>
    <w:p w:rsidR="000728C4" w:rsidRDefault="000728C4" w:rsidP="000728C4">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0728C4" w:rsidRPr="00195087" w:rsidRDefault="000728C4" w:rsidP="000728C4">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Win32_Processor"</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serverInfo.TotalCPU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"MaxClockSpeed"</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Default="000728C4" w:rsidP="000728C4">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0728C4" w:rsidRPr="00195087" w:rsidRDefault="000728C4" w:rsidP="000728C4">
      <w:pPr>
        <w:autoSpaceDE w:val="0"/>
        <w:autoSpaceDN w:val="0"/>
        <w:adjustRightInd w:val="0"/>
        <w:spacing w:after="0" w:line="240" w:lineRule="auto"/>
        <w:ind w:left="72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Win32_PerfFormattedData_PerfOS_Processor where NOT Name = '_Total' "</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freeCPU.Add((</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)((100 </w:t>
      </w:r>
      <w:r>
        <w:rPr>
          <w:rFonts w:ascii="Courier New" w:hAnsi="Courier New" w:cs="Courier New"/>
          <w:noProof/>
          <w:sz w:val="18"/>
          <w:szCs w:val="18"/>
          <w:lang w:bidi="ar-SA"/>
        </w:rPr>
        <w:t>–</w:t>
      </w:r>
      <w:r w:rsidRPr="00195087">
        <w:rPr>
          <w:rFonts w:ascii="Courier New" w:hAnsi="Courier New" w:cs="Courier New"/>
          <w:noProof/>
          <w:sz w:val="18"/>
          <w:szCs w:val="18"/>
          <w:lang w:bidi="ar-SA"/>
        </w:rPr>
        <w:t xml:space="preserve"> </w:t>
      </w:r>
    </w:p>
    <w:p w:rsidR="000728C4" w:rsidRDefault="000728C4" w:rsidP="000728C4">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.ToDouble(item[</w:t>
      </w:r>
      <w:r w:rsidRPr="00195087">
        <w:rPr>
          <w:rFonts w:ascii="Courier New" w:hAnsi="Courier New" w:cs="Courier New"/>
          <w:noProof/>
          <w:color w:val="A31515"/>
          <w:sz w:val="18"/>
          <w:szCs w:val="18"/>
          <w:lang w:bidi="ar-SA"/>
        </w:rPr>
        <w:t>"PercentProcessorTime"</w:t>
      </w:r>
      <w:r w:rsidRPr="00195087">
        <w:rPr>
          <w:rFonts w:ascii="Courier New" w:hAnsi="Courier New" w:cs="Courier New"/>
          <w:noProof/>
          <w:sz w:val="18"/>
          <w:szCs w:val="18"/>
          <w:lang w:bidi="ar-SA"/>
        </w:rPr>
        <w:t xml:space="preserve">])) / 100 * </w:t>
      </w:r>
    </w:p>
    <w:p w:rsidR="000728C4" w:rsidRPr="00195087" w:rsidRDefault="000728C4" w:rsidP="000728C4">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sz w:val="18"/>
          <w:szCs w:val="18"/>
          <w:lang w:bidi="ar-SA"/>
        </w:rPr>
        <w:t>serverInfo.TotalCPU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lastRenderedPageBreak/>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serverInfo.FreeCPU = freeCPU;</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RAM info</w:t>
      </w:r>
    </w:p>
    <w:p w:rsidR="000728C4" w:rsidRDefault="000728C4" w:rsidP="000728C4">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0728C4" w:rsidRPr="00195087" w:rsidRDefault="000728C4" w:rsidP="000728C4">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Win32_OperatingSystem"</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serverInfo.TotalMemory = </w:t>
      </w:r>
    </w:p>
    <w:p w:rsidR="000728C4" w:rsidRPr="00195087" w:rsidRDefault="000728C4" w:rsidP="000728C4">
      <w:pPr>
        <w:autoSpaceDE w:val="0"/>
        <w:autoSpaceDN w:val="0"/>
        <w:adjustRightInd w:val="0"/>
        <w:spacing w:after="0" w:line="240" w:lineRule="auto"/>
        <w:ind w:left="720" w:firstLine="720"/>
        <w:rPr>
          <w:rFonts w:ascii="Courier New" w:hAnsi="Courier New" w:cs="Courier New"/>
          <w:noProof/>
          <w:color w:val="008000"/>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"TotalVisibleMemorySize"</w:t>
      </w:r>
      <w:r w:rsidRPr="00195087">
        <w:rPr>
          <w:rFonts w:ascii="Courier New" w:hAnsi="Courier New" w:cs="Courier New"/>
          <w:noProof/>
          <w:sz w:val="18"/>
          <w:szCs w:val="18"/>
          <w:lang w:bidi="ar-SA"/>
        </w:rPr>
        <w:t xml:space="preserve">]) / 1024; </w:t>
      </w:r>
      <w:r w:rsidRPr="00195087">
        <w:rPr>
          <w:rFonts w:ascii="Courier New" w:hAnsi="Courier New" w:cs="Courier New"/>
          <w:noProof/>
          <w:color w:val="008000"/>
          <w:sz w:val="18"/>
          <w:szCs w:val="18"/>
          <w:lang w:bidi="ar-SA"/>
        </w:rPr>
        <w:t>// to store in M</w:t>
      </w:r>
      <w:r>
        <w:rPr>
          <w:rFonts w:ascii="Courier New" w:hAnsi="Courier New" w:cs="Courier New"/>
          <w:noProof/>
          <w:color w:val="008000"/>
          <w:sz w:val="18"/>
          <w:szCs w:val="18"/>
          <w:lang w:bidi="ar-SA"/>
        </w:rPr>
        <w:t>B</w:t>
      </w:r>
    </w:p>
    <w:p w:rsidR="000728C4" w:rsidRPr="00195087" w:rsidRDefault="000728C4" w:rsidP="000728C4">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serverInfo.FreeMemory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"FreePhysicalMemory"</w:t>
      </w:r>
      <w:r w:rsidRPr="00195087">
        <w:rPr>
          <w:rFonts w:ascii="Courier New" w:hAnsi="Courier New" w:cs="Courier New"/>
          <w:noProof/>
          <w:sz w:val="18"/>
          <w:szCs w:val="18"/>
          <w:lang w:bidi="ar-SA"/>
        </w:rPr>
        <w:t>]) / 1024;</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//find host computer logical drives size and free space in K</w:t>
      </w:r>
      <w:r>
        <w:rPr>
          <w:rFonts w:ascii="Courier New" w:hAnsi="Courier New" w:cs="Courier New"/>
          <w:noProof/>
          <w:color w:val="008000"/>
          <w:sz w:val="18"/>
          <w:szCs w:val="18"/>
          <w:lang w:bidi="ar-SA"/>
        </w:rPr>
        <w:t>B</w:t>
      </w:r>
    </w:p>
    <w:p w:rsidR="000728C4" w:rsidRDefault="000728C4" w:rsidP="000728C4">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0728C4" w:rsidRPr="00195087" w:rsidRDefault="000728C4" w:rsidP="000728C4">
      <w:pPr>
        <w:autoSpaceDE w:val="0"/>
        <w:autoSpaceDN w:val="0"/>
        <w:adjustRightInd w:val="0"/>
        <w:spacing w:after="0" w:line="240" w:lineRule="auto"/>
        <w:ind w:firstLine="720"/>
        <w:rPr>
          <w:rFonts w:ascii="Courier New" w:hAnsi="Courier New" w:cs="Courier New"/>
          <w:noProof/>
          <w:sz w:val="18"/>
          <w:szCs w:val="18"/>
          <w:lang w:bidi="ar-SA"/>
        </w:rPr>
      </w:pPr>
      <w:r>
        <w:rPr>
          <w:rFonts w:ascii="Courier New" w:hAnsi="Courier New" w:cs="Courier New"/>
          <w:noProof/>
          <w:color w:val="A31515"/>
          <w:sz w:val="18"/>
          <w:szCs w:val="18"/>
          <w:lang w:bidi="ar-SA"/>
        </w:rPr>
        <w:t xml:space="preserve">     </w:t>
      </w:r>
      <w:r w:rsidRPr="00195087">
        <w:rPr>
          <w:rFonts w:ascii="Courier New" w:hAnsi="Courier New" w:cs="Courier New"/>
          <w:noProof/>
          <w:color w:val="A31515"/>
          <w:sz w:val="18"/>
          <w:szCs w:val="18"/>
          <w:lang w:bidi="ar-SA"/>
        </w:rPr>
        <w:t>Win32_LogicalDisk     "</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 size = (</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"Size"</w:t>
      </w:r>
      <w:r w:rsidRPr="00195087">
        <w:rPr>
          <w:rFonts w:ascii="Courier New" w:hAnsi="Courier New" w:cs="Courier New"/>
          <w:noProof/>
          <w:sz w:val="18"/>
          <w:szCs w:val="18"/>
          <w:lang w:bidi="ar-SA"/>
        </w:rPr>
        <w:t xml:space="preserve">]) / (1024 * 1024 * </w:t>
      </w:r>
      <w:r>
        <w:rPr>
          <w:rFonts w:ascii="Courier New" w:hAnsi="Courier New" w:cs="Courier New"/>
          <w:noProof/>
          <w:sz w:val="18"/>
          <w:szCs w:val="18"/>
          <w:lang w:bidi="ar-SA"/>
        </w:rPr>
        <w:t>1</w:t>
      </w:r>
      <w:r w:rsidRPr="00195087">
        <w:rPr>
          <w:rFonts w:ascii="Courier New" w:hAnsi="Courier New" w:cs="Courier New"/>
          <w:noProof/>
          <w:sz w:val="18"/>
          <w:szCs w:val="18"/>
          <w:lang w:bidi="ar-SA"/>
        </w:rPr>
        <w:t>024));</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if</w:t>
      </w:r>
      <w:r w:rsidRPr="00195087">
        <w:rPr>
          <w:rFonts w:ascii="Courier New" w:hAnsi="Courier New" w:cs="Courier New"/>
          <w:noProof/>
          <w:sz w:val="18"/>
          <w:szCs w:val="18"/>
          <w:lang w:bidi="ar-SA"/>
        </w:rPr>
        <w:t xml:space="preserve"> (size == 0)</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continue</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 storage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(item[</w:t>
      </w:r>
      <w:r w:rsidRPr="00195087">
        <w:rPr>
          <w:rFonts w:ascii="Courier New" w:hAnsi="Courier New" w:cs="Courier New"/>
          <w:noProof/>
          <w:color w:val="A31515"/>
          <w:sz w:val="18"/>
          <w:szCs w:val="18"/>
          <w:lang w:bidi="ar-SA"/>
        </w:rPr>
        <w:t>"Name"</w:t>
      </w:r>
      <w:r w:rsidRPr="00195087">
        <w:rPr>
          <w:rFonts w:ascii="Courier New" w:hAnsi="Courier New" w:cs="Courier New"/>
          <w:noProof/>
          <w:sz w:val="18"/>
          <w:szCs w:val="18"/>
          <w:lang w:bidi="ar-SA"/>
        </w:rPr>
        <w:t>].ToString(),</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size,</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Pr>
          <w:rFonts w:ascii="Courier New" w:hAnsi="Courier New" w:cs="Courier New"/>
          <w:noProof/>
          <w:sz w:val="18"/>
          <w:szCs w:val="18"/>
          <w:lang w:bidi="ar-SA"/>
        </w:rPr>
        <w:t xml:space="preserve">       </w:t>
      </w:r>
      <w:r w:rsidRPr="00195087">
        <w:rPr>
          <w:rFonts w:ascii="Courier New" w:hAnsi="Courier New" w:cs="Courier New"/>
          <w:noProof/>
          <w:sz w:val="18"/>
          <w:szCs w:val="18"/>
          <w:lang w:bidi="ar-SA"/>
        </w:rPr>
        <w: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"FreeSpace"</w:t>
      </w:r>
      <w:r w:rsidRPr="00195087">
        <w:rPr>
          <w:rFonts w:ascii="Courier New" w:hAnsi="Courier New" w:cs="Courier New"/>
          <w:noProof/>
          <w:sz w:val="18"/>
          <w:szCs w:val="18"/>
          <w:lang w:bidi="ar-SA"/>
        </w:rPr>
        <w:t>]) / (1024 * 1024 * 1024)));</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storageInfo.Add(storage);</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serverInfo.Storage = storageInfo;</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return</w:t>
      </w:r>
      <w:r w:rsidRPr="00195087">
        <w:rPr>
          <w:rFonts w:ascii="Courier New" w:hAnsi="Courier New" w:cs="Courier New"/>
          <w:noProof/>
          <w:sz w:val="18"/>
          <w:szCs w:val="18"/>
          <w:lang w:bidi="ar-SA"/>
        </w:rPr>
        <w:t xml:space="preserve"> serverInfo;</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Default="000728C4" w:rsidP="000728C4">
      <w:pPr>
        <w:pStyle w:val="NoSpacing"/>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0728C4" w:rsidRDefault="000728C4" w:rsidP="000728C4">
      <w:pPr>
        <w:pStyle w:val="NoSpacing"/>
        <w:rPr>
          <w:rFonts w:ascii="Courier New" w:hAnsi="Courier New" w:cs="Courier New"/>
          <w:noProof/>
          <w:sz w:val="18"/>
          <w:szCs w:val="18"/>
          <w:lang w:bidi="ar-SA"/>
        </w:rPr>
      </w:pPr>
    </w:p>
    <w:p w:rsidR="000728C4" w:rsidRDefault="000728C4" w:rsidP="000728C4">
      <w:pPr>
        <w:pStyle w:val="NoSpacing"/>
        <w:rPr>
          <w:rFonts w:ascii="Courier New" w:hAnsi="Courier New" w:cs="Courier New"/>
          <w:noProof/>
          <w:sz w:val="18"/>
          <w:szCs w:val="18"/>
          <w:lang w:bidi="ar-SA"/>
        </w:rPr>
      </w:pPr>
    </w:p>
    <w:p w:rsidR="000728C4" w:rsidRDefault="000728C4" w:rsidP="000728C4">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7F5217" w:rsidTr="00AE06C9">
        <w:trPr>
          <w:tblCellSpacing w:w="0" w:type="dxa"/>
        </w:trPr>
        <w:tc>
          <w:tcPr>
            <w:tcW w:w="0" w:type="auto"/>
            <w:shd w:val="clear" w:color="auto" w:fill="C0C0C0"/>
            <w:vAlign w:val="center"/>
            <w:hideMark/>
          </w:tcPr>
          <w:p w:rsidR="000728C4" w:rsidRPr="007F5217" w:rsidRDefault="000728C4" w:rsidP="00AE06C9">
            <w:pPr>
              <w:pStyle w:val="Heading2"/>
              <w:jc w:val="center"/>
              <w:rPr>
                <w:rFonts w:eastAsia="Times New Roman" w:cs="Times New Roman"/>
                <w:lang w:bidi="ar-SA"/>
              </w:rPr>
            </w:pPr>
            <w:bookmarkStart w:id="1610" w:name="_Toc264798623"/>
            <w:bookmarkStart w:id="1611" w:name="_Toc264737255"/>
            <w:bookmarkStart w:id="1612" w:name="_Toc264995485"/>
            <w:r>
              <w:rPr>
                <w:rFonts w:eastAsia="Times New Roman"/>
                <w:lang w:bidi="ar-SA"/>
              </w:rPr>
              <w:t>ServerInfo.cs</w:t>
            </w:r>
            <w:bookmarkEnd w:id="1610"/>
            <w:bookmarkEnd w:id="1611"/>
            <w:bookmarkEnd w:id="1612"/>
          </w:p>
        </w:tc>
      </w:tr>
    </w:tbl>
    <w:p w:rsidR="000728C4" w:rsidRDefault="000728C4" w:rsidP="000728C4">
      <w:pPr>
        <w:pStyle w:val="NoSpacing"/>
        <w:rPr>
          <w:rFonts w:eastAsia="Times New Roman"/>
          <w:sz w:val="18"/>
          <w:szCs w:val="18"/>
          <w:lang w:bidi="ar-SA"/>
        </w:rPr>
      </w:pP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System.Collections.Generic;</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namespace</w:t>
      </w:r>
      <w:r w:rsidRPr="0084407E">
        <w:rPr>
          <w:rFonts w:ascii="Courier New" w:hAnsi="Courier New" w:cs="Courier New"/>
          <w:noProof/>
          <w:sz w:val="18"/>
          <w:szCs w:val="18"/>
          <w:lang w:bidi="ar-SA"/>
        </w:rPr>
        <w:t xml:space="preserve"> ServerManagement{</w:t>
      </w:r>
    </w:p>
    <w:p w:rsidR="000728C4" w:rsidRPr="0084407E" w:rsidRDefault="000728C4" w:rsidP="000728C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ServerInfo</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CoreCount{</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TotalCPU;</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&gt; FreeCPU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lastRenderedPageBreak/>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2B91AF"/>
          <w:sz w:val="18"/>
          <w:szCs w:val="18"/>
          <w:lang w:bidi="ar-SA"/>
        </w:rPr>
        <w:t>Storage</w:t>
      </w:r>
      <w:r w:rsidRPr="0084407E">
        <w:rPr>
          <w:rFonts w:ascii="Courier New" w:hAnsi="Courier New" w:cs="Courier New"/>
          <w:noProof/>
          <w:sz w:val="18"/>
          <w:szCs w:val="18"/>
          <w:lang w:bidi="ar-SA"/>
        </w:rPr>
        <w:t xml:space="preserve">&gt; Storage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84407E" w:rsidRDefault="000728C4" w:rsidP="000728C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Storage</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Name = name;</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Size = size;</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FreeSpace = freeSpace;</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w:t>
      </w:r>
    </w:p>
    <w:p w:rsidR="000728C4" w:rsidRDefault="000728C4" w:rsidP="000728C4">
      <w:pPr>
        <w:autoSpaceDE w:val="0"/>
        <w:autoSpaceDN w:val="0"/>
        <w:adjustRightInd w:val="0"/>
        <w:spacing w:after="0" w:line="240" w:lineRule="auto"/>
        <w:rPr>
          <w:rFonts w:ascii="Courier New" w:hAnsi="Courier New" w:cs="Courier New"/>
          <w:noProof/>
          <w:sz w:val="20"/>
          <w:szCs w:val="20"/>
          <w:lang w:bidi="ar-SA"/>
        </w:rPr>
      </w:pPr>
    </w:p>
    <w:p w:rsidR="000728C4" w:rsidRPr="00195087" w:rsidRDefault="000728C4" w:rsidP="000728C4">
      <w:pPr>
        <w:pStyle w:val="NoSpacing"/>
        <w:rPr>
          <w:rFonts w:eastAsia="Times New Roman"/>
          <w:sz w:val="18"/>
          <w:szCs w:val="18"/>
          <w:lang w:bidi="ar-SA"/>
        </w:rPr>
      </w:pPr>
    </w:p>
    <w:p w:rsidR="000728C4" w:rsidRDefault="000728C4" w:rsidP="000728C4"/>
    <w:p w:rsidR="00DA1229" w:rsidRPr="000728C4" w:rsidRDefault="00DA1229" w:rsidP="000728C4"/>
    <w:sectPr w:rsidR="00DA1229" w:rsidRPr="000728C4" w:rsidSect="008810A9">
      <w:headerReference w:type="even" r:id="rId118"/>
      <w:headerReference w:type="default" r:id="rId119"/>
      <w:footerReference w:type="even" r:id="rId120"/>
      <w:footerReference w:type="default" r:id="rId12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0966" w:rsidRDefault="009D0966" w:rsidP="00014340">
      <w:pPr>
        <w:spacing w:after="0" w:line="240" w:lineRule="auto"/>
      </w:pPr>
      <w:r>
        <w:separator/>
      </w:r>
    </w:p>
  </w:endnote>
  <w:endnote w:type="continuationSeparator" w:id="0">
    <w:p w:rsidR="009D0966" w:rsidRDefault="009D0966" w:rsidP="00014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84909"/>
      <w:docPartObj>
        <w:docPartGallery w:val="Page Numbers (Bottom of Page)"/>
        <w:docPartUnique/>
      </w:docPartObj>
    </w:sdtPr>
    <w:sdtContent>
      <w:p w:rsidR="00AE06C9" w:rsidRDefault="003E2112">
        <w:pPr>
          <w:pStyle w:val="Footer"/>
        </w:pPr>
      </w:p>
    </w:sdtContent>
  </w:sdt>
  <w:p w:rsidR="00AE06C9" w:rsidRDefault="00AE06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6C9" w:rsidRDefault="00AE06C9">
    <w:pPr>
      <w:pStyle w:val="Footer"/>
    </w:pPr>
  </w:p>
  <w:p w:rsidR="00AE06C9" w:rsidRDefault="00AE06C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6C9" w:rsidRDefault="00AE06C9">
    <w:pPr>
      <w:pStyle w:val="Footer"/>
    </w:pPr>
    <w:r>
      <w:t xml:space="preserve">Page | </w:t>
    </w:r>
    <w:fldSimple w:instr=" PAGE   \* MERGEFORMAT ">
      <w:r w:rsidR="008D7C0C">
        <w:rPr>
          <w:noProof/>
        </w:rPr>
        <w:t>74</w:t>
      </w:r>
    </w:fldSimple>
  </w:p>
  <w:p w:rsidR="00AE06C9" w:rsidRDefault="00AE06C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6C9" w:rsidRDefault="00AE06C9">
    <w:pPr>
      <w:pStyle w:val="Footer"/>
    </w:pPr>
    <w:r>
      <w:t xml:space="preserve">Page | </w:t>
    </w:r>
    <w:fldSimple w:instr=" PAGE   \* MERGEFORMAT ">
      <w:r w:rsidR="008D7C0C">
        <w:rPr>
          <w:noProof/>
        </w:rPr>
        <w:t>115</w:t>
      </w:r>
    </w:fldSimple>
  </w:p>
  <w:p w:rsidR="00AE06C9" w:rsidRDefault="00AE06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0966" w:rsidRDefault="009D0966" w:rsidP="00014340">
      <w:pPr>
        <w:spacing w:after="0" w:line="240" w:lineRule="auto"/>
      </w:pPr>
      <w:r>
        <w:separator/>
      </w:r>
    </w:p>
  </w:footnote>
  <w:footnote w:type="continuationSeparator" w:id="0">
    <w:p w:rsidR="009D0966" w:rsidRDefault="009D0966" w:rsidP="000143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AE06C9">
      <w:tc>
        <w:tcPr>
          <w:tcW w:w="1152" w:type="dxa"/>
        </w:tcPr>
        <w:p w:rsidR="00AE06C9" w:rsidRDefault="003E2112">
          <w:pPr>
            <w:pStyle w:val="Header"/>
            <w:jc w:val="right"/>
            <w:rPr>
              <w:b/>
            </w:rPr>
          </w:pPr>
          <w:fldSimple w:instr=" PAGE   \* MERGEFORMAT ">
            <w:r w:rsidR="008D7C0C">
              <w:rPr>
                <w:noProof/>
              </w:rPr>
              <w:t>74</w:t>
            </w:r>
          </w:fldSimple>
        </w:p>
      </w:tc>
      <w:tc>
        <w:tcPr>
          <w:tcW w:w="0" w:type="auto"/>
          <w:noWrap/>
        </w:tcPr>
        <w:p w:rsidR="00AE06C9" w:rsidRDefault="003E2112">
          <w:pPr>
            <w:pStyle w:val="Header"/>
            <w:rPr>
              <w:b/>
            </w:rPr>
          </w:pPr>
          <w:r>
            <w:fldChar w:fldCharType="begin"/>
          </w:r>
          <w:r>
            <w:instrText xml:space="preserve"> STYLEREF  "1" </w:instrText>
          </w:r>
          <w:r>
            <w:fldChar w:fldCharType="end"/>
          </w:r>
        </w:p>
      </w:tc>
    </w:tr>
  </w:tbl>
  <w:p w:rsidR="00AE06C9" w:rsidRDefault="00AE06C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AE06C9">
      <w:tc>
        <w:tcPr>
          <w:tcW w:w="1152" w:type="dxa"/>
        </w:tcPr>
        <w:p w:rsidR="00AE06C9" w:rsidRDefault="003E2112">
          <w:pPr>
            <w:pStyle w:val="Header"/>
            <w:jc w:val="right"/>
            <w:rPr>
              <w:b/>
            </w:rPr>
          </w:pPr>
          <w:fldSimple w:instr=" page PAGE   \* MERGEFORMAT ">
            <w:r w:rsidR="008D7C0C">
              <w:rPr>
                <w:noProof/>
              </w:rPr>
              <w:t>115</w:t>
            </w:r>
          </w:fldSimple>
        </w:p>
      </w:tc>
      <w:tc>
        <w:tcPr>
          <w:tcW w:w="0" w:type="auto"/>
          <w:noWrap/>
        </w:tcPr>
        <w:p w:rsidR="00AE06C9" w:rsidRDefault="003E2112">
          <w:pPr>
            <w:pStyle w:val="Header"/>
            <w:rPr>
              <w:b/>
            </w:rPr>
          </w:pPr>
          <w:fldSimple w:instr=" STYLEREF  &quot;Heading 1&quot; ">
            <w:r w:rsidR="008D7C0C">
              <w:rPr>
                <w:noProof/>
              </w:rPr>
              <w:t>Appendix C: C# Source Code</w:t>
            </w:r>
          </w:fldSimple>
        </w:p>
      </w:tc>
    </w:tr>
  </w:tbl>
  <w:p w:rsidR="00AE06C9" w:rsidRDefault="00AE06C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F173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5139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A977D0"/>
    <w:multiLevelType w:val="hybridMultilevel"/>
    <w:tmpl w:val="644A0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3">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2832CC0"/>
    <w:multiLevelType w:val="multilevel"/>
    <w:tmpl w:val="88000402"/>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33"/>
  </w:num>
  <w:num w:numId="3">
    <w:abstractNumId w:val="37"/>
  </w:num>
  <w:num w:numId="4">
    <w:abstractNumId w:val="15"/>
  </w:num>
  <w:num w:numId="5">
    <w:abstractNumId w:val="16"/>
  </w:num>
  <w:num w:numId="6">
    <w:abstractNumId w:val="34"/>
  </w:num>
  <w:num w:numId="7">
    <w:abstractNumId w:val="31"/>
  </w:num>
  <w:num w:numId="8">
    <w:abstractNumId w:val="5"/>
  </w:num>
  <w:num w:numId="9">
    <w:abstractNumId w:val="12"/>
  </w:num>
  <w:num w:numId="10">
    <w:abstractNumId w:val="10"/>
  </w:num>
  <w:num w:numId="11">
    <w:abstractNumId w:val="4"/>
  </w:num>
  <w:num w:numId="12">
    <w:abstractNumId w:val="39"/>
  </w:num>
  <w:num w:numId="13">
    <w:abstractNumId w:val="26"/>
  </w:num>
  <w:num w:numId="14">
    <w:abstractNumId w:val="24"/>
  </w:num>
  <w:num w:numId="15">
    <w:abstractNumId w:val="22"/>
  </w:num>
  <w:num w:numId="16">
    <w:abstractNumId w:val="20"/>
  </w:num>
  <w:num w:numId="17">
    <w:abstractNumId w:val="11"/>
  </w:num>
  <w:num w:numId="18">
    <w:abstractNumId w:val="28"/>
  </w:num>
  <w:num w:numId="19">
    <w:abstractNumId w:val="30"/>
  </w:num>
  <w:num w:numId="20">
    <w:abstractNumId w:val="0"/>
  </w:num>
  <w:num w:numId="21">
    <w:abstractNumId w:val="36"/>
  </w:num>
  <w:num w:numId="22">
    <w:abstractNumId w:val="35"/>
  </w:num>
  <w:num w:numId="23">
    <w:abstractNumId w:val="6"/>
  </w:num>
  <w:num w:numId="24">
    <w:abstractNumId w:val="3"/>
  </w:num>
  <w:num w:numId="25">
    <w:abstractNumId w:val="32"/>
  </w:num>
  <w:num w:numId="26">
    <w:abstractNumId w:val="29"/>
  </w:num>
  <w:num w:numId="27">
    <w:abstractNumId w:val="7"/>
  </w:num>
  <w:num w:numId="28">
    <w:abstractNumId w:val="13"/>
  </w:num>
  <w:num w:numId="29">
    <w:abstractNumId w:val="31"/>
  </w:num>
  <w:num w:numId="30">
    <w:abstractNumId w:val="21"/>
  </w:num>
  <w:num w:numId="31">
    <w:abstractNumId w:val="1"/>
  </w:num>
  <w:num w:numId="32">
    <w:abstractNumId w:val="9"/>
  </w:num>
  <w:num w:numId="33">
    <w:abstractNumId w:val="23"/>
  </w:num>
  <w:num w:numId="34">
    <w:abstractNumId w:val="27"/>
  </w:num>
  <w:num w:numId="35">
    <w:abstractNumId w:val="17"/>
  </w:num>
  <w:num w:numId="36">
    <w:abstractNumId w:val="38"/>
  </w:num>
  <w:num w:numId="37">
    <w:abstractNumId w:val="18"/>
  </w:num>
  <w:num w:numId="38">
    <w:abstractNumId w:val="25"/>
  </w:num>
  <w:num w:numId="39">
    <w:abstractNumId w:val="2"/>
  </w:num>
  <w:num w:numId="40">
    <w:abstractNumId w:val="8"/>
  </w:num>
  <w:num w:numId="4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evenAndOddHeaders/>
  <w:drawingGridHorizontalSpacing w:val="120"/>
  <w:displayHorizontalDrawingGridEvery w:val="2"/>
  <w:characterSpacingControl w:val="doNotCompress"/>
  <w:hdrShapeDefaults>
    <o:shapedefaults v:ext="edit" spidmax="22529"/>
  </w:hdrShapeDefaults>
  <w:footnotePr>
    <w:footnote w:id="-1"/>
    <w:footnote w:id="0"/>
  </w:footnotePr>
  <w:endnotePr>
    <w:endnote w:id="-1"/>
    <w:endnote w:id="0"/>
  </w:endnotePr>
  <w:compat>
    <w:useFELayout/>
  </w:compat>
  <w:rsids>
    <w:rsidRoot w:val="00C90451"/>
    <w:rsid w:val="00000ED2"/>
    <w:rsid w:val="0000104E"/>
    <w:rsid w:val="000010D2"/>
    <w:rsid w:val="00001226"/>
    <w:rsid w:val="00001554"/>
    <w:rsid w:val="00001A91"/>
    <w:rsid w:val="00001CE5"/>
    <w:rsid w:val="000024F7"/>
    <w:rsid w:val="00002575"/>
    <w:rsid w:val="00002BC4"/>
    <w:rsid w:val="00002F5D"/>
    <w:rsid w:val="00003CB2"/>
    <w:rsid w:val="000056D0"/>
    <w:rsid w:val="00006090"/>
    <w:rsid w:val="00006164"/>
    <w:rsid w:val="0000714B"/>
    <w:rsid w:val="00007755"/>
    <w:rsid w:val="00007766"/>
    <w:rsid w:val="0001008A"/>
    <w:rsid w:val="000103D7"/>
    <w:rsid w:val="000111A1"/>
    <w:rsid w:val="00011670"/>
    <w:rsid w:val="000122AF"/>
    <w:rsid w:val="00012E65"/>
    <w:rsid w:val="00013ED4"/>
    <w:rsid w:val="00014340"/>
    <w:rsid w:val="00014395"/>
    <w:rsid w:val="00014FFB"/>
    <w:rsid w:val="00015346"/>
    <w:rsid w:val="00015A48"/>
    <w:rsid w:val="00015FCC"/>
    <w:rsid w:val="000160B8"/>
    <w:rsid w:val="000164B1"/>
    <w:rsid w:val="00016625"/>
    <w:rsid w:val="00016D42"/>
    <w:rsid w:val="000178B7"/>
    <w:rsid w:val="00022880"/>
    <w:rsid w:val="0002474E"/>
    <w:rsid w:val="00024F33"/>
    <w:rsid w:val="00026AA2"/>
    <w:rsid w:val="00026CD1"/>
    <w:rsid w:val="0002782C"/>
    <w:rsid w:val="000307DB"/>
    <w:rsid w:val="00030A48"/>
    <w:rsid w:val="00030C6F"/>
    <w:rsid w:val="00032041"/>
    <w:rsid w:val="000321DA"/>
    <w:rsid w:val="00032689"/>
    <w:rsid w:val="00033F71"/>
    <w:rsid w:val="00034648"/>
    <w:rsid w:val="0003480B"/>
    <w:rsid w:val="00035161"/>
    <w:rsid w:val="00035E5B"/>
    <w:rsid w:val="000408A2"/>
    <w:rsid w:val="000408BE"/>
    <w:rsid w:val="000413FE"/>
    <w:rsid w:val="00042620"/>
    <w:rsid w:val="00042A86"/>
    <w:rsid w:val="00043098"/>
    <w:rsid w:val="00043400"/>
    <w:rsid w:val="0004464F"/>
    <w:rsid w:val="00044F49"/>
    <w:rsid w:val="000458B8"/>
    <w:rsid w:val="000464C2"/>
    <w:rsid w:val="00046DBA"/>
    <w:rsid w:val="00047599"/>
    <w:rsid w:val="00047C4C"/>
    <w:rsid w:val="00047F6D"/>
    <w:rsid w:val="00050F12"/>
    <w:rsid w:val="000511D2"/>
    <w:rsid w:val="000522F3"/>
    <w:rsid w:val="00052B2E"/>
    <w:rsid w:val="00052D50"/>
    <w:rsid w:val="00053966"/>
    <w:rsid w:val="00054810"/>
    <w:rsid w:val="0005537E"/>
    <w:rsid w:val="000559CA"/>
    <w:rsid w:val="00055C56"/>
    <w:rsid w:val="00055CCD"/>
    <w:rsid w:val="00057226"/>
    <w:rsid w:val="0005763D"/>
    <w:rsid w:val="00057D7B"/>
    <w:rsid w:val="00057EDB"/>
    <w:rsid w:val="00061F23"/>
    <w:rsid w:val="00062FFC"/>
    <w:rsid w:val="00063B18"/>
    <w:rsid w:val="00063EC4"/>
    <w:rsid w:val="00064478"/>
    <w:rsid w:val="000657AF"/>
    <w:rsid w:val="00065A34"/>
    <w:rsid w:val="000662A0"/>
    <w:rsid w:val="00066CF4"/>
    <w:rsid w:val="0006745D"/>
    <w:rsid w:val="00067553"/>
    <w:rsid w:val="00070C5B"/>
    <w:rsid w:val="00070D52"/>
    <w:rsid w:val="0007132F"/>
    <w:rsid w:val="00072322"/>
    <w:rsid w:val="000728AD"/>
    <w:rsid w:val="000728C4"/>
    <w:rsid w:val="00072B4A"/>
    <w:rsid w:val="000746E9"/>
    <w:rsid w:val="00074B2A"/>
    <w:rsid w:val="00075433"/>
    <w:rsid w:val="000762BF"/>
    <w:rsid w:val="00080FBD"/>
    <w:rsid w:val="0008101C"/>
    <w:rsid w:val="0008212D"/>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5E45"/>
    <w:rsid w:val="00096827"/>
    <w:rsid w:val="0009711E"/>
    <w:rsid w:val="000A0358"/>
    <w:rsid w:val="000A0489"/>
    <w:rsid w:val="000A0AD7"/>
    <w:rsid w:val="000A14E4"/>
    <w:rsid w:val="000A1C49"/>
    <w:rsid w:val="000A21EC"/>
    <w:rsid w:val="000A25ED"/>
    <w:rsid w:val="000A4434"/>
    <w:rsid w:val="000A448F"/>
    <w:rsid w:val="000A4F8C"/>
    <w:rsid w:val="000A54AB"/>
    <w:rsid w:val="000A5F54"/>
    <w:rsid w:val="000A7F12"/>
    <w:rsid w:val="000B0CFD"/>
    <w:rsid w:val="000B163F"/>
    <w:rsid w:val="000B20A8"/>
    <w:rsid w:val="000B2F2B"/>
    <w:rsid w:val="000B31C9"/>
    <w:rsid w:val="000B3451"/>
    <w:rsid w:val="000B4150"/>
    <w:rsid w:val="000B4407"/>
    <w:rsid w:val="000B45CB"/>
    <w:rsid w:val="000B4A65"/>
    <w:rsid w:val="000B4A9E"/>
    <w:rsid w:val="000B501F"/>
    <w:rsid w:val="000B5DC6"/>
    <w:rsid w:val="000B6420"/>
    <w:rsid w:val="000B6FDE"/>
    <w:rsid w:val="000C2601"/>
    <w:rsid w:val="000C2839"/>
    <w:rsid w:val="000C2EC5"/>
    <w:rsid w:val="000C32D8"/>
    <w:rsid w:val="000C3466"/>
    <w:rsid w:val="000C3C9D"/>
    <w:rsid w:val="000C418F"/>
    <w:rsid w:val="000C42CD"/>
    <w:rsid w:val="000C43D4"/>
    <w:rsid w:val="000C546E"/>
    <w:rsid w:val="000C55D0"/>
    <w:rsid w:val="000C5A96"/>
    <w:rsid w:val="000C5B05"/>
    <w:rsid w:val="000C5FF2"/>
    <w:rsid w:val="000C60DD"/>
    <w:rsid w:val="000C6B87"/>
    <w:rsid w:val="000D1403"/>
    <w:rsid w:val="000D15D9"/>
    <w:rsid w:val="000D16D3"/>
    <w:rsid w:val="000D1E8B"/>
    <w:rsid w:val="000D2FFE"/>
    <w:rsid w:val="000D32D3"/>
    <w:rsid w:val="000D33EE"/>
    <w:rsid w:val="000D3942"/>
    <w:rsid w:val="000D5747"/>
    <w:rsid w:val="000D5909"/>
    <w:rsid w:val="000D5AC8"/>
    <w:rsid w:val="000E08BE"/>
    <w:rsid w:val="000E0E9B"/>
    <w:rsid w:val="000E0F37"/>
    <w:rsid w:val="000E104A"/>
    <w:rsid w:val="000E1317"/>
    <w:rsid w:val="000E1D05"/>
    <w:rsid w:val="000E2202"/>
    <w:rsid w:val="000E2E5F"/>
    <w:rsid w:val="000E3D29"/>
    <w:rsid w:val="000E5385"/>
    <w:rsid w:val="000E57E1"/>
    <w:rsid w:val="000E63C9"/>
    <w:rsid w:val="000E6600"/>
    <w:rsid w:val="000E6AAE"/>
    <w:rsid w:val="000E72CE"/>
    <w:rsid w:val="000E79E8"/>
    <w:rsid w:val="000F06DC"/>
    <w:rsid w:val="000F0818"/>
    <w:rsid w:val="000F30A2"/>
    <w:rsid w:val="000F379D"/>
    <w:rsid w:val="000F3D5B"/>
    <w:rsid w:val="000F422D"/>
    <w:rsid w:val="000F4D5E"/>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5AA9"/>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0BAB"/>
    <w:rsid w:val="001223CF"/>
    <w:rsid w:val="00123BC2"/>
    <w:rsid w:val="00124AD4"/>
    <w:rsid w:val="00125463"/>
    <w:rsid w:val="0012628B"/>
    <w:rsid w:val="00126349"/>
    <w:rsid w:val="00126666"/>
    <w:rsid w:val="00126E93"/>
    <w:rsid w:val="001273B9"/>
    <w:rsid w:val="00127AFB"/>
    <w:rsid w:val="00130D91"/>
    <w:rsid w:val="00130F0D"/>
    <w:rsid w:val="00131484"/>
    <w:rsid w:val="001314D6"/>
    <w:rsid w:val="001322CB"/>
    <w:rsid w:val="00132473"/>
    <w:rsid w:val="00133163"/>
    <w:rsid w:val="001333B5"/>
    <w:rsid w:val="00133D6F"/>
    <w:rsid w:val="00134374"/>
    <w:rsid w:val="00134451"/>
    <w:rsid w:val="00134BEC"/>
    <w:rsid w:val="00135721"/>
    <w:rsid w:val="0013622A"/>
    <w:rsid w:val="001367D7"/>
    <w:rsid w:val="00136F5E"/>
    <w:rsid w:val="0014057F"/>
    <w:rsid w:val="00140998"/>
    <w:rsid w:val="00140B83"/>
    <w:rsid w:val="001415B1"/>
    <w:rsid w:val="00141DC6"/>
    <w:rsid w:val="00142E47"/>
    <w:rsid w:val="001434EB"/>
    <w:rsid w:val="00143593"/>
    <w:rsid w:val="0014380A"/>
    <w:rsid w:val="00143C01"/>
    <w:rsid w:val="001460CB"/>
    <w:rsid w:val="001464FE"/>
    <w:rsid w:val="0014702E"/>
    <w:rsid w:val="001472C0"/>
    <w:rsid w:val="00147D40"/>
    <w:rsid w:val="00150FCE"/>
    <w:rsid w:val="00151002"/>
    <w:rsid w:val="0015122A"/>
    <w:rsid w:val="00151AED"/>
    <w:rsid w:val="001533F2"/>
    <w:rsid w:val="00153707"/>
    <w:rsid w:val="00154B46"/>
    <w:rsid w:val="00155CDE"/>
    <w:rsid w:val="00156AA9"/>
    <w:rsid w:val="001570D8"/>
    <w:rsid w:val="0016052F"/>
    <w:rsid w:val="0016066E"/>
    <w:rsid w:val="00160C35"/>
    <w:rsid w:val="00160F0E"/>
    <w:rsid w:val="0016122C"/>
    <w:rsid w:val="00161876"/>
    <w:rsid w:val="00161F7A"/>
    <w:rsid w:val="001635B3"/>
    <w:rsid w:val="00163C08"/>
    <w:rsid w:val="00163EE4"/>
    <w:rsid w:val="00166000"/>
    <w:rsid w:val="00166CD7"/>
    <w:rsid w:val="00167202"/>
    <w:rsid w:val="001677C0"/>
    <w:rsid w:val="00167C44"/>
    <w:rsid w:val="0017046A"/>
    <w:rsid w:val="00170563"/>
    <w:rsid w:val="00171301"/>
    <w:rsid w:val="001716A7"/>
    <w:rsid w:val="001720E8"/>
    <w:rsid w:val="00172239"/>
    <w:rsid w:val="00172D1E"/>
    <w:rsid w:val="00174AF3"/>
    <w:rsid w:val="00176097"/>
    <w:rsid w:val="0017652E"/>
    <w:rsid w:val="00180D15"/>
    <w:rsid w:val="00180D46"/>
    <w:rsid w:val="00184277"/>
    <w:rsid w:val="00184608"/>
    <w:rsid w:val="001847E2"/>
    <w:rsid w:val="00184C9F"/>
    <w:rsid w:val="001850BE"/>
    <w:rsid w:val="001860E1"/>
    <w:rsid w:val="001863E7"/>
    <w:rsid w:val="00186BBC"/>
    <w:rsid w:val="001872B5"/>
    <w:rsid w:val="00187714"/>
    <w:rsid w:val="00187E86"/>
    <w:rsid w:val="00191162"/>
    <w:rsid w:val="00191A03"/>
    <w:rsid w:val="00191AF2"/>
    <w:rsid w:val="00191AFF"/>
    <w:rsid w:val="00191FE0"/>
    <w:rsid w:val="00192343"/>
    <w:rsid w:val="0019234C"/>
    <w:rsid w:val="00192D06"/>
    <w:rsid w:val="00192E85"/>
    <w:rsid w:val="00193429"/>
    <w:rsid w:val="00195087"/>
    <w:rsid w:val="00195691"/>
    <w:rsid w:val="0019590E"/>
    <w:rsid w:val="00196FC9"/>
    <w:rsid w:val="0019705C"/>
    <w:rsid w:val="00197B12"/>
    <w:rsid w:val="00197C29"/>
    <w:rsid w:val="001A027A"/>
    <w:rsid w:val="001A06D4"/>
    <w:rsid w:val="001A0F61"/>
    <w:rsid w:val="001A17CA"/>
    <w:rsid w:val="001A1C24"/>
    <w:rsid w:val="001A1F90"/>
    <w:rsid w:val="001A2A1E"/>
    <w:rsid w:val="001A2B66"/>
    <w:rsid w:val="001A2E29"/>
    <w:rsid w:val="001A386C"/>
    <w:rsid w:val="001A3E9C"/>
    <w:rsid w:val="001A44DC"/>
    <w:rsid w:val="001A5A1F"/>
    <w:rsid w:val="001A6506"/>
    <w:rsid w:val="001A6DAE"/>
    <w:rsid w:val="001A7005"/>
    <w:rsid w:val="001B0201"/>
    <w:rsid w:val="001B1BB1"/>
    <w:rsid w:val="001B1DED"/>
    <w:rsid w:val="001B1E27"/>
    <w:rsid w:val="001B24D3"/>
    <w:rsid w:val="001B255F"/>
    <w:rsid w:val="001B38F1"/>
    <w:rsid w:val="001B3D2B"/>
    <w:rsid w:val="001B3F62"/>
    <w:rsid w:val="001B5E9F"/>
    <w:rsid w:val="001B5EF8"/>
    <w:rsid w:val="001B69BF"/>
    <w:rsid w:val="001B71D9"/>
    <w:rsid w:val="001B7458"/>
    <w:rsid w:val="001B75F2"/>
    <w:rsid w:val="001B78A0"/>
    <w:rsid w:val="001C0069"/>
    <w:rsid w:val="001C0754"/>
    <w:rsid w:val="001C09E9"/>
    <w:rsid w:val="001C1132"/>
    <w:rsid w:val="001C1324"/>
    <w:rsid w:val="001C171F"/>
    <w:rsid w:val="001C1A35"/>
    <w:rsid w:val="001C1CA6"/>
    <w:rsid w:val="001C22AB"/>
    <w:rsid w:val="001C2D6C"/>
    <w:rsid w:val="001C31F5"/>
    <w:rsid w:val="001C3A0B"/>
    <w:rsid w:val="001C3A5A"/>
    <w:rsid w:val="001C4425"/>
    <w:rsid w:val="001C4995"/>
    <w:rsid w:val="001C56B9"/>
    <w:rsid w:val="001C65EA"/>
    <w:rsid w:val="001C762A"/>
    <w:rsid w:val="001D1278"/>
    <w:rsid w:val="001D14BC"/>
    <w:rsid w:val="001D1627"/>
    <w:rsid w:val="001D1A77"/>
    <w:rsid w:val="001D2FB0"/>
    <w:rsid w:val="001D3727"/>
    <w:rsid w:val="001D3BDF"/>
    <w:rsid w:val="001D4265"/>
    <w:rsid w:val="001D4894"/>
    <w:rsid w:val="001D5495"/>
    <w:rsid w:val="001D601F"/>
    <w:rsid w:val="001D6896"/>
    <w:rsid w:val="001D726D"/>
    <w:rsid w:val="001D7631"/>
    <w:rsid w:val="001D7D4F"/>
    <w:rsid w:val="001E1EBD"/>
    <w:rsid w:val="001E2705"/>
    <w:rsid w:val="001E30D2"/>
    <w:rsid w:val="001E3DE2"/>
    <w:rsid w:val="001E45F6"/>
    <w:rsid w:val="001E51D4"/>
    <w:rsid w:val="001E5592"/>
    <w:rsid w:val="001E58B7"/>
    <w:rsid w:val="001E5E0A"/>
    <w:rsid w:val="001E7A41"/>
    <w:rsid w:val="001E7BA9"/>
    <w:rsid w:val="001F04A6"/>
    <w:rsid w:val="001F0F66"/>
    <w:rsid w:val="001F12D0"/>
    <w:rsid w:val="001F1A63"/>
    <w:rsid w:val="001F1D6E"/>
    <w:rsid w:val="001F1E1F"/>
    <w:rsid w:val="001F1F78"/>
    <w:rsid w:val="001F21F3"/>
    <w:rsid w:val="001F2C96"/>
    <w:rsid w:val="001F2DBD"/>
    <w:rsid w:val="001F38F6"/>
    <w:rsid w:val="001F3D96"/>
    <w:rsid w:val="001F5808"/>
    <w:rsid w:val="001F70D4"/>
    <w:rsid w:val="002006BB"/>
    <w:rsid w:val="002015E7"/>
    <w:rsid w:val="002022D1"/>
    <w:rsid w:val="002023EB"/>
    <w:rsid w:val="002027A3"/>
    <w:rsid w:val="002029AF"/>
    <w:rsid w:val="00202DDA"/>
    <w:rsid w:val="002033DA"/>
    <w:rsid w:val="00203EAA"/>
    <w:rsid w:val="00204B32"/>
    <w:rsid w:val="002053ED"/>
    <w:rsid w:val="0020633D"/>
    <w:rsid w:val="00207F91"/>
    <w:rsid w:val="00210710"/>
    <w:rsid w:val="00210B5A"/>
    <w:rsid w:val="002114E6"/>
    <w:rsid w:val="002126F2"/>
    <w:rsid w:val="0021332E"/>
    <w:rsid w:val="0021434D"/>
    <w:rsid w:val="00215C62"/>
    <w:rsid w:val="002160F7"/>
    <w:rsid w:val="002167EC"/>
    <w:rsid w:val="00216B7A"/>
    <w:rsid w:val="00217E1E"/>
    <w:rsid w:val="002204EE"/>
    <w:rsid w:val="0022099A"/>
    <w:rsid w:val="00223A68"/>
    <w:rsid w:val="00223BD1"/>
    <w:rsid w:val="002247B8"/>
    <w:rsid w:val="00226049"/>
    <w:rsid w:val="00226D4A"/>
    <w:rsid w:val="00227444"/>
    <w:rsid w:val="00230D2F"/>
    <w:rsid w:val="00230D69"/>
    <w:rsid w:val="00231545"/>
    <w:rsid w:val="002325E8"/>
    <w:rsid w:val="00232D0E"/>
    <w:rsid w:val="00234A27"/>
    <w:rsid w:val="00235BB7"/>
    <w:rsid w:val="00236388"/>
    <w:rsid w:val="00236763"/>
    <w:rsid w:val="00236C15"/>
    <w:rsid w:val="00237374"/>
    <w:rsid w:val="002375BF"/>
    <w:rsid w:val="002379DF"/>
    <w:rsid w:val="00237B0C"/>
    <w:rsid w:val="0024068E"/>
    <w:rsid w:val="00241989"/>
    <w:rsid w:val="00242148"/>
    <w:rsid w:val="00242F54"/>
    <w:rsid w:val="002438AE"/>
    <w:rsid w:val="00243AD0"/>
    <w:rsid w:val="00245218"/>
    <w:rsid w:val="0024581B"/>
    <w:rsid w:val="002468FF"/>
    <w:rsid w:val="002475F8"/>
    <w:rsid w:val="002476AC"/>
    <w:rsid w:val="00250DAA"/>
    <w:rsid w:val="002524E8"/>
    <w:rsid w:val="002526AF"/>
    <w:rsid w:val="00252DFC"/>
    <w:rsid w:val="00252F89"/>
    <w:rsid w:val="0025351A"/>
    <w:rsid w:val="00253F95"/>
    <w:rsid w:val="002547B2"/>
    <w:rsid w:val="00254ADF"/>
    <w:rsid w:val="002553ED"/>
    <w:rsid w:val="00255919"/>
    <w:rsid w:val="00255946"/>
    <w:rsid w:val="00255DDF"/>
    <w:rsid w:val="00257C55"/>
    <w:rsid w:val="00257D80"/>
    <w:rsid w:val="002607B3"/>
    <w:rsid w:val="00260C5E"/>
    <w:rsid w:val="00260FB9"/>
    <w:rsid w:val="00261479"/>
    <w:rsid w:val="00261D40"/>
    <w:rsid w:val="00261D54"/>
    <w:rsid w:val="00262204"/>
    <w:rsid w:val="00262B76"/>
    <w:rsid w:val="00263B1C"/>
    <w:rsid w:val="0026468D"/>
    <w:rsid w:val="002648AA"/>
    <w:rsid w:val="00266CD7"/>
    <w:rsid w:val="00266D0D"/>
    <w:rsid w:val="00266ECA"/>
    <w:rsid w:val="00266F72"/>
    <w:rsid w:val="00267238"/>
    <w:rsid w:val="00267527"/>
    <w:rsid w:val="002700C3"/>
    <w:rsid w:val="00270508"/>
    <w:rsid w:val="00272709"/>
    <w:rsid w:val="00272AA9"/>
    <w:rsid w:val="00273F7B"/>
    <w:rsid w:val="00275FA5"/>
    <w:rsid w:val="00276500"/>
    <w:rsid w:val="00276CF7"/>
    <w:rsid w:val="0027762B"/>
    <w:rsid w:val="002778FD"/>
    <w:rsid w:val="002808AD"/>
    <w:rsid w:val="00281259"/>
    <w:rsid w:val="00283A0C"/>
    <w:rsid w:val="00283C52"/>
    <w:rsid w:val="002843CA"/>
    <w:rsid w:val="002848EE"/>
    <w:rsid w:val="00284D5A"/>
    <w:rsid w:val="00285056"/>
    <w:rsid w:val="002859CB"/>
    <w:rsid w:val="00287602"/>
    <w:rsid w:val="00287948"/>
    <w:rsid w:val="002900E0"/>
    <w:rsid w:val="00290324"/>
    <w:rsid w:val="00290DBE"/>
    <w:rsid w:val="00290FAD"/>
    <w:rsid w:val="0029243B"/>
    <w:rsid w:val="0029253D"/>
    <w:rsid w:val="00293D2C"/>
    <w:rsid w:val="0029544D"/>
    <w:rsid w:val="00295D3A"/>
    <w:rsid w:val="0029614D"/>
    <w:rsid w:val="00296CC1"/>
    <w:rsid w:val="0029749F"/>
    <w:rsid w:val="002A00C0"/>
    <w:rsid w:val="002A0AB1"/>
    <w:rsid w:val="002A0E9D"/>
    <w:rsid w:val="002A0F8A"/>
    <w:rsid w:val="002A1116"/>
    <w:rsid w:val="002A202E"/>
    <w:rsid w:val="002A2292"/>
    <w:rsid w:val="002A2319"/>
    <w:rsid w:val="002A46F9"/>
    <w:rsid w:val="002A4874"/>
    <w:rsid w:val="002A4C7F"/>
    <w:rsid w:val="002A4CD6"/>
    <w:rsid w:val="002A5FD0"/>
    <w:rsid w:val="002A619D"/>
    <w:rsid w:val="002A7566"/>
    <w:rsid w:val="002B0429"/>
    <w:rsid w:val="002B0A8B"/>
    <w:rsid w:val="002B20EE"/>
    <w:rsid w:val="002B250B"/>
    <w:rsid w:val="002B2DD5"/>
    <w:rsid w:val="002B2ECD"/>
    <w:rsid w:val="002B3BE6"/>
    <w:rsid w:val="002B4631"/>
    <w:rsid w:val="002B62BD"/>
    <w:rsid w:val="002B665D"/>
    <w:rsid w:val="002B6C98"/>
    <w:rsid w:val="002B737C"/>
    <w:rsid w:val="002C13EA"/>
    <w:rsid w:val="002C1B64"/>
    <w:rsid w:val="002C2925"/>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25C4"/>
    <w:rsid w:val="002D4C5F"/>
    <w:rsid w:val="002D5259"/>
    <w:rsid w:val="002D5670"/>
    <w:rsid w:val="002D5E5B"/>
    <w:rsid w:val="002D6181"/>
    <w:rsid w:val="002D6184"/>
    <w:rsid w:val="002D70E5"/>
    <w:rsid w:val="002D719E"/>
    <w:rsid w:val="002D79B3"/>
    <w:rsid w:val="002E055B"/>
    <w:rsid w:val="002E0852"/>
    <w:rsid w:val="002E0966"/>
    <w:rsid w:val="002E0A5C"/>
    <w:rsid w:val="002E3164"/>
    <w:rsid w:val="002E3188"/>
    <w:rsid w:val="002E3361"/>
    <w:rsid w:val="002E3BAE"/>
    <w:rsid w:val="002E4E59"/>
    <w:rsid w:val="002E4EE5"/>
    <w:rsid w:val="002E6307"/>
    <w:rsid w:val="002E68A8"/>
    <w:rsid w:val="002E6D6B"/>
    <w:rsid w:val="002E6E50"/>
    <w:rsid w:val="002E730A"/>
    <w:rsid w:val="002E7392"/>
    <w:rsid w:val="002E7715"/>
    <w:rsid w:val="002F088C"/>
    <w:rsid w:val="002F1075"/>
    <w:rsid w:val="002F12AB"/>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3708"/>
    <w:rsid w:val="00304A28"/>
    <w:rsid w:val="003057D1"/>
    <w:rsid w:val="00305AAC"/>
    <w:rsid w:val="00305DD7"/>
    <w:rsid w:val="003061AD"/>
    <w:rsid w:val="00306C2C"/>
    <w:rsid w:val="00306CCB"/>
    <w:rsid w:val="0030733A"/>
    <w:rsid w:val="003075A0"/>
    <w:rsid w:val="00310090"/>
    <w:rsid w:val="00310C3E"/>
    <w:rsid w:val="00311D5D"/>
    <w:rsid w:val="00311DF8"/>
    <w:rsid w:val="003121A2"/>
    <w:rsid w:val="003129B8"/>
    <w:rsid w:val="00313097"/>
    <w:rsid w:val="00314822"/>
    <w:rsid w:val="003160B6"/>
    <w:rsid w:val="003167B2"/>
    <w:rsid w:val="0031787F"/>
    <w:rsid w:val="00320F48"/>
    <w:rsid w:val="00321923"/>
    <w:rsid w:val="00321CAE"/>
    <w:rsid w:val="00321CB5"/>
    <w:rsid w:val="0032282E"/>
    <w:rsid w:val="00322A03"/>
    <w:rsid w:val="00322C1E"/>
    <w:rsid w:val="00322E58"/>
    <w:rsid w:val="00323217"/>
    <w:rsid w:val="0032401E"/>
    <w:rsid w:val="003253A6"/>
    <w:rsid w:val="00325561"/>
    <w:rsid w:val="0032590A"/>
    <w:rsid w:val="00325B1B"/>
    <w:rsid w:val="00325F3B"/>
    <w:rsid w:val="0032744A"/>
    <w:rsid w:val="00327AB5"/>
    <w:rsid w:val="00327EFB"/>
    <w:rsid w:val="00330B71"/>
    <w:rsid w:val="0033149E"/>
    <w:rsid w:val="0033225A"/>
    <w:rsid w:val="00332278"/>
    <w:rsid w:val="0033395F"/>
    <w:rsid w:val="00333B6A"/>
    <w:rsid w:val="00333CEA"/>
    <w:rsid w:val="00334069"/>
    <w:rsid w:val="003345AB"/>
    <w:rsid w:val="003348A4"/>
    <w:rsid w:val="003349DE"/>
    <w:rsid w:val="00334B32"/>
    <w:rsid w:val="00334EC5"/>
    <w:rsid w:val="00335B02"/>
    <w:rsid w:val="00337A88"/>
    <w:rsid w:val="00340D48"/>
    <w:rsid w:val="00342798"/>
    <w:rsid w:val="003433D1"/>
    <w:rsid w:val="0034415B"/>
    <w:rsid w:val="00344379"/>
    <w:rsid w:val="003443F8"/>
    <w:rsid w:val="00345215"/>
    <w:rsid w:val="00345B88"/>
    <w:rsid w:val="00345DB5"/>
    <w:rsid w:val="00345DC8"/>
    <w:rsid w:val="00346C66"/>
    <w:rsid w:val="00347017"/>
    <w:rsid w:val="003472DB"/>
    <w:rsid w:val="00347433"/>
    <w:rsid w:val="0035149F"/>
    <w:rsid w:val="003520DD"/>
    <w:rsid w:val="003523C4"/>
    <w:rsid w:val="00352B43"/>
    <w:rsid w:val="00352BD6"/>
    <w:rsid w:val="00352E1C"/>
    <w:rsid w:val="0035471C"/>
    <w:rsid w:val="003554B2"/>
    <w:rsid w:val="003568E9"/>
    <w:rsid w:val="00356D07"/>
    <w:rsid w:val="00357CE3"/>
    <w:rsid w:val="00360C9D"/>
    <w:rsid w:val="00362A62"/>
    <w:rsid w:val="0036304F"/>
    <w:rsid w:val="0036338E"/>
    <w:rsid w:val="00363418"/>
    <w:rsid w:val="00364306"/>
    <w:rsid w:val="003646BA"/>
    <w:rsid w:val="00364BC9"/>
    <w:rsid w:val="00364DAA"/>
    <w:rsid w:val="00365407"/>
    <w:rsid w:val="00365752"/>
    <w:rsid w:val="00365D53"/>
    <w:rsid w:val="00365ECC"/>
    <w:rsid w:val="0036649C"/>
    <w:rsid w:val="00367629"/>
    <w:rsid w:val="00367B55"/>
    <w:rsid w:val="00367F60"/>
    <w:rsid w:val="0037073B"/>
    <w:rsid w:val="00370D4A"/>
    <w:rsid w:val="003719FE"/>
    <w:rsid w:val="003721D6"/>
    <w:rsid w:val="00372421"/>
    <w:rsid w:val="003729D7"/>
    <w:rsid w:val="00373897"/>
    <w:rsid w:val="00375AC6"/>
    <w:rsid w:val="00375E45"/>
    <w:rsid w:val="00376CAF"/>
    <w:rsid w:val="00376CB0"/>
    <w:rsid w:val="003772CA"/>
    <w:rsid w:val="00380112"/>
    <w:rsid w:val="0038090A"/>
    <w:rsid w:val="003809D1"/>
    <w:rsid w:val="00380ACA"/>
    <w:rsid w:val="00380B71"/>
    <w:rsid w:val="00381165"/>
    <w:rsid w:val="00381D30"/>
    <w:rsid w:val="00382466"/>
    <w:rsid w:val="003828ED"/>
    <w:rsid w:val="00382C76"/>
    <w:rsid w:val="0038312A"/>
    <w:rsid w:val="003847E6"/>
    <w:rsid w:val="00384B08"/>
    <w:rsid w:val="0038514E"/>
    <w:rsid w:val="0038540F"/>
    <w:rsid w:val="0038543A"/>
    <w:rsid w:val="003858A8"/>
    <w:rsid w:val="00385F9B"/>
    <w:rsid w:val="00390356"/>
    <w:rsid w:val="003903D2"/>
    <w:rsid w:val="0039064F"/>
    <w:rsid w:val="00390D85"/>
    <w:rsid w:val="00391577"/>
    <w:rsid w:val="00392D56"/>
    <w:rsid w:val="00392EB0"/>
    <w:rsid w:val="0039352C"/>
    <w:rsid w:val="00393FC6"/>
    <w:rsid w:val="00394146"/>
    <w:rsid w:val="00394746"/>
    <w:rsid w:val="00394AFE"/>
    <w:rsid w:val="00394D0A"/>
    <w:rsid w:val="00394DFE"/>
    <w:rsid w:val="00395A6B"/>
    <w:rsid w:val="00396308"/>
    <w:rsid w:val="00396408"/>
    <w:rsid w:val="00396B87"/>
    <w:rsid w:val="00397C22"/>
    <w:rsid w:val="003A030B"/>
    <w:rsid w:val="003A04FB"/>
    <w:rsid w:val="003A0926"/>
    <w:rsid w:val="003A0972"/>
    <w:rsid w:val="003A3DF6"/>
    <w:rsid w:val="003A620D"/>
    <w:rsid w:val="003A6828"/>
    <w:rsid w:val="003A6F20"/>
    <w:rsid w:val="003A79D4"/>
    <w:rsid w:val="003A7CFC"/>
    <w:rsid w:val="003A7ECB"/>
    <w:rsid w:val="003B0774"/>
    <w:rsid w:val="003B0E03"/>
    <w:rsid w:val="003B3115"/>
    <w:rsid w:val="003B32E3"/>
    <w:rsid w:val="003B3488"/>
    <w:rsid w:val="003B34D5"/>
    <w:rsid w:val="003B459E"/>
    <w:rsid w:val="003B4AE4"/>
    <w:rsid w:val="003B4DE3"/>
    <w:rsid w:val="003B551A"/>
    <w:rsid w:val="003B5715"/>
    <w:rsid w:val="003B78C6"/>
    <w:rsid w:val="003B7B75"/>
    <w:rsid w:val="003B7D01"/>
    <w:rsid w:val="003B7F57"/>
    <w:rsid w:val="003C006A"/>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23C4"/>
    <w:rsid w:val="003D32C0"/>
    <w:rsid w:val="003D33A5"/>
    <w:rsid w:val="003D47C9"/>
    <w:rsid w:val="003D4A0F"/>
    <w:rsid w:val="003D4A1A"/>
    <w:rsid w:val="003D4AB0"/>
    <w:rsid w:val="003D4BE4"/>
    <w:rsid w:val="003D6AB6"/>
    <w:rsid w:val="003D6E93"/>
    <w:rsid w:val="003D709A"/>
    <w:rsid w:val="003D75B6"/>
    <w:rsid w:val="003E1471"/>
    <w:rsid w:val="003E1AF1"/>
    <w:rsid w:val="003E2112"/>
    <w:rsid w:val="003E275E"/>
    <w:rsid w:val="003E2AF9"/>
    <w:rsid w:val="003E383E"/>
    <w:rsid w:val="003E3E0B"/>
    <w:rsid w:val="003E4B58"/>
    <w:rsid w:val="003E6B8E"/>
    <w:rsid w:val="003E709A"/>
    <w:rsid w:val="003E72E7"/>
    <w:rsid w:val="003F18B3"/>
    <w:rsid w:val="003F1B3E"/>
    <w:rsid w:val="003F1E2C"/>
    <w:rsid w:val="003F29F6"/>
    <w:rsid w:val="003F3C39"/>
    <w:rsid w:val="003F4743"/>
    <w:rsid w:val="003F4E5E"/>
    <w:rsid w:val="003F694D"/>
    <w:rsid w:val="003F6E05"/>
    <w:rsid w:val="003F7DB2"/>
    <w:rsid w:val="003F7F14"/>
    <w:rsid w:val="004003CA"/>
    <w:rsid w:val="0040097B"/>
    <w:rsid w:val="00401815"/>
    <w:rsid w:val="00401A65"/>
    <w:rsid w:val="00402FFD"/>
    <w:rsid w:val="004037F6"/>
    <w:rsid w:val="00404BC4"/>
    <w:rsid w:val="00404D1A"/>
    <w:rsid w:val="004053B6"/>
    <w:rsid w:val="00405ED6"/>
    <w:rsid w:val="00405F26"/>
    <w:rsid w:val="00406D53"/>
    <w:rsid w:val="00407503"/>
    <w:rsid w:val="004079B6"/>
    <w:rsid w:val="004102E6"/>
    <w:rsid w:val="00410ABE"/>
    <w:rsid w:val="004115D2"/>
    <w:rsid w:val="00412FD0"/>
    <w:rsid w:val="0041348F"/>
    <w:rsid w:val="00414577"/>
    <w:rsid w:val="0041540D"/>
    <w:rsid w:val="00415C30"/>
    <w:rsid w:val="00415FE7"/>
    <w:rsid w:val="00416453"/>
    <w:rsid w:val="00416DBC"/>
    <w:rsid w:val="00417475"/>
    <w:rsid w:val="00420081"/>
    <w:rsid w:val="00420559"/>
    <w:rsid w:val="004217B9"/>
    <w:rsid w:val="0042230E"/>
    <w:rsid w:val="00423728"/>
    <w:rsid w:val="00424858"/>
    <w:rsid w:val="004253FB"/>
    <w:rsid w:val="00425BA5"/>
    <w:rsid w:val="004260E7"/>
    <w:rsid w:val="00426AC8"/>
    <w:rsid w:val="004270DD"/>
    <w:rsid w:val="0042725B"/>
    <w:rsid w:val="00430CA8"/>
    <w:rsid w:val="00430D53"/>
    <w:rsid w:val="00430F20"/>
    <w:rsid w:val="00430F66"/>
    <w:rsid w:val="004311B4"/>
    <w:rsid w:val="00431382"/>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308"/>
    <w:rsid w:val="00442CE8"/>
    <w:rsid w:val="004437F7"/>
    <w:rsid w:val="00444104"/>
    <w:rsid w:val="00444307"/>
    <w:rsid w:val="0044543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8E6"/>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0C74"/>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7BA"/>
    <w:rsid w:val="004879BA"/>
    <w:rsid w:val="00487BE5"/>
    <w:rsid w:val="0049023A"/>
    <w:rsid w:val="004908D8"/>
    <w:rsid w:val="00490B28"/>
    <w:rsid w:val="004929C3"/>
    <w:rsid w:val="00492ADF"/>
    <w:rsid w:val="0049499F"/>
    <w:rsid w:val="00494F2B"/>
    <w:rsid w:val="00495E61"/>
    <w:rsid w:val="00496B80"/>
    <w:rsid w:val="00496C63"/>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3A6F"/>
    <w:rsid w:val="004B480C"/>
    <w:rsid w:val="004B5595"/>
    <w:rsid w:val="004B5902"/>
    <w:rsid w:val="004B7D86"/>
    <w:rsid w:val="004B7E7A"/>
    <w:rsid w:val="004C074E"/>
    <w:rsid w:val="004C0AAE"/>
    <w:rsid w:val="004C129C"/>
    <w:rsid w:val="004C26CB"/>
    <w:rsid w:val="004C4906"/>
    <w:rsid w:val="004C4953"/>
    <w:rsid w:val="004C4D68"/>
    <w:rsid w:val="004C52F0"/>
    <w:rsid w:val="004C547D"/>
    <w:rsid w:val="004C5B4F"/>
    <w:rsid w:val="004C779F"/>
    <w:rsid w:val="004C7AB0"/>
    <w:rsid w:val="004D191C"/>
    <w:rsid w:val="004D1D8A"/>
    <w:rsid w:val="004D3522"/>
    <w:rsid w:val="004D3AC8"/>
    <w:rsid w:val="004D41C2"/>
    <w:rsid w:val="004D49A4"/>
    <w:rsid w:val="004D4B63"/>
    <w:rsid w:val="004D51CD"/>
    <w:rsid w:val="004D57FB"/>
    <w:rsid w:val="004D585D"/>
    <w:rsid w:val="004D5D22"/>
    <w:rsid w:val="004D6378"/>
    <w:rsid w:val="004D6DA7"/>
    <w:rsid w:val="004D7D4D"/>
    <w:rsid w:val="004E00F4"/>
    <w:rsid w:val="004E1F39"/>
    <w:rsid w:val="004E219C"/>
    <w:rsid w:val="004E2856"/>
    <w:rsid w:val="004E2BB1"/>
    <w:rsid w:val="004E4C37"/>
    <w:rsid w:val="004E58D1"/>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A86"/>
    <w:rsid w:val="004F6CB8"/>
    <w:rsid w:val="004F7321"/>
    <w:rsid w:val="004F7FDA"/>
    <w:rsid w:val="005002DF"/>
    <w:rsid w:val="00500BE8"/>
    <w:rsid w:val="00501EDA"/>
    <w:rsid w:val="00502D42"/>
    <w:rsid w:val="0050344A"/>
    <w:rsid w:val="0050468B"/>
    <w:rsid w:val="00504C82"/>
    <w:rsid w:val="005052FD"/>
    <w:rsid w:val="005059BD"/>
    <w:rsid w:val="00505FE5"/>
    <w:rsid w:val="00506203"/>
    <w:rsid w:val="00506943"/>
    <w:rsid w:val="00506A39"/>
    <w:rsid w:val="00507B0E"/>
    <w:rsid w:val="00511528"/>
    <w:rsid w:val="0051197C"/>
    <w:rsid w:val="00511BAB"/>
    <w:rsid w:val="0051266F"/>
    <w:rsid w:val="005136EB"/>
    <w:rsid w:val="00513A1F"/>
    <w:rsid w:val="00513BD2"/>
    <w:rsid w:val="00514B22"/>
    <w:rsid w:val="00514B3B"/>
    <w:rsid w:val="00514E64"/>
    <w:rsid w:val="005151B8"/>
    <w:rsid w:val="00515A4C"/>
    <w:rsid w:val="00515AB8"/>
    <w:rsid w:val="005163FA"/>
    <w:rsid w:val="00516DAF"/>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A22"/>
    <w:rsid w:val="00531B66"/>
    <w:rsid w:val="00532D58"/>
    <w:rsid w:val="00532EA0"/>
    <w:rsid w:val="0053331C"/>
    <w:rsid w:val="005333AD"/>
    <w:rsid w:val="005337C6"/>
    <w:rsid w:val="0053429C"/>
    <w:rsid w:val="00534477"/>
    <w:rsid w:val="00535235"/>
    <w:rsid w:val="00535EB6"/>
    <w:rsid w:val="00537273"/>
    <w:rsid w:val="00540687"/>
    <w:rsid w:val="00540DD8"/>
    <w:rsid w:val="0054127F"/>
    <w:rsid w:val="00541EED"/>
    <w:rsid w:val="00542A51"/>
    <w:rsid w:val="005433B4"/>
    <w:rsid w:val="0054430D"/>
    <w:rsid w:val="00544500"/>
    <w:rsid w:val="00544A50"/>
    <w:rsid w:val="005450ED"/>
    <w:rsid w:val="00545184"/>
    <w:rsid w:val="00546CAD"/>
    <w:rsid w:val="00547AB6"/>
    <w:rsid w:val="005503F7"/>
    <w:rsid w:val="00550D99"/>
    <w:rsid w:val="00550FA6"/>
    <w:rsid w:val="00551346"/>
    <w:rsid w:val="00551400"/>
    <w:rsid w:val="00551620"/>
    <w:rsid w:val="005531BD"/>
    <w:rsid w:val="00553457"/>
    <w:rsid w:val="005537A7"/>
    <w:rsid w:val="00553AD0"/>
    <w:rsid w:val="00554DE5"/>
    <w:rsid w:val="00555143"/>
    <w:rsid w:val="00555B9E"/>
    <w:rsid w:val="005578AA"/>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4B"/>
    <w:rsid w:val="0057118E"/>
    <w:rsid w:val="0057158D"/>
    <w:rsid w:val="0057175E"/>
    <w:rsid w:val="005717AD"/>
    <w:rsid w:val="005720D8"/>
    <w:rsid w:val="005739CA"/>
    <w:rsid w:val="00575B3F"/>
    <w:rsid w:val="00576268"/>
    <w:rsid w:val="00576977"/>
    <w:rsid w:val="00576A0A"/>
    <w:rsid w:val="00576A37"/>
    <w:rsid w:val="00576E7A"/>
    <w:rsid w:val="00577E8A"/>
    <w:rsid w:val="00580740"/>
    <w:rsid w:val="0058241E"/>
    <w:rsid w:val="00583079"/>
    <w:rsid w:val="00584F93"/>
    <w:rsid w:val="005863E1"/>
    <w:rsid w:val="005872EA"/>
    <w:rsid w:val="00587695"/>
    <w:rsid w:val="00590DED"/>
    <w:rsid w:val="00591172"/>
    <w:rsid w:val="005916FE"/>
    <w:rsid w:val="00591D18"/>
    <w:rsid w:val="0059327B"/>
    <w:rsid w:val="00593AB0"/>
    <w:rsid w:val="00594161"/>
    <w:rsid w:val="00594605"/>
    <w:rsid w:val="00594F20"/>
    <w:rsid w:val="0059511A"/>
    <w:rsid w:val="005951A5"/>
    <w:rsid w:val="00596CC1"/>
    <w:rsid w:val="00596E85"/>
    <w:rsid w:val="005972CF"/>
    <w:rsid w:val="005A00A6"/>
    <w:rsid w:val="005A0522"/>
    <w:rsid w:val="005A05D2"/>
    <w:rsid w:val="005A1B2A"/>
    <w:rsid w:val="005A1CB6"/>
    <w:rsid w:val="005A1EB4"/>
    <w:rsid w:val="005A2501"/>
    <w:rsid w:val="005A2802"/>
    <w:rsid w:val="005A2F40"/>
    <w:rsid w:val="005A4199"/>
    <w:rsid w:val="005A42A5"/>
    <w:rsid w:val="005A57AE"/>
    <w:rsid w:val="005A6A58"/>
    <w:rsid w:val="005A725B"/>
    <w:rsid w:val="005A743C"/>
    <w:rsid w:val="005A74B5"/>
    <w:rsid w:val="005A7543"/>
    <w:rsid w:val="005A79F1"/>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50E7"/>
    <w:rsid w:val="005C6136"/>
    <w:rsid w:val="005C65E1"/>
    <w:rsid w:val="005C757F"/>
    <w:rsid w:val="005D06E2"/>
    <w:rsid w:val="005D203A"/>
    <w:rsid w:val="005D36A7"/>
    <w:rsid w:val="005D44AF"/>
    <w:rsid w:val="005D483D"/>
    <w:rsid w:val="005D4CB8"/>
    <w:rsid w:val="005D5988"/>
    <w:rsid w:val="005D5C75"/>
    <w:rsid w:val="005D6CAB"/>
    <w:rsid w:val="005D757D"/>
    <w:rsid w:val="005D77DF"/>
    <w:rsid w:val="005E0092"/>
    <w:rsid w:val="005E00ED"/>
    <w:rsid w:val="005E02AB"/>
    <w:rsid w:val="005E04A2"/>
    <w:rsid w:val="005E0B91"/>
    <w:rsid w:val="005E19CE"/>
    <w:rsid w:val="005E21D0"/>
    <w:rsid w:val="005E3CDC"/>
    <w:rsid w:val="005E48F9"/>
    <w:rsid w:val="005E4EF3"/>
    <w:rsid w:val="005E5365"/>
    <w:rsid w:val="005E6A69"/>
    <w:rsid w:val="005E6BC8"/>
    <w:rsid w:val="005E6BD6"/>
    <w:rsid w:val="005E6D9C"/>
    <w:rsid w:val="005E7279"/>
    <w:rsid w:val="005E73A9"/>
    <w:rsid w:val="005E778A"/>
    <w:rsid w:val="005E7987"/>
    <w:rsid w:val="005E7FD3"/>
    <w:rsid w:val="005F001C"/>
    <w:rsid w:val="005F02BD"/>
    <w:rsid w:val="005F0407"/>
    <w:rsid w:val="005F10BE"/>
    <w:rsid w:val="005F26F5"/>
    <w:rsid w:val="005F27E7"/>
    <w:rsid w:val="005F34E7"/>
    <w:rsid w:val="005F3A47"/>
    <w:rsid w:val="005F3AD8"/>
    <w:rsid w:val="005F3D65"/>
    <w:rsid w:val="005F54C2"/>
    <w:rsid w:val="005F71B5"/>
    <w:rsid w:val="005F79AB"/>
    <w:rsid w:val="005F7D7B"/>
    <w:rsid w:val="00600C4C"/>
    <w:rsid w:val="00600F52"/>
    <w:rsid w:val="006019D7"/>
    <w:rsid w:val="0060224E"/>
    <w:rsid w:val="00602D09"/>
    <w:rsid w:val="0060313A"/>
    <w:rsid w:val="00603EBA"/>
    <w:rsid w:val="006041B9"/>
    <w:rsid w:val="00604720"/>
    <w:rsid w:val="006055F0"/>
    <w:rsid w:val="00605D56"/>
    <w:rsid w:val="00606043"/>
    <w:rsid w:val="00606B93"/>
    <w:rsid w:val="0060705B"/>
    <w:rsid w:val="006070F2"/>
    <w:rsid w:val="0061004B"/>
    <w:rsid w:val="006116B4"/>
    <w:rsid w:val="00611F1B"/>
    <w:rsid w:val="006123CA"/>
    <w:rsid w:val="0061314A"/>
    <w:rsid w:val="006138D0"/>
    <w:rsid w:val="00613F26"/>
    <w:rsid w:val="00614220"/>
    <w:rsid w:val="0061423C"/>
    <w:rsid w:val="00616353"/>
    <w:rsid w:val="00616456"/>
    <w:rsid w:val="0061693B"/>
    <w:rsid w:val="0061699D"/>
    <w:rsid w:val="00616D68"/>
    <w:rsid w:val="006177D4"/>
    <w:rsid w:val="006179AC"/>
    <w:rsid w:val="00617A19"/>
    <w:rsid w:val="00620136"/>
    <w:rsid w:val="006212A3"/>
    <w:rsid w:val="006213AA"/>
    <w:rsid w:val="00621A19"/>
    <w:rsid w:val="006220CC"/>
    <w:rsid w:val="006222AE"/>
    <w:rsid w:val="0062359F"/>
    <w:rsid w:val="00623D6D"/>
    <w:rsid w:val="00623DD7"/>
    <w:rsid w:val="006243BF"/>
    <w:rsid w:val="0062492C"/>
    <w:rsid w:val="00624A79"/>
    <w:rsid w:val="0062545F"/>
    <w:rsid w:val="00625560"/>
    <w:rsid w:val="00625A39"/>
    <w:rsid w:val="00625FD2"/>
    <w:rsid w:val="00627495"/>
    <w:rsid w:val="00632021"/>
    <w:rsid w:val="00632181"/>
    <w:rsid w:val="006335A4"/>
    <w:rsid w:val="00634EFA"/>
    <w:rsid w:val="0063514C"/>
    <w:rsid w:val="00635659"/>
    <w:rsid w:val="00635D3B"/>
    <w:rsid w:val="006365F6"/>
    <w:rsid w:val="00636CA7"/>
    <w:rsid w:val="006410B3"/>
    <w:rsid w:val="006420ED"/>
    <w:rsid w:val="00642BD7"/>
    <w:rsid w:val="00643194"/>
    <w:rsid w:val="00644DCA"/>
    <w:rsid w:val="006451A5"/>
    <w:rsid w:val="006460D0"/>
    <w:rsid w:val="0064654B"/>
    <w:rsid w:val="00646B72"/>
    <w:rsid w:val="00647AB1"/>
    <w:rsid w:val="00647FAA"/>
    <w:rsid w:val="006501BB"/>
    <w:rsid w:val="00650E99"/>
    <w:rsid w:val="00651C81"/>
    <w:rsid w:val="00652BFF"/>
    <w:rsid w:val="006531C3"/>
    <w:rsid w:val="00653354"/>
    <w:rsid w:val="006544D9"/>
    <w:rsid w:val="006546FA"/>
    <w:rsid w:val="00655106"/>
    <w:rsid w:val="00656309"/>
    <w:rsid w:val="00656D19"/>
    <w:rsid w:val="00656E84"/>
    <w:rsid w:val="00657B69"/>
    <w:rsid w:val="0066045D"/>
    <w:rsid w:val="00661383"/>
    <w:rsid w:val="006614F1"/>
    <w:rsid w:val="00661691"/>
    <w:rsid w:val="0066212E"/>
    <w:rsid w:val="00662195"/>
    <w:rsid w:val="006626D5"/>
    <w:rsid w:val="0066289D"/>
    <w:rsid w:val="006631FC"/>
    <w:rsid w:val="006648AB"/>
    <w:rsid w:val="00664AC6"/>
    <w:rsid w:val="00664D14"/>
    <w:rsid w:val="00665419"/>
    <w:rsid w:val="006657ED"/>
    <w:rsid w:val="00666070"/>
    <w:rsid w:val="0066691B"/>
    <w:rsid w:val="00666958"/>
    <w:rsid w:val="00667A3C"/>
    <w:rsid w:val="00670360"/>
    <w:rsid w:val="00670763"/>
    <w:rsid w:val="00670BC9"/>
    <w:rsid w:val="00672C45"/>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AD4"/>
    <w:rsid w:val="00682D11"/>
    <w:rsid w:val="0068392A"/>
    <w:rsid w:val="00683B63"/>
    <w:rsid w:val="00684BBF"/>
    <w:rsid w:val="00684FE6"/>
    <w:rsid w:val="00685840"/>
    <w:rsid w:val="0068593A"/>
    <w:rsid w:val="00687A04"/>
    <w:rsid w:val="00687B6A"/>
    <w:rsid w:val="0069084B"/>
    <w:rsid w:val="006922D7"/>
    <w:rsid w:val="006923BF"/>
    <w:rsid w:val="00693B73"/>
    <w:rsid w:val="0069476C"/>
    <w:rsid w:val="00695183"/>
    <w:rsid w:val="00695592"/>
    <w:rsid w:val="00695BFF"/>
    <w:rsid w:val="0069625C"/>
    <w:rsid w:val="006963E9"/>
    <w:rsid w:val="006A008B"/>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19F5"/>
    <w:rsid w:val="006B1E74"/>
    <w:rsid w:val="006B2335"/>
    <w:rsid w:val="006B26CD"/>
    <w:rsid w:val="006B44FA"/>
    <w:rsid w:val="006B47DD"/>
    <w:rsid w:val="006B4DCD"/>
    <w:rsid w:val="006B5391"/>
    <w:rsid w:val="006B5BDD"/>
    <w:rsid w:val="006B6078"/>
    <w:rsid w:val="006B69FB"/>
    <w:rsid w:val="006B7678"/>
    <w:rsid w:val="006B7F81"/>
    <w:rsid w:val="006C2432"/>
    <w:rsid w:val="006C2D52"/>
    <w:rsid w:val="006C3561"/>
    <w:rsid w:val="006C3B75"/>
    <w:rsid w:val="006C47E0"/>
    <w:rsid w:val="006C55DA"/>
    <w:rsid w:val="006C5AD4"/>
    <w:rsid w:val="006C6F17"/>
    <w:rsid w:val="006C7F69"/>
    <w:rsid w:val="006D0720"/>
    <w:rsid w:val="006D0C07"/>
    <w:rsid w:val="006D118E"/>
    <w:rsid w:val="006D15B1"/>
    <w:rsid w:val="006D1C3B"/>
    <w:rsid w:val="006D21E4"/>
    <w:rsid w:val="006D3E80"/>
    <w:rsid w:val="006D441F"/>
    <w:rsid w:val="006D4F2F"/>
    <w:rsid w:val="006D61B3"/>
    <w:rsid w:val="006D74CD"/>
    <w:rsid w:val="006E0805"/>
    <w:rsid w:val="006E1DF6"/>
    <w:rsid w:val="006E1FB0"/>
    <w:rsid w:val="006E20C3"/>
    <w:rsid w:val="006E22C3"/>
    <w:rsid w:val="006E4FDA"/>
    <w:rsid w:val="006E51A8"/>
    <w:rsid w:val="006E51EC"/>
    <w:rsid w:val="006E54E0"/>
    <w:rsid w:val="006E5956"/>
    <w:rsid w:val="006E653B"/>
    <w:rsid w:val="006E6827"/>
    <w:rsid w:val="006E6B22"/>
    <w:rsid w:val="006E6E4E"/>
    <w:rsid w:val="006F071F"/>
    <w:rsid w:val="006F0742"/>
    <w:rsid w:val="006F1719"/>
    <w:rsid w:val="006F18C6"/>
    <w:rsid w:val="006F1A3B"/>
    <w:rsid w:val="006F1F95"/>
    <w:rsid w:val="006F2050"/>
    <w:rsid w:val="006F213A"/>
    <w:rsid w:val="006F29FE"/>
    <w:rsid w:val="006F3CE6"/>
    <w:rsid w:val="006F4407"/>
    <w:rsid w:val="006F4BF7"/>
    <w:rsid w:val="006F4EC5"/>
    <w:rsid w:val="006F5C99"/>
    <w:rsid w:val="006F666B"/>
    <w:rsid w:val="006F6D1D"/>
    <w:rsid w:val="006F74FF"/>
    <w:rsid w:val="007007E8"/>
    <w:rsid w:val="00700880"/>
    <w:rsid w:val="00701F0A"/>
    <w:rsid w:val="00702E72"/>
    <w:rsid w:val="0070320E"/>
    <w:rsid w:val="00703CF2"/>
    <w:rsid w:val="00704068"/>
    <w:rsid w:val="00705A2E"/>
    <w:rsid w:val="00706049"/>
    <w:rsid w:val="00706716"/>
    <w:rsid w:val="007067A2"/>
    <w:rsid w:val="007072F9"/>
    <w:rsid w:val="007102CC"/>
    <w:rsid w:val="00710BAE"/>
    <w:rsid w:val="00711185"/>
    <w:rsid w:val="0071118C"/>
    <w:rsid w:val="007112DB"/>
    <w:rsid w:val="00711681"/>
    <w:rsid w:val="00711B0D"/>
    <w:rsid w:val="00711F01"/>
    <w:rsid w:val="00712337"/>
    <w:rsid w:val="00712754"/>
    <w:rsid w:val="00713652"/>
    <w:rsid w:val="00713CA8"/>
    <w:rsid w:val="00714359"/>
    <w:rsid w:val="00716271"/>
    <w:rsid w:val="00716AAE"/>
    <w:rsid w:val="00716BB0"/>
    <w:rsid w:val="00716BCD"/>
    <w:rsid w:val="00716F80"/>
    <w:rsid w:val="007174CE"/>
    <w:rsid w:val="0072041E"/>
    <w:rsid w:val="00720F79"/>
    <w:rsid w:val="007219B5"/>
    <w:rsid w:val="007220F8"/>
    <w:rsid w:val="007222B5"/>
    <w:rsid w:val="0072278E"/>
    <w:rsid w:val="00723AB9"/>
    <w:rsid w:val="00723E7C"/>
    <w:rsid w:val="007241F4"/>
    <w:rsid w:val="00724358"/>
    <w:rsid w:val="007244CB"/>
    <w:rsid w:val="00724613"/>
    <w:rsid w:val="007254D8"/>
    <w:rsid w:val="0072620A"/>
    <w:rsid w:val="007267FF"/>
    <w:rsid w:val="00727311"/>
    <w:rsid w:val="00727676"/>
    <w:rsid w:val="00727C99"/>
    <w:rsid w:val="00727E00"/>
    <w:rsid w:val="00727F6F"/>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37C8A"/>
    <w:rsid w:val="00740ACA"/>
    <w:rsid w:val="00740CFA"/>
    <w:rsid w:val="00740DB5"/>
    <w:rsid w:val="00741E10"/>
    <w:rsid w:val="007448B1"/>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3D"/>
    <w:rsid w:val="00757854"/>
    <w:rsid w:val="00757E70"/>
    <w:rsid w:val="00760A61"/>
    <w:rsid w:val="007613CF"/>
    <w:rsid w:val="0076185E"/>
    <w:rsid w:val="00761EEA"/>
    <w:rsid w:val="007639CF"/>
    <w:rsid w:val="00764CCD"/>
    <w:rsid w:val="00764EC0"/>
    <w:rsid w:val="007650E7"/>
    <w:rsid w:val="00766670"/>
    <w:rsid w:val="00767E43"/>
    <w:rsid w:val="00767F86"/>
    <w:rsid w:val="00770390"/>
    <w:rsid w:val="007704C4"/>
    <w:rsid w:val="0077171B"/>
    <w:rsid w:val="00771A66"/>
    <w:rsid w:val="00772B60"/>
    <w:rsid w:val="00772BF4"/>
    <w:rsid w:val="007731E2"/>
    <w:rsid w:val="00773A62"/>
    <w:rsid w:val="00773AE6"/>
    <w:rsid w:val="00773B6B"/>
    <w:rsid w:val="0077400D"/>
    <w:rsid w:val="007752B0"/>
    <w:rsid w:val="00777BAC"/>
    <w:rsid w:val="00777E07"/>
    <w:rsid w:val="00780517"/>
    <w:rsid w:val="00780ECF"/>
    <w:rsid w:val="00782971"/>
    <w:rsid w:val="00783950"/>
    <w:rsid w:val="007852CE"/>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CB3"/>
    <w:rsid w:val="007A1F55"/>
    <w:rsid w:val="007A203F"/>
    <w:rsid w:val="007A3E42"/>
    <w:rsid w:val="007A4889"/>
    <w:rsid w:val="007A4CB1"/>
    <w:rsid w:val="007A574B"/>
    <w:rsid w:val="007A5BAB"/>
    <w:rsid w:val="007A6502"/>
    <w:rsid w:val="007A6F19"/>
    <w:rsid w:val="007A6F65"/>
    <w:rsid w:val="007A7084"/>
    <w:rsid w:val="007A71CF"/>
    <w:rsid w:val="007A71F3"/>
    <w:rsid w:val="007A7F26"/>
    <w:rsid w:val="007B0398"/>
    <w:rsid w:val="007B315F"/>
    <w:rsid w:val="007B4633"/>
    <w:rsid w:val="007B53A2"/>
    <w:rsid w:val="007B5B93"/>
    <w:rsid w:val="007B60AD"/>
    <w:rsid w:val="007B6D77"/>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2B84"/>
    <w:rsid w:val="007D4499"/>
    <w:rsid w:val="007D4848"/>
    <w:rsid w:val="007D48DE"/>
    <w:rsid w:val="007D4D7B"/>
    <w:rsid w:val="007D67CD"/>
    <w:rsid w:val="007D67E0"/>
    <w:rsid w:val="007D69F3"/>
    <w:rsid w:val="007D6D20"/>
    <w:rsid w:val="007D6D4F"/>
    <w:rsid w:val="007D7728"/>
    <w:rsid w:val="007E0DE0"/>
    <w:rsid w:val="007E16E6"/>
    <w:rsid w:val="007E1CD6"/>
    <w:rsid w:val="007E1EB5"/>
    <w:rsid w:val="007E2C0E"/>
    <w:rsid w:val="007E58BE"/>
    <w:rsid w:val="007E58EC"/>
    <w:rsid w:val="007E60BB"/>
    <w:rsid w:val="007E6B7A"/>
    <w:rsid w:val="007E6BA0"/>
    <w:rsid w:val="007E7C55"/>
    <w:rsid w:val="007F054C"/>
    <w:rsid w:val="007F0BE9"/>
    <w:rsid w:val="007F15D4"/>
    <w:rsid w:val="007F182D"/>
    <w:rsid w:val="007F200E"/>
    <w:rsid w:val="007F2238"/>
    <w:rsid w:val="007F29E4"/>
    <w:rsid w:val="007F2CD9"/>
    <w:rsid w:val="007F32AC"/>
    <w:rsid w:val="007F342B"/>
    <w:rsid w:val="007F4950"/>
    <w:rsid w:val="007F5217"/>
    <w:rsid w:val="007F5510"/>
    <w:rsid w:val="007F64F1"/>
    <w:rsid w:val="007F6508"/>
    <w:rsid w:val="007F6F98"/>
    <w:rsid w:val="007F6FEC"/>
    <w:rsid w:val="007F73BC"/>
    <w:rsid w:val="007F7441"/>
    <w:rsid w:val="007F7475"/>
    <w:rsid w:val="007F7862"/>
    <w:rsid w:val="00800E1E"/>
    <w:rsid w:val="00801F8C"/>
    <w:rsid w:val="0080222D"/>
    <w:rsid w:val="008022A7"/>
    <w:rsid w:val="008031EB"/>
    <w:rsid w:val="00804309"/>
    <w:rsid w:val="0080484B"/>
    <w:rsid w:val="008058E5"/>
    <w:rsid w:val="00805E40"/>
    <w:rsid w:val="00806E31"/>
    <w:rsid w:val="00807167"/>
    <w:rsid w:val="008076B8"/>
    <w:rsid w:val="00810196"/>
    <w:rsid w:val="00810272"/>
    <w:rsid w:val="00810517"/>
    <w:rsid w:val="00811F7A"/>
    <w:rsid w:val="00813011"/>
    <w:rsid w:val="008132D3"/>
    <w:rsid w:val="00813FE9"/>
    <w:rsid w:val="008142FE"/>
    <w:rsid w:val="00814699"/>
    <w:rsid w:val="00815180"/>
    <w:rsid w:val="008152F5"/>
    <w:rsid w:val="00816AF9"/>
    <w:rsid w:val="008179BB"/>
    <w:rsid w:val="00820402"/>
    <w:rsid w:val="00820624"/>
    <w:rsid w:val="00821401"/>
    <w:rsid w:val="00821A7F"/>
    <w:rsid w:val="00822AE1"/>
    <w:rsid w:val="00822CB8"/>
    <w:rsid w:val="00822E23"/>
    <w:rsid w:val="00822E4A"/>
    <w:rsid w:val="00823781"/>
    <w:rsid w:val="00824055"/>
    <w:rsid w:val="008246ED"/>
    <w:rsid w:val="00824FE3"/>
    <w:rsid w:val="00825075"/>
    <w:rsid w:val="0082539B"/>
    <w:rsid w:val="00825554"/>
    <w:rsid w:val="00825B23"/>
    <w:rsid w:val="00825DF3"/>
    <w:rsid w:val="00826203"/>
    <w:rsid w:val="00826B6C"/>
    <w:rsid w:val="00827175"/>
    <w:rsid w:val="0083143B"/>
    <w:rsid w:val="008320C7"/>
    <w:rsid w:val="0083240C"/>
    <w:rsid w:val="008342BA"/>
    <w:rsid w:val="0083458E"/>
    <w:rsid w:val="0083466E"/>
    <w:rsid w:val="00834BF8"/>
    <w:rsid w:val="00835CF1"/>
    <w:rsid w:val="00836104"/>
    <w:rsid w:val="0083666E"/>
    <w:rsid w:val="00836713"/>
    <w:rsid w:val="00836C8C"/>
    <w:rsid w:val="00836D8F"/>
    <w:rsid w:val="00836EA0"/>
    <w:rsid w:val="0084096B"/>
    <w:rsid w:val="00841240"/>
    <w:rsid w:val="008413BC"/>
    <w:rsid w:val="00841F8C"/>
    <w:rsid w:val="008420D2"/>
    <w:rsid w:val="00842794"/>
    <w:rsid w:val="00842A3A"/>
    <w:rsid w:val="00842A3C"/>
    <w:rsid w:val="0084407E"/>
    <w:rsid w:val="00844396"/>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0BA"/>
    <w:rsid w:val="00862BC8"/>
    <w:rsid w:val="008640D5"/>
    <w:rsid w:val="008645D6"/>
    <w:rsid w:val="0086472B"/>
    <w:rsid w:val="008648AE"/>
    <w:rsid w:val="008648B9"/>
    <w:rsid w:val="00864906"/>
    <w:rsid w:val="00864B1B"/>
    <w:rsid w:val="00866EFC"/>
    <w:rsid w:val="00867579"/>
    <w:rsid w:val="008721AB"/>
    <w:rsid w:val="0087220B"/>
    <w:rsid w:val="008731AB"/>
    <w:rsid w:val="00873AF5"/>
    <w:rsid w:val="00874E71"/>
    <w:rsid w:val="00876281"/>
    <w:rsid w:val="00876941"/>
    <w:rsid w:val="00880396"/>
    <w:rsid w:val="008810A9"/>
    <w:rsid w:val="008814D2"/>
    <w:rsid w:val="00881AD2"/>
    <w:rsid w:val="00881DBD"/>
    <w:rsid w:val="00882157"/>
    <w:rsid w:val="00882794"/>
    <w:rsid w:val="00882B72"/>
    <w:rsid w:val="008834F6"/>
    <w:rsid w:val="008844E0"/>
    <w:rsid w:val="008862EB"/>
    <w:rsid w:val="00886419"/>
    <w:rsid w:val="00887D3A"/>
    <w:rsid w:val="00891311"/>
    <w:rsid w:val="00891B06"/>
    <w:rsid w:val="00892034"/>
    <w:rsid w:val="008920DC"/>
    <w:rsid w:val="00893063"/>
    <w:rsid w:val="00893B40"/>
    <w:rsid w:val="008941A9"/>
    <w:rsid w:val="00894C19"/>
    <w:rsid w:val="00895035"/>
    <w:rsid w:val="008951B4"/>
    <w:rsid w:val="008955B0"/>
    <w:rsid w:val="0089585C"/>
    <w:rsid w:val="00895F7D"/>
    <w:rsid w:val="00896FB9"/>
    <w:rsid w:val="008A0CE7"/>
    <w:rsid w:val="008A195E"/>
    <w:rsid w:val="008A37C6"/>
    <w:rsid w:val="008A43D5"/>
    <w:rsid w:val="008A4D72"/>
    <w:rsid w:val="008A54B4"/>
    <w:rsid w:val="008A670D"/>
    <w:rsid w:val="008A6B59"/>
    <w:rsid w:val="008A7B6D"/>
    <w:rsid w:val="008B0020"/>
    <w:rsid w:val="008B0CD8"/>
    <w:rsid w:val="008B1FE3"/>
    <w:rsid w:val="008B202E"/>
    <w:rsid w:val="008B2784"/>
    <w:rsid w:val="008B2E80"/>
    <w:rsid w:val="008B3198"/>
    <w:rsid w:val="008B431E"/>
    <w:rsid w:val="008B5171"/>
    <w:rsid w:val="008B56AF"/>
    <w:rsid w:val="008B57F7"/>
    <w:rsid w:val="008B7C4B"/>
    <w:rsid w:val="008C0BCB"/>
    <w:rsid w:val="008C0FF0"/>
    <w:rsid w:val="008C1183"/>
    <w:rsid w:val="008C1396"/>
    <w:rsid w:val="008C1A87"/>
    <w:rsid w:val="008C2769"/>
    <w:rsid w:val="008C2B20"/>
    <w:rsid w:val="008C3B90"/>
    <w:rsid w:val="008C5823"/>
    <w:rsid w:val="008C600E"/>
    <w:rsid w:val="008C6071"/>
    <w:rsid w:val="008C6BBB"/>
    <w:rsid w:val="008C751B"/>
    <w:rsid w:val="008D010C"/>
    <w:rsid w:val="008D0812"/>
    <w:rsid w:val="008D1182"/>
    <w:rsid w:val="008D12A1"/>
    <w:rsid w:val="008D15E9"/>
    <w:rsid w:val="008D1BA2"/>
    <w:rsid w:val="008D30B9"/>
    <w:rsid w:val="008D3B7C"/>
    <w:rsid w:val="008D428D"/>
    <w:rsid w:val="008D5282"/>
    <w:rsid w:val="008D54D3"/>
    <w:rsid w:val="008D6AC5"/>
    <w:rsid w:val="008D7803"/>
    <w:rsid w:val="008D7C0C"/>
    <w:rsid w:val="008E03A4"/>
    <w:rsid w:val="008E0770"/>
    <w:rsid w:val="008E149D"/>
    <w:rsid w:val="008E2A96"/>
    <w:rsid w:val="008E30F6"/>
    <w:rsid w:val="008E36B4"/>
    <w:rsid w:val="008E3DF8"/>
    <w:rsid w:val="008E4F38"/>
    <w:rsid w:val="008E4F95"/>
    <w:rsid w:val="008E4FFF"/>
    <w:rsid w:val="008E502E"/>
    <w:rsid w:val="008E5732"/>
    <w:rsid w:val="008E5855"/>
    <w:rsid w:val="008E5A0D"/>
    <w:rsid w:val="008E5AF2"/>
    <w:rsid w:val="008E5B8F"/>
    <w:rsid w:val="008E6EA9"/>
    <w:rsid w:val="008E771F"/>
    <w:rsid w:val="008E790E"/>
    <w:rsid w:val="008E7A06"/>
    <w:rsid w:val="008E7C71"/>
    <w:rsid w:val="008F037D"/>
    <w:rsid w:val="008F03E5"/>
    <w:rsid w:val="008F07FF"/>
    <w:rsid w:val="008F0BB9"/>
    <w:rsid w:val="008F19F6"/>
    <w:rsid w:val="008F2BF2"/>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30E"/>
    <w:rsid w:val="0090252B"/>
    <w:rsid w:val="00902EDE"/>
    <w:rsid w:val="009031E0"/>
    <w:rsid w:val="009041BD"/>
    <w:rsid w:val="0090440B"/>
    <w:rsid w:val="00906229"/>
    <w:rsid w:val="00906A1B"/>
    <w:rsid w:val="00911C3E"/>
    <w:rsid w:val="00913511"/>
    <w:rsid w:val="00913E1D"/>
    <w:rsid w:val="009142E7"/>
    <w:rsid w:val="009152FD"/>
    <w:rsid w:val="0091540C"/>
    <w:rsid w:val="009159D6"/>
    <w:rsid w:val="00916625"/>
    <w:rsid w:val="00916D1C"/>
    <w:rsid w:val="009174B7"/>
    <w:rsid w:val="009207BB"/>
    <w:rsid w:val="0092080C"/>
    <w:rsid w:val="009208F6"/>
    <w:rsid w:val="009209AD"/>
    <w:rsid w:val="00920F54"/>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13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3C32"/>
    <w:rsid w:val="0095405B"/>
    <w:rsid w:val="009543B5"/>
    <w:rsid w:val="009548B6"/>
    <w:rsid w:val="00954A09"/>
    <w:rsid w:val="00955023"/>
    <w:rsid w:val="009559F0"/>
    <w:rsid w:val="00955AC8"/>
    <w:rsid w:val="00955D92"/>
    <w:rsid w:val="0095633D"/>
    <w:rsid w:val="009607DD"/>
    <w:rsid w:val="00962CD8"/>
    <w:rsid w:val="00963272"/>
    <w:rsid w:val="0096381B"/>
    <w:rsid w:val="00963AF1"/>
    <w:rsid w:val="00964A0B"/>
    <w:rsid w:val="009660E0"/>
    <w:rsid w:val="0096659E"/>
    <w:rsid w:val="009667A5"/>
    <w:rsid w:val="00966965"/>
    <w:rsid w:val="00966CC5"/>
    <w:rsid w:val="00967780"/>
    <w:rsid w:val="00967FE2"/>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1726"/>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B7E21"/>
    <w:rsid w:val="009C019D"/>
    <w:rsid w:val="009C024F"/>
    <w:rsid w:val="009C0EBA"/>
    <w:rsid w:val="009C12B6"/>
    <w:rsid w:val="009C148B"/>
    <w:rsid w:val="009C1C62"/>
    <w:rsid w:val="009C1CFD"/>
    <w:rsid w:val="009C2A9F"/>
    <w:rsid w:val="009C2CC8"/>
    <w:rsid w:val="009C2D50"/>
    <w:rsid w:val="009C3A30"/>
    <w:rsid w:val="009C3B79"/>
    <w:rsid w:val="009C46FA"/>
    <w:rsid w:val="009C4CF6"/>
    <w:rsid w:val="009C4D73"/>
    <w:rsid w:val="009C7BCD"/>
    <w:rsid w:val="009D0966"/>
    <w:rsid w:val="009D0BE7"/>
    <w:rsid w:val="009D1565"/>
    <w:rsid w:val="009D17C8"/>
    <w:rsid w:val="009D1F07"/>
    <w:rsid w:val="009D2044"/>
    <w:rsid w:val="009D237B"/>
    <w:rsid w:val="009D23AA"/>
    <w:rsid w:val="009D265B"/>
    <w:rsid w:val="009D2F0F"/>
    <w:rsid w:val="009D3467"/>
    <w:rsid w:val="009D6047"/>
    <w:rsid w:val="009D62B3"/>
    <w:rsid w:val="009D692A"/>
    <w:rsid w:val="009D6C27"/>
    <w:rsid w:val="009D7270"/>
    <w:rsid w:val="009E0054"/>
    <w:rsid w:val="009E047A"/>
    <w:rsid w:val="009E1214"/>
    <w:rsid w:val="009E2259"/>
    <w:rsid w:val="009E2842"/>
    <w:rsid w:val="009E2B4C"/>
    <w:rsid w:val="009E2C2E"/>
    <w:rsid w:val="009E3072"/>
    <w:rsid w:val="009E3E02"/>
    <w:rsid w:val="009E44C9"/>
    <w:rsid w:val="009E4B6F"/>
    <w:rsid w:val="009E5E3F"/>
    <w:rsid w:val="009E6ACC"/>
    <w:rsid w:val="009E71C9"/>
    <w:rsid w:val="009E7540"/>
    <w:rsid w:val="009E7A85"/>
    <w:rsid w:val="009E7AFF"/>
    <w:rsid w:val="009F1ECE"/>
    <w:rsid w:val="009F2938"/>
    <w:rsid w:val="009F2CD5"/>
    <w:rsid w:val="009F3048"/>
    <w:rsid w:val="009F3D7B"/>
    <w:rsid w:val="009F3F00"/>
    <w:rsid w:val="009F40FC"/>
    <w:rsid w:val="009F4257"/>
    <w:rsid w:val="009F4320"/>
    <w:rsid w:val="009F550C"/>
    <w:rsid w:val="009F5525"/>
    <w:rsid w:val="009F62EB"/>
    <w:rsid w:val="009F6C3A"/>
    <w:rsid w:val="009F6C7F"/>
    <w:rsid w:val="009F7262"/>
    <w:rsid w:val="009F74A5"/>
    <w:rsid w:val="00A016B6"/>
    <w:rsid w:val="00A01B98"/>
    <w:rsid w:val="00A024E5"/>
    <w:rsid w:val="00A03E63"/>
    <w:rsid w:val="00A047A6"/>
    <w:rsid w:val="00A05232"/>
    <w:rsid w:val="00A0542F"/>
    <w:rsid w:val="00A05835"/>
    <w:rsid w:val="00A05945"/>
    <w:rsid w:val="00A0599C"/>
    <w:rsid w:val="00A059F4"/>
    <w:rsid w:val="00A05CC4"/>
    <w:rsid w:val="00A0609E"/>
    <w:rsid w:val="00A077E6"/>
    <w:rsid w:val="00A07B81"/>
    <w:rsid w:val="00A07C8D"/>
    <w:rsid w:val="00A11D60"/>
    <w:rsid w:val="00A1225D"/>
    <w:rsid w:val="00A129CE"/>
    <w:rsid w:val="00A14415"/>
    <w:rsid w:val="00A14E60"/>
    <w:rsid w:val="00A15419"/>
    <w:rsid w:val="00A15597"/>
    <w:rsid w:val="00A1591D"/>
    <w:rsid w:val="00A15A4F"/>
    <w:rsid w:val="00A16BAC"/>
    <w:rsid w:val="00A1700C"/>
    <w:rsid w:val="00A209C9"/>
    <w:rsid w:val="00A21EC1"/>
    <w:rsid w:val="00A226CD"/>
    <w:rsid w:val="00A22AAB"/>
    <w:rsid w:val="00A24B90"/>
    <w:rsid w:val="00A264F4"/>
    <w:rsid w:val="00A26FCB"/>
    <w:rsid w:val="00A27152"/>
    <w:rsid w:val="00A273B6"/>
    <w:rsid w:val="00A27525"/>
    <w:rsid w:val="00A308D0"/>
    <w:rsid w:val="00A31ABF"/>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37D52"/>
    <w:rsid w:val="00A40861"/>
    <w:rsid w:val="00A4099F"/>
    <w:rsid w:val="00A41015"/>
    <w:rsid w:val="00A4106B"/>
    <w:rsid w:val="00A41B55"/>
    <w:rsid w:val="00A41CB2"/>
    <w:rsid w:val="00A4218C"/>
    <w:rsid w:val="00A42ED8"/>
    <w:rsid w:val="00A43450"/>
    <w:rsid w:val="00A43578"/>
    <w:rsid w:val="00A439E3"/>
    <w:rsid w:val="00A44D76"/>
    <w:rsid w:val="00A453CF"/>
    <w:rsid w:val="00A455EF"/>
    <w:rsid w:val="00A46EAD"/>
    <w:rsid w:val="00A46F66"/>
    <w:rsid w:val="00A4714B"/>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5BBD"/>
    <w:rsid w:val="00A865D2"/>
    <w:rsid w:val="00A87FA3"/>
    <w:rsid w:val="00A90BFE"/>
    <w:rsid w:val="00A91A4F"/>
    <w:rsid w:val="00A91E7E"/>
    <w:rsid w:val="00A9230E"/>
    <w:rsid w:val="00A93B01"/>
    <w:rsid w:val="00A93D06"/>
    <w:rsid w:val="00A944C2"/>
    <w:rsid w:val="00A95B85"/>
    <w:rsid w:val="00A95C41"/>
    <w:rsid w:val="00A95CAC"/>
    <w:rsid w:val="00A95EC8"/>
    <w:rsid w:val="00A962D5"/>
    <w:rsid w:val="00A96B72"/>
    <w:rsid w:val="00AA0648"/>
    <w:rsid w:val="00AA0C25"/>
    <w:rsid w:val="00AA157F"/>
    <w:rsid w:val="00AA1750"/>
    <w:rsid w:val="00AA18AE"/>
    <w:rsid w:val="00AA2499"/>
    <w:rsid w:val="00AA41E2"/>
    <w:rsid w:val="00AA4E24"/>
    <w:rsid w:val="00AA5351"/>
    <w:rsid w:val="00AA5B28"/>
    <w:rsid w:val="00AA5DE0"/>
    <w:rsid w:val="00AA602E"/>
    <w:rsid w:val="00AA667F"/>
    <w:rsid w:val="00AA7C11"/>
    <w:rsid w:val="00AB0BBC"/>
    <w:rsid w:val="00AB0C53"/>
    <w:rsid w:val="00AB0E13"/>
    <w:rsid w:val="00AB29FE"/>
    <w:rsid w:val="00AB3987"/>
    <w:rsid w:val="00AB3A54"/>
    <w:rsid w:val="00AB5E66"/>
    <w:rsid w:val="00AB5F9E"/>
    <w:rsid w:val="00AB6275"/>
    <w:rsid w:val="00AB7394"/>
    <w:rsid w:val="00AB7908"/>
    <w:rsid w:val="00AB7935"/>
    <w:rsid w:val="00AB797F"/>
    <w:rsid w:val="00AB7EBF"/>
    <w:rsid w:val="00AC08E3"/>
    <w:rsid w:val="00AC0FAC"/>
    <w:rsid w:val="00AC125D"/>
    <w:rsid w:val="00AC2186"/>
    <w:rsid w:val="00AC319D"/>
    <w:rsid w:val="00AC31C9"/>
    <w:rsid w:val="00AC3762"/>
    <w:rsid w:val="00AC37BE"/>
    <w:rsid w:val="00AC4AE1"/>
    <w:rsid w:val="00AC5B31"/>
    <w:rsid w:val="00AC5DE4"/>
    <w:rsid w:val="00AC6055"/>
    <w:rsid w:val="00AD0491"/>
    <w:rsid w:val="00AD0D90"/>
    <w:rsid w:val="00AD122A"/>
    <w:rsid w:val="00AD1B4D"/>
    <w:rsid w:val="00AD331A"/>
    <w:rsid w:val="00AD3EEB"/>
    <w:rsid w:val="00AD425F"/>
    <w:rsid w:val="00AD46B7"/>
    <w:rsid w:val="00AD607B"/>
    <w:rsid w:val="00AD6334"/>
    <w:rsid w:val="00AD64E1"/>
    <w:rsid w:val="00AD65AE"/>
    <w:rsid w:val="00AE01D2"/>
    <w:rsid w:val="00AE02EE"/>
    <w:rsid w:val="00AE06C9"/>
    <w:rsid w:val="00AE0B56"/>
    <w:rsid w:val="00AE110B"/>
    <w:rsid w:val="00AE1379"/>
    <w:rsid w:val="00AE1708"/>
    <w:rsid w:val="00AE20E7"/>
    <w:rsid w:val="00AE44FB"/>
    <w:rsid w:val="00AE4CA8"/>
    <w:rsid w:val="00AE5ACD"/>
    <w:rsid w:val="00AE7417"/>
    <w:rsid w:val="00AE76EC"/>
    <w:rsid w:val="00AF004D"/>
    <w:rsid w:val="00AF2946"/>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5A4"/>
    <w:rsid w:val="00B00775"/>
    <w:rsid w:val="00B01B99"/>
    <w:rsid w:val="00B0229D"/>
    <w:rsid w:val="00B047FA"/>
    <w:rsid w:val="00B04BA7"/>
    <w:rsid w:val="00B04D6F"/>
    <w:rsid w:val="00B05178"/>
    <w:rsid w:val="00B05962"/>
    <w:rsid w:val="00B05B03"/>
    <w:rsid w:val="00B078C3"/>
    <w:rsid w:val="00B07AFD"/>
    <w:rsid w:val="00B10045"/>
    <w:rsid w:val="00B100D5"/>
    <w:rsid w:val="00B10449"/>
    <w:rsid w:val="00B104B4"/>
    <w:rsid w:val="00B10E37"/>
    <w:rsid w:val="00B1117C"/>
    <w:rsid w:val="00B11606"/>
    <w:rsid w:val="00B11D2F"/>
    <w:rsid w:val="00B1226E"/>
    <w:rsid w:val="00B134E0"/>
    <w:rsid w:val="00B13528"/>
    <w:rsid w:val="00B13929"/>
    <w:rsid w:val="00B139CB"/>
    <w:rsid w:val="00B16CDE"/>
    <w:rsid w:val="00B16D67"/>
    <w:rsid w:val="00B16E1B"/>
    <w:rsid w:val="00B20748"/>
    <w:rsid w:val="00B20911"/>
    <w:rsid w:val="00B20CD2"/>
    <w:rsid w:val="00B21044"/>
    <w:rsid w:val="00B21D6F"/>
    <w:rsid w:val="00B21EA5"/>
    <w:rsid w:val="00B22F2D"/>
    <w:rsid w:val="00B2327D"/>
    <w:rsid w:val="00B236AC"/>
    <w:rsid w:val="00B23A70"/>
    <w:rsid w:val="00B23C3F"/>
    <w:rsid w:val="00B2420F"/>
    <w:rsid w:val="00B246C7"/>
    <w:rsid w:val="00B24C37"/>
    <w:rsid w:val="00B2530E"/>
    <w:rsid w:val="00B25797"/>
    <w:rsid w:val="00B2600C"/>
    <w:rsid w:val="00B265BD"/>
    <w:rsid w:val="00B2692E"/>
    <w:rsid w:val="00B26AA3"/>
    <w:rsid w:val="00B26BF2"/>
    <w:rsid w:val="00B26CC8"/>
    <w:rsid w:val="00B26E83"/>
    <w:rsid w:val="00B31830"/>
    <w:rsid w:val="00B31EB6"/>
    <w:rsid w:val="00B32BF5"/>
    <w:rsid w:val="00B34967"/>
    <w:rsid w:val="00B35989"/>
    <w:rsid w:val="00B35D40"/>
    <w:rsid w:val="00B365B2"/>
    <w:rsid w:val="00B365EC"/>
    <w:rsid w:val="00B36FA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3CFD"/>
    <w:rsid w:val="00B63E39"/>
    <w:rsid w:val="00B64905"/>
    <w:rsid w:val="00B65178"/>
    <w:rsid w:val="00B65ADA"/>
    <w:rsid w:val="00B70C14"/>
    <w:rsid w:val="00B71E42"/>
    <w:rsid w:val="00B721C0"/>
    <w:rsid w:val="00B72737"/>
    <w:rsid w:val="00B72CCA"/>
    <w:rsid w:val="00B74575"/>
    <w:rsid w:val="00B7478C"/>
    <w:rsid w:val="00B75330"/>
    <w:rsid w:val="00B75947"/>
    <w:rsid w:val="00B75AF9"/>
    <w:rsid w:val="00B75BCE"/>
    <w:rsid w:val="00B76C23"/>
    <w:rsid w:val="00B800D2"/>
    <w:rsid w:val="00B8264F"/>
    <w:rsid w:val="00B83110"/>
    <w:rsid w:val="00B856D6"/>
    <w:rsid w:val="00B85EC7"/>
    <w:rsid w:val="00B85FA9"/>
    <w:rsid w:val="00B87441"/>
    <w:rsid w:val="00B87C45"/>
    <w:rsid w:val="00B916DB"/>
    <w:rsid w:val="00B930AC"/>
    <w:rsid w:val="00B93381"/>
    <w:rsid w:val="00B93489"/>
    <w:rsid w:val="00B93E9C"/>
    <w:rsid w:val="00B95A88"/>
    <w:rsid w:val="00B9626D"/>
    <w:rsid w:val="00B97321"/>
    <w:rsid w:val="00B97878"/>
    <w:rsid w:val="00B97B2D"/>
    <w:rsid w:val="00BA0778"/>
    <w:rsid w:val="00BA077F"/>
    <w:rsid w:val="00BA1183"/>
    <w:rsid w:val="00BA1972"/>
    <w:rsid w:val="00BA28A2"/>
    <w:rsid w:val="00BA2CD2"/>
    <w:rsid w:val="00BA3C81"/>
    <w:rsid w:val="00BA43D8"/>
    <w:rsid w:val="00BA4DCC"/>
    <w:rsid w:val="00BA50ED"/>
    <w:rsid w:val="00BA6FFE"/>
    <w:rsid w:val="00BA7CB5"/>
    <w:rsid w:val="00BA7CC8"/>
    <w:rsid w:val="00BA7D33"/>
    <w:rsid w:val="00BB0511"/>
    <w:rsid w:val="00BB0D06"/>
    <w:rsid w:val="00BB176C"/>
    <w:rsid w:val="00BB1EE7"/>
    <w:rsid w:val="00BB27C5"/>
    <w:rsid w:val="00BB2B54"/>
    <w:rsid w:val="00BB2FD8"/>
    <w:rsid w:val="00BB344D"/>
    <w:rsid w:val="00BB3DAA"/>
    <w:rsid w:val="00BB400C"/>
    <w:rsid w:val="00BB472D"/>
    <w:rsid w:val="00BB5DFC"/>
    <w:rsid w:val="00BB6654"/>
    <w:rsid w:val="00BB68C3"/>
    <w:rsid w:val="00BB713A"/>
    <w:rsid w:val="00BB75DC"/>
    <w:rsid w:val="00BC054E"/>
    <w:rsid w:val="00BC0BD3"/>
    <w:rsid w:val="00BC11B2"/>
    <w:rsid w:val="00BC18E4"/>
    <w:rsid w:val="00BC36B6"/>
    <w:rsid w:val="00BC3AA5"/>
    <w:rsid w:val="00BC4197"/>
    <w:rsid w:val="00BC4A47"/>
    <w:rsid w:val="00BC4B04"/>
    <w:rsid w:val="00BC5A6C"/>
    <w:rsid w:val="00BC729D"/>
    <w:rsid w:val="00BC7C03"/>
    <w:rsid w:val="00BD01F5"/>
    <w:rsid w:val="00BD05B8"/>
    <w:rsid w:val="00BD0742"/>
    <w:rsid w:val="00BD196A"/>
    <w:rsid w:val="00BD222F"/>
    <w:rsid w:val="00BD2912"/>
    <w:rsid w:val="00BD2FEE"/>
    <w:rsid w:val="00BD3714"/>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79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2119"/>
    <w:rsid w:val="00C0334F"/>
    <w:rsid w:val="00C03928"/>
    <w:rsid w:val="00C03EA7"/>
    <w:rsid w:val="00C05004"/>
    <w:rsid w:val="00C05134"/>
    <w:rsid w:val="00C05513"/>
    <w:rsid w:val="00C05D2C"/>
    <w:rsid w:val="00C05FE3"/>
    <w:rsid w:val="00C06510"/>
    <w:rsid w:val="00C06541"/>
    <w:rsid w:val="00C073A6"/>
    <w:rsid w:val="00C1000B"/>
    <w:rsid w:val="00C101EA"/>
    <w:rsid w:val="00C107E7"/>
    <w:rsid w:val="00C10BDD"/>
    <w:rsid w:val="00C10CE2"/>
    <w:rsid w:val="00C11285"/>
    <w:rsid w:val="00C1138C"/>
    <w:rsid w:val="00C1163B"/>
    <w:rsid w:val="00C1190E"/>
    <w:rsid w:val="00C11B6F"/>
    <w:rsid w:val="00C13328"/>
    <w:rsid w:val="00C13E66"/>
    <w:rsid w:val="00C15ABF"/>
    <w:rsid w:val="00C17A04"/>
    <w:rsid w:val="00C17F18"/>
    <w:rsid w:val="00C200CE"/>
    <w:rsid w:val="00C20404"/>
    <w:rsid w:val="00C2137C"/>
    <w:rsid w:val="00C222D6"/>
    <w:rsid w:val="00C22A59"/>
    <w:rsid w:val="00C22D71"/>
    <w:rsid w:val="00C22D84"/>
    <w:rsid w:val="00C23520"/>
    <w:rsid w:val="00C23943"/>
    <w:rsid w:val="00C24236"/>
    <w:rsid w:val="00C25C62"/>
    <w:rsid w:val="00C25D66"/>
    <w:rsid w:val="00C271C2"/>
    <w:rsid w:val="00C27249"/>
    <w:rsid w:val="00C276F1"/>
    <w:rsid w:val="00C3084C"/>
    <w:rsid w:val="00C30B30"/>
    <w:rsid w:val="00C334B9"/>
    <w:rsid w:val="00C34A17"/>
    <w:rsid w:val="00C35958"/>
    <w:rsid w:val="00C36159"/>
    <w:rsid w:val="00C3617B"/>
    <w:rsid w:val="00C36D44"/>
    <w:rsid w:val="00C370AF"/>
    <w:rsid w:val="00C37F58"/>
    <w:rsid w:val="00C40A0D"/>
    <w:rsid w:val="00C41756"/>
    <w:rsid w:val="00C41F34"/>
    <w:rsid w:val="00C42C33"/>
    <w:rsid w:val="00C433B4"/>
    <w:rsid w:val="00C435B5"/>
    <w:rsid w:val="00C4390B"/>
    <w:rsid w:val="00C44439"/>
    <w:rsid w:val="00C45D3C"/>
    <w:rsid w:val="00C46050"/>
    <w:rsid w:val="00C46C8B"/>
    <w:rsid w:val="00C46F24"/>
    <w:rsid w:val="00C50D37"/>
    <w:rsid w:val="00C51486"/>
    <w:rsid w:val="00C51B7D"/>
    <w:rsid w:val="00C5244E"/>
    <w:rsid w:val="00C52DD4"/>
    <w:rsid w:val="00C530C6"/>
    <w:rsid w:val="00C5383F"/>
    <w:rsid w:val="00C53F8B"/>
    <w:rsid w:val="00C53FDF"/>
    <w:rsid w:val="00C5414F"/>
    <w:rsid w:val="00C54F1E"/>
    <w:rsid w:val="00C55DC0"/>
    <w:rsid w:val="00C560F1"/>
    <w:rsid w:val="00C56711"/>
    <w:rsid w:val="00C56EAF"/>
    <w:rsid w:val="00C575E2"/>
    <w:rsid w:val="00C57F08"/>
    <w:rsid w:val="00C60A6F"/>
    <w:rsid w:val="00C612D0"/>
    <w:rsid w:val="00C614BA"/>
    <w:rsid w:val="00C61698"/>
    <w:rsid w:val="00C61F01"/>
    <w:rsid w:val="00C62B3F"/>
    <w:rsid w:val="00C64058"/>
    <w:rsid w:val="00C6472F"/>
    <w:rsid w:val="00C651A6"/>
    <w:rsid w:val="00C66549"/>
    <w:rsid w:val="00C6671E"/>
    <w:rsid w:val="00C66A4B"/>
    <w:rsid w:val="00C67993"/>
    <w:rsid w:val="00C70DE8"/>
    <w:rsid w:val="00C721F8"/>
    <w:rsid w:val="00C72C7C"/>
    <w:rsid w:val="00C735B2"/>
    <w:rsid w:val="00C737EA"/>
    <w:rsid w:val="00C74050"/>
    <w:rsid w:val="00C756D4"/>
    <w:rsid w:val="00C75BD0"/>
    <w:rsid w:val="00C76367"/>
    <w:rsid w:val="00C77009"/>
    <w:rsid w:val="00C770EF"/>
    <w:rsid w:val="00C77883"/>
    <w:rsid w:val="00C80179"/>
    <w:rsid w:val="00C833DE"/>
    <w:rsid w:val="00C8346E"/>
    <w:rsid w:val="00C83921"/>
    <w:rsid w:val="00C848B8"/>
    <w:rsid w:val="00C8567C"/>
    <w:rsid w:val="00C8660B"/>
    <w:rsid w:val="00C86C76"/>
    <w:rsid w:val="00C86FD3"/>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4FEE"/>
    <w:rsid w:val="00CA639D"/>
    <w:rsid w:val="00CA6C8C"/>
    <w:rsid w:val="00CA7135"/>
    <w:rsid w:val="00CA71E3"/>
    <w:rsid w:val="00CA7A63"/>
    <w:rsid w:val="00CB1740"/>
    <w:rsid w:val="00CB181D"/>
    <w:rsid w:val="00CB199D"/>
    <w:rsid w:val="00CB26B9"/>
    <w:rsid w:val="00CB3011"/>
    <w:rsid w:val="00CB3495"/>
    <w:rsid w:val="00CB34C7"/>
    <w:rsid w:val="00CB39D8"/>
    <w:rsid w:val="00CB3A1E"/>
    <w:rsid w:val="00CB3AD1"/>
    <w:rsid w:val="00CB4BBE"/>
    <w:rsid w:val="00CB5B31"/>
    <w:rsid w:val="00CB61E6"/>
    <w:rsid w:val="00CB67F3"/>
    <w:rsid w:val="00CB6B4F"/>
    <w:rsid w:val="00CB6F8B"/>
    <w:rsid w:val="00CB72D8"/>
    <w:rsid w:val="00CC05A4"/>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1BBB"/>
    <w:rsid w:val="00CD260C"/>
    <w:rsid w:val="00CD31D3"/>
    <w:rsid w:val="00CD3585"/>
    <w:rsid w:val="00CD41D3"/>
    <w:rsid w:val="00CD497A"/>
    <w:rsid w:val="00CD4DB5"/>
    <w:rsid w:val="00CD5CD5"/>
    <w:rsid w:val="00CD6A99"/>
    <w:rsid w:val="00CD6C79"/>
    <w:rsid w:val="00CD7884"/>
    <w:rsid w:val="00CD78A2"/>
    <w:rsid w:val="00CD7914"/>
    <w:rsid w:val="00CD7995"/>
    <w:rsid w:val="00CE01CB"/>
    <w:rsid w:val="00CE2237"/>
    <w:rsid w:val="00CE4743"/>
    <w:rsid w:val="00CE591C"/>
    <w:rsid w:val="00CE73A6"/>
    <w:rsid w:val="00CE7472"/>
    <w:rsid w:val="00CE7C70"/>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3FEA"/>
    <w:rsid w:val="00D0438B"/>
    <w:rsid w:val="00D04A2A"/>
    <w:rsid w:val="00D05E61"/>
    <w:rsid w:val="00D05EAC"/>
    <w:rsid w:val="00D0618E"/>
    <w:rsid w:val="00D104B6"/>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630"/>
    <w:rsid w:val="00D21AFD"/>
    <w:rsid w:val="00D223AC"/>
    <w:rsid w:val="00D23661"/>
    <w:rsid w:val="00D24077"/>
    <w:rsid w:val="00D24732"/>
    <w:rsid w:val="00D24EA7"/>
    <w:rsid w:val="00D25444"/>
    <w:rsid w:val="00D25C57"/>
    <w:rsid w:val="00D26664"/>
    <w:rsid w:val="00D27FFB"/>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5657"/>
    <w:rsid w:val="00D46657"/>
    <w:rsid w:val="00D46DFF"/>
    <w:rsid w:val="00D47EDE"/>
    <w:rsid w:val="00D502E0"/>
    <w:rsid w:val="00D50F95"/>
    <w:rsid w:val="00D51185"/>
    <w:rsid w:val="00D53B25"/>
    <w:rsid w:val="00D53CCC"/>
    <w:rsid w:val="00D5493C"/>
    <w:rsid w:val="00D54C8C"/>
    <w:rsid w:val="00D54D84"/>
    <w:rsid w:val="00D54D8A"/>
    <w:rsid w:val="00D554A0"/>
    <w:rsid w:val="00D55F0F"/>
    <w:rsid w:val="00D56F6C"/>
    <w:rsid w:val="00D57529"/>
    <w:rsid w:val="00D576F3"/>
    <w:rsid w:val="00D601EF"/>
    <w:rsid w:val="00D61B54"/>
    <w:rsid w:val="00D61E39"/>
    <w:rsid w:val="00D62B0C"/>
    <w:rsid w:val="00D62D9B"/>
    <w:rsid w:val="00D64C9B"/>
    <w:rsid w:val="00D6756A"/>
    <w:rsid w:val="00D679A0"/>
    <w:rsid w:val="00D7092C"/>
    <w:rsid w:val="00D7241F"/>
    <w:rsid w:val="00D7268A"/>
    <w:rsid w:val="00D73539"/>
    <w:rsid w:val="00D737FD"/>
    <w:rsid w:val="00D73866"/>
    <w:rsid w:val="00D747D3"/>
    <w:rsid w:val="00D74B59"/>
    <w:rsid w:val="00D7538F"/>
    <w:rsid w:val="00D75A51"/>
    <w:rsid w:val="00D75AB4"/>
    <w:rsid w:val="00D75EDD"/>
    <w:rsid w:val="00D7774B"/>
    <w:rsid w:val="00D807AA"/>
    <w:rsid w:val="00D83E1E"/>
    <w:rsid w:val="00D84522"/>
    <w:rsid w:val="00D847C7"/>
    <w:rsid w:val="00D85C39"/>
    <w:rsid w:val="00D87A9B"/>
    <w:rsid w:val="00D903D4"/>
    <w:rsid w:val="00D9048D"/>
    <w:rsid w:val="00D914D5"/>
    <w:rsid w:val="00D91942"/>
    <w:rsid w:val="00D91B4D"/>
    <w:rsid w:val="00D93887"/>
    <w:rsid w:val="00D9467D"/>
    <w:rsid w:val="00D95502"/>
    <w:rsid w:val="00D95510"/>
    <w:rsid w:val="00D96256"/>
    <w:rsid w:val="00D969CF"/>
    <w:rsid w:val="00DA1229"/>
    <w:rsid w:val="00DA12EC"/>
    <w:rsid w:val="00DA1916"/>
    <w:rsid w:val="00DA2507"/>
    <w:rsid w:val="00DA2BA3"/>
    <w:rsid w:val="00DA40FB"/>
    <w:rsid w:val="00DA43C9"/>
    <w:rsid w:val="00DA51A4"/>
    <w:rsid w:val="00DA59A0"/>
    <w:rsid w:val="00DA64EA"/>
    <w:rsid w:val="00DA659B"/>
    <w:rsid w:val="00DA68DC"/>
    <w:rsid w:val="00DA6B9B"/>
    <w:rsid w:val="00DA6C12"/>
    <w:rsid w:val="00DA77DD"/>
    <w:rsid w:val="00DB2187"/>
    <w:rsid w:val="00DB21A0"/>
    <w:rsid w:val="00DB22D7"/>
    <w:rsid w:val="00DB26E6"/>
    <w:rsid w:val="00DB3ADB"/>
    <w:rsid w:val="00DB3ED4"/>
    <w:rsid w:val="00DB55D6"/>
    <w:rsid w:val="00DB5C39"/>
    <w:rsid w:val="00DB5EE6"/>
    <w:rsid w:val="00DB61AA"/>
    <w:rsid w:val="00DB61FB"/>
    <w:rsid w:val="00DB6861"/>
    <w:rsid w:val="00DB7078"/>
    <w:rsid w:val="00DB7A4B"/>
    <w:rsid w:val="00DC12E6"/>
    <w:rsid w:val="00DC1EC8"/>
    <w:rsid w:val="00DC2E25"/>
    <w:rsid w:val="00DC302F"/>
    <w:rsid w:val="00DC3254"/>
    <w:rsid w:val="00DC47E0"/>
    <w:rsid w:val="00DC4A4F"/>
    <w:rsid w:val="00DC52A6"/>
    <w:rsid w:val="00DC5E05"/>
    <w:rsid w:val="00DC75D3"/>
    <w:rsid w:val="00DC7D46"/>
    <w:rsid w:val="00DC7DB1"/>
    <w:rsid w:val="00DD0AEE"/>
    <w:rsid w:val="00DD104A"/>
    <w:rsid w:val="00DD1F39"/>
    <w:rsid w:val="00DD2B58"/>
    <w:rsid w:val="00DD376C"/>
    <w:rsid w:val="00DD3BA3"/>
    <w:rsid w:val="00DD4D26"/>
    <w:rsid w:val="00DE010D"/>
    <w:rsid w:val="00DE08AA"/>
    <w:rsid w:val="00DE0E2A"/>
    <w:rsid w:val="00DE1720"/>
    <w:rsid w:val="00DE1CF8"/>
    <w:rsid w:val="00DE1FEE"/>
    <w:rsid w:val="00DE204A"/>
    <w:rsid w:val="00DE2A65"/>
    <w:rsid w:val="00DE3184"/>
    <w:rsid w:val="00DE3634"/>
    <w:rsid w:val="00DE36EE"/>
    <w:rsid w:val="00DE485D"/>
    <w:rsid w:val="00DE5E67"/>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00"/>
    <w:rsid w:val="00E00CEE"/>
    <w:rsid w:val="00E00CF4"/>
    <w:rsid w:val="00E01399"/>
    <w:rsid w:val="00E013E7"/>
    <w:rsid w:val="00E01439"/>
    <w:rsid w:val="00E025D0"/>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A91"/>
    <w:rsid w:val="00E12C25"/>
    <w:rsid w:val="00E13813"/>
    <w:rsid w:val="00E1480C"/>
    <w:rsid w:val="00E14EC9"/>
    <w:rsid w:val="00E150A5"/>
    <w:rsid w:val="00E15C24"/>
    <w:rsid w:val="00E17694"/>
    <w:rsid w:val="00E20045"/>
    <w:rsid w:val="00E20C73"/>
    <w:rsid w:val="00E20F91"/>
    <w:rsid w:val="00E226D9"/>
    <w:rsid w:val="00E229A9"/>
    <w:rsid w:val="00E23E08"/>
    <w:rsid w:val="00E246E3"/>
    <w:rsid w:val="00E248FB"/>
    <w:rsid w:val="00E2499F"/>
    <w:rsid w:val="00E24DBF"/>
    <w:rsid w:val="00E25399"/>
    <w:rsid w:val="00E25C89"/>
    <w:rsid w:val="00E25F06"/>
    <w:rsid w:val="00E26A94"/>
    <w:rsid w:val="00E26B2B"/>
    <w:rsid w:val="00E270C1"/>
    <w:rsid w:val="00E3014A"/>
    <w:rsid w:val="00E30270"/>
    <w:rsid w:val="00E305B0"/>
    <w:rsid w:val="00E306B1"/>
    <w:rsid w:val="00E3128A"/>
    <w:rsid w:val="00E3156C"/>
    <w:rsid w:val="00E32035"/>
    <w:rsid w:val="00E321B1"/>
    <w:rsid w:val="00E32571"/>
    <w:rsid w:val="00E32C86"/>
    <w:rsid w:val="00E337B5"/>
    <w:rsid w:val="00E339CF"/>
    <w:rsid w:val="00E34315"/>
    <w:rsid w:val="00E34D34"/>
    <w:rsid w:val="00E35716"/>
    <w:rsid w:val="00E365FD"/>
    <w:rsid w:val="00E36A8E"/>
    <w:rsid w:val="00E3758A"/>
    <w:rsid w:val="00E378FC"/>
    <w:rsid w:val="00E401C1"/>
    <w:rsid w:val="00E401F9"/>
    <w:rsid w:val="00E40536"/>
    <w:rsid w:val="00E420D5"/>
    <w:rsid w:val="00E42227"/>
    <w:rsid w:val="00E426DB"/>
    <w:rsid w:val="00E42D70"/>
    <w:rsid w:val="00E42EB1"/>
    <w:rsid w:val="00E42EE3"/>
    <w:rsid w:val="00E44ED4"/>
    <w:rsid w:val="00E44F06"/>
    <w:rsid w:val="00E458B7"/>
    <w:rsid w:val="00E45CC2"/>
    <w:rsid w:val="00E471F3"/>
    <w:rsid w:val="00E50672"/>
    <w:rsid w:val="00E50E49"/>
    <w:rsid w:val="00E53580"/>
    <w:rsid w:val="00E548E4"/>
    <w:rsid w:val="00E54B3D"/>
    <w:rsid w:val="00E55F60"/>
    <w:rsid w:val="00E56600"/>
    <w:rsid w:val="00E567EA"/>
    <w:rsid w:val="00E5709E"/>
    <w:rsid w:val="00E579B1"/>
    <w:rsid w:val="00E57ADA"/>
    <w:rsid w:val="00E57D6B"/>
    <w:rsid w:val="00E6036E"/>
    <w:rsid w:val="00E61170"/>
    <w:rsid w:val="00E61A76"/>
    <w:rsid w:val="00E622B5"/>
    <w:rsid w:val="00E62F0D"/>
    <w:rsid w:val="00E63106"/>
    <w:rsid w:val="00E63272"/>
    <w:rsid w:val="00E6496F"/>
    <w:rsid w:val="00E64E1B"/>
    <w:rsid w:val="00E65460"/>
    <w:rsid w:val="00E65D66"/>
    <w:rsid w:val="00E66960"/>
    <w:rsid w:val="00E66AB8"/>
    <w:rsid w:val="00E67850"/>
    <w:rsid w:val="00E712AC"/>
    <w:rsid w:val="00E7267A"/>
    <w:rsid w:val="00E72DDB"/>
    <w:rsid w:val="00E7313C"/>
    <w:rsid w:val="00E735B9"/>
    <w:rsid w:val="00E73CCB"/>
    <w:rsid w:val="00E74724"/>
    <w:rsid w:val="00E75147"/>
    <w:rsid w:val="00E75B8B"/>
    <w:rsid w:val="00E75E50"/>
    <w:rsid w:val="00E76A57"/>
    <w:rsid w:val="00E778EB"/>
    <w:rsid w:val="00E77F90"/>
    <w:rsid w:val="00E80A91"/>
    <w:rsid w:val="00E80F69"/>
    <w:rsid w:val="00E8103F"/>
    <w:rsid w:val="00E81BC9"/>
    <w:rsid w:val="00E821A4"/>
    <w:rsid w:val="00E8298C"/>
    <w:rsid w:val="00E82F04"/>
    <w:rsid w:val="00E85178"/>
    <w:rsid w:val="00E8605A"/>
    <w:rsid w:val="00E860FC"/>
    <w:rsid w:val="00E86923"/>
    <w:rsid w:val="00E86C72"/>
    <w:rsid w:val="00E87A5F"/>
    <w:rsid w:val="00E87AE2"/>
    <w:rsid w:val="00E90D49"/>
    <w:rsid w:val="00E90EAF"/>
    <w:rsid w:val="00E93A80"/>
    <w:rsid w:val="00E94C6B"/>
    <w:rsid w:val="00E94E50"/>
    <w:rsid w:val="00E9570D"/>
    <w:rsid w:val="00E95C28"/>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573F"/>
    <w:rsid w:val="00EA609D"/>
    <w:rsid w:val="00EA61CE"/>
    <w:rsid w:val="00EA62A4"/>
    <w:rsid w:val="00EA67AA"/>
    <w:rsid w:val="00EA69DC"/>
    <w:rsid w:val="00EB0A2D"/>
    <w:rsid w:val="00EB0FE7"/>
    <w:rsid w:val="00EB12E5"/>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C6E63"/>
    <w:rsid w:val="00ED0E7E"/>
    <w:rsid w:val="00ED1772"/>
    <w:rsid w:val="00ED2136"/>
    <w:rsid w:val="00ED37CF"/>
    <w:rsid w:val="00ED3CA7"/>
    <w:rsid w:val="00ED43CF"/>
    <w:rsid w:val="00ED4D64"/>
    <w:rsid w:val="00ED5326"/>
    <w:rsid w:val="00ED5521"/>
    <w:rsid w:val="00ED5B49"/>
    <w:rsid w:val="00ED5F6C"/>
    <w:rsid w:val="00ED7595"/>
    <w:rsid w:val="00EE04BC"/>
    <w:rsid w:val="00EE1B4E"/>
    <w:rsid w:val="00EE2CB2"/>
    <w:rsid w:val="00EE3077"/>
    <w:rsid w:val="00EE3610"/>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498"/>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5EF3"/>
    <w:rsid w:val="00F26240"/>
    <w:rsid w:val="00F2643E"/>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B85"/>
    <w:rsid w:val="00F41EB0"/>
    <w:rsid w:val="00F42B0B"/>
    <w:rsid w:val="00F43B97"/>
    <w:rsid w:val="00F442C0"/>
    <w:rsid w:val="00F44CCB"/>
    <w:rsid w:val="00F45D01"/>
    <w:rsid w:val="00F46864"/>
    <w:rsid w:val="00F469AB"/>
    <w:rsid w:val="00F46AAE"/>
    <w:rsid w:val="00F46BCC"/>
    <w:rsid w:val="00F47AB2"/>
    <w:rsid w:val="00F500A4"/>
    <w:rsid w:val="00F502C9"/>
    <w:rsid w:val="00F5107A"/>
    <w:rsid w:val="00F51194"/>
    <w:rsid w:val="00F517A1"/>
    <w:rsid w:val="00F51AE2"/>
    <w:rsid w:val="00F52599"/>
    <w:rsid w:val="00F529F1"/>
    <w:rsid w:val="00F53B3B"/>
    <w:rsid w:val="00F55824"/>
    <w:rsid w:val="00F55F2B"/>
    <w:rsid w:val="00F56D1C"/>
    <w:rsid w:val="00F570F0"/>
    <w:rsid w:val="00F5748C"/>
    <w:rsid w:val="00F578A5"/>
    <w:rsid w:val="00F60B70"/>
    <w:rsid w:val="00F60CE9"/>
    <w:rsid w:val="00F61016"/>
    <w:rsid w:val="00F61F11"/>
    <w:rsid w:val="00F6256F"/>
    <w:rsid w:val="00F626AC"/>
    <w:rsid w:val="00F6339B"/>
    <w:rsid w:val="00F65727"/>
    <w:rsid w:val="00F65F7A"/>
    <w:rsid w:val="00F67430"/>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407"/>
    <w:rsid w:val="00F9450E"/>
    <w:rsid w:val="00F95970"/>
    <w:rsid w:val="00F95BA4"/>
    <w:rsid w:val="00F96B24"/>
    <w:rsid w:val="00F96BD8"/>
    <w:rsid w:val="00F970F7"/>
    <w:rsid w:val="00F97849"/>
    <w:rsid w:val="00F97D88"/>
    <w:rsid w:val="00FA00AF"/>
    <w:rsid w:val="00FA101F"/>
    <w:rsid w:val="00FA1302"/>
    <w:rsid w:val="00FA23BA"/>
    <w:rsid w:val="00FA2764"/>
    <w:rsid w:val="00FA2D16"/>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A03"/>
    <w:rsid w:val="00FB5C48"/>
    <w:rsid w:val="00FB638A"/>
    <w:rsid w:val="00FB6CA1"/>
    <w:rsid w:val="00FB7DBB"/>
    <w:rsid w:val="00FC1CDE"/>
    <w:rsid w:val="00FC1EFD"/>
    <w:rsid w:val="00FC2424"/>
    <w:rsid w:val="00FC26C4"/>
    <w:rsid w:val="00FC3336"/>
    <w:rsid w:val="00FC3B0C"/>
    <w:rsid w:val="00FC5C0D"/>
    <w:rsid w:val="00FC6FCC"/>
    <w:rsid w:val="00FC75A5"/>
    <w:rsid w:val="00FD0355"/>
    <w:rsid w:val="00FD0650"/>
    <w:rsid w:val="00FD0862"/>
    <w:rsid w:val="00FD2BE7"/>
    <w:rsid w:val="00FD2F52"/>
    <w:rsid w:val="00FD3E93"/>
    <w:rsid w:val="00FD4B5C"/>
    <w:rsid w:val="00FD6672"/>
    <w:rsid w:val="00FD692A"/>
    <w:rsid w:val="00FD694E"/>
    <w:rsid w:val="00FD7505"/>
    <w:rsid w:val="00FD7837"/>
    <w:rsid w:val="00FE02B9"/>
    <w:rsid w:val="00FE02DC"/>
    <w:rsid w:val="00FE15B2"/>
    <w:rsid w:val="00FE15DF"/>
    <w:rsid w:val="00FE15FF"/>
    <w:rsid w:val="00FE1782"/>
    <w:rsid w:val="00FE1A1A"/>
    <w:rsid w:val="00FE1E93"/>
    <w:rsid w:val="00FE263A"/>
    <w:rsid w:val="00FE279E"/>
    <w:rsid w:val="00FE2DAF"/>
    <w:rsid w:val="00FE3067"/>
    <w:rsid w:val="00FE306C"/>
    <w:rsid w:val="00FE40F0"/>
    <w:rsid w:val="00FE5E2F"/>
    <w:rsid w:val="00FE65A0"/>
    <w:rsid w:val="00FE769B"/>
    <w:rsid w:val="00FF0132"/>
    <w:rsid w:val="00FF0BE2"/>
    <w:rsid w:val="00FF1C71"/>
    <w:rsid w:val="00FF250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92A"/>
    <w:pPr>
      <w:spacing w:line="20" w:lineRule="atLeast"/>
    </w:pPr>
    <w:rPr>
      <w:rFonts w:ascii="Times New Roman" w:hAnsi="Times New Roman"/>
      <w:sz w:val="24"/>
    </w:rPr>
  </w:style>
  <w:style w:type="paragraph" w:styleId="Heading1">
    <w:name w:val="heading 1"/>
    <w:basedOn w:val="Normal"/>
    <w:next w:val="Normal"/>
    <w:link w:val="Heading1Char"/>
    <w:uiPriority w:val="9"/>
    <w:qFormat/>
    <w:rsid w:val="00285056"/>
    <w:p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285056"/>
    <w:pPr>
      <w:spacing w:before="160" w:after="160" w:line="271" w:lineRule="auto"/>
      <w:outlineLvl w:val="1"/>
    </w:pPr>
    <w:rPr>
      <w:b/>
      <w:sz w:val="28"/>
      <w:szCs w:val="28"/>
    </w:rPr>
  </w:style>
  <w:style w:type="paragraph" w:styleId="Heading3">
    <w:name w:val="heading 3"/>
    <w:basedOn w:val="Normal"/>
    <w:next w:val="Normal"/>
    <w:link w:val="Heading3Char"/>
    <w:uiPriority w:val="9"/>
    <w:unhideWhenUsed/>
    <w:qFormat/>
    <w:rsid w:val="00285056"/>
    <w:pPr>
      <w:spacing w:before="160" w:after="160" w:line="271" w:lineRule="auto"/>
      <w:outlineLvl w:val="2"/>
    </w:pPr>
    <w:rPr>
      <w:b/>
      <w:iC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285056"/>
    <w:rPr>
      <w:rFonts w:ascii="Times New Roman" w:hAnsi="Times New Roman"/>
      <w:b/>
      <w:spacing w:val="5"/>
      <w:sz w:val="36"/>
      <w:szCs w:val="36"/>
    </w:rPr>
  </w:style>
  <w:style w:type="character" w:customStyle="1" w:styleId="Heading2Char">
    <w:name w:val="Heading 2 Char"/>
    <w:basedOn w:val="DefaultParagraphFont"/>
    <w:link w:val="Heading2"/>
    <w:uiPriority w:val="9"/>
    <w:rsid w:val="00285056"/>
    <w:rPr>
      <w:rFonts w:ascii="Times New Roman" w:hAnsi="Times New Roman"/>
      <w:b/>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285056"/>
    <w:rPr>
      <w:rFonts w:ascii="Times New Roman" w:hAnsi="Times New Roman"/>
      <w:b/>
      <w:iC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80" w:hanging="480"/>
    </w:pPr>
    <w:rPr>
      <w:rFonts w:asciiTheme="minorHAnsi" w:hAnsiTheme="minorHAnsi"/>
      <w:smallCaps/>
      <w:sz w:val="20"/>
      <w:szCs w:val="20"/>
    </w:rPr>
  </w:style>
  <w:style w:type="paragraph" w:styleId="Title">
    <w:name w:val="Title"/>
    <w:basedOn w:val="Normal"/>
    <w:next w:val="Normal"/>
    <w:link w:val="TitleChar"/>
    <w:uiPriority w:val="10"/>
    <w:qFormat/>
    <w:rsid w:val="00651C81"/>
    <w:pPr>
      <w:spacing w:after="300"/>
      <w:contextualSpacing/>
    </w:pPr>
    <w:rPr>
      <w:b/>
      <w:sz w:val="52"/>
      <w:szCs w:val="52"/>
    </w:rPr>
  </w:style>
  <w:style w:type="character" w:customStyle="1" w:styleId="TitleChar">
    <w:name w:val="Title Char"/>
    <w:basedOn w:val="DefaultParagraphFont"/>
    <w:link w:val="Title"/>
    <w:uiPriority w:val="10"/>
    <w:rsid w:val="00651C81"/>
    <w:rPr>
      <w:rFonts w:ascii="Times New Roman" w:hAnsi="Times New Roman"/>
      <w:b/>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 w:type="paragraph" w:styleId="Header">
    <w:name w:val="header"/>
    <w:basedOn w:val="Normal"/>
    <w:link w:val="HeaderChar"/>
    <w:uiPriority w:val="99"/>
    <w:unhideWhenUsed/>
    <w:rsid w:val="00014340"/>
    <w:pPr>
      <w:tabs>
        <w:tab w:val="center" w:pos="4680"/>
        <w:tab w:val="right" w:pos="9360"/>
      </w:tabs>
      <w:spacing w:after="0"/>
    </w:pPr>
  </w:style>
  <w:style w:type="character" w:customStyle="1" w:styleId="HeaderChar">
    <w:name w:val="Header Char"/>
    <w:basedOn w:val="DefaultParagraphFont"/>
    <w:link w:val="Header"/>
    <w:uiPriority w:val="99"/>
    <w:rsid w:val="00014340"/>
    <w:rPr>
      <w:rFonts w:ascii="Times New Roman" w:hAnsi="Times New Roman"/>
      <w:sz w:val="24"/>
    </w:rPr>
  </w:style>
  <w:style w:type="paragraph" w:styleId="Footer">
    <w:name w:val="footer"/>
    <w:basedOn w:val="Normal"/>
    <w:link w:val="FooterChar"/>
    <w:uiPriority w:val="99"/>
    <w:unhideWhenUsed/>
    <w:rsid w:val="00014340"/>
    <w:pPr>
      <w:tabs>
        <w:tab w:val="center" w:pos="4680"/>
        <w:tab w:val="right" w:pos="9360"/>
      </w:tabs>
      <w:spacing w:after="0"/>
    </w:pPr>
  </w:style>
  <w:style w:type="character" w:customStyle="1" w:styleId="FooterChar">
    <w:name w:val="Footer Char"/>
    <w:basedOn w:val="DefaultParagraphFont"/>
    <w:link w:val="Footer"/>
    <w:uiPriority w:val="99"/>
    <w:rsid w:val="00014340"/>
    <w:rPr>
      <w:rFonts w:ascii="Times New Roman" w:hAnsi="Times New Roman"/>
      <w:sz w:val="24"/>
    </w:rPr>
  </w:style>
  <w:style w:type="paragraph" w:styleId="HTMLPreformatted">
    <w:name w:val="HTML Preformatted"/>
    <w:basedOn w:val="Normal"/>
    <w:link w:val="HTMLPreformattedChar"/>
    <w:uiPriority w:val="99"/>
    <w:semiHidden/>
    <w:unhideWhenUsed/>
    <w:rsid w:val="00D95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D95510"/>
    <w:rPr>
      <w:rFonts w:ascii="Courier New" w:eastAsia="Times New Roman" w:hAnsi="Courier New" w:cs="Courier New"/>
      <w:sz w:val="20"/>
      <w:szCs w:val="20"/>
      <w:lang w:bidi="ar-SA"/>
    </w:rPr>
  </w:style>
  <w:style w:type="character" w:customStyle="1" w:styleId="ln">
    <w:name w:val="ln"/>
    <w:basedOn w:val="DefaultParagraphFont"/>
    <w:rsid w:val="00D95510"/>
  </w:style>
  <w:style w:type="character" w:customStyle="1" w:styleId="s0">
    <w:name w:val="s0"/>
    <w:basedOn w:val="DefaultParagraphFont"/>
    <w:rsid w:val="00D95510"/>
  </w:style>
  <w:style w:type="character" w:customStyle="1" w:styleId="s1">
    <w:name w:val="s1"/>
    <w:basedOn w:val="DefaultParagraphFont"/>
    <w:rsid w:val="00D95510"/>
  </w:style>
  <w:style w:type="character" w:customStyle="1" w:styleId="s2">
    <w:name w:val="s2"/>
    <w:basedOn w:val="DefaultParagraphFont"/>
    <w:rsid w:val="00D95510"/>
  </w:style>
  <w:style w:type="character" w:customStyle="1" w:styleId="s3">
    <w:name w:val="s3"/>
    <w:basedOn w:val="DefaultParagraphFont"/>
    <w:rsid w:val="00D95510"/>
  </w:style>
  <w:style w:type="character" w:customStyle="1" w:styleId="s4">
    <w:name w:val="s4"/>
    <w:basedOn w:val="DefaultParagraphFont"/>
    <w:rsid w:val="00D95510"/>
  </w:style>
  <w:style w:type="character" w:customStyle="1" w:styleId="s5">
    <w:name w:val="s5"/>
    <w:basedOn w:val="DefaultParagraphFont"/>
    <w:rsid w:val="00D95510"/>
  </w:style>
  <w:style w:type="character" w:customStyle="1" w:styleId="s6">
    <w:name w:val="s6"/>
    <w:basedOn w:val="DefaultParagraphFont"/>
    <w:rsid w:val="0005763D"/>
  </w:style>
  <w:style w:type="paragraph" w:styleId="Revision">
    <w:name w:val="Revision"/>
    <w:hidden/>
    <w:uiPriority w:val="99"/>
    <w:semiHidden/>
    <w:rsid w:val="007E0DE0"/>
    <w:pPr>
      <w:spacing w:after="0" w:line="24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217135361">
      <w:bodyDiv w:val="1"/>
      <w:marLeft w:val="0"/>
      <w:marRight w:val="0"/>
      <w:marTop w:val="0"/>
      <w:marBottom w:val="0"/>
      <w:divBdr>
        <w:top w:val="none" w:sz="0" w:space="0" w:color="auto"/>
        <w:left w:val="none" w:sz="0" w:space="0" w:color="auto"/>
        <w:bottom w:val="none" w:sz="0" w:space="0" w:color="auto"/>
        <w:right w:val="none" w:sz="0" w:space="0" w:color="auto"/>
      </w:divBdr>
    </w:div>
    <w:div w:id="244386097">
      <w:bodyDiv w:val="1"/>
      <w:marLeft w:val="0"/>
      <w:marRight w:val="0"/>
      <w:marTop w:val="0"/>
      <w:marBottom w:val="0"/>
      <w:divBdr>
        <w:top w:val="none" w:sz="0" w:space="0" w:color="auto"/>
        <w:left w:val="none" w:sz="0" w:space="0" w:color="auto"/>
        <w:bottom w:val="none" w:sz="0" w:space="0" w:color="auto"/>
        <w:right w:val="none" w:sz="0" w:space="0" w:color="auto"/>
      </w:divBdr>
    </w:div>
    <w:div w:id="343943086">
      <w:bodyDiv w:val="1"/>
      <w:marLeft w:val="0"/>
      <w:marRight w:val="0"/>
      <w:marTop w:val="0"/>
      <w:marBottom w:val="0"/>
      <w:divBdr>
        <w:top w:val="none" w:sz="0" w:space="0" w:color="auto"/>
        <w:left w:val="none" w:sz="0" w:space="0" w:color="auto"/>
        <w:bottom w:val="none" w:sz="0" w:space="0" w:color="auto"/>
        <w:right w:val="none" w:sz="0" w:space="0" w:color="auto"/>
      </w:divBdr>
    </w:div>
    <w:div w:id="494763948">
      <w:bodyDiv w:val="1"/>
      <w:marLeft w:val="0"/>
      <w:marRight w:val="0"/>
      <w:marTop w:val="0"/>
      <w:marBottom w:val="0"/>
      <w:divBdr>
        <w:top w:val="none" w:sz="0" w:space="0" w:color="auto"/>
        <w:left w:val="none" w:sz="0" w:space="0" w:color="auto"/>
        <w:bottom w:val="none" w:sz="0" w:space="0" w:color="auto"/>
        <w:right w:val="none" w:sz="0" w:space="0" w:color="auto"/>
      </w:divBdr>
    </w:div>
    <w:div w:id="553658817">
      <w:bodyDiv w:val="1"/>
      <w:marLeft w:val="0"/>
      <w:marRight w:val="0"/>
      <w:marTop w:val="0"/>
      <w:marBottom w:val="0"/>
      <w:divBdr>
        <w:top w:val="none" w:sz="0" w:space="0" w:color="auto"/>
        <w:left w:val="none" w:sz="0" w:space="0" w:color="auto"/>
        <w:bottom w:val="none" w:sz="0" w:space="0" w:color="auto"/>
        <w:right w:val="none" w:sz="0" w:space="0" w:color="auto"/>
      </w:divBdr>
    </w:div>
    <w:div w:id="857045275">
      <w:bodyDiv w:val="1"/>
      <w:marLeft w:val="0"/>
      <w:marRight w:val="0"/>
      <w:marTop w:val="0"/>
      <w:marBottom w:val="0"/>
      <w:divBdr>
        <w:top w:val="none" w:sz="0" w:space="0" w:color="auto"/>
        <w:left w:val="none" w:sz="0" w:space="0" w:color="auto"/>
        <w:bottom w:val="none" w:sz="0" w:space="0" w:color="auto"/>
        <w:right w:val="none" w:sz="0" w:space="0" w:color="auto"/>
      </w:divBdr>
    </w:div>
    <w:div w:id="858198167">
      <w:bodyDiv w:val="1"/>
      <w:marLeft w:val="0"/>
      <w:marRight w:val="0"/>
      <w:marTop w:val="0"/>
      <w:marBottom w:val="0"/>
      <w:divBdr>
        <w:top w:val="none" w:sz="0" w:space="0" w:color="auto"/>
        <w:left w:val="none" w:sz="0" w:space="0" w:color="auto"/>
        <w:bottom w:val="none" w:sz="0" w:space="0" w:color="auto"/>
        <w:right w:val="none" w:sz="0" w:space="0" w:color="auto"/>
      </w:divBdr>
    </w:div>
    <w:div w:id="871311385">
      <w:bodyDiv w:val="1"/>
      <w:marLeft w:val="0"/>
      <w:marRight w:val="0"/>
      <w:marTop w:val="0"/>
      <w:marBottom w:val="0"/>
      <w:divBdr>
        <w:top w:val="none" w:sz="0" w:space="0" w:color="auto"/>
        <w:left w:val="none" w:sz="0" w:space="0" w:color="auto"/>
        <w:bottom w:val="none" w:sz="0" w:space="0" w:color="auto"/>
        <w:right w:val="none" w:sz="0" w:space="0" w:color="auto"/>
      </w:divBdr>
    </w:div>
    <w:div w:id="1025254260">
      <w:bodyDiv w:val="1"/>
      <w:marLeft w:val="0"/>
      <w:marRight w:val="0"/>
      <w:marTop w:val="0"/>
      <w:marBottom w:val="0"/>
      <w:divBdr>
        <w:top w:val="none" w:sz="0" w:space="0" w:color="auto"/>
        <w:left w:val="none" w:sz="0" w:space="0" w:color="auto"/>
        <w:bottom w:val="none" w:sz="0" w:space="0" w:color="auto"/>
        <w:right w:val="none" w:sz="0" w:space="0" w:color="auto"/>
      </w:divBdr>
    </w:div>
    <w:div w:id="1031108717">
      <w:bodyDiv w:val="1"/>
      <w:marLeft w:val="0"/>
      <w:marRight w:val="0"/>
      <w:marTop w:val="0"/>
      <w:marBottom w:val="0"/>
      <w:divBdr>
        <w:top w:val="none" w:sz="0" w:space="0" w:color="auto"/>
        <w:left w:val="none" w:sz="0" w:space="0" w:color="auto"/>
        <w:bottom w:val="none" w:sz="0" w:space="0" w:color="auto"/>
        <w:right w:val="none" w:sz="0" w:space="0" w:color="auto"/>
      </w:divBdr>
    </w:div>
    <w:div w:id="1145970411">
      <w:bodyDiv w:val="1"/>
      <w:marLeft w:val="0"/>
      <w:marRight w:val="0"/>
      <w:marTop w:val="0"/>
      <w:marBottom w:val="0"/>
      <w:divBdr>
        <w:top w:val="none" w:sz="0" w:space="0" w:color="auto"/>
        <w:left w:val="none" w:sz="0" w:space="0" w:color="auto"/>
        <w:bottom w:val="none" w:sz="0" w:space="0" w:color="auto"/>
        <w:right w:val="none" w:sz="0" w:space="0" w:color="auto"/>
      </w:divBdr>
    </w:div>
    <w:div w:id="1242326745">
      <w:bodyDiv w:val="1"/>
      <w:marLeft w:val="0"/>
      <w:marRight w:val="0"/>
      <w:marTop w:val="0"/>
      <w:marBottom w:val="0"/>
      <w:divBdr>
        <w:top w:val="none" w:sz="0" w:space="0" w:color="auto"/>
        <w:left w:val="none" w:sz="0" w:space="0" w:color="auto"/>
        <w:bottom w:val="none" w:sz="0" w:space="0" w:color="auto"/>
        <w:right w:val="none" w:sz="0" w:space="0" w:color="auto"/>
      </w:divBdr>
    </w:div>
    <w:div w:id="1294016864">
      <w:bodyDiv w:val="1"/>
      <w:marLeft w:val="0"/>
      <w:marRight w:val="0"/>
      <w:marTop w:val="0"/>
      <w:marBottom w:val="0"/>
      <w:divBdr>
        <w:top w:val="none" w:sz="0" w:space="0" w:color="auto"/>
        <w:left w:val="none" w:sz="0" w:space="0" w:color="auto"/>
        <w:bottom w:val="none" w:sz="0" w:space="0" w:color="auto"/>
        <w:right w:val="none" w:sz="0" w:space="0" w:color="auto"/>
      </w:divBdr>
    </w:div>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407610692">
      <w:bodyDiv w:val="1"/>
      <w:marLeft w:val="0"/>
      <w:marRight w:val="0"/>
      <w:marTop w:val="0"/>
      <w:marBottom w:val="0"/>
      <w:divBdr>
        <w:top w:val="none" w:sz="0" w:space="0" w:color="auto"/>
        <w:left w:val="none" w:sz="0" w:space="0" w:color="auto"/>
        <w:bottom w:val="none" w:sz="0" w:space="0" w:color="auto"/>
        <w:right w:val="none" w:sz="0" w:space="0" w:color="auto"/>
      </w:divBdr>
    </w:div>
    <w:div w:id="1424765532">
      <w:bodyDiv w:val="1"/>
      <w:marLeft w:val="0"/>
      <w:marRight w:val="0"/>
      <w:marTop w:val="0"/>
      <w:marBottom w:val="0"/>
      <w:divBdr>
        <w:top w:val="none" w:sz="0" w:space="0" w:color="auto"/>
        <w:left w:val="none" w:sz="0" w:space="0" w:color="auto"/>
        <w:bottom w:val="none" w:sz="0" w:space="0" w:color="auto"/>
        <w:right w:val="none" w:sz="0" w:space="0" w:color="auto"/>
      </w:divBdr>
    </w:div>
    <w:div w:id="1441997283">
      <w:bodyDiv w:val="1"/>
      <w:marLeft w:val="0"/>
      <w:marRight w:val="0"/>
      <w:marTop w:val="0"/>
      <w:marBottom w:val="0"/>
      <w:divBdr>
        <w:top w:val="none" w:sz="0" w:space="0" w:color="auto"/>
        <w:left w:val="none" w:sz="0" w:space="0" w:color="auto"/>
        <w:bottom w:val="none" w:sz="0" w:space="0" w:color="auto"/>
        <w:right w:val="none" w:sz="0" w:space="0" w:color="auto"/>
      </w:divBdr>
    </w:div>
    <w:div w:id="1767656218">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1968074648">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 w:id="204147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opensimulator.org/wiki/Main_Page" TargetMode="Externa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hyperlink" Target="http://www.vmware.com/files/pdf/WhitePaper_ReducePowerConsumption.pdf" TargetMode="External"/><Relationship Id="rId84" Type="http://schemas.openxmlformats.org/officeDocument/2006/relationships/hyperlink" Target="http://protege-owl.sourceforge.net/javadoc/edu/stanford/smi/protegex/owl/model/OWLModel.html" TargetMode="External"/><Relationship Id="rId89" Type="http://schemas.openxmlformats.org/officeDocument/2006/relationships/hyperlink" Target="http://jena.sourceforge.net/javadoc/com/hp/hpl/jena/ontology/OntModel.html" TargetMode="External"/><Relationship Id="rId112" Type="http://schemas.openxmlformats.org/officeDocument/2006/relationships/hyperlink" Target="http://msdn.microsoft.com/en-us/library/aa394084(VS.85).aspx" TargetMode="External"/><Relationship Id="rId16" Type="http://schemas.openxmlformats.org/officeDocument/2006/relationships/image" Target="media/image5.png"/><Relationship Id="rId107" Type="http://schemas.openxmlformats.org/officeDocument/2006/relationships/hyperlink" Target="http://www.microsoft.com/windowsserver2008/en/us/default.aspx" TargetMode="External"/><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vast.nsstc.uah.edu/SensorML/" TargetMode="External"/><Relationship Id="rId79" Type="http://schemas.openxmlformats.org/officeDocument/2006/relationships/hyperlink" Target="http://en.wikipedia.org/wiki/Dependency_inversion_principle" TargetMode="External"/><Relationship Id="rId102" Type="http://schemas.openxmlformats.org/officeDocument/2006/relationships/hyperlink" Target="http://en.wikipedia.org/wiki/Hypertext_Transfer_Protocol" TargetMode="Externa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hyperlink" Target="http://protege.stanford.edu/" TargetMode="External"/><Relationship Id="rId90" Type="http://schemas.openxmlformats.org/officeDocument/2006/relationships/hyperlink" Target="http://jade.tilab.com/" TargetMode="External"/><Relationship Id="rId95" Type="http://schemas.openxmlformats.org/officeDocument/2006/relationships/hyperlink" Target="http://en.wikipedia.org/wiki/Java_(programming_language)"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www.federalnewsradio.com/pdfs/EPADatacenterReporttoCongress-August2007.pdf" TargetMode="External"/><Relationship Id="rId77" Type="http://schemas.openxmlformats.org/officeDocument/2006/relationships/hyperlink" Target="http://en.wikipedia.org/wiki/GRASP_(object-oriented_design)" TargetMode="External"/><Relationship Id="rId100" Type="http://schemas.openxmlformats.org/officeDocument/2006/relationships/hyperlink" Target="http://www.web3d.org/x3d/" TargetMode="External"/><Relationship Id="rId105" Type="http://schemas.openxmlformats.org/officeDocument/2006/relationships/hyperlink" Target="http://www.fuzzytech.com/binaries/ieccd1.pdf" TargetMode="External"/><Relationship Id="rId113" Type="http://schemas.openxmlformats.org/officeDocument/2006/relationships/hyperlink" Target="http://msdn.microsoft.com/en-us/library/cc136992(VS.85).aspx" TargetMode="External"/><Relationship Id="rId11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en.wikipedia.org/wiki/Abductive_logic_programming" TargetMode="External"/><Relationship Id="rId80" Type="http://schemas.openxmlformats.org/officeDocument/2006/relationships/hyperlink" Target="http://en.wikipedia.org/wiki/Open/closed_principle" TargetMode="External"/><Relationship Id="rId85" Type="http://schemas.openxmlformats.org/officeDocument/2006/relationships/hyperlink" Target="http://www.w3.org/Submission/SWRL/" TargetMode="External"/><Relationship Id="rId93" Type="http://schemas.openxmlformats.org/officeDocument/2006/relationships/hyperlink" Target="http://www.fipa.org/" TargetMode="External"/><Relationship Id="rId98" Type="http://schemas.openxmlformats.org/officeDocument/2006/relationships/hyperlink" Target="http://en.wikipedia.org/wiki/C_Sharp_(programming_language)" TargetMode="External"/><Relationship Id="rId12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www.hlrs.de/organization/av/isis/research/distributed-systems/games/" TargetMode="External"/><Relationship Id="rId103" Type="http://schemas.openxmlformats.org/officeDocument/2006/relationships/hyperlink" Target="http://en.wikipedia.org/wiki/Fuzzy_logic" TargetMode="External"/><Relationship Id="rId108" Type="http://schemas.openxmlformats.org/officeDocument/2006/relationships/hyperlink" Target="http://www.microsoft.com/windowsserver2008/en/us/wss08.aspx" TargetMode="External"/><Relationship Id="rId116" Type="http://schemas.openxmlformats.org/officeDocument/2006/relationships/hyperlink" Target="http://en.wikipedia.org/wiki/SCSI"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www.federalnewsradio.com/pdfs/EPADatacenterReporttoCongress-August2007.pdf" TargetMode="External"/><Relationship Id="rId75" Type="http://schemas.openxmlformats.org/officeDocument/2006/relationships/hyperlink" Target="http://en.wikipedia.org/wiki/Nash_bargaining_game" TargetMode="External"/><Relationship Id="rId83" Type="http://schemas.openxmlformats.org/officeDocument/2006/relationships/hyperlink" Target="http://protege.stanford.edu/protege/3.4/docs/api/owl/edu/stanford/smi/protegex/owl/ProtegeOWL.html" TargetMode="External"/><Relationship Id="rId88" Type="http://schemas.openxmlformats.org/officeDocument/2006/relationships/hyperlink" Target="http://protege.stanford.edu/protege/3.4/docs/api/owl/edu/stanford/smi/protegex/owl/jena/JenaOWLModel.html" TargetMode="External"/><Relationship Id="rId91" Type="http://schemas.openxmlformats.org/officeDocument/2006/relationships/hyperlink" Target="http://jade.tilab.com/papers/2003/WhitePaperJADEEXP.pdf" TargetMode="External"/><Relationship Id="rId96" Type="http://schemas.openxmlformats.org/officeDocument/2006/relationships/hyperlink" Target="http://java.sun.com/javame/index.jsp" TargetMode="External"/><Relationship Id="rId111" Type="http://schemas.openxmlformats.org/officeDocument/2006/relationships/hyperlink" Target="http://www.iis.n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http://en.wikipedia.org/wiki/Factory_method_pattern" TargetMode="External"/><Relationship Id="rId114" Type="http://schemas.openxmlformats.org/officeDocument/2006/relationships/hyperlink" Target="http://www.microsoft.com/windows/windows-xp/default.aspx" TargetMode="External"/><Relationship Id="rId119"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ieee1451.nist.gov/intro.htm" TargetMode="External"/><Relationship Id="rId78" Type="http://schemas.openxmlformats.org/officeDocument/2006/relationships/hyperlink" Target="http://en.wikipedia.org/wiki/Separation_of_concerns" TargetMode="External"/><Relationship Id="rId81" Type="http://schemas.openxmlformats.org/officeDocument/2006/relationships/hyperlink" Target="http://en.wikipedia.org/wiki/Data_transfer_object" TargetMode="External"/><Relationship Id="rId86" Type="http://schemas.openxmlformats.org/officeDocument/2006/relationships/hyperlink" Target="http://clarkparsia.com/pellet/" TargetMode="External"/><Relationship Id="rId94" Type="http://schemas.openxmlformats.org/officeDocument/2006/relationships/hyperlink" Target="http://www.fipa.org/specs/fipa00008/SC00008I.html" TargetMode="External"/><Relationship Id="rId99" Type="http://schemas.openxmlformats.org/officeDocument/2006/relationships/hyperlink" Target="http://itextpdf.com/" TargetMode="External"/><Relationship Id="rId101" Type="http://schemas.openxmlformats.org/officeDocument/2006/relationships/hyperlink" Target="http://www.xj3d.org/" TargetMode="External"/><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Documents%20and%20Settings\Me\Desktop\incercare_intelij\selfoptimizing\Licenta.docx"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www.microsoft.com/hyper-v-server/en/us/default.aspx"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dsrl.coned.utcluj.ro/" TargetMode="External"/><Relationship Id="rId97" Type="http://schemas.openxmlformats.org/officeDocument/2006/relationships/hyperlink" Target="http://en.wikipedia.org/wiki/Serialization" TargetMode="External"/><Relationship Id="rId104" Type="http://schemas.openxmlformats.org/officeDocument/2006/relationships/hyperlink" Target="http://jfuzzylogic.sourceforge.net/html/index.html" TargetMode="External"/><Relationship Id="rId120"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hyperlink" Target="http://en.wikipedia.org/wiki/Ubiquitous_computing" TargetMode="External"/><Relationship Id="rId92" Type="http://schemas.openxmlformats.org/officeDocument/2006/relationships/hyperlink" Target="http://jade.tilab.com/doc/tutorials/JADEProgramming-Tutorial-for-beginners.pdf"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jena.sourceforge.net/" TargetMode="External"/><Relationship Id="rId110" Type="http://schemas.openxmlformats.org/officeDocument/2006/relationships/hyperlink" Target="http://msdn.microsoft.com/en-us/library/aa394582(v=VS.85).aspx" TargetMode="External"/><Relationship Id="rId115" Type="http://schemas.openxmlformats.org/officeDocument/2006/relationships/hyperlink" Target="http://en.wikipedia.org/wiki/SCS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78B512E2-71FD-403C-B15F-DE36D2D369A1}">
  <ds:schemaRefs>
    <ds:schemaRef ds:uri="http://schemas.openxmlformats.org/officeDocument/2006/bibliography"/>
  </ds:schemaRefs>
</ds:datastoreItem>
</file>

<file path=customXml/itemProps2.xml><?xml version="1.0" encoding="utf-8"?>
<ds:datastoreItem xmlns:ds="http://schemas.openxmlformats.org/officeDocument/2006/customXml" ds:itemID="{52D82889-4A7A-4F29-ABE9-31AF1CAB5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130</Pages>
  <Words>39952</Words>
  <Characters>227733</Characters>
  <Application>Microsoft Office Word</Application>
  <DocSecurity>0</DocSecurity>
  <Lines>1897</Lines>
  <Paragraphs>534</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267151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Copil Georgiana</cp:lastModifiedBy>
  <cp:revision>3</cp:revision>
  <cp:lastPrinted>2010-06-22T20:14:00Z</cp:lastPrinted>
  <dcterms:created xsi:type="dcterms:W3CDTF">2010-06-22T20:21:00Z</dcterms:created>
  <dcterms:modified xsi:type="dcterms:W3CDTF">2010-06-23T15:44:00Z</dcterms:modified>
</cp:coreProperties>
</file>